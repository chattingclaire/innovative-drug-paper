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B54B0">
      <w:pPr>
        <w:pStyle w:val="3"/>
        <w:wordWrap w:val="0"/>
        <w:spacing w:line="560" w:lineRule="exact"/>
        <w:outlineLvl w:val="0"/>
        <w:rPr>
          <w:rFonts w:ascii="黑体" w:hAnsi="黑体" w:eastAsia="黑体" w:cs="Times New Roman"/>
          <w:b w:val="0"/>
          <w:bCs w:val="0"/>
          <w:sz w:val="32"/>
        </w:rPr>
      </w:pPr>
      <w:bookmarkStart w:id="0" w:name="_Toc161844343"/>
      <w:r>
        <w:rPr>
          <w:rFonts w:hint="eastAsia" w:ascii="黑体" w:hAnsi="黑体" w:eastAsia="黑体" w:cs="Times New Roman"/>
          <w:b w:val="0"/>
          <w:bCs w:val="0"/>
          <w:sz w:val="32"/>
        </w:rPr>
        <w:t>三、</w:t>
      </w:r>
      <w:r>
        <w:rPr>
          <w:rFonts w:ascii="黑体" w:hAnsi="黑体" w:eastAsia="黑体" w:cs="Times New Roman"/>
          <w:b w:val="0"/>
          <w:bCs w:val="0"/>
          <w:sz w:val="32"/>
        </w:rPr>
        <w:t>生物医药产业创新环境存在问题研究</w:t>
      </w:r>
      <w:bookmarkEnd w:id="0"/>
    </w:p>
    <w:p w14:paraId="42813D22">
      <w:pPr>
        <w:wordWrap w:val="0"/>
        <w:spacing w:line="560" w:lineRule="exact"/>
        <w:ind w:firstLine="640" w:firstLineChars="200"/>
        <w:rPr>
          <w:rFonts w:eastAsia="仿宋_GB2312"/>
          <w:sz w:val="32"/>
          <w:szCs w:val="32"/>
        </w:rPr>
      </w:pPr>
      <w:ins w:id="0" w:author="Jinglin Sun" w:date="2024-06-24T14:34:36Z">
        <w:r>
          <w:rPr>
            <w:rFonts w:hint="eastAsia" w:eastAsia="仿宋_GB2312"/>
            <w:sz w:val="32"/>
            <w:szCs w:val="32"/>
            <w:lang w:val="en-US" w:eastAsia="zh-CN"/>
          </w:rPr>
          <w:t>生物医药</w:t>
        </w:r>
      </w:ins>
      <w:ins w:id="1" w:author="Jinglin Sun" w:date="2024-06-24T14:34:37Z">
        <w:r>
          <w:rPr>
            <w:rFonts w:hint="eastAsia" w:eastAsia="仿宋_GB2312"/>
            <w:sz w:val="32"/>
            <w:szCs w:val="32"/>
            <w:lang w:val="en-US" w:eastAsia="zh-CN"/>
          </w:rPr>
          <w:t>是一个</w:t>
        </w:r>
      </w:ins>
      <w:ins w:id="2" w:author="Jinglin Sun" w:date="2024-06-24T14:34:41Z">
        <w:r>
          <w:rPr>
            <w:rFonts w:hint="eastAsia" w:eastAsia="仿宋_GB2312"/>
            <w:sz w:val="32"/>
            <w:szCs w:val="32"/>
            <w:lang w:val="en-US" w:eastAsia="zh-CN"/>
          </w:rPr>
          <w:t>关系</w:t>
        </w:r>
      </w:ins>
      <w:ins w:id="3" w:author="Jinglin Sun" w:date="2024-06-24T14:34:45Z">
        <w:r>
          <w:rPr>
            <w:rFonts w:hint="eastAsia" w:eastAsia="仿宋_GB2312"/>
            <w:sz w:val="32"/>
            <w:szCs w:val="32"/>
            <w:lang w:val="en-US" w:eastAsia="zh-CN"/>
          </w:rPr>
          <w:t>国计民生和</w:t>
        </w:r>
      </w:ins>
      <w:ins w:id="4" w:author="Jinglin Sun" w:date="2024-06-24T14:34:49Z">
        <w:r>
          <w:rPr>
            <w:rFonts w:hint="eastAsia" w:eastAsia="仿宋_GB2312"/>
            <w:sz w:val="32"/>
            <w:szCs w:val="32"/>
            <w:lang w:val="en-US" w:eastAsia="zh-CN"/>
          </w:rPr>
          <w:t>国家</w:t>
        </w:r>
      </w:ins>
      <w:ins w:id="5" w:author="Jinglin Sun" w:date="2024-06-24T14:34:51Z">
        <w:r>
          <w:rPr>
            <w:rFonts w:hint="eastAsia" w:eastAsia="仿宋_GB2312"/>
            <w:sz w:val="32"/>
            <w:szCs w:val="32"/>
            <w:lang w:val="en-US" w:eastAsia="zh-CN"/>
          </w:rPr>
          <w:t>安全的</w:t>
        </w:r>
      </w:ins>
      <w:ins w:id="6" w:author="Jinglin Sun" w:date="2024-06-24T14:34:53Z">
        <w:r>
          <w:rPr>
            <w:rFonts w:hint="eastAsia" w:eastAsia="仿宋_GB2312"/>
            <w:sz w:val="32"/>
            <w:szCs w:val="32"/>
            <w:lang w:val="en-US" w:eastAsia="zh-CN"/>
          </w:rPr>
          <w:t>战略</w:t>
        </w:r>
      </w:ins>
      <w:ins w:id="7" w:author="Jinglin Sun" w:date="2024-06-26T10:14:41Z">
        <w:r>
          <w:rPr>
            <w:rFonts w:hint="eastAsia" w:eastAsia="仿宋_GB2312"/>
            <w:sz w:val="32"/>
            <w:szCs w:val="32"/>
            <w:lang w:val="en-US" w:eastAsia="zh-CN"/>
          </w:rPr>
          <w:t>性</w:t>
        </w:r>
      </w:ins>
      <w:ins w:id="8" w:author="Jinglin Sun" w:date="2024-06-24T14:34:55Z">
        <w:r>
          <w:rPr>
            <w:rFonts w:hint="eastAsia" w:eastAsia="仿宋_GB2312"/>
            <w:sz w:val="32"/>
            <w:szCs w:val="32"/>
            <w:lang w:val="en-US" w:eastAsia="zh-CN"/>
          </w:rPr>
          <w:t>新兴</w:t>
        </w:r>
      </w:ins>
      <w:ins w:id="9" w:author="Jinglin Sun" w:date="2024-06-24T14:34:56Z">
        <w:r>
          <w:rPr>
            <w:rFonts w:hint="eastAsia" w:eastAsia="仿宋_GB2312"/>
            <w:sz w:val="32"/>
            <w:szCs w:val="32"/>
            <w:lang w:val="en-US" w:eastAsia="zh-CN"/>
          </w:rPr>
          <w:t>产业</w:t>
        </w:r>
      </w:ins>
      <w:ins w:id="10" w:author="Jinglin Sun" w:date="2024-06-24T14:34:57Z">
        <w:r>
          <w:rPr>
            <w:rFonts w:hint="eastAsia" w:eastAsia="仿宋_GB2312"/>
            <w:sz w:val="32"/>
            <w:szCs w:val="32"/>
            <w:lang w:val="en-US" w:eastAsia="zh-CN"/>
          </w:rPr>
          <w:t>。</w:t>
        </w:r>
      </w:ins>
      <w:r>
        <w:rPr>
          <w:rFonts w:eastAsia="仿宋_GB2312"/>
          <w:sz w:val="32"/>
          <w:szCs w:val="32"/>
        </w:rPr>
        <w:t>近年来，我国生物医药产业</w:t>
      </w:r>
      <w:del w:id="11" w:author="Jinglin Sun" w:date="2024-05-14T10:12:21Z">
        <w:r>
          <w:rPr>
            <w:rFonts w:eastAsia="仿宋_GB2312"/>
            <w:sz w:val="32"/>
            <w:szCs w:val="32"/>
          </w:rPr>
          <w:delText>长</w:delText>
        </w:r>
      </w:del>
      <w:r>
        <w:rPr>
          <w:rFonts w:eastAsia="仿宋_GB2312"/>
          <w:sz w:val="32"/>
          <w:szCs w:val="32"/>
        </w:rPr>
        <w:t>创新能力提升发展迅速，</w:t>
      </w:r>
      <w:r>
        <w:rPr>
          <w:rFonts w:eastAsia="仿宋_GB2312"/>
          <w:color w:val="000000" w:themeColor="text1"/>
          <w:sz w:val="32"/>
          <w:szCs w:val="32"/>
          <w14:textFill>
            <w14:solidFill>
              <w14:schemeClr w14:val="tx1"/>
            </w14:solidFill>
          </w14:textFill>
        </w:rPr>
        <w:t>2022年</w:t>
      </w:r>
      <w:ins w:id="12" w:author="Jinglin Sun" w:date="2024-06-26T10:15:54Z">
        <w:r>
          <w:rPr>
            <w:rFonts w:hint="eastAsia" w:eastAsia="仿宋_GB2312"/>
            <w:color w:val="000000" w:themeColor="text1"/>
            <w:sz w:val="32"/>
            <w:szCs w:val="32"/>
            <w:lang w:eastAsia="zh-CN"/>
            <w14:textFill>
              <w14:solidFill>
                <w14:schemeClr w14:val="tx1"/>
              </w14:solidFill>
            </w14:textFill>
          </w:rPr>
          <w:t>，</w:t>
        </w:r>
      </w:ins>
      <w:r>
        <w:rPr>
          <w:rFonts w:eastAsia="仿宋_GB2312"/>
          <w:color w:val="000000" w:themeColor="text1"/>
          <w:sz w:val="32"/>
          <w:szCs w:val="32"/>
          <w14:textFill>
            <w14:solidFill>
              <w14:schemeClr w14:val="tx1"/>
            </w14:solidFill>
          </w14:textFill>
        </w:rPr>
        <w:t>R&amp;D经费内部支出达到1048.89亿元，</w:t>
      </w:r>
      <w:r>
        <w:rPr>
          <w:rFonts w:eastAsia="仿宋_GB2312"/>
          <w:sz w:val="32"/>
          <w:szCs w:val="32"/>
        </w:rPr>
        <w:t>R&amp;D人员全时当量达到17.529万人/年，企业办研发机构数达到4581个，有效发明专利拥有量达到74357件，企业创新能力显著增强。但是，调研显示我国生物医药产业创新环境仍然存在诸多难题。</w:t>
      </w:r>
      <w:bookmarkStart w:id="12" w:name="_GoBack"/>
      <w:bookmarkEnd w:id="12"/>
    </w:p>
    <w:p w14:paraId="37B61450">
      <w:pPr>
        <w:wordWrap w:val="0"/>
        <w:spacing w:line="560" w:lineRule="exact"/>
        <w:ind w:firstLine="640" w:firstLineChars="200"/>
        <w:outlineLvl w:val="1"/>
        <w:rPr>
          <w:del w:id="13" w:author="Jinglin Sun" w:date="2024-06-26T10:21:24Z"/>
          <w:rFonts w:hint="default" w:eastAsia="仿宋_GB2312"/>
          <w:sz w:val="32"/>
          <w:szCs w:val="32"/>
          <w:lang w:val="en-US" w:eastAsia="zh-CN"/>
        </w:rPr>
      </w:pPr>
      <w:del w:id="14" w:author="Jinglin Sun" w:date="2024-06-26T10:21:24Z">
        <w:r>
          <w:rPr>
            <w:rFonts w:hint="eastAsia" w:eastAsia="仿宋_GB2312"/>
            <w:sz w:val="32"/>
            <w:szCs w:val="32"/>
            <w:lang w:val="en-US" w:eastAsia="zh-CN"/>
          </w:rPr>
          <w:delText>近十年来，我国生物医药产业实现了跨越式发展。</w:delText>
        </w:r>
      </w:del>
    </w:p>
    <w:p w14:paraId="6BADB5FD">
      <w:pPr>
        <w:wordWrap w:val="0"/>
        <w:spacing w:line="560" w:lineRule="exact"/>
        <w:ind w:firstLine="640" w:firstLineChars="200"/>
        <w:outlineLvl w:val="9"/>
        <w:rPr>
          <w:del w:id="15" w:author="Jinglin Sun" w:date="2024-06-26T10:21:24Z"/>
          <w:rFonts w:hint="default" w:eastAsia="仿宋_GB2312"/>
          <w:sz w:val="32"/>
          <w:szCs w:val="32"/>
          <w:lang w:val="en-US" w:eastAsia="zh-CN"/>
        </w:rPr>
      </w:pPr>
    </w:p>
    <w:p w14:paraId="34F0B69C">
      <w:pPr>
        <w:wordWrap w:val="0"/>
        <w:spacing w:line="560" w:lineRule="exact"/>
        <w:ind w:firstLine="640" w:firstLineChars="200"/>
        <w:outlineLvl w:val="9"/>
        <w:rPr>
          <w:del w:id="16" w:author="Jinglin Sun" w:date="2024-06-26T10:22:03Z"/>
          <w:rFonts w:hint="eastAsia" w:eastAsia="仿宋_GB2312"/>
          <w:sz w:val="32"/>
          <w:szCs w:val="32"/>
          <w:lang w:eastAsia="zh-CN"/>
        </w:rPr>
      </w:pPr>
    </w:p>
    <w:p w14:paraId="48CFD432">
      <w:pPr>
        <w:pStyle w:val="4"/>
        <w:wordWrap w:val="0"/>
        <w:spacing w:line="560" w:lineRule="exact"/>
        <w:outlineLvl w:val="1"/>
        <w:rPr>
          <w:rFonts w:ascii="楷体_GB2312" w:hAnsi="Times New Roman" w:eastAsia="楷体_GB2312" w:cs="Times New Roman"/>
          <w:b w:val="0"/>
          <w:bCs w:val="0"/>
          <w:sz w:val="32"/>
        </w:rPr>
      </w:pPr>
      <w:bookmarkStart w:id="1" w:name="_Toc161844344"/>
      <w:r>
        <w:rPr>
          <w:rFonts w:hint="eastAsia" w:ascii="楷体_GB2312" w:hAnsi="Times New Roman" w:eastAsia="楷体_GB2312" w:cs="Times New Roman"/>
          <w:b w:val="0"/>
          <w:bCs w:val="0"/>
          <w:sz w:val="32"/>
        </w:rPr>
        <w:t>（一）相关支持政策密集出台，但支持产业创新的关键配套政策仍待优化</w:t>
      </w:r>
      <w:bookmarkEnd w:id="1"/>
    </w:p>
    <w:p w14:paraId="0492C4FD">
      <w:pPr>
        <w:wordWrap w:val="0"/>
        <w:adjustRightInd w:val="0"/>
        <w:snapToGrid w:val="0"/>
        <w:spacing w:line="560" w:lineRule="exact"/>
        <w:ind w:firstLine="0" w:firstLineChars="0"/>
        <w:jc w:val="center"/>
        <w:rPr>
          <w:ins w:id="17" w:author="Jinglin Sun" w:date="2024-04-28T10:11:54Z"/>
          <w:rFonts w:hint="eastAsia" w:ascii="楷体_GB2312" w:hAnsi="楷体_GB2312" w:eastAsia="楷体_GB2312" w:cs="楷体_GB2312"/>
          <w:sz w:val="24"/>
          <w:szCs w:val="24"/>
          <w:lang w:val="en-US"/>
        </w:rPr>
      </w:pPr>
      <w:r>
        <w:rPr>
          <w:rFonts w:hint="eastAsia" w:ascii="楷体_GB2312" w:hAnsi="楷体_GB2312" w:eastAsia="楷体_GB2312" w:cs="楷体_GB2312"/>
          <w:sz w:val="21"/>
          <w:szCs w:val="21"/>
          <w:rPrChange w:id="19" w:author="Jinglin Sun" w:date="2024-06-26T10:24:06Z">
            <w:rPr/>
          </w:rPrChange>
        </w:rPr>
        <w:drawing>
          <wp:anchor distT="0" distB="0" distL="114300" distR="114300" simplePos="0" relativeHeight="251659264" behindDoc="0" locked="0" layoutInCell="1" allowOverlap="1">
            <wp:simplePos x="0" y="0"/>
            <wp:positionH relativeFrom="column">
              <wp:posOffset>62865</wp:posOffset>
            </wp:positionH>
            <wp:positionV relativeFrom="paragraph">
              <wp:posOffset>65405</wp:posOffset>
            </wp:positionV>
            <wp:extent cx="5273675" cy="2873375"/>
            <wp:effectExtent l="0" t="0" r="9525" b="10160"/>
            <wp:wrapSquare wrapText="bothSides"/>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6">
                      <a:clrChange>
                        <a:clrFrom>
                          <a:srgbClr val="FFFFFF">
                            <a:alpha val="100000"/>
                          </a:srgbClr>
                        </a:clrFrom>
                        <a:clrTo>
                          <a:srgbClr val="FFFFFF">
                            <a:alpha val="100000"/>
                            <a:alpha val="0"/>
                          </a:srgbClr>
                        </a:clrTo>
                      </a:clrChange>
                    </a:blip>
                    <a:stretch>
                      <a:fillRect/>
                    </a:stretch>
                  </pic:blipFill>
                  <pic:spPr>
                    <a:xfrm>
                      <a:off x="0" y="0"/>
                      <a:ext cx="5273675" cy="2873375"/>
                    </a:xfrm>
                    <a:prstGeom prst="rect">
                      <a:avLst/>
                    </a:prstGeom>
                    <a:noFill/>
                    <a:ln>
                      <a:noFill/>
                    </a:ln>
                  </pic:spPr>
                </pic:pic>
              </a:graphicData>
            </a:graphic>
          </wp:anchor>
        </w:drawing>
      </w:r>
      <w:ins w:id="20" w:author="Jinglin Sun" w:date="2024-06-26T10:22:46Z">
        <w:r>
          <w:rPr>
            <w:rFonts w:hint="eastAsia" w:ascii="楷体_GB2312" w:hAnsi="楷体_GB2312" w:eastAsia="楷体_GB2312" w:cs="楷体_GB2312"/>
            <w:sz w:val="24"/>
            <w:szCs w:val="24"/>
            <w:lang w:val="en-US" w:eastAsia="zh-CN"/>
          </w:rPr>
          <w:t>图</w:t>
        </w:r>
      </w:ins>
      <w:ins w:id="21" w:author="Jinglin Sun" w:date="2024-06-26T10:22:48Z">
        <w:r>
          <w:rPr>
            <w:rFonts w:hint="eastAsia" w:ascii="楷体_GB2312" w:hAnsi="楷体_GB2312" w:eastAsia="楷体_GB2312" w:cs="楷体_GB2312"/>
            <w:sz w:val="24"/>
            <w:szCs w:val="24"/>
            <w:lang w:val="en-US" w:eastAsia="zh-CN"/>
          </w:rPr>
          <w:t>1</w:t>
        </w:r>
      </w:ins>
      <w:ins w:id="22" w:author="Jinglin Sun" w:date="2024-06-26T10:22:49Z">
        <w:r>
          <w:rPr>
            <w:rFonts w:hint="eastAsia" w:ascii="楷体_GB2312" w:hAnsi="楷体_GB2312" w:eastAsia="楷体_GB2312" w:cs="楷体_GB2312"/>
            <w:sz w:val="24"/>
            <w:szCs w:val="24"/>
            <w:lang w:val="en-US" w:eastAsia="zh-CN"/>
          </w:rPr>
          <w:t xml:space="preserve"> </w:t>
        </w:r>
      </w:ins>
      <w:ins w:id="23" w:author="Jinglin Sun" w:date="2024-06-26T10:23:02Z">
        <w:r>
          <w:rPr>
            <w:rFonts w:hint="eastAsia" w:ascii="楷体_GB2312" w:hAnsi="楷体_GB2312" w:eastAsia="楷体_GB2312" w:cs="楷体_GB2312"/>
            <w:sz w:val="24"/>
            <w:szCs w:val="24"/>
            <w:lang w:val="en-US" w:eastAsia="zh-CN"/>
          </w:rPr>
          <w:t>我国</w:t>
        </w:r>
      </w:ins>
      <w:ins w:id="24" w:author="Jinglin Sun" w:date="2024-06-26T10:23:07Z">
        <w:r>
          <w:rPr>
            <w:rFonts w:hint="eastAsia" w:ascii="楷体_GB2312" w:hAnsi="楷体_GB2312" w:eastAsia="楷体_GB2312" w:cs="楷体_GB2312"/>
            <w:sz w:val="24"/>
            <w:szCs w:val="24"/>
            <w:lang w:val="en-US" w:eastAsia="zh-CN"/>
          </w:rPr>
          <w:t>生物医药</w:t>
        </w:r>
      </w:ins>
      <w:ins w:id="25" w:author="Jinglin Sun" w:date="2024-06-26T10:23:08Z">
        <w:r>
          <w:rPr>
            <w:rFonts w:hint="eastAsia" w:ascii="楷体_GB2312" w:hAnsi="楷体_GB2312" w:eastAsia="楷体_GB2312" w:cs="楷体_GB2312"/>
            <w:sz w:val="24"/>
            <w:szCs w:val="24"/>
            <w:lang w:val="en-US" w:eastAsia="zh-CN"/>
          </w:rPr>
          <w:t>产业</w:t>
        </w:r>
      </w:ins>
      <w:ins w:id="26" w:author="Jinglin Sun" w:date="2024-06-26T10:23:19Z">
        <w:r>
          <w:rPr>
            <w:rFonts w:hint="eastAsia" w:ascii="楷体_GB2312" w:hAnsi="楷体_GB2312" w:eastAsia="楷体_GB2312" w:cs="楷体_GB2312"/>
            <w:sz w:val="24"/>
            <w:szCs w:val="24"/>
            <w:lang w:val="en-US" w:eastAsia="zh-CN"/>
          </w:rPr>
          <w:t>重要</w:t>
        </w:r>
      </w:ins>
      <w:ins w:id="27" w:author="Jinglin Sun" w:date="2024-06-26T10:23:21Z">
        <w:r>
          <w:rPr>
            <w:rFonts w:hint="eastAsia" w:ascii="楷体_GB2312" w:hAnsi="楷体_GB2312" w:eastAsia="楷体_GB2312" w:cs="楷体_GB2312"/>
            <w:sz w:val="24"/>
            <w:szCs w:val="24"/>
            <w:lang w:val="en-US" w:eastAsia="zh-CN"/>
          </w:rPr>
          <w:t>政策梳理</w:t>
        </w:r>
      </w:ins>
      <w:ins w:id="28" w:author="Jinglin Sun" w:date="2024-06-26T10:24:34Z">
        <w:r>
          <w:rPr>
            <w:rFonts w:hint="eastAsia" w:ascii="楷体_GB2312" w:hAnsi="楷体_GB2312" w:eastAsia="楷体_GB2312" w:cs="楷体_GB2312"/>
            <w:sz w:val="24"/>
            <w:szCs w:val="24"/>
            <w:lang w:val="en-US" w:eastAsia="zh-CN"/>
          </w:rPr>
          <w:t>（</w:t>
        </w:r>
      </w:ins>
      <w:ins w:id="29" w:author="Jinglin Sun" w:date="2024-06-26T10:24:35Z">
        <w:r>
          <w:rPr>
            <w:rFonts w:hint="eastAsia" w:ascii="楷体_GB2312" w:hAnsi="楷体_GB2312" w:eastAsia="楷体_GB2312" w:cs="楷体_GB2312"/>
            <w:sz w:val="24"/>
            <w:szCs w:val="24"/>
            <w:lang w:val="en-US" w:eastAsia="zh-CN"/>
          </w:rPr>
          <w:t>2</w:t>
        </w:r>
      </w:ins>
      <w:ins w:id="30" w:author="Jinglin Sun" w:date="2024-06-26T10:24:36Z">
        <w:r>
          <w:rPr>
            <w:rFonts w:hint="eastAsia" w:ascii="楷体_GB2312" w:hAnsi="楷体_GB2312" w:eastAsia="楷体_GB2312" w:cs="楷体_GB2312"/>
            <w:sz w:val="24"/>
            <w:szCs w:val="24"/>
            <w:lang w:val="en-US" w:eastAsia="zh-CN"/>
          </w:rPr>
          <w:t>0</w:t>
        </w:r>
      </w:ins>
      <w:ins w:id="31" w:author="Jinglin Sun" w:date="2024-06-26T10:24:38Z">
        <w:r>
          <w:rPr>
            <w:rFonts w:hint="eastAsia" w:ascii="楷体_GB2312" w:hAnsi="楷体_GB2312" w:eastAsia="楷体_GB2312" w:cs="楷体_GB2312"/>
            <w:sz w:val="24"/>
            <w:szCs w:val="24"/>
            <w:lang w:val="en-US" w:eastAsia="zh-CN"/>
          </w:rPr>
          <w:t>1</w:t>
        </w:r>
      </w:ins>
      <w:ins w:id="32" w:author="Jinglin Sun" w:date="2024-08-14T16:39:04Z">
        <w:r>
          <w:rPr>
            <w:rFonts w:hint="eastAsia" w:ascii="楷体_GB2312" w:hAnsi="楷体_GB2312" w:eastAsia="楷体_GB2312" w:cs="楷体_GB2312"/>
            <w:sz w:val="24"/>
            <w:szCs w:val="24"/>
            <w:lang w:val="en-US" w:eastAsia="zh-CN"/>
          </w:rPr>
          <w:t>6</w:t>
        </w:r>
      </w:ins>
      <w:ins w:id="33" w:author="Jinglin Sun" w:date="2024-06-26T10:24:39Z">
        <w:r>
          <w:rPr>
            <w:rFonts w:hint="eastAsia" w:ascii="楷体_GB2312" w:hAnsi="楷体_GB2312" w:eastAsia="楷体_GB2312" w:cs="楷体_GB2312"/>
            <w:sz w:val="24"/>
            <w:szCs w:val="24"/>
            <w:lang w:val="en-US" w:eastAsia="zh-CN"/>
          </w:rPr>
          <w:t>-</w:t>
        </w:r>
      </w:ins>
      <w:ins w:id="34" w:author="Jinglin Sun" w:date="2024-06-26T10:24:40Z">
        <w:r>
          <w:rPr>
            <w:rFonts w:hint="eastAsia" w:ascii="楷体_GB2312" w:hAnsi="楷体_GB2312" w:eastAsia="楷体_GB2312" w:cs="楷体_GB2312"/>
            <w:sz w:val="24"/>
            <w:szCs w:val="24"/>
            <w:lang w:val="en-US" w:eastAsia="zh-CN"/>
          </w:rPr>
          <w:t>2024</w:t>
        </w:r>
      </w:ins>
      <w:ins w:id="35" w:author="Jinglin Sun" w:date="2024-06-26T10:24:42Z">
        <w:r>
          <w:rPr>
            <w:rFonts w:hint="eastAsia" w:ascii="楷体_GB2312" w:hAnsi="楷体_GB2312" w:eastAsia="楷体_GB2312" w:cs="楷体_GB2312"/>
            <w:sz w:val="24"/>
            <w:szCs w:val="24"/>
            <w:lang w:val="en-US" w:eastAsia="zh-CN"/>
          </w:rPr>
          <w:t>年</w:t>
        </w:r>
      </w:ins>
      <w:ins w:id="36" w:author="Jinglin Sun" w:date="2024-06-26T10:24:34Z">
        <w:r>
          <w:rPr>
            <w:rFonts w:hint="eastAsia" w:ascii="楷体_GB2312" w:hAnsi="楷体_GB2312" w:eastAsia="楷体_GB2312" w:cs="楷体_GB2312"/>
            <w:sz w:val="24"/>
            <w:szCs w:val="24"/>
            <w:lang w:val="en-US" w:eastAsia="zh-CN"/>
          </w:rPr>
          <w:t>）</w:t>
        </w:r>
      </w:ins>
    </w:p>
    <w:p w14:paraId="4DB2A5D5">
      <w:pPr>
        <w:wordWrap w:val="0"/>
        <w:adjustRightInd w:val="0"/>
        <w:snapToGrid w:val="0"/>
        <w:spacing w:line="560" w:lineRule="exact"/>
        <w:ind w:firstLine="640" w:firstLineChars="200"/>
        <w:rPr>
          <w:ins w:id="37" w:author="Jinglin Sun" w:date="2024-04-28T10:13:15Z"/>
          <w:rFonts w:eastAsia="仿宋_GB2312"/>
          <w:sz w:val="32"/>
          <w:szCs w:val="32"/>
        </w:rPr>
      </w:pPr>
      <w:ins w:id="38" w:author="Jinglin Sun" w:date="2024-06-26T10:22:37Z">
        <w:r>
          <w:rPr>
            <w:rFonts w:hint="eastAsia" w:eastAsia="仿宋_GB2312"/>
            <w:sz w:val="32"/>
            <w:szCs w:val="32"/>
            <w:lang w:val="en-US" w:eastAsia="zh-CN"/>
          </w:rPr>
          <w:t>201</w:t>
        </w:r>
      </w:ins>
      <w:ins w:id="39" w:author="Jinglin Sun" w:date="2024-06-26T10:22:38Z">
        <w:r>
          <w:rPr>
            <w:rFonts w:hint="eastAsia" w:eastAsia="仿宋_GB2312"/>
            <w:sz w:val="32"/>
            <w:szCs w:val="32"/>
            <w:lang w:val="en-US" w:eastAsia="zh-CN"/>
          </w:rPr>
          <w:t>5</w:t>
        </w:r>
      </w:ins>
      <w:ins w:id="40" w:author="Jinglin Sun" w:date="2024-06-26T10:22:39Z">
        <w:r>
          <w:rPr>
            <w:rFonts w:hint="eastAsia" w:eastAsia="仿宋_GB2312"/>
            <w:sz w:val="32"/>
            <w:szCs w:val="32"/>
            <w:lang w:val="en-US" w:eastAsia="zh-CN"/>
          </w:rPr>
          <w:t>年</w:t>
        </w:r>
      </w:ins>
      <w:ins w:id="41" w:author="Jinglin Sun" w:date="2024-06-13T15:27:56Z">
        <w:r>
          <w:rPr>
            <w:rFonts w:eastAsia="仿宋_GB2312"/>
            <w:sz w:val="32"/>
            <w:szCs w:val="32"/>
          </w:rPr>
          <w:t>以来，</w:t>
        </w:r>
      </w:ins>
      <w:ins w:id="42" w:author="Jinglin Sun" w:date="2024-06-26T10:29:07Z">
        <w:r>
          <w:rPr>
            <w:rFonts w:hint="eastAsia" w:eastAsia="仿宋_GB2312"/>
            <w:sz w:val="32"/>
            <w:szCs w:val="32"/>
            <w:lang w:val="en-US" w:eastAsia="zh-CN"/>
          </w:rPr>
          <w:t>国家</w:t>
        </w:r>
      </w:ins>
      <w:ins w:id="43" w:author="Jinglin Sun" w:date="2024-06-26T10:29:08Z">
        <w:r>
          <w:rPr>
            <w:rFonts w:hint="eastAsia" w:eastAsia="仿宋_GB2312"/>
            <w:sz w:val="32"/>
            <w:szCs w:val="32"/>
            <w:lang w:val="en-US" w:eastAsia="zh-CN"/>
          </w:rPr>
          <w:t>及</w:t>
        </w:r>
      </w:ins>
      <w:ins w:id="44" w:author="Jinglin Sun" w:date="2024-06-26T10:29:12Z">
        <w:r>
          <w:rPr>
            <w:rFonts w:hint="eastAsia" w:eastAsia="仿宋_GB2312"/>
            <w:sz w:val="32"/>
            <w:szCs w:val="32"/>
            <w:lang w:val="en-US" w:eastAsia="zh-CN"/>
          </w:rPr>
          <w:t>相</w:t>
        </w:r>
      </w:ins>
      <w:ins w:id="45" w:author="Jinglin Sun" w:date="2024-06-13T15:27:56Z">
        <w:r>
          <w:rPr>
            <w:rFonts w:eastAsia="仿宋_GB2312"/>
            <w:sz w:val="32"/>
            <w:szCs w:val="32"/>
          </w:rPr>
          <w:t>关部门围绕药品全生命周期特征，</w:t>
        </w:r>
      </w:ins>
      <w:ins w:id="46" w:author="Jinglin Sun" w:date="2024-06-26T10:46:23Z">
        <w:r>
          <w:rPr>
            <w:rFonts w:hint="eastAsia" w:eastAsia="仿宋_GB2312"/>
            <w:sz w:val="32"/>
            <w:szCs w:val="32"/>
            <w:lang w:val="en-US" w:eastAsia="zh-CN"/>
          </w:rPr>
          <w:t>大力出台</w:t>
        </w:r>
      </w:ins>
      <w:ins w:id="47" w:author="Jinglin Sun" w:date="2024-06-26T10:46:36Z">
        <w:r>
          <w:rPr>
            <w:rFonts w:hint="eastAsia" w:eastAsia="仿宋_GB2312"/>
            <w:sz w:val="32"/>
            <w:szCs w:val="32"/>
            <w:lang w:val="en-US" w:eastAsia="zh-CN"/>
          </w:rPr>
          <w:t>生物医药</w:t>
        </w:r>
      </w:ins>
      <w:ins w:id="48" w:author="Jinglin Sun" w:date="2024-06-26T10:46:39Z">
        <w:r>
          <w:rPr>
            <w:rFonts w:hint="eastAsia" w:eastAsia="仿宋_GB2312"/>
            <w:sz w:val="32"/>
            <w:szCs w:val="32"/>
            <w:lang w:val="en-US" w:eastAsia="zh-CN"/>
          </w:rPr>
          <w:t>领域</w:t>
        </w:r>
      </w:ins>
      <w:ins w:id="49" w:author="Jinglin Sun" w:date="2024-06-26T10:46:43Z">
        <w:r>
          <w:rPr>
            <w:rFonts w:hint="eastAsia" w:eastAsia="仿宋_GB2312"/>
            <w:sz w:val="32"/>
            <w:szCs w:val="32"/>
            <w:lang w:val="en-US" w:eastAsia="zh-CN"/>
          </w:rPr>
          <w:t>相关</w:t>
        </w:r>
      </w:ins>
      <w:ins w:id="50" w:author="Jinglin Sun" w:date="2024-06-26T10:45:15Z">
        <w:r>
          <w:rPr>
            <w:rFonts w:hint="eastAsia" w:eastAsia="仿宋_GB2312"/>
            <w:sz w:val="32"/>
            <w:szCs w:val="32"/>
            <w:lang w:val="en-US" w:eastAsia="zh-CN"/>
          </w:rPr>
          <w:t>创新政策</w:t>
        </w:r>
      </w:ins>
      <w:ins w:id="51" w:author="Jinglin Sun" w:date="2024-06-26T10:45:23Z">
        <w:r>
          <w:rPr>
            <w:rFonts w:hint="eastAsia" w:eastAsia="仿宋_GB2312"/>
            <w:sz w:val="32"/>
            <w:szCs w:val="32"/>
            <w:lang w:val="en-US" w:eastAsia="zh-CN"/>
          </w:rPr>
          <w:t>、</w:t>
        </w:r>
      </w:ins>
      <w:ins w:id="52" w:author="Jinglin Sun" w:date="2024-06-26T10:45:21Z">
        <w:r>
          <w:rPr>
            <w:rFonts w:eastAsia="仿宋_GB2312"/>
            <w:sz w:val="32"/>
            <w:szCs w:val="32"/>
          </w:rPr>
          <w:t>产业政策</w:t>
        </w:r>
      </w:ins>
      <w:ins w:id="53" w:author="Jinglin Sun" w:date="2024-06-26T10:45:17Z">
        <w:r>
          <w:rPr>
            <w:rFonts w:hint="eastAsia" w:eastAsia="仿宋_GB2312"/>
            <w:sz w:val="32"/>
            <w:szCs w:val="32"/>
            <w:lang w:val="en-US" w:eastAsia="zh-CN"/>
          </w:rPr>
          <w:t>、</w:t>
        </w:r>
      </w:ins>
      <w:ins w:id="54" w:author="Jinglin Sun" w:date="2024-06-13T15:27:56Z">
        <w:r>
          <w:rPr>
            <w:rFonts w:eastAsia="仿宋_GB2312"/>
            <w:sz w:val="32"/>
            <w:szCs w:val="32"/>
          </w:rPr>
          <w:t>医保政策</w:t>
        </w:r>
      </w:ins>
      <w:ins w:id="55" w:author="Jinglin Sun" w:date="2024-06-26T10:49:02Z">
        <w:r>
          <w:rPr>
            <w:rFonts w:hint="eastAsia" w:eastAsia="仿宋_GB2312"/>
            <w:sz w:val="32"/>
            <w:szCs w:val="32"/>
            <w:lang w:val="en-US" w:eastAsia="zh-CN"/>
          </w:rPr>
          <w:t>和</w:t>
        </w:r>
      </w:ins>
      <w:ins w:id="56" w:author="Jinglin Sun" w:date="2024-06-13T15:27:56Z">
        <w:r>
          <w:rPr>
            <w:rFonts w:eastAsia="仿宋_GB2312"/>
            <w:sz w:val="32"/>
            <w:szCs w:val="32"/>
          </w:rPr>
          <w:t>监管政策，</w:t>
        </w:r>
      </w:ins>
      <w:ins w:id="57" w:author="Jinglin Sun" w:date="2024-06-26T10:51:49Z">
        <w:r>
          <w:rPr>
            <w:rFonts w:hint="eastAsia" w:eastAsia="仿宋_GB2312"/>
            <w:sz w:val="32"/>
            <w:szCs w:val="32"/>
            <w:lang w:val="en-US" w:eastAsia="zh-CN"/>
          </w:rPr>
          <w:t>持续优化药品</w:t>
        </w:r>
      </w:ins>
      <w:ins w:id="58" w:author="Jinglin Sun" w:date="2024-06-26T10:55:53Z">
        <w:r>
          <w:rPr>
            <w:rFonts w:hint="eastAsia" w:eastAsia="仿宋_GB2312"/>
            <w:sz w:val="32"/>
            <w:szCs w:val="32"/>
            <w:lang w:val="en-US" w:eastAsia="zh-CN"/>
          </w:rPr>
          <w:t>审评</w:t>
        </w:r>
      </w:ins>
      <w:ins w:id="59" w:author="Jinglin Sun" w:date="2024-06-26T10:51:49Z">
        <w:r>
          <w:rPr>
            <w:rFonts w:hint="eastAsia" w:eastAsia="仿宋_GB2312"/>
            <w:sz w:val="32"/>
            <w:szCs w:val="32"/>
            <w:lang w:val="en-US" w:eastAsia="zh-CN"/>
          </w:rPr>
          <w:t>审批制度，推进仿制药一致性评价，</w:t>
        </w:r>
      </w:ins>
      <w:ins w:id="60" w:author="Jinglin Sun" w:date="2024-06-26T10:52:05Z">
        <w:r>
          <w:rPr>
            <w:rFonts w:hint="eastAsia" w:eastAsia="仿宋_GB2312"/>
            <w:sz w:val="32"/>
            <w:szCs w:val="32"/>
            <w:lang w:val="en-US" w:eastAsia="zh-CN"/>
          </w:rPr>
          <w:t>实行</w:t>
        </w:r>
      </w:ins>
      <w:ins w:id="61" w:author="Jinglin Sun" w:date="2024-06-26T10:52:06Z">
        <w:r>
          <w:rPr>
            <w:rFonts w:hint="eastAsia" w:eastAsia="仿宋_GB2312"/>
            <w:sz w:val="32"/>
            <w:szCs w:val="32"/>
            <w:lang w:val="en-US" w:eastAsia="zh-CN"/>
          </w:rPr>
          <w:t>药品</w:t>
        </w:r>
      </w:ins>
      <w:ins w:id="62" w:author="Jinglin Sun" w:date="2024-06-26T10:52:08Z">
        <w:r>
          <w:rPr>
            <w:rFonts w:hint="eastAsia" w:eastAsia="仿宋_GB2312"/>
            <w:sz w:val="32"/>
            <w:szCs w:val="32"/>
            <w:lang w:val="en-US" w:eastAsia="zh-CN"/>
          </w:rPr>
          <w:t>上市</w:t>
        </w:r>
      </w:ins>
      <w:ins w:id="63" w:author="Jinglin Sun" w:date="2024-06-26T10:52:10Z">
        <w:r>
          <w:rPr>
            <w:rFonts w:hint="eastAsia" w:eastAsia="仿宋_GB2312"/>
            <w:sz w:val="32"/>
            <w:szCs w:val="32"/>
            <w:lang w:val="en-US" w:eastAsia="zh-CN"/>
          </w:rPr>
          <w:t>许可人制度</w:t>
        </w:r>
      </w:ins>
      <w:ins w:id="64" w:author="Jinglin Sun" w:date="2024-06-26T10:52:12Z">
        <w:r>
          <w:rPr>
            <w:rFonts w:hint="eastAsia" w:eastAsia="仿宋_GB2312"/>
            <w:sz w:val="32"/>
            <w:szCs w:val="32"/>
            <w:lang w:val="en-US" w:eastAsia="zh-CN"/>
          </w:rPr>
          <w:t>，</w:t>
        </w:r>
      </w:ins>
      <w:ins w:id="65" w:author="Jinglin Sun" w:date="2024-06-26T10:52:32Z">
        <w:r>
          <w:rPr>
            <w:rFonts w:hint="eastAsia" w:eastAsia="仿宋_GB2312"/>
            <w:sz w:val="32"/>
            <w:szCs w:val="32"/>
            <w:lang w:val="en-US" w:eastAsia="zh-CN"/>
          </w:rPr>
          <w:t>建立药品专利补偿和专利链接制度，加入国际人用药品注册协调理事会（ICH），</w:t>
        </w:r>
      </w:ins>
      <w:ins w:id="66" w:author="Jinglin Sun" w:date="2024-06-26T10:55:03Z">
        <w:r>
          <w:rPr>
            <w:rFonts w:hint="eastAsia" w:eastAsia="仿宋_GB2312"/>
            <w:sz w:val="32"/>
            <w:szCs w:val="32"/>
            <w:lang w:val="en-US" w:eastAsia="zh-CN"/>
          </w:rPr>
          <w:t>鼓励</w:t>
        </w:r>
      </w:ins>
      <w:ins w:id="67" w:author="Jinglin Sun" w:date="2024-06-26T10:55:04Z">
        <w:r>
          <w:rPr>
            <w:rFonts w:hint="eastAsia" w:eastAsia="仿宋_GB2312"/>
            <w:sz w:val="32"/>
            <w:szCs w:val="32"/>
            <w:lang w:val="en-US" w:eastAsia="zh-CN"/>
          </w:rPr>
          <w:t>创新</w:t>
        </w:r>
      </w:ins>
      <w:ins w:id="68" w:author="Jinglin Sun" w:date="2024-06-26T10:55:05Z">
        <w:r>
          <w:rPr>
            <w:rFonts w:hint="eastAsia" w:eastAsia="仿宋_GB2312"/>
            <w:sz w:val="32"/>
            <w:szCs w:val="32"/>
            <w:lang w:val="en-US" w:eastAsia="zh-CN"/>
          </w:rPr>
          <w:t>药企业</w:t>
        </w:r>
      </w:ins>
      <w:ins w:id="69" w:author="Jinglin Sun" w:date="2024-06-26T10:55:08Z">
        <w:r>
          <w:rPr>
            <w:rFonts w:hint="eastAsia" w:eastAsia="仿宋_GB2312"/>
            <w:sz w:val="32"/>
            <w:szCs w:val="32"/>
            <w:lang w:val="en-US" w:eastAsia="zh-CN"/>
          </w:rPr>
          <w:t>科创板</w:t>
        </w:r>
      </w:ins>
      <w:ins w:id="70" w:author="Jinglin Sun" w:date="2024-06-26T10:55:09Z">
        <w:r>
          <w:rPr>
            <w:rFonts w:hint="eastAsia" w:eastAsia="仿宋_GB2312"/>
            <w:sz w:val="32"/>
            <w:szCs w:val="32"/>
            <w:lang w:val="en-US" w:eastAsia="zh-CN"/>
          </w:rPr>
          <w:t>上市</w:t>
        </w:r>
      </w:ins>
      <w:ins w:id="71" w:author="Jinglin Sun" w:date="2024-06-26T10:55:10Z">
        <w:r>
          <w:rPr>
            <w:rFonts w:hint="eastAsia" w:eastAsia="仿宋_GB2312"/>
            <w:sz w:val="32"/>
            <w:szCs w:val="32"/>
            <w:lang w:val="en-US" w:eastAsia="zh-CN"/>
          </w:rPr>
          <w:t>，</w:t>
        </w:r>
      </w:ins>
      <w:ins w:id="72" w:author="Jinglin Sun" w:date="2024-06-26T10:53:47Z">
        <w:r>
          <w:rPr>
            <w:rFonts w:hint="eastAsia" w:eastAsia="仿宋_GB2312"/>
            <w:sz w:val="32"/>
            <w:szCs w:val="32"/>
            <w:lang w:val="en-US" w:eastAsia="zh-CN"/>
          </w:rPr>
          <w:t>将</w:t>
        </w:r>
      </w:ins>
      <w:ins w:id="73" w:author="Jinglin Sun" w:date="2024-06-26T10:53:48Z">
        <w:r>
          <w:rPr>
            <w:rFonts w:hint="eastAsia" w:eastAsia="仿宋_GB2312"/>
            <w:sz w:val="32"/>
            <w:szCs w:val="32"/>
            <w:lang w:val="en-US" w:eastAsia="zh-CN"/>
          </w:rPr>
          <w:t>创新</w:t>
        </w:r>
      </w:ins>
      <w:ins w:id="74" w:author="Jinglin Sun" w:date="2024-06-26T10:53:49Z">
        <w:r>
          <w:rPr>
            <w:rFonts w:hint="eastAsia" w:eastAsia="仿宋_GB2312"/>
            <w:sz w:val="32"/>
            <w:szCs w:val="32"/>
            <w:lang w:val="en-US" w:eastAsia="zh-CN"/>
          </w:rPr>
          <w:t>药</w:t>
        </w:r>
      </w:ins>
      <w:ins w:id="75" w:author="Jinglin Sun" w:date="2024-06-26T10:53:51Z">
        <w:r>
          <w:rPr>
            <w:rFonts w:hint="eastAsia" w:eastAsia="仿宋_GB2312"/>
            <w:sz w:val="32"/>
            <w:szCs w:val="32"/>
            <w:lang w:val="en-US" w:eastAsia="zh-CN"/>
          </w:rPr>
          <w:t>写进</w:t>
        </w:r>
      </w:ins>
      <w:ins w:id="76" w:author="Jinglin Sun" w:date="2024-06-26T10:53:52Z">
        <w:r>
          <w:rPr>
            <w:rFonts w:hint="eastAsia" w:eastAsia="仿宋_GB2312"/>
            <w:sz w:val="32"/>
            <w:szCs w:val="32"/>
            <w:lang w:val="en-US" w:eastAsia="zh-CN"/>
          </w:rPr>
          <w:t>政府</w:t>
        </w:r>
      </w:ins>
      <w:ins w:id="77" w:author="Jinglin Sun" w:date="2024-06-26T10:53:53Z">
        <w:r>
          <w:rPr>
            <w:rFonts w:hint="eastAsia" w:eastAsia="仿宋_GB2312"/>
            <w:sz w:val="32"/>
            <w:szCs w:val="32"/>
            <w:lang w:val="en-US" w:eastAsia="zh-CN"/>
          </w:rPr>
          <w:t>工作</w:t>
        </w:r>
      </w:ins>
      <w:ins w:id="78" w:author="Jinglin Sun" w:date="2024-06-26T10:53:54Z">
        <w:r>
          <w:rPr>
            <w:rFonts w:hint="eastAsia" w:eastAsia="仿宋_GB2312"/>
            <w:sz w:val="32"/>
            <w:szCs w:val="32"/>
            <w:lang w:val="en-US" w:eastAsia="zh-CN"/>
          </w:rPr>
          <w:t>报告</w:t>
        </w:r>
      </w:ins>
      <w:ins w:id="79" w:author="Jinglin Sun" w:date="2024-06-26T10:55:19Z">
        <w:r>
          <w:rPr>
            <w:rFonts w:hint="eastAsia" w:eastAsia="仿宋_GB2312"/>
            <w:sz w:val="32"/>
            <w:szCs w:val="32"/>
            <w:lang w:val="en-US" w:eastAsia="zh-CN"/>
          </w:rPr>
          <w:t>等</w:t>
        </w:r>
      </w:ins>
      <w:ins w:id="80" w:author="Jinglin Sun" w:date="2024-06-26T10:56:35Z">
        <w:r>
          <w:rPr>
            <w:rFonts w:hint="eastAsia" w:eastAsia="仿宋_GB2312"/>
            <w:sz w:val="32"/>
            <w:szCs w:val="32"/>
            <w:lang w:val="en-US" w:eastAsia="zh-CN"/>
          </w:rPr>
          <w:t>系列</w:t>
        </w:r>
      </w:ins>
      <w:ins w:id="81" w:author="Jinglin Sun" w:date="2024-06-26T10:56:40Z">
        <w:r>
          <w:rPr>
            <w:rFonts w:hint="eastAsia" w:eastAsia="仿宋_GB2312"/>
            <w:sz w:val="32"/>
            <w:szCs w:val="32"/>
            <w:lang w:val="en-US" w:eastAsia="zh-CN"/>
          </w:rPr>
          <w:t>举措</w:t>
        </w:r>
      </w:ins>
      <w:ins w:id="82" w:author="Jinglin Sun" w:date="2024-06-26T10:56:41Z">
        <w:r>
          <w:rPr>
            <w:rFonts w:hint="eastAsia" w:eastAsia="仿宋_GB2312"/>
            <w:sz w:val="32"/>
            <w:szCs w:val="32"/>
            <w:lang w:val="en-US" w:eastAsia="zh-CN"/>
          </w:rPr>
          <w:t>，</w:t>
        </w:r>
      </w:ins>
      <w:ins w:id="83" w:author="Jinglin Sun" w:date="2024-06-26T10:58:20Z">
        <w:r>
          <w:rPr>
            <w:rFonts w:eastAsia="仿宋_GB2312"/>
            <w:sz w:val="32"/>
            <w:szCs w:val="32"/>
          </w:rPr>
          <w:t>提高了人民群众对创新药的可及性</w:t>
        </w:r>
      </w:ins>
      <w:ins w:id="84" w:author="Jinglin Sun" w:date="2024-06-26T10:58:22Z">
        <w:r>
          <w:rPr>
            <w:rFonts w:hint="eastAsia" w:eastAsia="仿宋_GB2312"/>
            <w:sz w:val="32"/>
            <w:szCs w:val="32"/>
            <w:lang w:eastAsia="zh-CN"/>
          </w:rPr>
          <w:t>，</w:t>
        </w:r>
      </w:ins>
      <w:ins w:id="85" w:author="Jinglin Sun" w:date="2024-06-26T10:57:23Z">
        <w:r>
          <w:rPr>
            <w:rFonts w:hint="eastAsia" w:eastAsia="仿宋_GB2312"/>
            <w:sz w:val="32"/>
            <w:szCs w:val="32"/>
            <w:lang w:val="en-US" w:eastAsia="zh-CN"/>
          </w:rPr>
          <w:t>推动</w:t>
        </w:r>
      </w:ins>
      <w:ins w:id="86" w:author="Jinglin Sun" w:date="2024-06-26T10:57:28Z">
        <w:r>
          <w:rPr>
            <w:rFonts w:hint="eastAsia" w:eastAsia="仿宋_GB2312"/>
            <w:sz w:val="32"/>
            <w:szCs w:val="32"/>
            <w:lang w:val="en-US" w:eastAsia="zh-CN"/>
          </w:rPr>
          <w:t>我国生物医药产业实现跨越式发展。</w:t>
        </w:r>
      </w:ins>
      <w:del w:id="87" w:author="Jinglin Sun" w:date="2024-06-26T10:58:35Z">
        <w:r>
          <w:rPr>
            <w:rFonts w:eastAsia="仿宋_GB2312"/>
            <w:sz w:val="32"/>
            <w:szCs w:val="32"/>
          </w:rPr>
          <w:delText>2023年以来，政府部门相继印发《深化医药卫生体制改革2023年下半年重点工作任务》、《医药工业高质量发展行动计划（2023~2025）》、《医疗装备产业高质量发展行动计划（2023~2025）》、《谈判药品续约规则》、《非独家药品竞价规则》等系列政策文件，支持优质医疗资源扩容和区域均衡布局，国家药监局进一步优化审评流程，缩短了部分创新药审评时限，加快创新药国产替代进程，指引行业提质增效。</w:delText>
        </w:r>
      </w:del>
      <w:r>
        <w:rPr>
          <w:rFonts w:eastAsia="仿宋_GB2312"/>
          <w:sz w:val="32"/>
          <w:szCs w:val="32"/>
        </w:rPr>
        <w:t>但是，支撑</w:t>
      </w:r>
      <w:ins w:id="88" w:author="Jinglin Sun" w:date="2024-06-26T10:38:12Z">
        <w:r>
          <w:rPr>
            <w:rFonts w:hint="eastAsia" w:eastAsia="仿宋_GB2312"/>
            <w:sz w:val="32"/>
            <w:szCs w:val="32"/>
            <w:lang w:val="en-US" w:eastAsia="zh-CN"/>
          </w:rPr>
          <w:t>创</w:t>
        </w:r>
      </w:ins>
      <w:r>
        <w:rPr>
          <w:rFonts w:eastAsia="仿宋_GB2312"/>
          <w:sz w:val="32"/>
          <w:szCs w:val="32"/>
        </w:rPr>
        <w:t>新药</w:t>
      </w:r>
      <w:del w:id="89" w:author="Jinglin Sun" w:date="2024-06-26T10:38:15Z">
        <w:r>
          <w:rPr>
            <w:rFonts w:hint="default" w:eastAsia="仿宋_GB2312"/>
            <w:sz w:val="32"/>
            <w:szCs w:val="32"/>
            <w:lang w:val="en-US"/>
          </w:rPr>
          <w:delText>研发</w:delText>
        </w:r>
      </w:del>
      <w:ins w:id="90" w:author="Jinglin Sun" w:date="2024-06-26T10:38:16Z">
        <w:r>
          <w:rPr>
            <w:rFonts w:hint="eastAsia" w:eastAsia="仿宋_GB2312"/>
            <w:sz w:val="32"/>
            <w:szCs w:val="32"/>
            <w:lang w:val="en-US" w:eastAsia="zh-CN"/>
          </w:rPr>
          <w:t>发展</w:t>
        </w:r>
      </w:ins>
      <w:r>
        <w:rPr>
          <w:rFonts w:eastAsia="仿宋_GB2312"/>
          <w:sz w:val="32"/>
          <w:szCs w:val="32"/>
        </w:rPr>
        <w:t>的关键配套政策还存在诸多不完善：</w:t>
      </w:r>
    </w:p>
    <w:p w14:paraId="7440B328">
      <w:pPr>
        <w:wordWrap w:val="0"/>
        <w:adjustRightInd w:val="0"/>
        <w:snapToGrid w:val="0"/>
        <w:spacing w:line="560" w:lineRule="exact"/>
        <w:ind w:firstLine="640" w:firstLineChars="200"/>
        <w:outlineLvl w:val="2"/>
        <w:rPr>
          <w:ins w:id="91" w:author="Jinglin Sun" w:date="2024-04-28T10:14:13Z"/>
          <w:del w:id="92" w:author="啊白" w:date="2024-04-28T14:19:39Z"/>
          <w:rFonts w:hint="default" w:eastAsia="仿宋_GB2312"/>
          <w:sz w:val="32"/>
          <w:szCs w:val="32"/>
          <w:lang w:val="en-US" w:eastAsia="zh-CN"/>
        </w:rPr>
      </w:pPr>
      <w:ins w:id="93" w:author="Jinglin Sun" w:date="2024-04-28T10:13:17Z">
        <w:del w:id="94" w:author="啊白" w:date="2024-04-28T14:19:39Z">
          <w:r>
            <w:rPr>
              <w:rFonts w:hint="eastAsia" w:eastAsia="仿宋_GB2312"/>
              <w:sz w:val="32"/>
              <w:szCs w:val="32"/>
              <w:lang w:val="en-US" w:eastAsia="zh-CN"/>
            </w:rPr>
            <w:delText>按照</w:delText>
          </w:r>
        </w:del>
      </w:ins>
      <w:ins w:id="95" w:author="Jinglin Sun" w:date="2024-04-28T10:14:35Z">
        <w:del w:id="96" w:author="啊白" w:date="2024-04-28T14:19:39Z">
          <w:r>
            <w:rPr>
              <w:rFonts w:hint="eastAsia" w:eastAsia="仿宋_GB2312"/>
              <w:sz w:val="32"/>
              <w:szCs w:val="32"/>
              <w:lang w:val="en-US" w:eastAsia="zh-CN"/>
            </w:rPr>
            <w:delText>时间</w:delText>
          </w:r>
        </w:del>
      </w:ins>
      <w:ins w:id="97" w:author="Jinglin Sun" w:date="2024-04-28T10:14:38Z">
        <w:del w:id="98" w:author="啊白" w:date="2024-04-28T14:19:39Z">
          <w:r>
            <w:rPr>
              <w:rFonts w:hint="eastAsia" w:eastAsia="仿宋_GB2312"/>
              <w:sz w:val="32"/>
              <w:szCs w:val="32"/>
              <w:lang w:val="en-US" w:eastAsia="zh-CN"/>
            </w:rPr>
            <w:delText>节点</w:delText>
          </w:r>
        </w:del>
      </w:ins>
      <w:ins w:id="99" w:author="Jinglin Sun" w:date="2024-04-28T10:13:22Z">
        <w:del w:id="100" w:author="啊白" w:date="2024-04-28T14:19:39Z">
          <w:r>
            <w:rPr>
              <w:rFonts w:hint="eastAsia" w:eastAsia="仿宋_GB2312"/>
              <w:sz w:val="32"/>
              <w:szCs w:val="32"/>
              <w:lang w:val="en-US" w:eastAsia="zh-CN"/>
            </w:rPr>
            <w:delText>，</w:delText>
          </w:r>
        </w:del>
      </w:ins>
      <w:ins w:id="101" w:author="Jinglin Sun" w:date="2024-04-28T10:15:11Z">
        <w:del w:id="102" w:author="啊白" w:date="2024-04-28T14:19:39Z">
          <w:r>
            <w:rPr>
              <w:rFonts w:hint="eastAsia" w:eastAsia="仿宋_GB2312"/>
              <w:sz w:val="32"/>
              <w:szCs w:val="32"/>
              <w:lang w:val="en-US" w:eastAsia="zh-CN"/>
            </w:rPr>
            <w:delText>画个</w:delText>
          </w:r>
        </w:del>
      </w:ins>
      <w:ins w:id="103" w:author="Jinglin Sun" w:date="2024-04-28T10:15:12Z">
        <w:del w:id="104" w:author="啊白" w:date="2024-04-28T14:19:39Z">
          <w:r>
            <w:rPr>
              <w:rFonts w:hint="eastAsia" w:eastAsia="仿宋_GB2312"/>
              <w:sz w:val="32"/>
              <w:szCs w:val="32"/>
              <w:lang w:val="en-US" w:eastAsia="zh-CN"/>
            </w:rPr>
            <w:delText>图</w:delText>
          </w:r>
        </w:del>
      </w:ins>
      <w:ins w:id="105" w:author="Jinglin Sun" w:date="2024-04-28T10:15:13Z">
        <w:del w:id="106" w:author="啊白" w:date="2024-04-28T14:19:39Z">
          <w:r>
            <w:rPr>
              <w:rFonts w:hint="eastAsia" w:eastAsia="仿宋_GB2312"/>
              <w:sz w:val="32"/>
              <w:szCs w:val="32"/>
              <w:lang w:val="en-US" w:eastAsia="zh-CN"/>
            </w:rPr>
            <w:delText>。</w:delText>
          </w:r>
        </w:del>
      </w:ins>
    </w:p>
    <w:p w14:paraId="3627FB8D">
      <w:pPr>
        <w:wordWrap w:val="0"/>
        <w:adjustRightInd w:val="0"/>
        <w:snapToGrid w:val="0"/>
        <w:spacing w:line="560" w:lineRule="exact"/>
        <w:ind w:firstLine="640" w:firstLineChars="200"/>
        <w:outlineLvl w:val="9"/>
        <w:rPr>
          <w:ins w:id="107" w:author="Jinglin Sun" w:date="2024-04-28T10:14:14Z"/>
          <w:del w:id="108" w:author="啊白" w:date="2024-04-28T14:19:39Z"/>
          <w:rFonts w:hint="eastAsia" w:eastAsia="仿宋_GB2312"/>
          <w:sz w:val="32"/>
          <w:szCs w:val="32"/>
          <w:lang w:val="en-US" w:eastAsia="zh-CN"/>
        </w:rPr>
      </w:pPr>
    </w:p>
    <w:p w14:paraId="527D8C56">
      <w:pPr>
        <w:wordWrap w:val="0"/>
        <w:adjustRightInd w:val="0"/>
        <w:snapToGrid w:val="0"/>
        <w:spacing w:line="560" w:lineRule="exact"/>
        <w:ind w:firstLine="640" w:firstLineChars="200"/>
        <w:jc w:val="left"/>
        <w:outlineLvl w:val="2"/>
        <w:rPr>
          <w:ins w:id="110" w:author="Jinglin Sun" w:date="2024-04-28T10:18:57Z"/>
          <w:del w:id="111" w:author="啊白" w:date="2024-04-28T14:19:39Z"/>
          <w:rFonts w:hint="eastAsia" w:eastAsia="仿宋_GB2312"/>
          <w:sz w:val="32"/>
          <w:szCs w:val="32"/>
          <w:lang w:val="en-US" w:eastAsia="zh-CN"/>
        </w:rPr>
        <w:pPrChange w:id="109" w:author="啊白" w:date="2024-04-29T14:21:59Z">
          <w:pPr>
            <w:wordWrap w:val="0"/>
            <w:adjustRightInd w:val="0"/>
            <w:snapToGrid w:val="0"/>
            <w:spacing w:line="560" w:lineRule="exact"/>
            <w:ind w:firstLine="640" w:firstLineChars="200"/>
          </w:pPr>
        </w:pPrChange>
      </w:pPr>
      <w:ins w:id="112" w:author="Jinglin Sun" w:date="2024-04-28T10:18:38Z">
        <w:del w:id="113" w:author="啊白" w:date="2024-04-28T14:19:39Z">
          <w:r>
            <w:rPr>
              <w:rFonts w:hint="eastAsia" w:eastAsia="仿宋_GB2312"/>
              <w:sz w:val="32"/>
              <w:szCs w:val="32"/>
              <w:lang w:val="en-US" w:eastAsia="zh-CN"/>
            </w:rPr>
            <w:delText>按照</w:delText>
          </w:r>
        </w:del>
      </w:ins>
      <w:ins w:id="114" w:author="Jinglin Sun" w:date="2024-04-28T10:18:40Z">
        <w:del w:id="115" w:author="啊白" w:date="2024-04-28T14:19:39Z">
          <w:r>
            <w:rPr>
              <w:rFonts w:hint="eastAsia" w:eastAsia="仿宋_GB2312"/>
              <w:sz w:val="32"/>
              <w:szCs w:val="32"/>
              <w:lang w:val="en-US" w:eastAsia="zh-CN"/>
            </w:rPr>
            <w:delText>不同</w:delText>
          </w:r>
        </w:del>
      </w:ins>
      <w:ins w:id="116" w:author="Jinglin Sun" w:date="2024-04-28T10:18:42Z">
        <w:del w:id="117" w:author="啊白" w:date="2024-04-28T14:19:39Z">
          <w:r>
            <w:rPr>
              <w:rFonts w:hint="eastAsia" w:eastAsia="仿宋_GB2312"/>
              <w:sz w:val="32"/>
              <w:szCs w:val="32"/>
              <w:lang w:val="en-US" w:eastAsia="zh-CN"/>
            </w:rPr>
            <w:delText>环节，</w:delText>
          </w:r>
        </w:del>
      </w:ins>
      <w:ins w:id="118" w:author="Jinglin Sun" w:date="2024-04-28T10:18:48Z">
        <w:del w:id="119" w:author="啊白" w:date="2024-04-28T14:19:39Z">
          <w:r>
            <w:rPr>
              <w:rFonts w:hint="eastAsia" w:eastAsia="仿宋_GB2312"/>
              <w:sz w:val="32"/>
              <w:szCs w:val="32"/>
              <w:lang w:val="en-US" w:eastAsia="zh-CN"/>
            </w:rPr>
            <w:delText>有针对性的</w:delText>
          </w:r>
        </w:del>
      </w:ins>
      <w:ins w:id="120" w:author="Jinglin Sun" w:date="2024-04-28T10:18:50Z">
        <w:del w:id="121" w:author="啊白" w:date="2024-04-28T14:19:39Z">
          <w:r>
            <w:rPr>
              <w:rFonts w:hint="eastAsia" w:eastAsia="仿宋_GB2312"/>
              <w:sz w:val="32"/>
              <w:szCs w:val="32"/>
              <w:lang w:val="en-US" w:eastAsia="zh-CN"/>
            </w:rPr>
            <w:delText>分析</w:delText>
          </w:r>
        </w:del>
      </w:ins>
      <w:ins w:id="122" w:author="Jinglin Sun" w:date="2024-04-28T10:18:51Z">
        <w:del w:id="123" w:author="啊白" w:date="2024-04-28T14:19:39Z">
          <w:r>
            <w:rPr>
              <w:rFonts w:hint="eastAsia" w:eastAsia="仿宋_GB2312"/>
              <w:sz w:val="32"/>
              <w:szCs w:val="32"/>
              <w:lang w:val="en-US" w:eastAsia="zh-CN"/>
            </w:rPr>
            <w:delText>政策</w:delText>
          </w:r>
        </w:del>
      </w:ins>
    </w:p>
    <w:p w14:paraId="4027A1B8">
      <w:pPr>
        <w:wordWrap w:val="0"/>
        <w:adjustRightInd w:val="0"/>
        <w:snapToGrid w:val="0"/>
        <w:spacing w:line="560" w:lineRule="exact"/>
        <w:ind w:firstLine="480" w:firstLineChars="200"/>
        <w:outlineLvl w:val="2"/>
        <w:rPr>
          <w:del w:id="124" w:author="Jinglin Sun" w:date="2024-06-26T10:38:39Z"/>
          <w:rFonts w:hint="default" w:eastAsia="仿宋_GB2312"/>
          <w:sz w:val="32"/>
          <w:szCs w:val="32"/>
          <w:lang w:val="en-US" w:eastAsia="zh-CN"/>
        </w:rPr>
      </w:pPr>
      <w:r>
        <w:commentReference w:id="0"/>
      </w:r>
      <w:del w:id="125" w:author="Jinglin Sun" w:date="2024-06-26T10:38:39Z">
        <w:r>
          <w:rPr>
            <w:rFonts w:hint="eastAsia" w:eastAsia="仿宋_GB2312"/>
            <w:sz w:val="32"/>
            <w:szCs w:val="32"/>
            <w:lang w:val="en-US" w:eastAsia="zh-CN"/>
          </w:rPr>
          <w:delText>医药研发创新难度大、周期长、投入高，需要从政府端到</w:delText>
        </w:r>
      </w:del>
    </w:p>
    <w:p w14:paraId="006658B3">
      <w:pPr>
        <w:wordWrap w:val="0"/>
        <w:adjustRightInd w:val="0"/>
        <w:snapToGrid w:val="0"/>
        <w:spacing w:line="560" w:lineRule="exact"/>
        <w:ind w:firstLine="640" w:firstLineChars="200"/>
        <w:outlineLvl w:val="2"/>
        <w:rPr>
          <w:del w:id="126" w:author="Jinglin Sun" w:date="2024-06-26T10:38:39Z"/>
          <w:rFonts w:hint="eastAsia" w:eastAsia="仿宋_GB2312"/>
          <w:sz w:val="32"/>
          <w:szCs w:val="32"/>
          <w:lang w:val="en-US" w:eastAsia="zh-CN"/>
        </w:rPr>
      </w:pPr>
      <w:del w:id="127" w:author="Jinglin Sun" w:date="2024-06-26T10:38:39Z">
        <w:r>
          <w:rPr>
            <w:rFonts w:hint="eastAsia" w:eastAsia="仿宋_GB2312"/>
            <w:sz w:val="32"/>
            <w:szCs w:val="32"/>
            <w:lang w:val="en-US" w:eastAsia="zh-CN"/>
          </w:rPr>
          <w:delText>鼓励地方政府设立产业专项基金，</w:delText>
        </w:r>
      </w:del>
    </w:p>
    <w:p w14:paraId="07B1CCD9">
      <w:pPr>
        <w:wordWrap w:val="0"/>
        <w:adjustRightInd w:val="0"/>
        <w:snapToGrid w:val="0"/>
        <w:spacing w:line="560" w:lineRule="exact"/>
        <w:ind w:firstLine="640" w:firstLineChars="200"/>
        <w:outlineLvl w:val="9"/>
        <w:rPr>
          <w:del w:id="128" w:author="Jinglin Sun" w:date="2024-06-26T10:38:39Z"/>
          <w:rFonts w:hint="default" w:eastAsia="仿宋_GB2312"/>
          <w:sz w:val="32"/>
          <w:szCs w:val="32"/>
          <w:lang w:val="en-US" w:eastAsia="zh-CN"/>
        </w:rPr>
      </w:pPr>
    </w:p>
    <w:p w14:paraId="42413540">
      <w:pPr>
        <w:wordWrap w:val="0"/>
        <w:adjustRightInd w:val="0"/>
        <w:snapToGrid w:val="0"/>
        <w:spacing w:line="560" w:lineRule="exact"/>
        <w:ind w:firstLine="640" w:firstLineChars="200"/>
        <w:outlineLvl w:val="9"/>
        <w:rPr>
          <w:del w:id="129" w:author="Jinglin Sun" w:date="2024-06-26T10:38:39Z"/>
          <w:rFonts w:hint="default" w:eastAsia="仿宋_GB2312"/>
          <w:sz w:val="32"/>
          <w:szCs w:val="32"/>
          <w:lang w:val="en-US" w:eastAsia="zh-CN"/>
        </w:rPr>
      </w:pPr>
    </w:p>
    <w:p w14:paraId="7381DE85">
      <w:pPr>
        <w:wordWrap w:val="0"/>
        <w:adjustRightInd w:val="0"/>
        <w:snapToGrid w:val="0"/>
        <w:spacing w:line="560" w:lineRule="exact"/>
        <w:ind w:firstLine="640" w:firstLineChars="200"/>
        <w:outlineLvl w:val="9"/>
        <w:rPr>
          <w:del w:id="130" w:author="Jinglin Sun" w:date="2024-06-26T10:38:39Z"/>
          <w:rFonts w:hint="default" w:eastAsia="仿宋_GB2312"/>
          <w:sz w:val="32"/>
          <w:szCs w:val="32"/>
          <w:lang w:val="en-US" w:eastAsia="zh-CN"/>
        </w:rPr>
      </w:pPr>
    </w:p>
    <w:p w14:paraId="3533519D">
      <w:pPr>
        <w:wordWrap w:val="0"/>
        <w:adjustRightInd w:val="0"/>
        <w:snapToGrid w:val="0"/>
        <w:spacing w:line="560" w:lineRule="exact"/>
        <w:ind w:firstLine="643" w:firstLineChars="200"/>
        <w:outlineLvl w:val="2"/>
        <w:rPr>
          <w:del w:id="131" w:author="Jinglin Sun" w:date="2024-06-26T10:38:39Z"/>
          <w:rFonts w:hint="eastAsia" w:eastAsia="仿宋_GB2312"/>
          <w:b/>
          <w:bCs/>
          <w:sz w:val="32"/>
          <w:szCs w:val="32"/>
          <w:lang w:val="en-US" w:eastAsia="zh-CN"/>
        </w:rPr>
      </w:pPr>
      <w:del w:id="132" w:author="Jinglin Sun" w:date="2024-06-26T10:38:39Z">
        <w:r>
          <w:rPr>
            <w:rFonts w:hint="eastAsia" w:eastAsia="仿宋_GB2312"/>
            <w:b/>
            <w:bCs/>
            <w:sz w:val="32"/>
            <w:szCs w:val="32"/>
            <w:lang w:val="en-US" w:eastAsia="zh-CN"/>
          </w:rPr>
          <w:delText>研发：</w:delText>
        </w:r>
      </w:del>
    </w:p>
    <w:p w14:paraId="6F5429FC">
      <w:pPr>
        <w:wordWrap w:val="0"/>
        <w:adjustRightInd w:val="0"/>
        <w:snapToGrid w:val="0"/>
        <w:spacing w:line="560" w:lineRule="exact"/>
        <w:ind w:firstLine="640" w:firstLineChars="200"/>
        <w:outlineLvl w:val="2"/>
        <w:rPr>
          <w:del w:id="133" w:author="Jinglin Sun" w:date="2024-06-26T10:38:39Z"/>
          <w:rFonts w:hint="default" w:eastAsia="仿宋_GB2312"/>
          <w:sz w:val="32"/>
          <w:szCs w:val="32"/>
          <w:lang w:val="en-US" w:eastAsia="zh-CN"/>
        </w:rPr>
      </w:pPr>
      <w:del w:id="134" w:author="Jinglin Sun" w:date="2024-06-26T10:38:39Z">
        <w:r>
          <w:rPr>
            <w:rFonts w:hint="eastAsia" w:eastAsia="仿宋_GB2312"/>
            <w:sz w:val="32"/>
            <w:szCs w:val="32"/>
            <w:lang w:val="en-US" w:eastAsia="zh-CN"/>
          </w:rPr>
          <w:delText>创新药研发主要集中于抗肿瘤药物领域，靶点扎堆。</w:delText>
        </w:r>
      </w:del>
    </w:p>
    <w:p w14:paraId="297C4654">
      <w:pPr>
        <w:wordWrap w:val="0"/>
        <w:adjustRightInd w:val="0"/>
        <w:snapToGrid w:val="0"/>
        <w:spacing w:line="560" w:lineRule="exact"/>
        <w:ind w:firstLine="640" w:firstLineChars="200"/>
        <w:outlineLvl w:val="9"/>
        <w:rPr>
          <w:del w:id="135" w:author="Jinglin Sun" w:date="2024-06-26T10:38:39Z"/>
          <w:rFonts w:hint="default" w:eastAsia="仿宋_GB2312"/>
          <w:sz w:val="32"/>
          <w:szCs w:val="32"/>
          <w:lang w:val="en-US" w:eastAsia="zh-CN"/>
        </w:rPr>
      </w:pPr>
    </w:p>
    <w:p w14:paraId="32C5D4BA">
      <w:pPr>
        <w:wordWrap w:val="0"/>
        <w:adjustRightInd w:val="0"/>
        <w:snapToGrid w:val="0"/>
        <w:spacing w:line="560" w:lineRule="exact"/>
        <w:ind w:firstLine="640" w:firstLineChars="200"/>
        <w:outlineLvl w:val="2"/>
        <w:rPr>
          <w:del w:id="136" w:author="Jinglin Sun" w:date="2024-06-26T10:38:39Z"/>
          <w:rFonts w:hint="eastAsia" w:eastAsia="仿宋_GB2312"/>
          <w:sz w:val="32"/>
          <w:szCs w:val="32"/>
          <w:lang w:val="en-US" w:eastAsia="zh-CN"/>
        </w:rPr>
      </w:pPr>
      <w:del w:id="137" w:author="Jinglin Sun" w:date="2024-06-26T10:38:39Z">
        <w:r>
          <w:rPr>
            <w:rFonts w:hint="eastAsia" w:eastAsia="仿宋_GB2312"/>
            <w:sz w:val="32"/>
            <w:szCs w:val="32"/>
            <w:lang w:val="en-US" w:eastAsia="zh-CN"/>
          </w:rPr>
          <w:delText>宏观政策导向一致性的问题</w:delText>
        </w:r>
      </w:del>
    </w:p>
    <w:p w14:paraId="5692A33A">
      <w:pPr>
        <w:wordWrap w:val="0"/>
        <w:adjustRightInd w:val="0"/>
        <w:snapToGrid w:val="0"/>
        <w:spacing w:line="560" w:lineRule="exact"/>
        <w:ind w:firstLine="640" w:firstLineChars="200"/>
        <w:outlineLvl w:val="2"/>
        <w:rPr>
          <w:del w:id="138" w:author="Jinglin Sun" w:date="2024-06-26T10:38:39Z"/>
          <w:rFonts w:hint="default" w:eastAsia="仿宋_GB2312"/>
          <w:sz w:val="32"/>
          <w:szCs w:val="32"/>
          <w:lang w:val="en-US" w:eastAsia="zh-CN"/>
        </w:rPr>
      </w:pPr>
      <w:del w:id="139" w:author="Jinglin Sun" w:date="2024-06-26T10:38:39Z">
        <w:r>
          <w:rPr>
            <w:rFonts w:hint="eastAsia" w:eastAsia="仿宋_GB2312"/>
            <w:sz w:val="32"/>
            <w:szCs w:val="32"/>
            <w:lang w:val="en-US" w:eastAsia="zh-CN"/>
          </w:rPr>
          <w:delText>研发资金投入的问题。</w:delText>
        </w:r>
      </w:del>
    </w:p>
    <w:p w14:paraId="27108650">
      <w:pPr>
        <w:wordWrap w:val="0"/>
        <w:adjustRightInd w:val="0"/>
        <w:snapToGrid w:val="0"/>
        <w:spacing w:line="560" w:lineRule="exact"/>
        <w:ind w:firstLine="640" w:firstLineChars="200"/>
        <w:outlineLvl w:val="2"/>
        <w:rPr>
          <w:del w:id="140" w:author="Jinglin Sun" w:date="2024-06-26T10:38:39Z"/>
          <w:rFonts w:hint="eastAsia" w:eastAsia="仿宋_GB2312"/>
          <w:sz w:val="32"/>
          <w:szCs w:val="32"/>
          <w:lang w:val="en-US" w:eastAsia="zh-CN"/>
        </w:rPr>
      </w:pPr>
      <w:del w:id="141" w:author="Jinglin Sun" w:date="2024-06-26T10:38:39Z">
        <w:r>
          <w:rPr>
            <w:rFonts w:hint="eastAsia" w:eastAsia="仿宋_GB2312"/>
            <w:sz w:val="32"/>
            <w:szCs w:val="32"/>
            <w:lang w:val="en-US" w:eastAsia="zh-CN"/>
          </w:rPr>
          <w:delText>审评周期的问题</w:delText>
        </w:r>
      </w:del>
    </w:p>
    <w:p w14:paraId="361FDAED">
      <w:pPr>
        <w:wordWrap w:val="0"/>
        <w:adjustRightInd w:val="0"/>
        <w:snapToGrid w:val="0"/>
        <w:spacing w:line="560" w:lineRule="exact"/>
        <w:ind w:firstLine="640" w:firstLineChars="200"/>
        <w:outlineLvl w:val="2"/>
        <w:rPr>
          <w:del w:id="142" w:author="Jinglin Sun" w:date="2024-06-26T10:38:39Z"/>
          <w:rFonts w:hint="eastAsia" w:eastAsia="仿宋_GB2312"/>
          <w:sz w:val="32"/>
          <w:szCs w:val="32"/>
          <w:lang w:val="en-US" w:eastAsia="zh-CN"/>
        </w:rPr>
      </w:pPr>
      <w:del w:id="143" w:author="Jinglin Sun" w:date="2024-06-26T10:38:39Z">
        <w:r>
          <w:rPr>
            <w:rFonts w:hint="eastAsia" w:eastAsia="仿宋_GB2312"/>
            <w:sz w:val="32"/>
            <w:szCs w:val="32"/>
            <w:lang w:val="en-US" w:eastAsia="zh-CN"/>
          </w:rPr>
          <w:delText>医保价格机制与进院落地机制的问题</w:delText>
        </w:r>
      </w:del>
    </w:p>
    <w:p w14:paraId="59B4EC21">
      <w:pPr>
        <w:wordWrap w:val="0"/>
        <w:adjustRightInd w:val="0"/>
        <w:snapToGrid w:val="0"/>
        <w:spacing w:line="560" w:lineRule="exact"/>
        <w:ind w:firstLine="640" w:firstLineChars="200"/>
        <w:outlineLvl w:val="9"/>
        <w:rPr>
          <w:del w:id="144" w:author="Jinglin Sun" w:date="2024-06-26T10:38:39Z"/>
          <w:rFonts w:hint="default" w:eastAsia="仿宋_GB2312"/>
          <w:sz w:val="32"/>
          <w:szCs w:val="32"/>
          <w:lang w:val="en-US" w:eastAsia="zh-CN"/>
        </w:rPr>
      </w:pPr>
    </w:p>
    <w:p w14:paraId="299354B4">
      <w:pPr>
        <w:wordWrap w:val="0"/>
        <w:adjustRightInd w:val="0"/>
        <w:snapToGrid w:val="0"/>
        <w:spacing w:line="560" w:lineRule="exact"/>
        <w:ind w:firstLine="640" w:firstLineChars="200"/>
        <w:outlineLvl w:val="2"/>
        <w:rPr>
          <w:del w:id="145" w:author="Jinglin Sun" w:date="2024-06-26T10:38:39Z"/>
          <w:rFonts w:hint="default" w:eastAsia="仿宋_GB2312"/>
          <w:sz w:val="32"/>
          <w:szCs w:val="32"/>
          <w:lang w:val="en-US" w:eastAsia="zh-CN"/>
        </w:rPr>
      </w:pPr>
      <w:del w:id="146" w:author="Jinglin Sun" w:date="2024-06-26T10:38:39Z">
        <w:r>
          <w:rPr>
            <w:rFonts w:hint="eastAsia" w:eastAsia="仿宋_GB2312"/>
            <w:sz w:val="32"/>
            <w:szCs w:val="32"/>
            <w:lang w:val="en-US" w:eastAsia="zh-CN"/>
          </w:rPr>
          <w:delText>归根结底，还是发展阶段的问题。</w:delText>
        </w:r>
      </w:del>
    </w:p>
    <w:p w14:paraId="49A15521">
      <w:pPr>
        <w:wordWrap w:val="0"/>
        <w:adjustRightInd w:val="0"/>
        <w:snapToGrid w:val="0"/>
        <w:spacing w:line="560" w:lineRule="exact"/>
        <w:ind w:firstLine="640" w:firstLineChars="200"/>
        <w:outlineLvl w:val="9"/>
        <w:rPr>
          <w:del w:id="147" w:author="Jinglin Sun" w:date="2024-06-26T10:38:39Z"/>
          <w:rFonts w:hint="default" w:eastAsia="仿宋_GB2312"/>
          <w:sz w:val="32"/>
          <w:szCs w:val="32"/>
          <w:lang w:val="en-US" w:eastAsia="zh-CN"/>
        </w:rPr>
      </w:pPr>
    </w:p>
    <w:p w14:paraId="01F7E6D3">
      <w:pPr>
        <w:wordWrap w:val="0"/>
        <w:adjustRightInd w:val="0"/>
        <w:snapToGrid w:val="0"/>
        <w:spacing w:line="560" w:lineRule="exact"/>
        <w:ind w:firstLine="640" w:firstLineChars="200"/>
        <w:outlineLvl w:val="2"/>
        <w:rPr>
          <w:del w:id="148" w:author="Jinglin Sun" w:date="2024-06-26T10:38:39Z"/>
          <w:rFonts w:hint="default" w:eastAsia="仿宋_GB2312"/>
          <w:sz w:val="32"/>
          <w:szCs w:val="32"/>
          <w:lang w:val="en-US" w:eastAsia="zh-CN"/>
        </w:rPr>
      </w:pPr>
      <w:del w:id="149" w:author="Jinglin Sun" w:date="2024-06-26T10:38:39Z">
        <w:r>
          <w:rPr>
            <w:rFonts w:hint="eastAsia" w:eastAsia="仿宋_GB2312"/>
            <w:sz w:val="32"/>
            <w:szCs w:val="32"/>
            <w:lang w:val="en-US" w:eastAsia="zh-CN"/>
          </w:rPr>
          <w:delText>找一些证据：我国是否真的需要创新药，市场到底够不够大。</w:delText>
        </w:r>
      </w:del>
    </w:p>
    <w:p w14:paraId="3835C0D5">
      <w:pPr>
        <w:wordWrap w:val="0"/>
        <w:adjustRightInd w:val="0"/>
        <w:snapToGrid w:val="0"/>
        <w:spacing w:line="560" w:lineRule="exact"/>
        <w:ind w:firstLine="640" w:firstLineChars="200"/>
        <w:outlineLvl w:val="9"/>
        <w:rPr>
          <w:del w:id="150" w:author="Jinglin Sun" w:date="2024-06-26T10:58:48Z"/>
          <w:rFonts w:hint="default" w:eastAsia="仿宋_GB2312"/>
          <w:sz w:val="32"/>
          <w:szCs w:val="32"/>
          <w:lang w:val="en-US" w:eastAsia="zh-CN"/>
        </w:rPr>
      </w:pPr>
    </w:p>
    <w:p w14:paraId="685BF822">
      <w:pPr>
        <w:pStyle w:val="5"/>
        <w:ind w:firstLine="640" w:firstLineChars="200"/>
        <w:outlineLvl w:val="2"/>
        <w:rPr>
          <w:b/>
        </w:rPr>
      </w:pPr>
      <w:r>
        <w:rPr>
          <w:rFonts w:hint="eastAsia"/>
          <w:lang w:val="en-US" w:eastAsia="zh-CN"/>
        </w:rPr>
        <w:t>1</w:t>
      </w:r>
      <w:r>
        <w:rPr>
          <w:rFonts w:hint="eastAsia"/>
        </w:rPr>
        <w:t>.</w:t>
      </w:r>
      <w:ins w:id="151" w:author="Jinglin Sun" w:date="2024-05-14T10:17:18Z">
        <w:r>
          <w:rPr>
            <w:rFonts w:hint="eastAsia"/>
            <w:lang w:val="en-US" w:eastAsia="zh-CN"/>
          </w:rPr>
          <w:t>生物医药</w:t>
        </w:r>
      </w:ins>
      <w:ins w:id="152" w:author="Jinglin Sun" w:date="2024-05-14T10:17:24Z">
        <w:r>
          <w:rPr>
            <w:rFonts w:hint="eastAsia"/>
            <w:lang w:val="en-US" w:eastAsia="zh-CN"/>
          </w:rPr>
          <w:t>领域</w:t>
        </w:r>
      </w:ins>
      <w:ins w:id="153" w:author="Jinglin Sun" w:date="2024-05-14T10:17:26Z">
        <w:r>
          <w:rPr>
            <w:rFonts w:hint="eastAsia"/>
            <w:lang w:val="en-US" w:eastAsia="zh-CN"/>
          </w:rPr>
          <w:t>宏观</w:t>
        </w:r>
      </w:ins>
      <w:ins w:id="154" w:author="Jinglin Sun" w:date="2024-05-14T10:17:27Z">
        <w:r>
          <w:rPr>
            <w:rFonts w:hint="eastAsia"/>
            <w:lang w:val="en-US" w:eastAsia="zh-CN"/>
          </w:rPr>
          <w:t>经济</w:t>
        </w:r>
      </w:ins>
      <w:ins w:id="155" w:author="Jinglin Sun" w:date="2024-05-14T10:17:28Z">
        <w:r>
          <w:rPr>
            <w:rFonts w:hint="eastAsia"/>
            <w:lang w:val="en-US" w:eastAsia="zh-CN"/>
          </w:rPr>
          <w:t>政策</w:t>
        </w:r>
      </w:ins>
      <w:ins w:id="156" w:author="Jinglin Sun" w:date="2024-05-14T10:17:30Z">
        <w:r>
          <w:rPr>
            <w:rFonts w:hint="eastAsia"/>
            <w:lang w:val="en-US" w:eastAsia="zh-CN"/>
          </w:rPr>
          <w:t>缺乏</w:t>
        </w:r>
      </w:ins>
      <w:ins w:id="157" w:author="Jinglin Sun" w:date="2024-05-14T10:17:34Z">
        <w:r>
          <w:rPr>
            <w:rFonts w:hint="eastAsia"/>
            <w:lang w:val="en-US" w:eastAsia="zh-CN"/>
          </w:rPr>
          <w:t>取向</w:t>
        </w:r>
      </w:ins>
      <w:ins w:id="158" w:author="Jinglin Sun" w:date="2024-05-14T10:17:35Z">
        <w:r>
          <w:rPr>
            <w:rFonts w:hint="eastAsia"/>
            <w:lang w:val="en-US" w:eastAsia="zh-CN"/>
          </w:rPr>
          <w:t>一致性</w:t>
        </w:r>
      </w:ins>
      <w:del w:id="159" w:author="Jinglin Sun" w:date="2024-05-14T10:17:16Z">
        <w:r>
          <w:rPr/>
          <w:delText>需求端政</w:delText>
        </w:r>
      </w:del>
      <w:del w:id="160" w:author="Jinglin Sun" w:date="2024-05-14T10:17:15Z">
        <w:r>
          <w:rPr/>
          <w:delText>策方向变动过于</w:delText>
        </w:r>
      </w:del>
      <w:del w:id="161" w:author="Jinglin Sun" w:date="2024-05-14T10:17:14Z">
        <w:r>
          <w:rPr/>
          <w:delText>频繁</w:delText>
        </w:r>
      </w:del>
    </w:p>
    <w:p w14:paraId="4E8A7289">
      <w:pPr>
        <w:wordWrap w:val="0"/>
        <w:adjustRightInd w:val="0"/>
        <w:snapToGrid w:val="0"/>
        <w:spacing w:line="560" w:lineRule="exact"/>
        <w:ind w:firstLine="960" w:firstLineChars="300"/>
        <w:rPr>
          <w:ins w:id="163" w:author="Jinglin Sun" w:date="2024-06-26T14:28:26Z"/>
          <w:rFonts w:hint="default" w:eastAsia="仿宋_GB2312"/>
          <w:sz w:val="32"/>
          <w:szCs w:val="32"/>
          <w:lang w:val="en-US" w:eastAsia="zh-CN"/>
        </w:rPr>
        <w:pPrChange w:id="162" w:author="Jinglin Sun" w:date="2024-09-06T10:50:09Z">
          <w:pPr>
            <w:wordWrap w:val="0"/>
            <w:adjustRightInd w:val="0"/>
            <w:snapToGrid w:val="0"/>
            <w:spacing w:line="560" w:lineRule="exact"/>
            <w:ind w:firstLine="640" w:firstLineChars="200"/>
          </w:pPr>
        </w:pPrChange>
      </w:pPr>
      <w:ins w:id="164" w:author="Jinglin Sun" w:date="2024-09-06T10:52:37Z">
        <w:r>
          <w:rPr>
            <w:rFonts w:hint="eastAsia" w:eastAsia="仿宋_GB2312"/>
            <w:sz w:val="32"/>
            <w:szCs w:val="32"/>
            <w:lang w:val="en-US" w:eastAsia="zh-CN"/>
          </w:rPr>
          <w:t>课题组</w:t>
        </w:r>
      </w:ins>
      <w:ins w:id="165" w:author="Jinglin Sun" w:date="2024-09-06T10:52:44Z">
        <w:r>
          <w:rPr>
            <w:rFonts w:hint="eastAsia" w:eastAsia="仿宋_GB2312"/>
            <w:sz w:val="32"/>
            <w:szCs w:val="32"/>
            <w:lang w:val="en-US" w:eastAsia="zh-CN"/>
          </w:rPr>
          <w:t>调查</w:t>
        </w:r>
      </w:ins>
      <w:ins w:id="166" w:author="Jinglin Sun" w:date="2024-09-06T10:52:46Z">
        <w:r>
          <w:rPr>
            <w:rFonts w:hint="eastAsia" w:eastAsia="仿宋_GB2312"/>
            <w:sz w:val="32"/>
            <w:szCs w:val="32"/>
            <w:lang w:val="en-US" w:eastAsia="zh-CN"/>
          </w:rPr>
          <w:t>问卷</w:t>
        </w:r>
      </w:ins>
      <w:ins w:id="167" w:author="Jinglin Sun" w:date="2024-09-06T10:52:47Z">
        <w:r>
          <w:rPr>
            <w:rFonts w:hint="eastAsia" w:eastAsia="仿宋_GB2312"/>
            <w:sz w:val="32"/>
            <w:szCs w:val="32"/>
            <w:lang w:val="en-US" w:eastAsia="zh-CN"/>
          </w:rPr>
          <w:t>显示，</w:t>
        </w:r>
      </w:ins>
      <w:ins w:id="168" w:author="Jinglin Sun" w:date="2024-09-06T10:52:51Z">
        <w:r>
          <w:rPr>
            <w:rFonts w:hint="eastAsia" w:eastAsia="仿宋_GB2312"/>
            <w:sz w:val="32"/>
            <w:szCs w:val="32"/>
            <w:lang w:val="en-US" w:eastAsia="zh-CN"/>
          </w:rPr>
          <w:t>有</w:t>
        </w:r>
      </w:ins>
      <w:ins w:id="169" w:author="Jinglin Sun" w:date="2024-09-06T10:53:57Z">
        <w:r>
          <w:rPr>
            <w:rFonts w:hint="eastAsia" w:eastAsia="仿宋_GB2312"/>
            <w:sz w:val="32"/>
            <w:szCs w:val="32"/>
            <w:lang w:val="en-US" w:eastAsia="zh-CN"/>
          </w:rPr>
          <w:t>90</w:t>
        </w:r>
      </w:ins>
      <w:ins w:id="170" w:author="Jinglin Sun" w:date="2024-09-06T10:53:58Z">
        <w:r>
          <w:rPr>
            <w:rFonts w:hint="eastAsia" w:eastAsia="仿宋_GB2312"/>
            <w:sz w:val="32"/>
            <w:szCs w:val="32"/>
            <w:lang w:val="en-US" w:eastAsia="zh-CN"/>
          </w:rPr>
          <w:t>%</w:t>
        </w:r>
      </w:ins>
      <w:ins w:id="171" w:author="Jinglin Sun" w:date="2024-09-06T10:54:01Z">
        <w:r>
          <w:rPr>
            <w:rFonts w:hint="eastAsia" w:eastAsia="仿宋_GB2312"/>
            <w:sz w:val="32"/>
            <w:szCs w:val="32"/>
            <w:lang w:val="en-US" w:eastAsia="zh-CN"/>
          </w:rPr>
          <w:t>的</w:t>
        </w:r>
      </w:ins>
      <w:ins w:id="172" w:author="Jinglin Sun" w:date="2024-09-06T10:54:02Z">
        <w:r>
          <w:rPr>
            <w:rFonts w:hint="eastAsia" w:eastAsia="仿宋_GB2312"/>
            <w:sz w:val="32"/>
            <w:szCs w:val="32"/>
            <w:lang w:val="en-US" w:eastAsia="zh-CN"/>
          </w:rPr>
          <w:t>创新</w:t>
        </w:r>
      </w:ins>
      <w:ins w:id="173" w:author="Jinglin Sun" w:date="2024-09-06T10:54:07Z">
        <w:r>
          <w:rPr>
            <w:rFonts w:hint="eastAsia" w:eastAsia="仿宋_GB2312"/>
            <w:sz w:val="32"/>
            <w:szCs w:val="32"/>
            <w:lang w:val="en-US" w:eastAsia="zh-CN"/>
          </w:rPr>
          <w:t>主体</w:t>
        </w:r>
      </w:ins>
      <w:ins w:id="174" w:author="Jinglin Sun" w:date="2024-09-06T10:54:08Z">
        <w:r>
          <w:rPr>
            <w:rFonts w:hint="eastAsia" w:eastAsia="仿宋_GB2312"/>
            <w:sz w:val="32"/>
            <w:szCs w:val="32"/>
            <w:lang w:val="en-US" w:eastAsia="zh-CN"/>
          </w:rPr>
          <w:t>认为</w:t>
        </w:r>
      </w:ins>
      <w:ins w:id="175" w:author="Jinglin Sun" w:date="2024-09-06T11:02:12Z">
        <w:r>
          <w:rPr>
            <w:rFonts w:hint="eastAsia" w:eastAsia="仿宋_GB2312"/>
            <w:sz w:val="32"/>
            <w:szCs w:val="32"/>
            <w:lang w:val="en-US" w:eastAsia="zh-CN"/>
          </w:rPr>
          <w:t>当前</w:t>
        </w:r>
      </w:ins>
      <w:ins w:id="176" w:author="Jinglin Sun" w:date="2024-09-06T11:02:14Z">
        <w:r>
          <w:rPr>
            <w:rFonts w:hint="eastAsia" w:eastAsia="仿宋_GB2312"/>
            <w:sz w:val="32"/>
            <w:szCs w:val="32"/>
            <w:lang w:val="en-US" w:eastAsia="zh-CN"/>
          </w:rPr>
          <w:t>生物</w:t>
        </w:r>
      </w:ins>
      <w:ins w:id="177" w:author="Jinglin Sun" w:date="2024-09-06T11:02:16Z">
        <w:r>
          <w:rPr>
            <w:rFonts w:hint="eastAsia" w:eastAsia="仿宋_GB2312"/>
            <w:sz w:val="32"/>
            <w:szCs w:val="32"/>
            <w:lang w:val="en-US" w:eastAsia="zh-CN"/>
          </w:rPr>
          <w:t>医药</w:t>
        </w:r>
      </w:ins>
      <w:ins w:id="178" w:author="Jinglin Sun" w:date="2024-09-06T11:02:17Z">
        <w:r>
          <w:rPr>
            <w:rFonts w:hint="eastAsia" w:eastAsia="仿宋_GB2312"/>
            <w:sz w:val="32"/>
            <w:szCs w:val="32"/>
            <w:lang w:val="en-US" w:eastAsia="zh-CN"/>
          </w:rPr>
          <w:t>产业</w:t>
        </w:r>
      </w:ins>
      <w:ins w:id="179" w:author="Jinglin Sun" w:date="2024-09-06T11:02:19Z">
        <w:r>
          <w:rPr>
            <w:rFonts w:hint="eastAsia" w:eastAsia="仿宋_GB2312"/>
            <w:sz w:val="32"/>
            <w:szCs w:val="32"/>
            <w:lang w:val="en-US" w:eastAsia="zh-CN"/>
          </w:rPr>
          <w:t>政策</w:t>
        </w:r>
      </w:ins>
      <w:ins w:id="180" w:author="Jinglin Sun" w:date="2024-09-06T11:03:01Z">
        <w:r>
          <w:rPr>
            <w:rFonts w:hint="eastAsia" w:eastAsia="仿宋_GB2312"/>
            <w:sz w:val="32"/>
            <w:szCs w:val="32"/>
            <w:lang w:val="en-US" w:eastAsia="zh-CN"/>
          </w:rPr>
          <w:t>对</w:t>
        </w:r>
      </w:ins>
      <w:ins w:id="181" w:author="Jinglin Sun" w:date="2024-09-06T11:03:02Z">
        <w:r>
          <w:rPr>
            <w:rFonts w:hint="eastAsia" w:eastAsia="仿宋_GB2312"/>
            <w:sz w:val="32"/>
            <w:szCs w:val="32"/>
            <w:lang w:val="en-US" w:eastAsia="zh-CN"/>
          </w:rPr>
          <w:t>实现</w:t>
        </w:r>
      </w:ins>
      <w:ins w:id="182" w:author="Jinglin Sun" w:date="2024-09-06T11:03:03Z">
        <w:r>
          <w:rPr>
            <w:rFonts w:hint="eastAsia" w:eastAsia="仿宋_GB2312"/>
            <w:sz w:val="32"/>
            <w:szCs w:val="32"/>
            <w:lang w:val="en-US" w:eastAsia="zh-CN"/>
          </w:rPr>
          <w:t>技术</w:t>
        </w:r>
      </w:ins>
      <w:ins w:id="183" w:author="Jinglin Sun" w:date="2024-09-06T11:03:04Z">
        <w:r>
          <w:rPr>
            <w:rFonts w:hint="eastAsia" w:eastAsia="仿宋_GB2312"/>
            <w:sz w:val="32"/>
            <w:szCs w:val="32"/>
            <w:lang w:val="en-US" w:eastAsia="zh-CN"/>
          </w:rPr>
          <w:t>创新</w:t>
        </w:r>
      </w:ins>
      <w:ins w:id="184" w:author="Jinglin Sun" w:date="2024-09-06T11:03:06Z">
        <w:r>
          <w:rPr>
            <w:rFonts w:hint="eastAsia" w:eastAsia="仿宋_GB2312"/>
            <w:sz w:val="32"/>
            <w:szCs w:val="32"/>
            <w:lang w:val="en-US" w:eastAsia="zh-CN"/>
          </w:rPr>
          <w:t>与</w:t>
        </w:r>
      </w:ins>
      <w:ins w:id="185" w:author="Jinglin Sun" w:date="2024-09-06T11:03:17Z">
        <w:r>
          <w:rPr>
            <w:rFonts w:hint="eastAsia" w:eastAsia="仿宋_GB2312"/>
            <w:sz w:val="32"/>
            <w:szCs w:val="32"/>
            <w:lang w:val="en-US" w:eastAsia="zh-CN"/>
          </w:rPr>
          <w:t>突破</w:t>
        </w:r>
      </w:ins>
      <w:ins w:id="186" w:author="Jinglin Sun" w:date="2024-09-06T11:04:23Z">
        <w:r>
          <w:rPr>
            <w:rFonts w:hint="eastAsia" w:eastAsia="仿宋_GB2312"/>
            <w:sz w:val="32"/>
            <w:szCs w:val="32"/>
            <w:lang w:val="en-US" w:eastAsia="zh-CN"/>
          </w:rPr>
          <w:t>有</w:t>
        </w:r>
      </w:ins>
      <w:ins w:id="187" w:author="Jinglin Sun" w:date="2024-09-06T11:04:27Z">
        <w:r>
          <w:rPr>
            <w:rFonts w:hint="eastAsia" w:eastAsia="仿宋_GB2312"/>
            <w:sz w:val="32"/>
            <w:szCs w:val="32"/>
            <w:lang w:val="en-US" w:eastAsia="zh-CN"/>
          </w:rPr>
          <w:t>重要</w:t>
        </w:r>
      </w:ins>
      <w:ins w:id="188" w:author="Jinglin Sun" w:date="2024-09-06T11:04:59Z">
        <w:r>
          <w:rPr>
            <w:rFonts w:hint="eastAsia" w:eastAsia="仿宋_GB2312"/>
            <w:sz w:val="32"/>
            <w:szCs w:val="32"/>
            <w:lang w:val="en-US" w:eastAsia="zh-CN"/>
          </w:rPr>
          <w:t>及</w:t>
        </w:r>
      </w:ins>
      <w:ins w:id="189" w:author="Jinglin Sun" w:date="2024-09-06T11:05:00Z">
        <w:r>
          <w:rPr>
            <w:rFonts w:hint="eastAsia" w:eastAsia="仿宋_GB2312"/>
            <w:sz w:val="32"/>
            <w:szCs w:val="32"/>
            <w:lang w:val="en-US" w:eastAsia="zh-CN"/>
          </w:rPr>
          <w:t>非常</w:t>
        </w:r>
      </w:ins>
      <w:ins w:id="190" w:author="Jinglin Sun" w:date="2024-09-06T11:05:03Z">
        <w:r>
          <w:rPr>
            <w:rFonts w:hint="eastAsia" w:eastAsia="仿宋_GB2312"/>
            <w:sz w:val="32"/>
            <w:szCs w:val="32"/>
            <w:lang w:val="en-US" w:eastAsia="zh-CN"/>
          </w:rPr>
          <w:t>重要的</w:t>
        </w:r>
      </w:ins>
      <w:ins w:id="191" w:author="Jinglin Sun" w:date="2024-09-06T11:05:07Z">
        <w:r>
          <w:rPr>
            <w:rFonts w:hint="eastAsia" w:eastAsia="仿宋_GB2312"/>
            <w:sz w:val="32"/>
            <w:szCs w:val="32"/>
            <w:lang w:val="en-US" w:eastAsia="zh-CN"/>
          </w:rPr>
          <w:t>作用</w:t>
        </w:r>
      </w:ins>
      <w:ins w:id="192" w:author="Jinglin Sun" w:date="2024-09-06T11:05:08Z">
        <w:r>
          <w:rPr>
            <w:rFonts w:hint="eastAsia" w:eastAsia="仿宋_GB2312"/>
            <w:sz w:val="32"/>
            <w:szCs w:val="32"/>
            <w:lang w:val="en-US" w:eastAsia="zh-CN"/>
          </w:rPr>
          <w:t>。</w:t>
        </w:r>
      </w:ins>
      <w:ins w:id="193" w:author="Jinglin Sun" w:date="2024-09-06T11:05:45Z">
        <w:r>
          <w:rPr>
            <w:rFonts w:hint="eastAsia" w:eastAsia="仿宋_GB2312"/>
            <w:sz w:val="32"/>
            <w:szCs w:val="32"/>
            <w:lang w:val="en-US" w:eastAsia="zh-CN"/>
          </w:rPr>
          <w:t>但</w:t>
        </w:r>
      </w:ins>
      <w:ins w:id="194" w:author="Jinglin Sun" w:date="2024-09-06T11:05:59Z">
        <w:r>
          <w:rPr>
            <w:rFonts w:hint="eastAsia" w:eastAsia="仿宋_GB2312"/>
            <w:sz w:val="32"/>
            <w:szCs w:val="32"/>
            <w:lang w:val="en-US" w:eastAsia="zh-CN"/>
          </w:rPr>
          <w:t>现实</w:t>
        </w:r>
      </w:ins>
      <w:ins w:id="195" w:author="Jinglin Sun" w:date="2024-09-06T11:06:00Z">
        <w:r>
          <w:rPr>
            <w:rFonts w:hint="eastAsia" w:eastAsia="仿宋_GB2312"/>
            <w:sz w:val="32"/>
            <w:szCs w:val="32"/>
            <w:lang w:val="en-US" w:eastAsia="zh-CN"/>
          </w:rPr>
          <w:t>问题是</w:t>
        </w:r>
      </w:ins>
      <w:ins w:id="196" w:author="Jinglin Sun" w:date="2024-09-06T11:06:01Z">
        <w:r>
          <w:rPr>
            <w:rFonts w:hint="eastAsia" w:eastAsia="仿宋_GB2312"/>
            <w:sz w:val="32"/>
            <w:szCs w:val="32"/>
            <w:lang w:val="en-US" w:eastAsia="zh-CN"/>
          </w:rPr>
          <w:t>，</w:t>
        </w:r>
      </w:ins>
      <w:ins w:id="197" w:author="Jinglin Sun" w:date="2024-06-26T11:06:50Z">
        <w:r>
          <w:rPr>
            <w:rFonts w:eastAsia="仿宋_GB2312"/>
            <w:sz w:val="32"/>
            <w:szCs w:val="32"/>
          </w:rPr>
          <w:t>生物医药研发、注册、生产、使用和支付各个环节的政策缺乏“取向一致性”评估，各类政策互相打架情况频发。</w:t>
        </w:r>
      </w:ins>
      <w:del w:id="198" w:author="Jinglin Sun" w:date="2024-06-26T14:27:39Z">
        <w:r>
          <w:rPr>
            <w:rFonts w:eastAsia="仿宋_GB2312"/>
            <w:sz w:val="32"/>
            <w:szCs w:val="32"/>
          </w:rPr>
          <w:delText>近年来，带量采购等需求侧政策变动过于频繁和摇摆不定的影响，市场需求带来很大的不确定性。相当一部分创新药，因价格谈判降价幅度达不到医保部门测算的底价，进不了医保报销目录，进入不了医保目录意味着新药难以进入医院销售。考虑到生物医药产业研发周期长、投入成本高的产业特点，导致企业研发管线布局很难迅速调整，造成企业的无效开发和投入浪费。</w:delText>
        </w:r>
      </w:del>
      <w:ins w:id="199" w:author="Jinglin Sun" w:date="2024-06-26T14:10:29Z">
        <w:r>
          <w:rPr>
            <w:rFonts w:hint="eastAsia" w:eastAsia="仿宋_GB2312"/>
            <w:sz w:val="32"/>
            <w:szCs w:val="32"/>
            <w:lang w:val="en-US" w:eastAsia="zh-CN"/>
          </w:rPr>
          <w:t>比如</w:t>
        </w:r>
      </w:ins>
      <w:ins w:id="200" w:author="Jinglin Sun" w:date="2024-06-26T14:10:35Z">
        <w:r>
          <w:rPr>
            <w:rFonts w:hint="eastAsia" w:eastAsia="仿宋_GB2312"/>
            <w:sz w:val="32"/>
            <w:szCs w:val="32"/>
            <w:lang w:val="en-US" w:eastAsia="zh-CN"/>
          </w:rPr>
          <w:t>，</w:t>
        </w:r>
      </w:ins>
      <w:ins w:id="201" w:author="Jinglin Sun" w:date="2024-09-13T12:10:26Z">
        <w:r>
          <w:rPr>
            <w:rFonts w:hint="eastAsia" w:eastAsia="仿宋_GB2312"/>
            <w:sz w:val="32"/>
            <w:szCs w:val="32"/>
            <w:lang w:val="en-US" w:eastAsia="zh-CN"/>
          </w:rPr>
          <w:t>科创板</w:t>
        </w:r>
      </w:ins>
      <w:ins w:id="202" w:author="Jinglin Sun" w:date="2024-09-13T12:10:28Z">
        <w:r>
          <w:rPr>
            <w:rFonts w:hint="eastAsia" w:eastAsia="仿宋_GB2312"/>
            <w:sz w:val="32"/>
            <w:szCs w:val="32"/>
            <w:lang w:val="en-US" w:eastAsia="zh-CN"/>
          </w:rPr>
          <w:t>是</w:t>
        </w:r>
      </w:ins>
      <w:ins w:id="203" w:author="Jinglin Sun" w:date="2024-09-13T12:10:29Z">
        <w:r>
          <w:rPr>
            <w:rFonts w:hint="eastAsia" w:eastAsia="仿宋_GB2312"/>
            <w:sz w:val="32"/>
            <w:szCs w:val="32"/>
            <w:lang w:val="en-US" w:eastAsia="zh-CN"/>
          </w:rPr>
          <w:t>目前</w:t>
        </w:r>
      </w:ins>
      <w:ins w:id="204" w:author="Jinglin Sun" w:date="2024-09-13T12:10:37Z">
        <w:r>
          <w:rPr>
            <w:rFonts w:hint="eastAsia" w:eastAsia="仿宋_GB2312"/>
            <w:sz w:val="32"/>
            <w:szCs w:val="32"/>
            <w:lang w:val="en-US" w:eastAsia="zh-CN"/>
          </w:rPr>
          <w:t>生物</w:t>
        </w:r>
      </w:ins>
      <w:ins w:id="205" w:author="Jinglin Sun" w:date="2024-09-13T12:10:42Z">
        <w:r>
          <w:rPr>
            <w:rFonts w:hint="eastAsia" w:eastAsia="仿宋_GB2312"/>
            <w:sz w:val="32"/>
            <w:szCs w:val="32"/>
            <w:lang w:val="en-US" w:eastAsia="zh-CN"/>
          </w:rPr>
          <w:t>医药</w:t>
        </w:r>
      </w:ins>
      <w:ins w:id="206" w:author="Jinglin Sun" w:date="2024-09-13T12:10:49Z">
        <w:r>
          <w:rPr>
            <w:rFonts w:hint="eastAsia" w:eastAsia="仿宋_GB2312"/>
            <w:sz w:val="32"/>
            <w:szCs w:val="32"/>
            <w:lang w:val="en-US" w:eastAsia="zh-CN"/>
          </w:rPr>
          <w:t>企业</w:t>
        </w:r>
      </w:ins>
      <w:ins w:id="207" w:author="Jinglin Sun" w:date="2024-09-13T12:10:51Z">
        <w:r>
          <w:rPr>
            <w:rFonts w:hint="eastAsia" w:eastAsia="仿宋_GB2312"/>
            <w:sz w:val="32"/>
            <w:szCs w:val="32"/>
            <w:lang w:val="en-US" w:eastAsia="zh-CN"/>
          </w:rPr>
          <w:t>上市</w:t>
        </w:r>
      </w:ins>
      <w:ins w:id="208" w:author="Jinglin Sun" w:date="2024-09-13T12:10:54Z">
        <w:r>
          <w:rPr>
            <w:rFonts w:hint="eastAsia" w:eastAsia="仿宋_GB2312"/>
            <w:sz w:val="32"/>
            <w:szCs w:val="32"/>
            <w:lang w:val="en-US" w:eastAsia="zh-CN"/>
          </w:rPr>
          <w:t>融资的</w:t>
        </w:r>
      </w:ins>
      <w:ins w:id="209" w:author="Jinglin Sun" w:date="2024-09-13T12:10:56Z">
        <w:r>
          <w:rPr>
            <w:rFonts w:hint="eastAsia" w:eastAsia="仿宋_GB2312"/>
            <w:sz w:val="32"/>
            <w:szCs w:val="32"/>
            <w:lang w:val="en-US" w:eastAsia="zh-CN"/>
          </w:rPr>
          <w:t>主要</w:t>
        </w:r>
      </w:ins>
      <w:ins w:id="210" w:author="Jinglin Sun" w:date="2024-09-13T12:10:58Z">
        <w:r>
          <w:rPr>
            <w:rFonts w:hint="eastAsia" w:eastAsia="仿宋_GB2312"/>
            <w:sz w:val="32"/>
            <w:szCs w:val="32"/>
            <w:lang w:val="en-US" w:eastAsia="zh-CN"/>
          </w:rPr>
          <w:t>渠道</w:t>
        </w:r>
      </w:ins>
      <w:ins w:id="211" w:author="Jinglin Sun" w:date="2024-09-13T12:11:04Z">
        <w:r>
          <w:rPr>
            <w:rFonts w:hint="eastAsia" w:eastAsia="仿宋_GB2312"/>
            <w:sz w:val="32"/>
            <w:szCs w:val="32"/>
            <w:lang w:val="en-US" w:eastAsia="zh-CN"/>
          </w:rPr>
          <w:t>，</w:t>
        </w:r>
      </w:ins>
      <w:ins w:id="212" w:author="Jinglin Sun" w:date="2024-06-26T14:10:29Z">
        <w:r>
          <w:rPr>
            <w:rFonts w:hint="eastAsia" w:eastAsia="仿宋_GB2312"/>
            <w:sz w:val="32"/>
            <w:szCs w:val="32"/>
            <w:lang w:val="en-US" w:eastAsia="zh-CN"/>
          </w:rPr>
          <w:t>科创板第五套上市标准收紧与鼓励创新药企发展之间存在政策矛盾。生物科技企业上市难，融资大幅下降，导致很多药企面临严重的资金困难，从而难以进行进一步的动物实验、临床试验等，企业的研发创新难以为继。</w:t>
        </w:r>
      </w:ins>
      <w:ins w:id="213" w:author="Jinglin Sun" w:date="2024-06-26T14:10:32Z">
        <w:r>
          <w:rPr>
            <w:rFonts w:hint="eastAsia" w:eastAsia="仿宋_GB2312"/>
            <w:sz w:val="32"/>
            <w:szCs w:val="32"/>
            <w:lang w:val="en-US" w:eastAsia="zh-CN"/>
          </w:rPr>
          <w:t>再</w:t>
        </w:r>
      </w:ins>
      <w:ins w:id="214" w:author="Jinglin Sun" w:date="2024-06-26T14:00:38Z">
        <w:r>
          <w:rPr>
            <w:rFonts w:hint="eastAsia" w:eastAsia="仿宋_GB2312"/>
            <w:sz w:val="32"/>
            <w:szCs w:val="32"/>
            <w:lang w:val="en-US" w:eastAsia="zh-CN"/>
          </w:rPr>
          <w:t>比如</w:t>
        </w:r>
      </w:ins>
      <w:ins w:id="215" w:author="Jinglin Sun" w:date="2024-06-26T14:10:38Z">
        <w:r>
          <w:rPr>
            <w:rFonts w:hint="eastAsia" w:eastAsia="仿宋_GB2312"/>
            <w:sz w:val="32"/>
            <w:szCs w:val="32"/>
            <w:lang w:val="en-US" w:eastAsia="zh-CN"/>
          </w:rPr>
          <w:t>，</w:t>
        </w:r>
      </w:ins>
      <w:ins w:id="216" w:author="Jinglin Sun" w:date="2024-06-26T14:00:40Z">
        <w:r>
          <w:rPr>
            <w:rFonts w:hint="eastAsia" w:eastAsia="仿宋_GB2312"/>
            <w:sz w:val="32"/>
            <w:szCs w:val="32"/>
            <w:lang w:val="en-US" w:eastAsia="zh-CN"/>
          </w:rPr>
          <w:t>创新</w:t>
        </w:r>
      </w:ins>
      <w:ins w:id="217" w:author="Jinglin Sun" w:date="2024-06-26T14:00:41Z">
        <w:r>
          <w:rPr>
            <w:rFonts w:hint="eastAsia" w:eastAsia="仿宋_GB2312"/>
            <w:sz w:val="32"/>
            <w:szCs w:val="32"/>
            <w:lang w:val="en-US" w:eastAsia="zh-CN"/>
          </w:rPr>
          <w:t>药</w:t>
        </w:r>
      </w:ins>
      <w:ins w:id="218" w:author="Jinglin Sun" w:date="2024-06-26T14:00:43Z">
        <w:r>
          <w:rPr>
            <w:rFonts w:hint="eastAsia" w:eastAsia="仿宋_GB2312"/>
            <w:sz w:val="32"/>
            <w:szCs w:val="32"/>
            <w:lang w:val="en-US" w:eastAsia="zh-CN"/>
          </w:rPr>
          <w:t>定价</w:t>
        </w:r>
      </w:ins>
      <w:ins w:id="219" w:author="Jinglin Sun" w:date="2024-06-26T14:11:18Z">
        <w:r>
          <w:rPr>
            <w:rFonts w:hint="eastAsia" w:eastAsia="仿宋_GB2312"/>
            <w:sz w:val="32"/>
            <w:szCs w:val="32"/>
            <w:lang w:val="en-US" w:eastAsia="zh-CN"/>
          </w:rPr>
          <w:t>与</w:t>
        </w:r>
      </w:ins>
      <w:ins w:id="220" w:author="Jinglin Sun" w:date="2024-06-26T14:11:20Z">
        <w:r>
          <w:rPr>
            <w:rFonts w:hint="eastAsia" w:eastAsia="仿宋_GB2312"/>
            <w:sz w:val="32"/>
            <w:szCs w:val="32"/>
            <w:lang w:val="en-US" w:eastAsia="zh-CN"/>
          </w:rPr>
          <w:t>鼓励</w:t>
        </w:r>
      </w:ins>
      <w:ins w:id="221" w:author="Jinglin Sun" w:date="2024-06-26T14:11:22Z">
        <w:r>
          <w:rPr>
            <w:rFonts w:hint="eastAsia" w:eastAsia="仿宋_GB2312"/>
            <w:sz w:val="32"/>
            <w:szCs w:val="32"/>
            <w:lang w:val="en-US" w:eastAsia="zh-CN"/>
          </w:rPr>
          <w:t>药企</w:t>
        </w:r>
      </w:ins>
      <w:ins w:id="222" w:author="Jinglin Sun" w:date="2024-06-26T14:11:24Z">
        <w:r>
          <w:rPr>
            <w:rFonts w:hint="eastAsia" w:eastAsia="仿宋_GB2312"/>
            <w:sz w:val="32"/>
            <w:szCs w:val="32"/>
            <w:lang w:val="en-US" w:eastAsia="zh-CN"/>
          </w:rPr>
          <w:t>创新</w:t>
        </w:r>
      </w:ins>
      <w:ins w:id="223" w:author="Jinglin Sun" w:date="2024-06-26T14:11:28Z">
        <w:r>
          <w:rPr>
            <w:rFonts w:hint="eastAsia" w:eastAsia="仿宋_GB2312"/>
            <w:sz w:val="32"/>
            <w:szCs w:val="32"/>
            <w:lang w:val="en-US" w:eastAsia="zh-CN"/>
          </w:rPr>
          <w:t>之间</w:t>
        </w:r>
      </w:ins>
      <w:ins w:id="224" w:author="Jinglin Sun" w:date="2024-06-26T14:11:29Z">
        <w:r>
          <w:rPr>
            <w:rFonts w:hint="eastAsia" w:eastAsia="仿宋_GB2312"/>
            <w:sz w:val="32"/>
            <w:szCs w:val="32"/>
            <w:lang w:val="en-US" w:eastAsia="zh-CN"/>
          </w:rPr>
          <w:t>的</w:t>
        </w:r>
      </w:ins>
      <w:ins w:id="225" w:author="Jinglin Sun" w:date="2024-06-26T14:11:31Z">
        <w:r>
          <w:rPr>
            <w:rFonts w:hint="eastAsia" w:eastAsia="仿宋_GB2312"/>
            <w:sz w:val="32"/>
            <w:szCs w:val="32"/>
            <w:lang w:val="en-US" w:eastAsia="zh-CN"/>
          </w:rPr>
          <w:t>矛盾</w:t>
        </w:r>
      </w:ins>
      <w:ins w:id="226" w:author="Jinglin Sun" w:date="2024-06-26T14:11:38Z">
        <w:r>
          <w:rPr>
            <w:rFonts w:hint="eastAsia" w:eastAsia="仿宋_GB2312"/>
            <w:sz w:val="32"/>
            <w:szCs w:val="32"/>
            <w:lang w:val="en-US" w:eastAsia="zh-CN"/>
          </w:rPr>
          <w:t>。</w:t>
        </w:r>
      </w:ins>
      <w:ins w:id="227" w:author="Jinglin Sun" w:date="2024-06-26T14:11:46Z">
        <w:r>
          <w:rPr>
            <w:rFonts w:hint="eastAsia" w:eastAsia="仿宋_GB2312"/>
            <w:sz w:val="32"/>
            <w:szCs w:val="32"/>
            <w:lang w:val="en-US" w:eastAsia="zh-CN"/>
          </w:rPr>
          <w:t>创新</w:t>
        </w:r>
      </w:ins>
      <w:ins w:id="228" w:author="Jinglin Sun" w:date="2024-06-26T14:11:47Z">
        <w:r>
          <w:rPr>
            <w:rFonts w:hint="eastAsia" w:eastAsia="仿宋_GB2312"/>
            <w:sz w:val="32"/>
            <w:szCs w:val="32"/>
            <w:lang w:val="en-US" w:eastAsia="zh-CN"/>
          </w:rPr>
          <w:t>药</w:t>
        </w:r>
      </w:ins>
      <w:ins w:id="229" w:author="Jinglin Sun" w:date="2024-06-26T14:11:48Z">
        <w:r>
          <w:rPr>
            <w:rFonts w:hint="eastAsia" w:eastAsia="仿宋_GB2312"/>
            <w:sz w:val="32"/>
            <w:szCs w:val="32"/>
            <w:lang w:val="en-US" w:eastAsia="zh-CN"/>
          </w:rPr>
          <w:t>定价</w:t>
        </w:r>
      </w:ins>
      <w:ins w:id="230" w:author="Jinglin Sun" w:date="2024-06-26T14:00:47Z">
        <w:r>
          <w:rPr>
            <w:rFonts w:hint="eastAsia" w:eastAsia="仿宋_GB2312"/>
            <w:sz w:val="32"/>
            <w:szCs w:val="32"/>
            <w:lang w:val="en-US" w:eastAsia="zh-CN"/>
          </w:rPr>
          <w:t>涉及</w:t>
        </w:r>
      </w:ins>
      <w:ins w:id="231" w:author="Jinglin Sun" w:date="2024-06-26T14:01:03Z">
        <w:r>
          <w:rPr>
            <w:rFonts w:hint="eastAsia" w:eastAsia="仿宋_GB2312"/>
            <w:sz w:val="32"/>
            <w:szCs w:val="32"/>
            <w:lang w:val="en-US" w:eastAsia="zh-CN"/>
          </w:rPr>
          <w:t>鼓励</w:t>
        </w:r>
      </w:ins>
      <w:ins w:id="232" w:author="Jinglin Sun" w:date="2024-06-26T14:01:05Z">
        <w:r>
          <w:rPr>
            <w:rFonts w:hint="eastAsia" w:eastAsia="仿宋_GB2312"/>
            <w:sz w:val="32"/>
            <w:szCs w:val="32"/>
            <w:lang w:val="en-US" w:eastAsia="zh-CN"/>
          </w:rPr>
          <w:t>创新</w:t>
        </w:r>
      </w:ins>
      <w:ins w:id="233" w:author="Jinglin Sun" w:date="2024-06-26T14:01:06Z">
        <w:r>
          <w:rPr>
            <w:rFonts w:hint="eastAsia" w:eastAsia="仿宋_GB2312"/>
            <w:sz w:val="32"/>
            <w:szCs w:val="32"/>
            <w:lang w:val="en-US" w:eastAsia="zh-CN"/>
          </w:rPr>
          <w:t>、</w:t>
        </w:r>
      </w:ins>
      <w:ins w:id="234" w:author="Jinglin Sun" w:date="2024-06-26T14:01:25Z">
        <w:r>
          <w:rPr>
            <w:rFonts w:hint="eastAsia" w:eastAsia="仿宋_GB2312"/>
            <w:sz w:val="32"/>
            <w:szCs w:val="32"/>
            <w:lang w:val="en-US" w:eastAsia="zh-CN"/>
          </w:rPr>
          <w:t>医保</w:t>
        </w:r>
      </w:ins>
      <w:ins w:id="235" w:author="Jinglin Sun" w:date="2024-06-26T14:01:31Z">
        <w:r>
          <w:rPr>
            <w:rFonts w:hint="eastAsia" w:eastAsia="仿宋_GB2312"/>
            <w:sz w:val="32"/>
            <w:szCs w:val="32"/>
            <w:lang w:val="en-US" w:eastAsia="zh-CN"/>
          </w:rPr>
          <w:t>资金</w:t>
        </w:r>
      </w:ins>
      <w:ins w:id="236" w:author="Jinglin Sun" w:date="2024-06-26T14:01:32Z">
        <w:r>
          <w:rPr>
            <w:rFonts w:hint="eastAsia" w:eastAsia="仿宋_GB2312"/>
            <w:sz w:val="32"/>
            <w:szCs w:val="32"/>
            <w:lang w:val="en-US" w:eastAsia="zh-CN"/>
          </w:rPr>
          <w:t>支付</w:t>
        </w:r>
      </w:ins>
      <w:ins w:id="237" w:author="Jinglin Sun" w:date="2024-06-26T14:01:33Z">
        <w:r>
          <w:rPr>
            <w:rFonts w:hint="eastAsia" w:eastAsia="仿宋_GB2312"/>
            <w:sz w:val="32"/>
            <w:szCs w:val="32"/>
            <w:lang w:val="en-US" w:eastAsia="zh-CN"/>
          </w:rPr>
          <w:t>、</w:t>
        </w:r>
      </w:ins>
      <w:ins w:id="238" w:author="Jinglin Sun" w:date="2024-06-26T14:01:34Z">
        <w:r>
          <w:rPr>
            <w:rFonts w:hint="eastAsia" w:eastAsia="仿宋_GB2312"/>
            <w:sz w:val="32"/>
            <w:szCs w:val="32"/>
            <w:lang w:val="en-US" w:eastAsia="zh-CN"/>
          </w:rPr>
          <w:t>患者</w:t>
        </w:r>
      </w:ins>
      <w:ins w:id="239" w:author="Jinglin Sun" w:date="2024-06-26T14:01:36Z">
        <w:r>
          <w:rPr>
            <w:rFonts w:hint="eastAsia" w:eastAsia="仿宋_GB2312"/>
            <w:sz w:val="32"/>
            <w:szCs w:val="32"/>
            <w:lang w:val="en-US" w:eastAsia="zh-CN"/>
          </w:rPr>
          <w:t>可及、</w:t>
        </w:r>
      </w:ins>
      <w:ins w:id="240" w:author="Jinglin Sun" w:date="2024-06-26T14:01:39Z">
        <w:r>
          <w:rPr>
            <w:rFonts w:hint="eastAsia" w:eastAsia="仿宋_GB2312"/>
            <w:sz w:val="32"/>
            <w:szCs w:val="32"/>
            <w:lang w:val="en-US" w:eastAsia="zh-CN"/>
          </w:rPr>
          <w:t>投资人</w:t>
        </w:r>
      </w:ins>
      <w:ins w:id="241" w:author="Jinglin Sun" w:date="2024-06-26T14:01:41Z">
        <w:r>
          <w:rPr>
            <w:rFonts w:hint="eastAsia" w:eastAsia="仿宋_GB2312"/>
            <w:sz w:val="32"/>
            <w:szCs w:val="32"/>
            <w:lang w:val="en-US" w:eastAsia="zh-CN"/>
          </w:rPr>
          <w:t>回报</w:t>
        </w:r>
      </w:ins>
      <w:ins w:id="242" w:author="Jinglin Sun" w:date="2024-06-26T14:01:42Z">
        <w:r>
          <w:rPr>
            <w:rFonts w:hint="eastAsia" w:eastAsia="仿宋_GB2312"/>
            <w:sz w:val="32"/>
            <w:szCs w:val="32"/>
            <w:lang w:val="en-US" w:eastAsia="zh-CN"/>
          </w:rPr>
          <w:t>等</w:t>
        </w:r>
      </w:ins>
      <w:ins w:id="243" w:author="Jinglin Sun" w:date="2024-06-26T14:01:47Z">
        <w:r>
          <w:rPr>
            <w:rFonts w:hint="eastAsia" w:eastAsia="仿宋_GB2312"/>
            <w:sz w:val="32"/>
            <w:szCs w:val="32"/>
            <w:lang w:val="en-US" w:eastAsia="zh-CN"/>
          </w:rPr>
          <w:t>一系列</w:t>
        </w:r>
      </w:ins>
      <w:ins w:id="244" w:author="Jinglin Sun" w:date="2024-06-26T14:01:49Z">
        <w:r>
          <w:rPr>
            <w:rFonts w:hint="eastAsia" w:eastAsia="仿宋_GB2312"/>
            <w:sz w:val="32"/>
            <w:szCs w:val="32"/>
            <w:lang w:val="en-US" w:eastAsia="zh-CN"/>
          </w:rPr>
          <w:t>问题，</w:t>
        </w:r>
      </w:ins>
      <w:ins w:id="245" w:author="Jinglin Sun" w:date="2024-06-26T14:01:55Z">
        <w:r>
          <w:rPr>
            <w:rFonts w:hint="eastAsia" w:eastAsia="仿宋_GB2312"/>
            <w:sz w:val="32"/>
            <w:szCs w:val="32"/>
            <w:lang w:val="en-US" w:eastAsia="zh-CN"/>
          </w:rPr>
          <w:t>需要</w:t>
        </w:r>
      </w:ins>
      <w:ins w:id="246" w:author="Jinglin Sun" w:date="2024-06-26T14:02:20Z">
        <w:r>
          <w:rPr>
            <w:rFonts w:hint="eastAsia" w:eastAsia="仿宋_GB2312"/>
            <w:sz w:val="32"/>
            <w:szCs w:val="32"/>
            <w:lang w:val="en-US" w:eastAsia="zh-CN"/>
          </w:rPr>
          <w:t>研发</w:t>
        </w:r>
      </w:ins>
      <w:ins w:id="247" w:author="Jinglin Sun" w:date="2024-06-26T14:02:21Z">
        <w:r>
          <w:rPr>
            <w:rFonts w:hint="eastAsia" w:eastAsia="仿宋_GB2312"/>
            <w:sz w:val="32"/>
            <w:szCs w:val="32"/>
            <w:lang w:val="en-US" w:eastAsia="zh-CN"/>
          </w:rPr>
          <w:t>、</w:t>
        </w:r>
      </w:ins>
      <w:ins w:id="248" w:author="Jinglin Sun" w:date="2024-06-26T14:02:24Z">
        <w:r>
          <w:rPr>
            <w:rFonts w:hint="eastAsia" w:eastAsia="仿宋_GB2312"/>
            <w:sz w:val="32"/>
            <w:szCs w:val="32"/>
            <w:lang w:val="en-US" w:eastAsia="zh-CN"/>
          </w:rPr>
          <w:t>支付</w:t>
        </w:r>
      </w:ins>
      <w:ins w:id="249" w:author="Jinglin Sun" w:date="2024-06-26T14:02:25Z">
        <w:r>
          <w:rPr>
            <w:rFonts w:hint="eastAsia" w:eastAsia="仿宋_GB2312"/>
            <w:sz w:val="32"/>
            <w:szCs w:val="32"/>
            <w:lang w:val="en-US" w:eastAsia="zh-CN"/>
          </w:rPr>
          <w:t>、</w:t>
        </w:r>
      </w:ins>
      <w:ins w:id="250" w:author="Jinglin Sun" w:date="2024-06-26T14:02:46Z">
        <w:r>
          <w:rPr>
            <w:rFonts w:hint="eastAsia" w:eastAsia="仿宋_GB2312"/>
            <w:sz w:val="32"/>
            <w:szCs w:val="32"/>
            <w:lang w:val="en-US" w:eastAsia="zh-CN"/>
          </w:rPr>
          <w:t>用药</w:t>
        </w:r>
      </w:ins>
      <w:ins w:id="251" w:author="Jinglin Sun" w:date="2024-06-26T14:02:55Z">
        <w:r>
          <w:rPr>
            <w:rFonts w:hint="eastAsia" w:eastAsia="仿宋_GB2312"/>
            <w:sz w:val="32"/>
            <w:szCs w:val="32"/>
            <w:lang w:val="en-US" w:eastAsia="zh-CN"/>
          </w:rPr>
          <w:t>等</w:t>
        </w:r>
      </w:ins>
      <w:ins w:id="252" w:author="Jinglin Sun" w:date="2024-06-26T14:02:57Z">
        <w:r>
          <w:rPr>
            <w:rFonts w:hint="eastAsia" w:eastAsia="仿宋_GB2312"/>
            <w:sz w:val="32"/>
            <w:szCs w:val="32"/>
            <w:lang w:val="en-US" w:eastAsia="zh-CN"/>
          </w:rPr>
          <w:t>各方</w:t>
        </w:r>
      </w:ins>
      <w:ins w:id="253" w:author="Jinglin Sun" w:date="2024-06-26T14:03:07Z">
        <w:r>
          <w:rPr>
            <w:rFonts w:hint="eastAsia" w:eastAsia="仿宋_GB2312"/>
            <w:sz w:val="32"/>
            <w:szCs w:val="32"/>
            <w:lang w:val="en-US" w:eastAsia="zh-CN"/>
          </w:rPr>
          <w:t>政策</w:t>
        </w:r>
      </w:ins>
      <w:ins w:id="254" w:author="Jinglin Sun" w:date="2024-06-26T14:03:12Z">
        <w:r>
          <w:rPr>
            <w:rFonts w:hint="eastAsia" w:eastAsia="仿宋_GB2312"/>
            <w:sz w:val="32"/>
            <w:szCs w:val="32"/>
            <w:lang w:val="en-US" w:eastAsia="zh-CN"/>
          </w:rPr>
          <w:t>利益</w:t>
        </w:r>
      </w:ins>
      <w:ins w:id="255" w:author="Jinglin Sun" w:date="2024-06-26T14:03:13Z">
        <w:r>
          <w:rPr>
            <w:rFonts w:hint="eastAsia" w:eastAsia="仿宋_GB2312"/>
            <w:sz w:val="32"/>
            <w:szCs w:val="32"/>
            <w:lang w:val="en-US" w:eastAsia="zh-CN"/>
          </w:rPr>
          <w:t>相关</w:t>
        </w:r>
      </w:ins>
      <w:ins w:id="256" w:author="Jinglin Sun" w:date="2024-06-26T14:03:19Z">
        <w:r>
          <w:rPr>
            <w:rFonts w:hint="eastAsia" w:eastAsia="仿宋_GB2312"/>
            <w:sz w:val="32"/>
            <w:szCs w:val="32"/>
            <w:lang w:val="en-US" w:eastAsia="zh-CN"/>
          </w:rPr>
          <w:t>部门</w:t>
        </w:r>
      </w:ins>
      <w:ins w:id="257" w:author="Jinglin Sun" w:date="2024-06-26T14:03:20Z">
        <w:r>
          <w:rPr>
            <w:rFonts w:hint="eastAsia" w:eastAsia="仿宋_GB2312"/>
            <w:sz w:val="32"/>
            <w:szCs w:val="32"/>
            <w:lang w:val="en-US" w:eastAsia="zh-CN"/>
          </w:rPr>
          <w:t>之间</w:t>
        </w:r>
      </w:ins>
      <w:ins w:id="258" w:author="Jinglin Sun" w:date="2024-06-26T14:03:21Z">
        <w:r>
          <w:rPr>
            <w:rFonts w:hint="eastAsia" w:eastAsia="仿宋_GB2312"/>
            <w:sz w:val="32"/>
            <w:szCs w:val="32"/>
            <w:lang w:val="en-US" w:eastAsia="zh-CN"/>
          </w:rPr>
          <w:t>进行</w:t>
        </w:r>
      </w:ins>
      <w:ins w:id="259" w:author="Jinglin Sun" w:date="2024-06-26T14:03:26Z">
        <w:r>
          <w:rPr>
            <w:rFonts w:hint="eastAsia" w:eastAsia="仿宋_GB2312"/>
            <w:sz w:val="32"/>
            <w:szCs w:val="32"/>
            <w:lang w:val="en-US" w:eastAsia="zh-CN"/>
          </w:rPr>
          <w:t>协调</w:t>
        </w:r>
      </w:ins>
      <w:ins w:id="260" w:author="Jinglin Sun" w:date="2024-06-26T14:04:20Z">
        <w:r>
          <w:rPr>
            <w:rFonts w:hint="eastAsia" w:eastAsia="仿宋_GB2312"/>
            <w:sz w:val="32"/>
            <w:szCs w:val="32"/>
            <w:lang w:val="en-US" w:eastAsia="zh-CN"/>
          </w:rPr>
          <w:t>和</w:t>
        </w:r>
      </w:ins>
      <w:ins w:id="261" w:author="Jinglin Sun" w:date="2024-06-26T14:04:24Z">
        <w:r>
          <w:rPr>
            <w:rFonts w:hint="eastAsia" w:eastAsia="仿宋_GB2312"/>
            <w:sz w:val="32"/>
            <w:szCs w:val="32"/>
            <w:lang w:val="en-US" w:eastAsia="zh-CN"/>
          </w:rPr>
          <w:t>统筹考虑</w:t>
        </w:r>
      </w:ins>
      <w:ins w:id="262" w:author="Jinglin Sun" w:date="2024-06-26T14:04:25Z">
        <w:r>
          <w:rPr>
            <w:rFonts w:hint="eastAsia" w:eastAsia="仿宋_GB2312"/>
            <w:sz w:val="32"/>
            <w:szCs w:val="32"/>
            <w:lang w:val="en-US" w:eastAsia="zh-CN"/>
          </w:rPr>
          <w:t>。</w:t>
        </w:r>
      </w:ins>
      <w:ins w:id="263" w:author="Jinglin Sun" w:date="2024-06-26T14:27:58Z">
        <w:r>
          <w:rPr>
            <w:rFonts w:hint="eastAsia" w:eastAsia="仿宋_GB2312"/>
            <w:sz w:val="32"/>
            <w:szCs w:val="32"/>
            <w:lang w:val="en-US" w:eastAsia="zh-CN"/>
          </w:rPr>
          <w:t>政策摇摆不定会给市场需求带来很大不确定性，</w:t>
        </w:r>
      </w:ins>
      <w:ins w:id="264" w:author="Jinglin Sun" w:date="2024-06-26T14:30:22Z">
        <w:r>
          <w:rPr>
            <w:rFonts w:hint="eastAsia" w:eastAsia="仿宋_GB2312"/>
            <w:sz w:val="32"/>
            <w:szCs w:val="32"/>
            <w:lang w:val="en-US" w:eastAsia="zh-CN"/>
          </w:rPr>
          <w:t>需要</w:t>
        </w:r>
      </w:ins>
      <w:ins w:id="265" w:author="Jinglin Sun" w:date="2024-06-26T14:30:26Z">
        <w:r>
          <w:rPr>
            <w:rFonts w:hint="eastAsia" w:eastAsia="仿宋_GB2312"/>
            <w:sz w:val="32"/>
            <w:szCs w:val="32"/>
            <w:lang w:val="en-US" w:eastAsia="zh-CN"/>
          </w:rPr>
          <w:t>各方</w:t>
        </w:r>
      </w:ins>
      <w:ins w:id="266" w:author="Jinglin Sun" w:date="2024-06-26T14:31:32Z">
        <w:r>
          <w:rPr>
            <w:rFonts w:hint="eastAsia" w:eastAsia="仿宋_GB2312"/>
            <w:sz w:val="32"/>
            <w:szCs w:val="32"/>
            <w:lang w:val="en-US" w:eastAsia="zh-CN"/>
          </w:rPr>
          <w:t>提升</w:t>
        </w:r>
      </w:ins>
      <w:ins w:id="267" w:author="Jinglin Sun" w:date="2024-06-26T14:31:33Z">
        <w:r>
          <w:rPr>
            <w:rFonts w:hint="eastAsia" w:eastAsia="仿宋_GB2312"/>
            <w:sz w:val="32"/>
            <w:szCs w:val="32"/>
            <w:lang w:val="en-US" w:eastAsia="zh-CN"/>
          </w:rPr>
          <w:t>政策</w:t>
        </w:r>
      </w:ins>
      <w:ins w:id="268" w:author="Jinglin Sun" w:date="2024-06-26T14:31:38Z">
        <w:r>
          <w:rPr>
            <w:rFonts w:hint="eastAsia" w:eastAsia="仿宋_GB2312"/>
            <w:sz w:val="32"/>
            <w:szCs w:val="32"/>
            <w:lang w:val="en-US" w:eastAsia="zh-CN"/>
          </w:rPr>
          <w:t>制定</w:t>
        </w:r>
      </w:ins>
      <w:ins w:id="269" w:author="Jinglin Sun" w:date="2024-06-26T14:31:39Z">
        <w:r>
          <w:rPr>
            <w:rFonts w:hint="eastAsia" w:eastAsia="仿宋_GB2312"/>
            <w:sz w:val="32"/>
            <w:szCs w:val="32"/>
            <w:lang w:val="en-US" w:eastAsia="zh-CN"/>
          </w:rPr>
          <w:t>的</w:t>
        </w:r>
      </w:ins>
      <w:ins w:id="270" w:author="Jinglin Sun" w:date="2024-06-26T14:31:40Z">
        <w:r>
          <w:rPr>
            <w:rFonts w:hint="eastAsia" w:eastAsia="仿宋_GB2312"/>
            <w:sz w:val="32"/>
            <w:szCs w:val="32"/>
            <w:lang w:val="en-US" w:eastAsia="zh-CN"/>
          </w:rPr>
          <w:t>科学性</w:t>
        </w:r>
      </w:ins>
      <w:ins w:id="271" w:author="Jinglin Sun" w:date="2024-06-26T14:31:57Z">
        <w:r>
          <w:rPr>
            <w:rFonts w:hint="eastAsia" w:eastAsia="仿宋_GB2312"/>
            <w:sz w:val="32"/>
            <w:szCs w:val="32"/>
            <w:lang w:val="en-US" w:eastAsia="zh-CN"/>
          </w:rPr>
          <w:t>、</w:t>
        </w:r>
      </w:ins>
      <w:ins w:id="272" w:author="Jinglin Sun" w:date="2024-06-26T14:31:44Z">
        <w:r>
          <w:rPr>
            <w:rFonts w:hint="eastAsia" w:eastAsia="仿宋_GB2312"/>
            <w:sz w:val="32"/>
            <w:szCs w:val="32"/>
            <w:lang w:val="en-US" w:eastAsia="zh-CN"/>
          </w:rPr>
          <w:t>前瞻性</w:t>
        </w:r>
      </w:ins>
      <w:ins w:id="273" w:author="Jinglin Sun" w:date="2024-06-26T14:32:00Z">
        <w:r>
          <w:rPr>
            <w:rFonts w:hint="eastAsia" w:eastAsia="仿宋_GB2312"/>
            <w:sz w:val="32"/>
            <w:szCs w:val="32"/>
            <w:lang w:val="en-US" w:eastAsia="zh-CN"/>
          </w:rPr>
          <w:t>和</w:t>
        </w:r>
      </w:ins>
      <w:ins w:id="274" w:author="Jinglin Sun" w:date="2024-06-26T14:32:01Z">
        <w:r>
          <w:rPr>
            <w:rFonts w:hint="eastAsia" w:eastAsia="仿宋_GB2312"/>
            <w:sz w:val="32"/>
            <w:szCs w:val="32"/>
            <w:lang w:val="en-US" w:eastAsia="zh-CN"/>
          </w:rPr>
          <w:t>一致性</w:t>
        </w:r>
      </w:ins>
      <w:ins w:id="275" w:author="Jinglin Sun" w:date="2024-06-26T14:30:58Z">
        <w:r>
          <w:rPr>
            <w:rFonts w:hint="eastAsia" w:eastAsia="仿宋_GB2312"/>
            <w:sz w:val="32"/>
            <w:szCs w:val="32"/>
            <w:lang w:val="en-US" w:eastAsia="zh-CN"/>
          </w:rPr>
          <w:t>，</w:t>
        </w:r>
      </w:ins>
      <w:ins w:id="276" w:author="Jinglin Sun" w:date="2024-06-26T14:30:59Z">
        <w:r>
          <w:rPr>
            <w:rFonts w:hint="eastAsia" w:eastAsia="仿宋_GB2312"/>
            <w:sz w:val="32"/>
            <w:szCs w:val="32"/>
            <w:lang w:val="en-US" w:eastAsia="zh-CN"/>
          </w:rPr>
          <w:t>确保</w:t>
        </w:r>
      </w:ins>
      <w:ins w:id="277" w:author="Jinglin Sun" w:date="2024-06-26T14:31:02Z">
        <w:r>
          <w:rPr>
            <w:rFonts w:hint="eastAsia" w:eastAsia="仿宋_GB2312"/>
            <w:sz w:val="32"/>
            <w:szCs w:val="32"/>
            <w:lang w:val="en-US" w:eastAsia="zh-CN"/>
          </w:rPr>
          <w:t>各项</w:t>
        </w:r>
      </w:ins>
      <w:ins w:id="278" w:author="Jinglin Sun" w:date="2024-06-26T14:31:03Z">
        <w:r>
          <w:rPr>
            <w:rFonts w:hint="eastAsia" w:eastAsia="仿宋_GB2312"/>
            <w:sz w:val="32"/>
            <w:szCs w:val="32"/>
            <w:lang w:val="en-US" w:eastAsia="zh-CN"/>
          </w:rPr>
          <w:t>政策</w:t>
        </w:r>
      </w:ins>
      <w:ins w:id="279" w:author="Jinglin Sun" w:date="2024-06-26T14:31:04Z">
        <w:r>
          <w:rPr>
            <w:rFonts w:hint="eastAsia" w:eastAsia="仿宋_GB2312"/>
            <w:sz w:val="32"/>
            <w:szCs w:val="32"/>
            <w:lang w:val="en-US" w:eastAsia="zh-CN"/>
          </w:rPr>
          <w:t>“</w:t>
        </w:r>
      </w:ins>
      <w:ins w:id="280" w:author="Jinglin Sun" w:date="2024-06-26T14:31:07Z">
        <w:r>
          <w:rPr>
            <w:rFonts w:hint="eastAsia" w:eastAsia="仿宋_GB2312"/>
            <w:sz w:val="32"/>
            <w:szCs w:val="32"/>
            <w:lang w:val="en-US" w:eastAsia="zh-CN"/>
          </w:rPr>
          <w:t>同向发力</w:t>
        </w:r>
      </w:ins>
      <w:ins w:id="281" w:author="Jinglin Sun" w:date="2024-06-26T14:31:04Z">
        <w:r>
          <w:rPr>
            <w:rFonts w:hint="eastAsia" w:eastAsia="仿宋_GB2312"/>
            <w:sz w:val="32"/>
            <w:szCs w:val="32"/>
            <w:lang w:val="en-US" w:eastAsia="zh-CN"/>
          </w:rPr>
          <w:t>”</w:t>
        </w:r>
      </w:ins>
      <w:ins w:id="282" w:author="Jinglin Sun" w:date="2024-06-26T14:31:14Z">
        <w:r>
          <w:rPr>
            <w:rFonts w:hint="eastAsia" w:eastAsia="仿宋_GB2312"/>
            <w:sz w:val="32"/>
            <w:szCs w:val="32"/>
            <w:lang w:val="en-US" w:eastAsia="zh-CN"/>
          </w:rPr>
          <w:t>。</w:t>
        </w:r>
      </w:ins>
    </w:p>
    <w:p w14:paraId="45EC5349">
      <w:pPr>
        <w:wordWrap w:val="0"/>
        <w:adjustRightInd w:val="0"/>
        <w:snapToGrid w:val="0"/>
        <w:spacing w:line="560" w:lineRule="exact"/>
        <w:ind w:firstLine="640" w:firstLineChars="200"/>
        <w:outlineLvl w:val="2"/>
        <w:rPr>
          <w:del w:id="283" w:author="Jinglin Sun" w:date="2024-06-26T14:32:23Z"/>
          <w:rFonts w:hint="default" w:eastAsia="仿宋_GB2312"/>
          <w:sz w:val="32"/>
          <w:szCs w:val="32"/>
          <w:lang w:val="en-US" w:eastAsia="zh-CN"/>
        </w:rPr>
      </w:pPr>
      <w:del w:id="284" w:author="Jinglin Sun" w:date="2024-06-26T14:32:23Z">
        <w:r>
          <w:rPr>
            <w:rFonts w:eastAsia="仿宋_GB2312"/>
            <w:sz w:val="32"/>
            <w:szCs w:val="32"/>
          </w:rPr>
          <w:delText>生物医药的研发、注册、生产、使用和支付各个环节的政策缺乏“取向一致性”评估，各类政策互相打架情况频发。</w:delText>
        </w:r>
      </w:del>
    </w:p>
    <w:p w14:paraId="165FF6A4">
      <w:pPr>
        <w:pStyle w:val="5"/>
        <w:ind w:firstLine="640" w:firstLineChars="200"/>
        <w:outlineLvl w:val="2"/>
        <w:rPr>
          <w:ins w:id="285" w:author="Jinglin Sun" w:date="2024-05-14T10:33:03Z"/>
          <w:rFonts w:hint="default" w:eastAsia="黑体"/>
          <w:lang w:val="en-US" w:eastAsia="zh-CN"/>
        </w:rPr>
      </w:pPr>
      <w:ins w:id="286" w:author="Jinglin Sun" w:date="2024-05-14T10:33:08Z">
        <w:r>
          <w:rPr>
            <w:rFonts w:hint="eastAsia"/>
            <w:lang w:val="en-US" w:eastAsia="zh-CN"/>
          </w:rPr>
          <w:t>2</w:t>
        </w:r>
      </w:ins>
      <w:ins w:id="287" w:author="Jinglin Sun" w:date="2024-05-14T10:33:03Z">
        <w:r>
          <w:rPr>
            <w:rFonts w:hint="eastAsia"/>
          </w:rPr>
          <w:t>.</w:t>
        </w:r>
      </w:ins>
      <w:ins w:id="288" w:author="Jinglin Sun" w:date="2024-05-14T10:33:03Z">
        <w:r>
          <w:rPr/>
          <w:t>政府研发资金</w:t>
        </w:r>
      </w:ins>
      <w:ins w:id="289" w:author="Jinglin Sun" w:date="2024-06-26T14:34:22Z">
        <w:r>
          <w:rPr/>
          <w:t>持续</w:t>
        </w:r>
      </w:ins>
      <w:ins w:id="290" w:author="Jinglin Sun" w:date="2024-05-14T10:33:03Z">
        <w:r>
          <w:rPr/>
          <w:t>投入机制尚未形成</w:t>
        </w:r>
      </w:ins>
      <w:ins w:id="291" w:author="Jinglin Sun" w:date="2024-06-28T16:36:52Z">
        <w:r>
          <w:rPr>
            <w:rFonts w:hint="eastAsia"/>
            <w:lang w:eastAsia="zh-CN"/>
          </w:rPr>
          <w:t>，</w:t>
        </w:r>
      </w:ins>
      <w:ins w:id="292" w:author="Jinglin Sun" w:date="2024-06-28T16:37:18Z">
        <w:r>
          <w:rPr>
            <w:rFonts w:hint="eastAsia"/>
            <w:lang w:val="en-US" w:eastAsia="zh-CN"/>
          </w:rPr>
          <w:t>支持</w:t>
        </w:r>
      </w:ins>
      <w:ins w:id="293" w:author="Jinglin Sun" w:date="2024-06-28T16:37:19Z">
        <w:r>
          <w:rPr>
            <w:rFonts w:hint="eastAsia"/>
            <w:lang w:val="en-US" w:eastAsia="zh-CN"/>
          </w:rPr>
          <w:t>效果</w:t>
        </w:r>
      </w:ins>
      <w:ins w:id="294" w:author="Jinglin Sun" w:date="2024-06-28T16:37:27Z">
        <w:r>
          <w:rPr>
            <w:rFonts w:hint="eastAsia"/>
            <w:lang w:val="en-US" w:eastAsia="zh-CN"/>
          </w:rPr>
          <w:t>不佳</w:t>
        </w:r>
      </w:ins>
    </w:p>
    <w:p w14:paraId="33CAE5A8">
      <w:pPr>
        <w:wordWrap w:val="0"/>
        <w:adjustRightInd w:val="0"/>
        <w:snapToGrid w:val="0"/>
        <w:spacing w:line="560" w:lineRule="exact"/>
        <w:ind w:firstLine="640" w:firstLineChars="200"/>
        <w:rPr>
          <w:ins w:id="295" w:author="Jinglin Sun" w:date="2024-06-28T16:33:40Z"/>
          <w:rFonts w:hint="default" w:eastAsia="仿宋_GB2312"/>
          <w:sz w:val="32"/>
          <w:szCs w:val="32"/>
          <w:lang w:val="en-US" w:eastAsia="zh-CN"/>
        </w:rPr>
      </w:pPr>
      <w:ins w:id="296" w:author="Jinglin Sun" w:date="2024-05-14T10:33:03Z">
        <w:r>
          <w:rPr>
            <w:rFonts w:eastAsia="仿宋_GB2312"/>
            <w:sz w:val="32"/>
            <w:szCs w:val="32"/>
          </w:rPr>
          <w:t>生物医药产业是典型的高技术产业，技术门槛高、投入高、风险高、研发时间长，市场机制存在一定失灵情况。</w:t>
        </w:r>
      </w:ins>
      <w:ins w:id="297" w:author="Jinglin Sun" w:date="2024-09-06T16:17:44Z">
        <w:r>
          <w:rPr>
            <w:rFonts w:hint="eastAsia" w:eastAsia="仿宋_GB2312"/>
            <w:sz w:val="32"/>
            <w:szCs w:val="32"/>
            <w:lang w:val="en-US" w:eastAsia="zh-CN"/>
          </w:rPr>
          <w:t>课题组的</w:t>
        </w:r>
      </w:ins>
      <w:ins w:id="298" w:author="Jinglin Sun" w:date="2024-09-06T16:17:53Z">
        <w:r>
          <w:rPr>
            <w:rFonts w:hint="eastAsia" w:eastAsia="仿宋_GB2312"/>
            <w:sz w:val="32"/>
            <w:szCs w:val="32"/>
            <w:lang w:val="en-US" w:eastAsia="zh-CN"/>
          </w:rPr>
          <w:t>调查</w:t>
        </w:r>
      </w:ins>
      <w:ins w:id="299" w:author="Jinglin Sun" w:date="2024-09-06T16:17:54Z">
        <w:r>
          <w:rPr>
            <w:rFonts w:hint="eastAsia" w:eastAsia="仿宋_GB2312"/>
            <w:sz w:val="32"/>
            <w:szCs w:val="32"/>
            <w:lang w:val="en-US" w:eastAsia="zh-CN"/>
          </w:rPr>
          <w:t>问卷</w:t>
        </w:r>
      </w:ins>
      <w:ins w:id="300" w:author="Jinglin Sun" w:date="2024-09-06T16:17:56Z">
        <w:r>
          <w:rPr>
            <w:rFonts w:hint="eastAsia" w:eastAsia="仿宋_GB2312"/>
            <w:sz w:val="32"/>
            <w:szCs w:val="32"/>
            <w:lang w:val="en-US" w:eastAsia="zh-CN"/>
          </w:rPr>
          <w:t>显示</w:t>
        </w:r>
      </w:ins>
      <w:ins w:id="301" w:author="Jinglin Sun" w:date="2024-09-06T16:17:58Z">
        <w:r>
          <w:rPr>
            <w:rFonts w:hint="eastAsia" w:eastAsia="仿宋_GB2312"/>
            <w:sz w:val="32"/>
            <w:szCs w:val="32"/>
            <w:lang w:val="en-US" w:eastAsia="zh-CN"/>
          </w:rPr>
          <w:t>，</w:t>
        </w:r>
      </w:ins>
      <w:ins w:id="302" w:author="Jinglin Sun" w:date="2024-09-06T16:19:36Z">
        <w:r>
          <w:rPr>
            <w:rFonts w:hint="eastAsia" w:eastAsia="仿宋_GB2312"/>
            <w:sz w:val="32"/>
            <w:szCs w:val="32"/>
            <w:lang w:val="en-US" w:eastAsia="zh-CN"/>
          </w:rPr>
          <w:t>我国生物</w:t>
        </w:r>
      </w:ins>
      <w:ins w:id="303" w:author="Jinglin Sun" w:date="2024-09-06T16:19:39Z">
        <w:r>
          <w:rPr>
            <w:rFonts w:hint="eastAsia" w:eastAsia="仿宋_GB2312"/>
            <w:sz w:val="32"/>
            <w:szCs w:val="32"/>
            <w:lang w:val="en-US" w:eastAsia="zh-CN"/>
          </w:rPr>
          <w:t>医药产业</w:t>
        </w:r>
      </w:ins>
      <w:ins w:id="304" w:author="Jinglin Sun" w:date="2024-09-06T16:19:41Z">
        <w:r>
          <w:rPr>
            <w:rFonts w:hint="eastAsia" w:eastAsia="仿宋_GB2312"/>
            <w:sz w:val="32"/>
            <w:szCs w:val="32"/>
            <w:lang w:val="en-US" w:eastAsia="zh-CN"/>
          </w:rPr>
          <w:t>研发</w:t>
        </w:r>
      </w:ins>
      <w:ins w:id="305" w:author="Jinglin Sun" w:date="2024-09-06T16:19:42Z">
        <w:r>
          <w:rPr>
            <w:rFonts w:hint="eastAsia" w:eastAsia="仿宋_GB2312"/>
            <w:sz w:val="32"/>
            <w:szCs w:val="32"/>
            <w:lang w:val="en-US" w:eastAsia="zh-CN"/>
          </w:rPr>
          <w:t>投入</w:t>
        </w:r>
      </w:ins>
      <w:ins w:id="306" w:author="Jinglin Sun" w:date="2024-09-06T16:19:43Z">
        <w:r>
          <w:rPr>
            <w:rFonts w:hint="eastAsia" w:eastAsia="仿宋_GB2312"/>
            <w:sz w:val="32"/>
            <w:szCs w:val="32"/>
            <w:lang w:val="en-US" w:eastAsia="zh-CN"/>
          </w:rPr>
          <w:t>不高</w:t>
        </w:r>
      </w:ins>
      <w:ins w:id="307" w:author="Jinglin Sun" w:date="2024-09-06T16:19:44Z">
        <w:r>
          <w:rPr>
            <w:rFonts w:hint="eastAsia" w:eastAsia="仿宋_GB2312"/>
            <w:sz w:val="32"/>
            <w:szCs w:val="32"/>
            <w:lang w:val="en-US" w:eastAsia="zh-CN"/>
          </w:rPr>
          <w:t>，</w:t>
        </w:r>
      </w:ins>
      <w:ins w:id="308" w:author="Jinglin Sun" w:date="2024-09-06T16:18:22Z">
        <w:r>
          <w:rPr>
            <w:rFonts w:hint="eastAsia" w:eastAsia="仿宋_GB2312"/>
            <w:sz w:val="32"/>
            <w:szCs w:val="32"/>
            <w:lang w:val="en-US" w:eastAsia="zh-CN"/>
          </w:rPr>
          <w:t>有</w:t>
        </w:r>
      </w:ins>
      <w:ins w:id="309" w:author="Jinglin Sun" w:date="2024-09-06T16:18:23Z">
        <w:r>
          <w:rPr>
            <w:rFonts w:hint="eastAsia" w:eastAsia="仿宋_GB2312"/>
            <w:sz w:val="32"/>
            <w:szCs w:val="32"/>
            <w:lang w:val="en-US" w:eastAsia="zh-CN"/>
          </w:rPr>
          <w:t>60</w:t>
        </w:r>
      </w:ins>
      <w:ins w:id="310" w:author="Jinglin Sun" w:date="2024-09-06T16:18:24Z">
        <w:r>
          <w:rPr>
            <w:rFonts w:hint="eastAsia" w:eastAsia="仿宋_GB2312"/>
            <w:sz w:val="32"/>
            <w:szCs w:val="32"/>
            <w:lang w:val="en-US" w:eastAsia="zh-CN"/>
          </w:rPr>
          <w:t>%</w:t>
        </w:r>
      </w:ins>
      <w:ins w:id="311" w:author="Jinglin Sun" w:date="2024-09-06T16:18:25Z">
        <w:r>
          <w:rPr>
            <w:rFonts w:hint="eastAsia" w:eastAsia="仿宋_GB2312"/>
            <w:sz w:val="32"/>
            <w:szCs w:val="32"/>
            <w:lang w:val="en-US" w:eastAsia="zh-CN"/>
          </w:rPr>
          <w:t>的</w:t>
        </w:r>
      </w:ins>
      <w:ins w:id="312" w:author="Jinglin Sun" w:date="2024-09-06T16:18:26Z">
        <w:r>
          <w:rPr>
            <w:rFonts w:hint="eastAsia" w:eastAsia="仿宋_GB2312"/>
            <w:sz w:val="32"/>
            <w:szCs w:val="32"/>
            <w:lang w:val="en-US" w:eastAsia="zh-CN"/>
          </w:rPr>
          <w:t>创新</w:t>
        </w:r>
      </w:ins>
      <w:ins w:id="313" w:author="Jinglin Sun" w:date="2024-09-06T16:18:27Z">
        <w:r>
          <w:rPr>
            <w:rFonts w:hint="eastAsia" w:eastAsia="仿宋_GB2312"/>
            <w:sz w:val="32"/>
            <w:szCs w:val="32"/>
            <w:lang w:val="en-US" w:eastAsia="zh-CN"/>
          </w:rPr>
          <w:t>主体</w:t>
        </w:r>
      </w:ins>
      <w:ins w:id="314" w:author="Jinglin Sun" w:date="2024-09-06T16:18:28Z">
        <w:r>
          <w:rPr>
            <w:rFonts w:hint="eastAsia" w:eastAsia="仿宋_GB2312"/>
            <w:sz w:val="32"/>
            <w:szCs w:val="32"/>
            <w:lang w:val="en-US" w:eastAsia="zh-CN"/>
          </w:rPr>
          <w:t>认为</w:t>
        </w:r>
      </w:ins>
      <w:ins w:id="315" w:author="Jinglin Sun" w:date="2024-09-06T16:19:49Z">
        <w:r>
          <w:rPr>
            <w:rFonts w:hint="eastAsia" w:eastAsia="仿宋_GB2312"/>
            <w:sz w:val="32"/>
            <w:szCs w:val="32"/>
            <w:lang w:val="en-US" w:eastAsia="zh-CN"/>
          </w:rPr>
          <w:t>是</w:t>
        </w:r>
      </w:ins>
      <w:ins w:id="316" w:author="Jinglin Sun" w:date="2024-09-06T16:19:51Z">
        <w:r>
          <w:rPr>
            <w:rFonts w:hint="eastAsia" w:eastAsia="仿宋_GB2312"/>
            <w:sz w:val="32"/>
            <w:szCs w:val="32"/>
            <w:lang w:val="en-US" w:eastAsia="zh-CN"/>
          </w:rPr>
          <w:t>缺乏</w:t>
        </w:r>
      </w:ins>
      <w:ins w:id="317" w:author="Jinglin Sun" w:date="2024-09-06T16:19:59Z">
        <w:r>
          <w:rPr>
            <w:rFonts w:hint="eastAsia" w:eastAsia="仿宋_GB2312"/>
            <w:sz w:val="32"/>
            <w:szCs w:val="32"/>
            <w:lang w:val="en-US" w:eastAsia="zh-CN"/>
          </w:rPr>
          <w:t>持续性</w:t>
        </w:r>
      </w:ins>
      <w:ins w:id="318" w:author="Jinglin Sun" w:date="2024-09-06T16:20:01Z">
        <w:r>
          <w:rPr>
            <w:rFonts w:hint="eastAsia" w:eastAsia="仿宋_GB2312"/>
            <w:sz w:val="32"/>
            <w:szCs w:val="32"/>
            <w:lang w:val="en-US" w:eastAsia="zh-CN"/>
          </w:rPr>
          <w:t>国家</w:t>
        </w:r>
      </w:ins>
      <w:ins w:id="319" w:author="Jinglin Sun" w:date="2024-09-06T16:20:04Z">
        <w:r>
          <w:rPr>
            <w:rFonts w:hint="eastAsia" w:eastAsia="仿宋_GB2312"/>
            <w:sz w:val="32"/>
            <w:szCs w:val="32"/>
            <w:lang w:val="en-US" w:eastAsia="zh-CN"/>
          </w:rPr>
          <w:t>及</w:t>
        </w:r>
      </w:ins>
      <w:ins w:id="320" w:author="Jinglin Sun" w:date="2024-09-06T16:20:06Z">
        <w:r>
          <w:rPr>
            <w:rFonts w:hint="eastAsia" w:eastAsia="仿宋_GB2312"/>
            <w:sz w:val="32"/>
            <w:szCs w:val="32"/>
            <w:lang w:val="en-US" w:eastAsia="zh-CN"/>
          </w:rPr>
          <w:t>地方</w:t>
        </w:r>
      </w:ins>
      <w:ins w:id="321" w:author="Jinglin Sun" w:date="2024-09-06T16:20:09Z">
        <w:r>
          <w:rPr>
            <w:rFonts w:hint="eastAsia" w:eastAsia="仿宋_GB2312"/>
            <w:sz w:val="32"/>
            <w:szCs w:val="32"/>
            <w:lang w:val="en-US" w:eastAsia="zh-CN"/>
          </w:rPr>
          <w:t>重大</w:t>
        </w:r>
      </w:ins>
      <w:ins w:id="322" w:author="Jinglin Sun" w:date="2024-09-06T16:20:10Z">
        <w:r>
          <w:rPr>
            <w:rFonts w:hint="eastAsia" w:eastAsia="仿宋_GB2312"/>
            <w:sz w:val="32"/>
            <w:szCs w:val="32"/>
            <w:lang w:val="en-US" w:eastAsia="zh-CN"/>
          </w:rPr>
          <w:t>专项</w:t>
        </w:r>
      </w:ins>
      <w:ins w:id="323" w:author="Jinglin Sun" w:date="2024-09-06T16:20:13Z">
        <w:r>
          <w:rPr>
            <w:rFonts w:hint="eastAsia" w:eastAsia="仿宋_GB2312"/>
            <w:sz w:val="32"/>
            <w:szCs w:val="32"/>
            <w:lang w:val="en-US" w:eastAsia="zh-CN"/>
          </w:rPr>
          <w:t>基金</w:t>
        </w:r>
      </w:ins>
      <w:ins w:id="324" w:author="Jinglin Sun" w:date="2024-09-06T16:20:14Z">
        <w:r>
          <w:rPr>
            <w:rFonts w:hint="eastAsia" w:eastAsia="仿宋_GB2312"/>
            <w:sz w:val="32"/>
            <w:szCs w:val="32"/>
            <w:lang w:val="en-US" w:eastAsia="zh-CN"/>
          </w:rPr>
          <w:t>支持</w:t>
        </w:r>
      </w:ins>
      <w:ins w:id="325" w:author="Jinglin Sun" w:date="2024-09-06T16:20:26Z">
        <w:r>
          <w:rPr>
            <w:rFonts w:hint="eastAsia" w:eastAsia="仿宋_GB2312"/>
            <w:sz w:val="32"/>
            <w:szCs w:val="32"/>
            <w:lang w:val="en-US" w:eastAsia="zh-CN"/>
          </w:rPr>
          <w:t>。</w:t>
        </w:r>
      </w:ins>
      <w:ins w:id="326" w:author="Jinglin Sun" w:date="2024-05-14T10:33:03Z">
        <w:r>
          <w:rPr>
            <w:rFonts w:eastAsia="仿宋_GB2312"/>
            <w:sz w:val="32"/>
            <w:szCs w:val="32"/>
          </w:rPr>
          <w:t>当前，我国政府对生物医药产业创新的支持力度严重不足。</w:t>
        </w:r>
      </w:ins>
      <w:ins w:id="327" w:author="Jinglin Sun" w:date="2024-05-14T10:33:03Z">
        <w:r>
          <w:rPr>
            <w:rFonts w:eastAsia="仿宋_GB2312"/>
            <w:sz w:val="32"/>
            <w:szCs w:val="32"/>
            <w:highlight w:val="none"/>
            <w:rPrChange w:id="328" w:author="Jinglin Sun" w:date="2024-09-22T11:19:17Z">
              <w:rPr>
                <w:rFonts w:eastAsia="仿宋_GB2312"/>
                <w:sz w:val="32"/>
                <w:szCs w:val="32"/>
              </w:rPr>
            </w:rPrChange>
          </w:rPr>
          <w:t>据</w:t>
        </w:r>
      </w:ins>
      <w:ins w:id="329" w:author="Jinglin Sun" w:date="2024-06-26T14:34:51Z">
        <w:r>
          <w:rPr>
            <w:rFonts w:hint="eastAsia" w:eastAsia="仿宋_GB2312"/>
            <w:sz w:val="32"/>
            <w:szCs w:val="32"/>
            <w:highlight w:val="none"/>
            <w:lang w:val="en-US" w:eastAsia="zh-CN"/>
            <w:rPrChange w:id="330" w:author="Jinglin Sun" w:date="2024-09-22T11:19:17Z">
              <w:rPr>
                <w:rFonts w:hint="eastAsia" w:eastAsia="仿宋_GB2312"/>
                <w:sz w:val="32"/>
                <w:szCs w:val="32"/>
                <w:lang w:val="en-US" w:eastAsia="zh-CN"/>
              </w:rPr>
            </w:rPrChange>
          </w:rPr>
          <w:t>调研</w:t>
        </w:r>
      </w:ins>
      <w:ins w:id="331" w:author="Jinglin Sun" w:date="2024-06-26T14:34:59Z">
        <w:r>
          <w:rPr>
            <w:rFonts w:hint="eastAsia" w:eastAsia="仿宋_GB2312"/>
            <w:sz w:val="32"/>
            <w:szCs w:val="32"/>
            <w:highlight w:val="none"/>
            <w:lang w:val="en-US" w:eastAsia="zh-CN"/>
            <w:rPrChange w:id="332" w:author="Jinglin Sun" w:date="2024-09-22T11:19:17Z">
              <w:rPr>
                <w:rFonts w:hint="eastAsia" w:eastAsia="仿宋_GB2312"/>
                <w:sz w:val="32"/>
                <w:szCs w:val="32"/>
                <w:lang w:val="en-US" w:eastAsia="zh-CN"/>
              </w:rPr>
            </w:rPrChange>
          </w:rPr>
          <w:t>发现</w:t>
        </w:r>
      </w:ins>
      <w:ins w:id="333" w:author="Jinglin Sun" w:date="2024-05-14T10:33:03Z">
        <w:r>
          <w:rPr>
            <w:rFonts w:eastAsia="仿宋_GB2312"/>
            <w:sz w:val="32"/>
            <w:szCs w:val="32"/>
            <w:highlight w:val="none"/>
            <w:rPrChange w:id="334" w:author="Jinglin Sun" w:date="2024-09-22T11:19:17Z">
              <w:rPr>
                <w:rFonts w:eastAsia="仿宋_GB2312"/>
                <w:sz w:val="32"/>
                <w:szCs w:val="32"/>
              </w:rPr>
            </w:rPrChange>
          </w:rPr>
          <w:t>，我国每年用于生物领域的中央财政支出约为50亿，各级政府实际支持生物医药的研发投入仅为20亿元，难以满足生物医药产业的前沿基础研究需求。</w:t>
        </w:r>
      </w:ins>
      <w:ins w:id="335" w:author="Jinglin Sun" w:date="2024-07-10T16:08:41Z">
        <w:r>
          <w:rPr>
            <w:rFonts w:hint="eastAsia" w:eastAsia="仿宋_GB2312"/>
            <w:sz w:val="32"/>
            <w:szCs w:val="32"/>
            <w:lang w:val="en-US" w:eastAsia="zh-CN"/>
          </w:rPr>
          <w:t>此外</w:t>
        </w:r>
      </w:ins>
      <w:ins w:id="336" w:author="Jinglin Sun" w:date="2024-06-28T16:28:39Z">
        <w:r>
          <w:rPr>
            <w:rFonts w:hint="eastAsia" w:eastAsia="仿宋_GB2312"/>
            <w:sz w:val="32"/>
            <w:szCs w:val="32"/>
            <w:lang w:val="en-US" w:eastAsia="zh-CN"/>
          </w:rPr>
          <w:t>，</w:t>
        </w:r>
      </w:ins>
      <w:ins w:id="337" w:author="Jinglin Sun" w:date="2024-06-28T16:29:54Z">
        <w:r>
          <w:rPr>
            <w:rFonts w:hint="eastAsia" w:eastAsia="仿宋_GB2312"/>
            <w:sz w:val="32"/>
            <w:szCs w:val="32"/>
            <w:lang w:val="en-US" w:eastAsia="zh-CN"/>
          </w:rPr>
          <w:t>地方</w:t>
        </w:r>
      </w:ins>
      <w:ins w:id="338" w:author="Jinglin Sun" w:date="2024-06-28T16:29:58Z">
        <w:r>
          <w:rPr>
            <w:rFonts w:hint="eastAsia" w:eastAsia="仿宋_GB2312"/>
            <w:sz w:val="32"/>
            <w:szCs w:val="32"/>
            <w:lang w:val="en-US" w:eastAsia="zh-CN"/>
          </w:rPr>
          <w:t>专项</w:t>
        </w:r>
      </w:ins>
      <w:ins w:id="339" w:author="Jinglin Sun" w:date="2024-06-28T16:29:59Z">
        <w:r>
          <w:rPr>
            <w:rFonts w:hint="eastAsia" w:eastAsia="仿宋_GB2312"/>
            <w:sz w:val="32"/>
            <w:szCs w:val="32"/>
            <w:lang w:val="en-US" w:eastAsia="zh-CN"/>
          </w:rPr>
          <w:t>基金</w:t>
        </w:r>
      </w:ins>
      <w:ins w:id="340" w:author="Jinglin Sun" w:date="2024-06-28T16:34:09Z">
        <w:r>
          <w:rPr>
            <w:rFonts w:hint="eastAsia" w:eastAsia="仿宋_GB2312"/>
            <w:sz w:val="32"/>
            <w:szCs w:val="32"/>
            <w:lang w:val="en-US" w:eastAsia="zh-CN"/>
          </w:rPr>
          <w:t>或</w:t>
        </w:r>
      </w:ins>
      <w:ins w:id="341" w:author="Jinglin Sun" w:date="2024-06-28T16:34:11Z">
        <w:r>
          <w:rPr>
            <w:rFonts w:hint="eastAsia" w:eastAsia="仿宋_GB2312"/>
            <w:sz w:val="32"/>
            <w:szCs w:val="32"/>
            <w:lang w:val="en-US" w:eastAsia="zh-CN"/>
          </w:rPr>
          <w:t>产业</w:t>
        </w:r>
      </w:ins>
      <w:ins w:id="342" w:author="Jinglin Sun" w:date="2024-06-28T16:34:17Z">
        <w:r>
          <w:rPr>
            <w:rFonts w:hint="eastAsia" w:eastAsia="仿宋_GB2312"/>
            <w:sz w:val="32"/>
            <w:szCs w:val="32"/>
            <w:lang w:val="en-US" w:eastAsia="zh-CN"/>
          </w:rPr>
          <w:t>引导基金</w:t>
        </w:r>
      </w:ins>
      <w:ins w:id="343" w:author="Jinglin Sun" w:date="2024-06-28T16:30:03Z">
        <w:r>
          <w:rPr>
            <w:rFonts w:hint="eastAsia" w:eastAsia="仿宋_GB2312"/>
            <w:sz w:val="32"/>
            <w:szCs w:val="32"/>
            <w:lang w:val="en-US" w:eastAsia="zh-CN"/>
          </w:rPr>
          <w:t>在</w:t>
        </w:r>
      </w:ins>
      <w:ins w:id="344" w:author="Jinglin Sun" w:date="2024-06-28T16:30:04Z">
        <w:r>
          <w:rPr>
            <w:rFonts w:hint="eastAsia" w:eastAsia="仿宋_GB2312"/>
            <w:sz w:val="32"/>
            <w:szCs w:val="32"/>
            <w:lang w:val="en-US" w:eastAsia="zh-CN"/>
          </w:rPr>
          <w:t>支持</w:t>
        </w:r>
      </w:ins>
      <w:ins w:id="345" w:author="Jinglin Sun" w:date="2024-06-28T16:30:05Z">
        <w:r>
          <w:rPr>
            <w:rFonts w:hint="eastAsia" w:eastAsia="仿宋_GB2312"/>
            <w:sz w:val="32"/>
            <w:szCs w:val="32"/>
            <w:lang w:val="en-US" w:eastAsia="zh-CN"/>
          </w:rPr>
          <w:t>生物</w:t>
        </w:r>
      </w:ins>
      <w:ins w:id="346" w:author="Jinglin Sun" w:date="2024-06-28T16:30:06Z">
        <w:r>
          <w:rPr>
            <w:rFonts w:hint="eastAsia" w:eastAsia="仿宋_GB2312"/>
            <w:sz w:val="32"/>
            <w:szCs w:val="32"/>
            <w:lang w:val="en-US" w:eastAsia="zh-CN"/>
          </w:rPr>
          <w:t>医药</w:t>
        </w:r>
      </w:ins>
      <w:ins w:id="347" w:author="Jinglin Sun" w:date="2024-06-28T16:30:07Z">
        <w:r>
          <w:rPr>
            <w:rFonts w:hint="eastAsia" w:eastAsia="仿宋_GB2312"/>
            <w:sz w:val="32"/>
            <w:szCs w:val="32"/>
            <w:lang w:val="en-US" w:eastAsia="zh-CN"/>
          </w:rPr>
          <w:t>产业</w:t>
        </w:r>
      </w:ins>
      <w:ins w:id="348" w:author="Jinglin Sun" w:date="2024-06-28T16:30:09Z">
        <w:r>
          <w:rPr>
            <w:rFonts w:hint="eastAsia" w:eastAsia="仿宋_GB2312"/>
            <w:sz w:val="32"/>
            <w:szCs w:val="32"/>
            <w:lang w:val="en-US" w:eastAsia="zh-CN"/>
          </w:rPr>
          <w:t>时</w:t>
        </w:r>
      </w:ins>
      <w:ins w:id="349" w:author="Jinglin Sun" w:date="2024-06-28T16:30:10Z">
        <w:r>
          <w:rPr>
            <w:rFonts w:hint="eastAsia" w:eastAsia="仿宋_GB2312"/>
            <w:sz w:val="32"/>
            <w:szCs w:val="32"/>
            <w:lang w:val="en-US" w:eastAsia="zh-CN"/>
          </w:rPr>
          <w:t>，</w:t>
        </w:r>
      </w:ins>
      <w:ins w:id="350" w:author="Jinglin Sun" w:date="2024-06-28T16:31:17Z">
        <w:r>
          <w:rPr>
            <w:rFonts w:hint="eastAsia" w:eastAsia="仿宋_GB2312"/>
            <w:sz w:val="32"/>
            <w:szCs w:val="32"/>
            <w:lang w:val="en-US" w:eastAsia="zh-CN"/>
          </w:rPr>
          <w:t>主要</w:t>
        </w:r>
      </w:ins>
      <w:ins w:id="351" w:author="Jinglin Sun" w:date="2024-06-28T16:30:15Z">
        <w:r>
          <w:rPr>
            <w:rFonts w:hint="eastAsia" w:eastAsia="仿宋_GB2312"/>
            <w:sz w:val="32"/>
            <w:szCs w:val="32"/>
            <w:lang w:val="en-US" w:eastAsia="zh-CN"/>
          </w:rPr>
          <w:t>关注</w:t>
        </w:r>
      </w:ins>
      <w:ins w:id="352" w:author="Jinglin Sun" w:date="2024-06-28T16:30:18Z">
        <w:r>
          <w:rPr>
            <w:rFonts w:hint="eastAsia" w:eastAsia="仿宋_GB2312"/>
            <w:sz w:val="32"/>
            <w:szCs w:val="32"/>
            <w:lang w:val="en-US" w:eastAsia="zh-CN"/>
          </w:rPr>
          <w:t>企业</w:t>
        </w:r>
      </w:ins>
      <w:ins w:id="353" w:author="Jinglin Sun" w:date="2024-06-28T16:30:20Z">
        <w:r>
          <w:rPr>
            <w:rFonts w:hint="eastAsia" w:eastAsia="仿宋_GB2312"/>
            <w:sz w:val="32"/>
            <w:szCs w:val="32"/>
            <w:lang w:val="en-US" w:eastAsia="zh-CN"/>
          </w:rPr>
          <w:t>投资</w:t>
        </w:r>
      </w:ins>
      <w:ins w:id="354" w:author="Jinglin Sun" w:date="2024-06-28T16:30:21Z">
        <w:r>
          <w:rPr>
            <w:rFonts w:hint="eastAsia" w:eastAsia="仿宋_GB2312"/>
            <w:sz w:val="32"/>
            <w:szCs w:val="32"/>
            <w:lang w:val="en-US" w:eastAsia="zh-CN"/>
          </w:rPr>
          <w:t>强度</w:t>
        </w:r>
      </w:ins>
      <w:ins w:id="355" w:author="Jinglin Sun" w:date="2024-06-28T16:30:23Z">
        <w:r>
          <w:rPr>
            <w:rFonts w:hint="eastAsia" w:eastAsia="仿宋_GB2312"/>
            <w:sz w:val="32"/>
            <w:szCs w:val="32"/>
            <w:lang w:val="en-US" w:eastAsia="zh-CN"/>
          </w:rPr>
          <w:t>、</w:t>
        </w:r>
      </w:ins>
      <w:ins w:id="356" w:author="Jinglin Sun" w:date="2024-06-28T16:30:26Z">
        <w:r>
          <w:rPr>
            <w:rFonts w:hint="eastAsia" w:eastAsia="仿宋_GB2312"/>
            <w:sz w:val="32"/>
            <w:szCs w:val="32"/>
            <w:lang w:val="en-US" w:eastAsia="zh-CN"/>
          </w:rPr>
          <w:t>用工</w:t>
        </w:r>
      </w:ins>
      <w:ins w:id="357" w:author="Jinglin Sun" w:date="2024-06-28T16:30:28Z">
        <w:r>
          <w:rPr>
            <w:rFonts w:hint="eastAsia" w:eastAsia="仿宋_GB2312"/>
            <w:sz w:val="32"/>
            <w:szCs w:val="32"/>
            <w:lang w:val="en-US" w:eastAsia="zh-CN"/>
          </w:rPr>
          <w:t>规模</w:t>
        </w:r>
      </w:ins>
      <w:ins w:id="358" w:author="Jinglin Sun" w:date="2024-06-28T16:30:29Z">
        <w:r>
          <w:rPr>
            <w:rFonts w:hint="eastAsia" w:eastAsia="仿宋_GB2312"/>
            <w:sz w:val="32"/>
            <w:szCs w:val="32"/>
            <w:lang w:val="en-US" w:eastAsia="zh-CN"/>
          </w:rPr>
          <w:t>、</w:t>
        </w:r>
      </w:ins>
      <w:ins w:id="359" w:author="Jinglin Sun" w:date="2024-06-28T16:30:34Z">
        <w:r>
          <w:rPr>
            <w:rFonts w:hint="eastAsia" w:eastAsia="仿宋_GB2312"/>
            <w:sz w:val="32"/>
            <w:szCs w:val="32"/>
            <w:lang w:val="en-US" w:eastAsia="zh-CN"/>
          </w:rPr>
          <w:t>纳税</w:t>
        </w:r>
      </w:ins>
      <w:ins w:id="360" w:author="Jinglin Sun" w:date="2024-06-28T16:30:35Z">
        <w:r>
          <w:rPr>
            <w:rFonts w:hint="eastAsia" w:eastAsia="仿宋_GB2312"/>
            <w:sz w:val="32"/>
            <w:szCs w:val="32"/>
            <w:lang w:val="en-US" w:eastAsia="zh-CN"/>
          </w:rPr>
          <w:t>额度</w:t>
        </w:r>
      </w:ins>
      <w:ins w:id="361" w:author="Jinglin Sun" w:date="2024-06-28T16:30:39Z">
        <w:r>
          <w:rPr>
            <w:rFonts w:hint="eastAsia" w:eastAsia="仿宋_GB2312"/>
            <w:sz w:val="32"/>
            <w:szCs w:val="32"/>
            <w:lang w:val="en-US" w:eastAsia="zh-CN"/>
          </w:rPr>
          <w:t>等</w:t>
        </w:r>
      </w:ins>
      <w:ins w:id="362" w:author="Jinglin Sun" w:date="2024-07-10T16:08:04Z">
        <w:r>
          <w:rPr>
            <w:rFonts w:hint="eastAsia" w:eastAsia="仿宋_GB2312"/>
            <w:sz w:val="32"/>
            <w:szCs w:val="32"/>
            <w:lang w:val="en-US" w:eastAsia="zh-CN"/>
          </w:rPr>
          <w:t>维度</w:t>
        </w:r>
      </w:ins>
      <w:ins w:id="363" w:author="Jinglin Sun" w:date="2024-06-28T16:30:41Z">
        <w:r>
          <w:rPr>
            <w:rFonts w:hint="eastAsia" w:eastAsia="仿宋_GB2312"/>
            <w:sz w:val="32"/>
            <w:szCs w:val="32"/>
            <w:lang w:val="en-US" w:eastAsia="zh-CN"/>
          </w:rPr>
          <w:t>，</w:t>
        </w:r>
      </w:ins>
      <w:ins w:id="364" w:author="Jinglin Sun" w:date="2024-06-28T16:31:28Z">
        <w:r>
          <w:rPr>
            <w:rFonts w:hint="eastAsia" w:eastAsia="仿宋_GB2312"/>
            <w:sz w:val="32"/>
            <w:szCs w:val="32"/>
            <w:lang w:val="en-US" w:eastAsia="zh-CN"/>
          </w:rPr>
          <w:t>过于</w:t>
        </w:r>
      </w:ins>
      <w:ins w:id="365" w:author="Jinglin Sun" w:date="2024-06-28T16:31:30Z">
        <w:r>
          <w:rPr>
            <w:rFonts w:hint="eastAsia" w:eastAsia="仿宋_GB2312"/>
            <w:sz w:val="32"/>
            <w:szCs w:val="32"/>
            <w:lang w:val="en-US" w:eastAsia="zh-CN"/>
          </w:rPr>
          <w:t>追求</w:t>
        </w:r>
      </w:ins>
      <w:ins w:id="366" w:author="Jinglin Sun" w:date="2024-06-28T16:31:35Z">
        <w:r>
          <w:rPr>
            <w:rFonts w:hint="eastAsia" w:eastAsia="仿宋_GB2312"/>
            <w:sz w:val="32"/>
            <w:szCs w:val="32"/>
            <w:lang w:val="en-US" w:eastAsia="zh-CN"/>
          </w:rPr>
          <w:t>单笔</w:t>
        </w:r>
      </w:ins>
      <w:ins w:id="367" w:author="Jinglin Sun" w:date="2024-06-28T16:31:36Z">
        <w:r>
          <w:rPr>
            <w:rFonts w:hint="eastAsia" w:eastAsia="仿宋_GB2312"/>
            <w:sz w:val="32"/>
            <w:szCs w:val="32"/>
            <w:lang w:val="en-US" w:eastAsia="zh-CN"/>
          </w:rPr>
          <w:t>资金</w:t>
        </w:r>
      </w:ins>
      <w:ins w:id="368" w:author="Jinglin Sun" w:date="2024-06-28T16:31:37Z">
        <w:r>
          <w:rPr>
            <w:rFonts w:hint="eastAsia" w:eastAsia="仿宋_GB2312"/>
            <w:sz w:val="32"/>
            <w:szCs w:val="32"/>
            <w:lang w:val="en-US" w:eastAsia="zh-CN"/>
          </w:rPr>
          <w:t>使用</w:t>
        </w:r>
      </w:ins>
      <w:ins w:id="369" w:author="Jinglin Sun" w:date="2024-06-28T16:31:39Z">
        <w:r>
          <w:rPr>
            <w:rFonts w:hint="eastAsia" w:eastAsia="仿宋_GB2312"/>
            <w:sz w:val="32"/>
            <w:szCs w:val="32"/>
            <w:lang w:val="en-US" w:eastAsia="zh-CN"/>
          </w:rPr>
          <w:t>效果</w:t>
        </w:r>
      </w:ins>
      <w:ins w:id="370" w:author="Jinglin Sun" w:date="2024-06-28T16:35:48Z">
        <w:r>
          <w:rPr>
            <w:rFonts w:hint="eastAsia" w:eastAsia="仿宋_GB2312"/>
            <w:sz w:val="32"/>
            <w:szCs w:val="32"/>
            <w:lang w:val="en-US" w:eastAsia="zh-CN"/>
          </w:rPr>
          <w:t>，</w:t>
        </w:r>
      </w:ins>
      <w:ins w:id="371" w:author="Jinglin Sun" w:date="2024-06-28T16:36:01Z">
        <w:r>
          <w:rPr>
            <w:rFonts w:hint="eastAsia" w:eastAsia="仿宋_GB2312"/>
            <w:sz w:val="32"/>
            <w:szCs w:val="32"/>
            <w:lang w:val="en-US" w:eastAsia="zh-CN"/>
          </w:rPr>
          <w:t>缺乏</w:t>
        </w:r>
      </w:ins>
      <w:ins w:id="372" w:author="Jinglin Sun" w:date="2024-06-28T16:36:04Z">
        <w:r>
          <w:rPr>
            <w:rFonts w:hint="eastAsia" w:eastAsia="仿宋_GB2312"/>
            <w:sz w:val="32"/>
            <w:szCs w:val="32"/>
            <w:lang w:val="en-US" w:eastAsia="zh-CN"/>
          </w:rPr>
          <w:t>对</w:t>
        </w:r>
      </w:ins>
      <w:ins w:id="373" w:author="Jinglin Sun" w:date="2024-06-28T16:36:05Z">
        <w:r>
          <w:rPr>
            <w:rFonts w:hint="eastAsia" w:eastAsia="仿宋_GB2312"/>
            <w:sz w:val="32"/>
            <w:szCs w:val="32"/>
            <w:lang w:val="en-US" w:eastAsia="zh-CN"/>
          </w:rPr>
          <w:t>创新</w:t>
        </w:r>
      </w:ins>
      <w:ins w:id="374" w:author="Jinglin Sun" w:date="2024-06-28T16:36:08Z">
        <w:r>
          <w:rPr>
            <w:rFonts w:hint="eastAsia" w:eastAsia="仿宋_GB2312"/>
            <w:sz w:val="32"/>
            <w:szCs w:val="32"/>
            <w:lang w:val="en-US" w:eastAsia="zh-CN"/>
          </w:rPr>
          <w:t>的</w:t>
        </w:r>
      </w:ins>
      <w:ins w:id="375" w:author="Jinglin Sun" w:date="2024-06-28T16:36:10Z">
        <w:r>
          <w:rPr>
            <w:rFonts w:hint="eastAsia" w:eastAsia="仿宋_GB2312"/>
            <w:sz w:val="32"/>
            <w:szCs w:val="32"/>
            <w:lang w:val="en-US" w:eastAsia="zh-CN"/>
          </w:rPr>
          <w:t>容错</w:t>
        </w:r>
      </w:ins>
      <w:ins w:id="376" w:author="Jinglin Sun" w:date="2024-06-28T16:36:14Z">
        <w:r>
          <w:rPr>
            <w:rFonts w:hint="eastAsia" w:eastAsia="仿宋_GB2312"/>
            <w:sz w:val="32"/>
            <w:szCs w:val="32"/>
            <w:lang w:val="en-US" w:eastAsia="zh-CN"/>
          </w:rPr>
          <w:t>机制</w:t>
        </w:r>
      </w:ins>
      <w:ins w:id="377" w:author="Jinglin Sun" w:date="2024-06-28T16:36:15Z">
        <w:r>
          <w:rPr>
            <w:rFonts w:hint="eastAsia" w:eastAsia="仿宋_GB2312"/>
            <w:sz w:val="32"/>
            <w:szCs w:val="32"/>
            <w:lang w:val="en-US" w:eastAsia="zh-CN"/>
          </w:rPr>
          <w:t>与</w:t>
        </w:r>
      </w:ins>
      <w:ins w:id="378" w:author="Jinglin Sun" w:date="2024-06-28T16:36:16Z">
        <w:r>
          <w:rPr>
            <w:rFonts w:hint="eastAsia" w:eastAsia="仿宋_GB2312"/>
            <w:sz w:val="32"/>
            <w:szCs w:val="32"/>
            <w:lang w:val="en-US" w:eastAsia="zh-CN"/>
          </w:rPr>
          <w:t>标准</w:t>
        </w:r>
      </w:ins>
      <w:ins w:id="379" w:author="Jinglin Sun" w:date="2024-06-28T16:31:52Z">
        <w:r>
          <w:rPr>
            <w:rFonts w:hint="eastAsia" w:eastAsia="仿宋_GB2312"/>
            <w:sz w:val="32"/>
            <w:szCs w:val="32"/>
            <w:lang w:val="en-US" w:eastAsia="zh-CN"/>
          </w:rPr>
          <w:t>。</w:t>
        </w:r>
      </w:ins>
      <w:ins w:id="380" w:author="Jinglin Sun" w:date="2024-06-28T16:31:54Z">
        <w:r>
          <w:rPr>
            <w:rFonts w:hint="eastAsia" w:eastAsia="仿宋_GB2312"/>
            <w:sz w:val="32"/>
            <w:szCs w:val="32"/>
            <w:lang w:val="en-US" w:eastAsia="zh-CN"/>
          </w:rPr>
          <w:t>生物</w:t>
        </w:r>
      </w:ins>
      <w:ins w:id="381" w:author="Jinglin Sun" w:date="2024-06-28T16:31:56Z">
        <w:r>
          <w:rPr>
            <w:rFonts w:hint="eastAsia" w:eastAsia="仿宋_GB2312"/>
            <w:sz w:val="32"/>
            <w:szCs w:val="32"/>
            <w:lang w:val="en-US" w:eastAsia="zh-CN"/>
          </w:rPr>
          <w:t>医药</w:t>
        </w:r>
      </w:ins>
      <w:ins w:id="382" w:author="Jinglin Sun" w:date="2024-06-28T16:32:10Z">
        <w:r>
          <w:rPr>
            <w:rFonts w:hint="eastAsia" w:eastAsia="仿宋_GB2312"/>
            <w:sz w:val="32"/>
            <w:szCs w:val="32"/>
            <w:lang w:val="en-US" w:eastAsia="zh-CN"/>
          </w:rPr>
          <w:t>产业</w:t>
        </w:r>
      </w:ins>
      <w:ins w:id="383" w:author="Jinglin Sun" w:date="2024-06-28T16:32:24Z">
        <w:r>
          <w:rPr>
            <w:rFonts w:hint="eastAsia" w:eastAsia="仿宋_GB2312"/>
            <w:sz w:val="32"/>
            <w:szCs w:val="32"/>
            <w:lang w:val="en-US" w:eastAsia="zh-CN"/>
          </w:rPr>
          <w:t>创新</w:t>
        </w:r>
      </w:ins>
      <w:ins w:id="384" w:author="Jinglin Sun" w:date="2024-06-28T16:32:26Z">
        <w:r>
          <w:rPr>
            <w:rFonts w:hint="eastAsia" w:eastAsia="仿宋_GB2312"/>
            <w:sz w:val="32"/>
            <w:szCs w:val="32"/>
            <w:lang w:val="en-US" w:eastAsia="zh-CN"/>
          </w:rPr>
          <w:t>探索</w:t>
        </w:r>
      </w:ins>
      <w:ins w:id="385" w:author="Jinglin Sun" w:date="2024-06-28T16:32:27Z">
        <w:r>
          <w:rPr>
            <w:rFonts w:hint="eastAsia" w:eastAsia="仿宋_GB2312"/>
            <w:sz w:val="32"/>
            <w:szCs w:val="32"/>
            <w:lang w:val="en-US" w:eastAsia="zh-CN"/>
          </w:rPr>
          <w:t>具有</w:t>
        </w:r>
      </w:ins>
      <w:ins w:id="386" w:author="Jinglin Sun" w:date="2024-06-28T16:32:28Z">
        <w:r>
          <w:rPr>
            <w:rFonts w:hint="eastAsia" w:eastAsia="仿宋_GB2312"/>
            <w:sz w:val="32"/>
            <w:szCs w:val="32"/>
            <w:lang w:val="en-US" w:eastAsia="zh-CN"/>
          </w:rPr>
          <w:t>极大</w:t>
        </w:r>
      </w:ins>
      <w:ins w:id="387" w:author="Jinglin Sun" w:date="2024-06-28T16:32:33Z">
        <w:r>
          <w:rPr>
            <w:rFonts w:hint="eastAsia" w:eastAsia="仿宋_GB2312"/>
            <w:sz w:val="32"/>
            <w:szCs w:val="32"/>
            <w:lang w:val="en-US" w:eastAsia="zh-CN"/>
          </w:rPr>
          <w:t>不确定</w:t>
        </w:r>
      </w:ins>
      <w:ins w:id="388" w:author="Jinglin Sun" w:date="2024-06-28T16:32:34Z">
        <w:r>
          <w:rPr>
            <w:rFonts w:hint="eastAsia" w:eastAsia="仿宋_GB2312"/>
            <w:sz w:val="32"/>
            <w:szCs w:val="32"/>
            <w:lang w:val="en-US" w:eastAsia="zh-CN"/>
          </w:rPr>
          <w:t>性</w:t>
        </w:r>
      </w:ins>
      <w:ins w:id="389" w:author="Jinglin Sun" w:date="2024-06-28T16:32:35Z">
        <w:r>
          <w:rPr>
            <w:rFonts w:hint="eastAsia" w:eastAsia="仿宋_GB2312"/>
            <w:sz w:val="32"/>
            <w:szCs w:val="32"/>
            <w:lang w:val="en-US" w:eastAsia="zh-CN"/>
          </w:rPr>
          <w:t>，</w:t>
        </w:r>
      </w:ins>
      <w:ins w:id="390" w:author="Jinglin Sun" w:date="2024-06-28T16:32:55Z">
        <w:r>
          <w:rPr>
            <w:rFonts w:hint="eastAsia" w:eastAsia="仿宋_GB2312"/>
            <w:sz w:val="32"/>
            <w:szCs w:val="32"/>
            <w:lang w:val="en-US" w:eastAsia="zh-CN"/>
          </w:rPr>
          <w:t>需要</w:t>
        </w:r>
      </w:ins>
      <w:ins w:id="391" w:author="Jinglin Sun" w:date="2024-06-28T16:32:57Z">
        <w:r>
          <w:rPr>
            <w:rFonts w:hint="eastAsia" w:eastAsia="仿宋_GB2312"/>
            <w:sz w:val="32"/>
            <w:szCs w:val="32"/>
            <w:lang w:val="en-US" w:eastAsia="zh-CN"/>
          </w:rPr>
          <w:t>大量的</w:t>
        </w:r>
      </w:ins>
      <w:ins w:id="392" w:author="Jinglin Sun" w:date="2024-06-28T16:32:58Z">
        <w:r>
          <w:rPr>
            <w:rFonts w:hint="eastAsia" w:eastAsia="仿宋_GB2312"/>
            <w:sz w:val="32"/>
            <w:szCs w:val="32"/>
            <w:lang w:val="en-US" w:eastAsia="zh-CN"/>
          </w:rPr>
          <w:t>创新</w:t>
        </w:r>
      </w:ins>
      <w:ins w:id="393" w:author="Jinglin Sun" w:date="2024-06-28T16:32:59Z">
        <w:r>
          <w:rPr>
            <w:rFonts w:hint="eastAsia" w:eastAsia="仿宋_GB2312"/>
            <w:sz w:val="32"/>
            <w:szCs w:val="32"/>
            <w:lang w:val="en-US" w:eastAsia="zh-CN"/>
          </w:rPr>
          <w:t>试错</w:t>
        </w:r>
      </w:ins>
      <w:ins w:id="394" w:author="Jinglin Sun" w:date="2024-06-28T16:33:04Z">
        <w:r>
          <w:rPr>
            <w:rFonts w:hint="eastAsia" w:eastAsia="仿宋_GB2312"/>
            <w:sz w:val="32"/>
            <w:szCs w:val="32"/>
            <w:lang w:val="en-US" w:eastAsia="zh-CN"/>
          </w:rPr>
          <w:t>成本</w:t>
        </w:r>
      </w:ins>
      <w:ins w:id="395" w:author="Jinglin Sun" w:date="2024-06-28T16:33:05Z">
        <w:r>
          <w:rPr>
            <w:rFonts w:hint="eastAsia" w:eastAsia="仿宋_GB2312"/>
            <w:sz w:val="32"/>
            <w:szCs w:val="32"/>
            <w:lang w:val="en-US" w:eastAsia="zh-CN"/>
          </w:rPr>
          <w:t>，</w:t>
        </w:r>
      </w:ins>
      <w:ins w:id="396" w:author="Jinglin Sun" w:date="2024-06-28T16:33:16Z">
        <w:r>
          <w:rPr>
            <w:rFonts w:hint="eastAsia" w:eastAsia="仿宋_GB2312"/>
            <w:sz w:val="32"/>
            <w:szCs w:val="32"/>
            <w:lang w:val="en-US" w:eastAsia="zh-CN"/>
          </w:rPr>
          <w:t>不能</w:t>
        </w:r>
      </w:ins>
      <w:ins w:id="397" w:author="Jinglin Sun" w:date="2024-06-28T16:33:18Z">
        <w:r>
          <w:rPr>
            <w:rFonts w:hint="eastAsia" w:eastAsia="仿宋_GB2312"/>
            <w:sz w:val="32"/>
            <w:szCs w:val="32"/>
            <w:lang w:val="en-US" w:eastAsia="zh-CN"/>
          </w:rPr>
          <w:t>保证</w:t>
        </w:r>
      </w:ins>
      <w:ins w:id="398" w:author="Jinglin Sun" w:date="2024-06-28T16:33:24Z">
        <w:r>
          <w:rPr>
            <w:rFonts w:hint="eastAsia" w:eastAsia="仿宋_GB2312"/>
            <w:sz w:val="32"/>
            <w:szCs w:val="32"/>
            <w:lang w:val="en-US" w:eastAsia="zh-CN"/>
          </w:rPr>
          <w:t>每一项</w:t>
        </w:r>
      </w:ins>
      <w:ins w:id="399" w:author="Jinglin Sun" w:date="2024-06-28T16:33:26Z">
        <w:r>
          <w:rPr>
            <w:rFonts w:hint="eastAsia" w:eastAsia="仿宋_GB2312"/>
            <w:sz w:val="32"/>
            <w:szCs w:val="32"/>
            <w:lang w:val="en-US" w:eastAsia="zh-CN"/>
          </w:rPr>
          <w:t>投入</w:t>
        </w:r>
      </w:ins>
      <w:ins w:id="400" w:author="Jinglin Sun" w:date="2024-06-28T16:33:28Z">
        <w:r>
          <w:rPr>
            <w:rFonts w:hint="eastAsia" w:eastAsia="仿宋_GB2312"/>
            <w:sz w:val="32"/>
            <w:szCs w:val="32"/>
            <w:lang w:val="en-US" w:eastAsia="zh-CN"/>
          </w:rPr>
          <w:t>都有</w:t>
        </w:r>
      </w:ins>
      <w:ins w:id="401" w:author="Jinglin Sun" w:date="2024-06-28T16:33:34Z">
        <w:r>
          <w:rPr>
            <w:rFonts w:hint="eastAsia" w:eastAsia="仿宋_GB2312"/>
            <w:sz w:val="32"/>
            <w:szCs w:val="32"/>
            <w:lang w:val="en-US" w:eastAsia="zh-CN"/>
          </w:rPr>
          <w:t>明确</w:t>
        </w:r>
      </w:ins>
      <w:ins w:id="402" w:author="Jinglin Sun" w:date="2024-06-28T16:33:35Z">
        <w:r>
          <w:rPr>
            <w:rFonts w:hint="eastAsia" w:eastAsia="仿宋_GB2312"/>
            <w:sz w:val="32"/>
            <w:szCs w:val="32"/>
            <w:lang w:val="en-US" w:eastAsia="zh-CN"/>
          </w:rPr>
          <w:t>的</w:t>
        </w:r>
      </w:ins>
      <w:ins w:id="403" w:author="Jinglin Sun" w:date="2024-06-28T16:33:37Z">
        <w:r>
          <w:rPr>
            <w:rFonts w:hint="eastAsia" w:eastAsia="仿宋_GB2312"/>
            <w:sz w:val="32"/>
            <w:szCs w:val="32"/>
            <w:lang w:val="en-US" w:eastAsia="zh-CN"/>
          </w:rPr>
          <w:t>产出</w:t>
        </w:r>
      </w:ins>
      <w:ins w:id="404" w:author="Jinglin Sun" w:date="2024-07-10T16:10:46Z">
        <w:r>
          <w:rPr>
            <w:rFonts w:hint="eastAsia" w:eastAsia="仿宋_GB2312"/>
            <w:sz w:val="32"/>
            <w:szCs w:val="32"/>
            <w:lang w:val="en-US" w:eastAsia="zh-CN"/>
          </w:rPr>
          <w:t>，</w:t>
        </w:r>
      </w:ins>
      <w:ins w:id="405" w:author="Jinglin Sun" w:date="2024-07-10T16:10:47Z">
        <w:r>
          <w:rPr>
            <w:rFonts w:hint="eastAsia" w:eastAsia="仿宋_GB2312"/>
            <w:sz w:val="32"/>
            <w:szCs w:val="32"/>
            <w:lang w:val="en-US" w:eastAsia="zh-CN"/>
          </w:rPr>
          <w:t>因而</w:t>
        </w:r>
      </w:ins>
      <w:ins w:id="406" w:author="Jinglin Sun" w:date="2024-07-10T16:10:48Z">
        <w:r>
          <w:rPr>
            <w:rFonts w:hint="eastAsia" w:eastAsia="仿宋_GB2312"/>
            <w:sz w:val="32"/>
            <w:szCs w:val="32"/>
            <w:lang w:val="en-US" w:eastAsia="zh-CN"/>
          </w:rPr>
          <w:t>目前</w:t>
        </w:r>
      </w:ins>
      <w:ins w:id="407" w:author="Jinglin Sun" w:date="2024-07-10T16:10:51Z">
        <w:r>
          <w:rPr>
            <w:rFonts w:hint="eastAsia" w:eastAsia="仿宋_GB2312"/>
            <w:sz w:val="32"/>
            <w:szCs w:val="32"/>
            <w:lang w:val="en-US" w:eastAsia="zh-CN"/>
          </w:rPr>
          <w:t>的</w:t>
        </w:r>
      </w:ins>
      <w:ins w:id="408" w:author="Jinglin Sun" w:date="2024-07-10T16:10:54Z">
        <w:r>
          <w:rPr>
            <w:rFonts w:hint="eastAsia" w:eastAsia="仿宋_GB2312"/>
            <w:sz w:val="32"/>
            <w:szCs w:val="32"/>
            <w:lang w:val="en-US" w:eastAsia="zh-CN"/>
          </w:rPr>
          <w:t>资金</w:t>
        </w:r>
      </w:ins>
      <w:ins w:id="409" w:author="Jinglin Sun" w:date="2024-07-10T16:10:59Z">
        <w:r>
          <w:rPr>
            <w:rFonts w:hint="eastAsia" w:eastAsia="仿宋_GB2312"/>
            <w:sz w:val="32"/>
            <w:szCs w:val="32"/>
            <w:lang w:val="en-US" w:eastAsia="zh-CN"/>
          </w:rPr>
          <w:t>支持</w:t>
        </w:r>
      </w:ins>
      <w:ins w:id="410" w:author="Jinglin Sun" w:date="2024-07-10T16:11:00Z">
        <w:r>
          <w:rPr>
            <w:rFonts w:hint="eastAsia" w:eastAsia="仿宋_GB2312"/>
            <w:sz w:val="32"/>
            <w:szCs w:val="32"/>
            <w:lang w:val="en-US" w:eastAsia="zh-CN"/>
          </w:rPr>
          <w:t>使用</w:t>
        </w:r>
      </w:ins>
      <w:ins w:id="411" w:author="Jinglin Sun" w:date="2024-07-10T16:11:01Z">
        <w:r>
          <w:rPr>
            <w:rFonts w:hint="eastAsia" w:eastAsia="仿宋_GB2312"/>
            <w:sz w:val="32"/>
            <w:szCs w:val="32"/>
            <w:lang w:val="en-US" w:eastAsia="zh-CN"/>
          </w:rPr>
          <w:t>效果</w:t>
        </w:r>
      </w:ins>
      <w:ins w:id="412" w:author="Jinglin Sun" w:date="2024-07-10T16:11:05Z">
        <w:r>
          <w:rPr>
            <w:rFonts w:hint="eastAsia" w:eastAsia="仿宋_GB2312"/>
            <w:sz w:val="32"/>
            <w:szCs w:val="32"/>
            <w:lang w:val="en-US" w:eastAsia="zh-CN"/>
          </w:rPr>
          <w:t>并不好</w:t>
        </w:r>
      </w:ins>
      <w:ins w:id="413" w:author="Jinglin Sun" w:date="2024-07-10T16:11:06Z">
        <w:r>
          <w:rPr>
            <w:rFonts w:hint="eastAsia" w:eastAsia="仿宋_GB2312"/>
            <w:sz w:val="32"/>
            <w:szCs w:val="32"/>
            <w:lang w:val="en-US" w:eastAsia="zh-CN"/>
          </w:rPr>
          <w:t>。</w:t>
        </w:r>
      </w:ins>
    </w:p>
    <w:p w14:paraId="15CCB51C">
      <w:pPr>
        <w:pStyle w:val="5"/>
        <w:wordWrap w:val="0"/>
        <w:adjustRightInd w:val="0"/>
        <w:snapToGrid w:val="0"/>
        <w:spacing w:line="560" w:lineRule="exact"/>
        <w:ind w:firstLineChars="200"/>
        <w:outlineLvl w:val="2"/>
        <w:rPr>
          <w:ins w:id="415" w:author="Jinglin Sun" w:date="2024-06-26T14:43:52Z"/>
          <w:rFonts w:hint="default" w:eastAsia="黑体"/>
          <w:sz w:val="32"/>
          <w:szCs w:val="32"/>
          <w:lang w:val="en-US" w:eastAsia="zh-CN"/>
          <w:rPrChange w:id="416" w:author="Jinglin Sun" w:date="2024-07-10T16:09:33Z">
            <w:rPr>
              <w:ins w:id="417" w:author="Jinglin Sun" w:date="2024-06-26T14:43:52Z"/>
              <w:rFonts w:hint="default" w:eastAsia="仿宋_GB2312"/>
              <w:sz w:val="32"/>
              <w:szCs w:val="32"/>
              <w:lang w:val="en-US" w:eastAsia="zh-CN"/>
            </w:rPr>
          </w:rPrChange>
        </w:rPr>
        <w:pPrChange w:id="414" w:author="Jinglin Sun" w:date="2024-07-10T16:09:33Z">
          <w:pPr>
            <w:wordWrap w:val="0"/>
            <w:adjustRightInd w:val="0"/>
            <w:snapToGrid w:val="0"/>
            <w:spacing w:line="560" w:lineRule="exact"/>
            <w:ind w:firstLine="640" w:firstLineChars="200"/>
          </w:pPr>
        </w:pPrChange>
      </w:pPr>
      <w:ins w:id="418" w:author="Jinglin Sun" w:date="2024-07-10T16:09:16Z">
        <w:r>
          <w:rPr>
            <w:rFonts w:hint="eastAsia" w:eastAsia="黑体"/>
            <w:sz w:val="32"/>
            <w:szCs w:val="32"/>
            <w:lang w:val="en-US" w:eastAsia="zh-CN"/>
            <w:rPrChange w:id="419" w:author="Jinglin Sun" w:date="2024-07-10T16:09:33Z">
              <w:rPr>
                <w:rFonts w:hint="eastAsia" w:eastAsia="仿宋_GB2312"/>
                <w:sz w:val="32"/>
                <w:szCs w:val="32"/>
                <w:lang w:val="en-US" w:eastAsia="zh-CN"/>
              </w:rPr>
            </w:rPrChange>
          </w:rPr>
          <w:t>3.</w:t>
        </w:r>
      </w:ins>
      <w:ins w:id="420" w:author="Jinglin Sun" w:date="2024-06-26T14:44:04Z">
        <w:r>
          <w:rPr>
            <w:rFonts w:hint="eastAsia" w:eastAsia="黑体"/>
            <w:sz w:val="32"/>
            <w:szCs w:val="32"/>
            <w:lang w:val="en-US" w:eastAsia="zh-CN"/>
            <w:rPrChange w:id="421" w:author="Jinglin Sun" w:date="2024-07-10T16:09:33Z">
              <w:rPr>
                <w:rFonts w:hint="eastAsia" w:eastAsia="仿宋_GB2312"/>
                <w:sz w:val="32"/>
                <w:szCs w:val="32"/>
                <w:lang w:val="en-US" w:eastAsia="zh-CN"/>
              </w:rPr>
            </w:rPrChange>
          </w:rPr>
          <w:t>生物医药</w:t>
        </w:r>
      </w:ins>
      <w:ins w:id="422" w:author="Jinglin Sun" w:date="2024-06-26T14:44:05Z">
        <w:r>
          <w:rPr>
            <w:rFonts w:hint="eastAsia" w:eastAsia="黑体"/>
            <w:sz w:val="32"/>
            <w:szCs w:val="32"/>
            <w:lang w:val="en-US" w:eastAsia="zh-CN"/>
            <w:rPrChange w:id="423" w:author="Jinglin Sun" w:date="2024-07-10T16:09:33Z">
              <w:rPr>
                <w:rFonts w:hint="eastAsia" w:eastAsia="仿宋_GB2312"/>
                <w:sz w:val="32"/>
                <w:szCs w:val="32"/>
                <w:lang w:val="en-US" w:eastAsia="zh-CN"/>
              </w:rPr>
            </w:rPrChange>
          </w:rPr>
          <w:t>研发</w:t>
        </w:r>
      </w:ins>
      <w:ins w:id="424" w:author="Jinglin Sun" w:date="2024-06-26T14:44:07Z">
        <w:r>
          <w:rPr>
            <w:rFonts w:hint="eastAsia" w:eastAsia="黑体"/>
            <w:sz w:val="32"/>
            <w:szCs w:val="32"/>
            <w:lang w:val="en-US" w:eastAsia="zh-CN"/>
            <w:rPrChange w:id="425" w:author="Jinglin Sun" w:date="2024-07-10T16:09:33Z">
              <w:rPr>
                <w:rFonts w:hint="eastAsia" w:eastAsia="仿宋_GB2312"/>
                <w:sz w:val="32"/>
                <w:szCs w:val="32"/>
                <w:lang w:val="en-US" w:eastAsia="zh-CN"/>
              </w:rPr>
            </w:rPrChange>
          </w:rPr>
          <w:t>管线</w:t>
        </w:r>
      </w:ins>
      <w:ins w:id="426" w:author="Jinglin Sun" w:date="2024-06-26T14:44:10Z">
        <w:r>
          <w:rPr>
            <w:rFonts w:hint="eastAsia" w:eastAsia="黑体"/>
            <w:sz w:val="32"/>
            <w:szCs w:val="32"/>
            <w:lang w:val="en-US" w:eastAsia="zh-CN"/>
            <w:rPrChange w:id="427" w:author="Jinglin Sun" w:date="2024-07-10T16:09:33Z">
              <w:rPr>
                <w:rFonts w:hint="eastAsia" w:eastAsia="仿宋_GB2312"/>
                <w:sz w:val="32"/>
                <w:szCs w:val="32"/>
                <w:lang w:val="en-US" w:eastAsia="zh-CN"/>
              </w:rPr>
            </w:rPrChange>
          </w:rPr>
          <w:t>布局</w:t>
        </w:r>
      </w:ins>
      <w:ins w:id="428" w:author="Jinglin Sun" w:date="2024-06-26T14:44:15Z">
        <w:r>
          <w:rPr>
            <w:rFonts w:hint="eastAsia" w:eastAsia="黑体"/>
            <w:sz w:val="32"/>
            <w:szCs w:val="32"/>
            <w:lang w:val="en-US" w:eastAsia="zh-CN"/>
            <w:rPrChange w:id="429" w:author="Jinglin Sun" w:date="2024-07-10T16:09:33Z">
              <w:rPr>
                <w:rFonts w:hint="eastAsia" w:eastAsia="仿宋_GB2312"/>
                <w:sz w:val="32"/>
                <w:szCs w:val="32"/>
                <w:lang w:val="en-US" w:eastAsia="zh-CN"/>
              </w:rPr>
            </w:rPrChange>
          </w:rPr>
          <w:t>集中化</w:t>
        </w:r>
      </w:ins>
      <w:ins w:id="430" w:author="Jinglin Sun" w:date="2024-06-26T14:44:17Z">
        <w:r>
          <w:rPr>
            <w:rFonts w:hint="eastAsia" w:eastAsia="黑体"/>
            <w:sz w:val="32"/>
            <w:szCs w:val="32"/>
            <w:lang w:val="en-US" w:eastAsia="zh-CN"/>
            <w:rPrChange w:id="431" w:author="Jinglin Sun" w:date="2024-07-10T16:09:33Z">
              <w:rPr>
                <w:rFonts w:hint="eastAsia" w:eastAsia="仿宋_GB2312"/>
                <w:sz w:val="32"/>
                <w:szCs w:val="32"/>
                <w:lang w:val="en-US" w:eastAsia="zh-CN"/>
              </w:rPr>
            </w:rPrChange>
          </w:rPr>
          <w:t>，</w:t>
        </w:r>
      </w:ins>
      <w:ins w:id="432" w:author="Jinglin Sun" w:date="2024-06-26T14:44:28Z">
        <w:r>
          <w:rPr>
            <w:rFonts w:hint="eastAsia" w:eastAsia="黑体"/>
            <w:sz w:val="32"/>
            <w:szCs w:val="32"/>
            <w:lang w:val="en-US" w:eastAsia="zh-CN"/>
            <w:rPrChange w:id="433" w:author="Jinglin Sun" w:date="2024-07-10T16:09:33Z">
              <w:rPr>
                <w:rFonts w:hint="eastAsia" w:eastAsia="仿宋_GB2312"/>
                <w:sz w:val="32"/>
                <w:szCs w:val="32"/>
                <w:lang w:val="en-US" w:eastAsia="zh-CN"/>
              </w:rPr>
            </w:rPrChange>
          </w:rPr>
          <w:t>缺乏</w:t>
        </w:r>
      </w:ins>
      <w:ins w:id="434" w:author="Jinglin Sun" w:date="2024-06-26T14:49:33Z">
        <w:r>
          <w:rPr>
            <w:rFonts w:hint="eastAsia" w:eastAsia="黑体"/>
            <w:sz w:val="32"/>
            <w:szCs w:val="32"/>
            <w:lang w:val="en-US" w:eastAsia="zh-CN"/>
            <w:rPrChange w:id="435" w:author="Jinglin Sun" w:date="2024-07-10T16:09:33Z">
              <w:rPr>
                <w:rFonts w:hint="eastAsia" w:eastAsia="仿宋_GB2312"/>
                <w:sz w:val="32"/>
                <w:szCs w:val="32"/>
                <w:lang w:val="en-US" w:eastAsia="zh-CN"/>
              </w:rPr>
            </w:rPrChange>
          </w:rPr>
          <w:t>顶层</w:t>
        </w:r>
      </w:ins>
      <w:ins w:id="436" w:author="Jinglin Sun" w:date="2024-06-26T14:49:35Z">
        <w:r>
          <w:rPr>
            <w:rFonts w:hint="eastAsia" w:eastAsia="黑体"/>
            <w:sz w:val="32"/>
            <w:szCs w:val="32"/>
            <w:lang w:val="en-US" w:eastAsia="zh-CN"/>
            <w:rPrChange w:id="437" w:author="Jinglin Sun" w:date="2024-07-10T16:09:33Z">
              <w:rPr>
                <w:rFonts w:hint="eastAsia" w:eastAsia="仿宋_GB2312"/>
                <w:sz w:val="32"/>
                <w:szCs w:val="32"/>
                <w:lang w:val="en-US" w:eastAsia="zh-CN"/>
              </w:rPr>
            </w:rPrChange>
          </w:rPr>
          <w:t>规划</w:t>
        </w:r>
      </w:ins>
      <w:ins w:id="438" w:author="Jinglin Sun" w:date="2024-06-26T14:49:42Z">
        <w:r>
          <w:rPr>
            <w:rFonts w:hint="eastAsia" w:eastAsia="黑体"/>
            <w:sz w:val="32"/>
            <w:szCs w:val="32"/>
            <w:lang w:val="en-US" w:eastAsia="zh-CN"/>
            <w:rPrChange w:id="439" w:author="Jinglin Sun" w:date="2024-07-10T16:09:33Z">
              <w:rPr>
                <w:rFonts w:hint="eastAsia" w:eastAsia="仿宋_GB2312"/>
                <w:sz w:val="32"/>
                <w:szCs w:val="32"/>
                <w:lang w:val="en-US" w:eastAsia="zh-CN"/>
              </w:rPr>
            </w:rPrChange>
          </w:rPr>
          <w:t>指引</w:t>
        </w:r>
      </w:ins>
      <w:ins w:id="440" w:author="Jinglin Sun" w:date="2024-09-13T13:00:11Z">
        <w:r>
          <w:rPr>
            <w:rFonts w:hint="eastAsia"/>
            <w:sz w:val="32"/>
            <w:szCs w:val="32"/>
            <w:lang w:val="en-US" w:eastAsia="zh-CN"/>
          </w:rPr>
          <w:t>和</w:t>
        </w:r>
      </w:ins>
      <w:ins w:id="441" w:author="Jinglin Sun" w:date="2024-09-13T13:00:13Z">
        <w:r>
          <w:rPr>
            <w:rFonts w:hint="eastAsia"/>
            <w:sz w:val="32"/>
            <w:szCs w:val="32"/>
            <w:lang w:val="en-US" w:eastAsia="zh-CN"/>
          </w:rPr>
          <w:t>配套</w:t>
        </w:r>
      </w:ins>
      <w:ins w:id="442" w:author="Jinglin Sun" w:date="2024-09-13T13:00:14Z">
        <w:r>
          <w:rPr>
            <w:rFonts w:hint="eastAsia"/>
            <w:sz w:val="32"/>
            <w:szCs w:val="32"/>
            <w:lang w:val="en-US" w:eastAsia="zh-CN"/>
          </w:rPr>
          <w:t>支持</w:t>
        </w:r>
      </w:ins>
      <w:ins w:id="443" w:author="Jinglin Sun" w:date="2024-09-13T13:00:18Z">
        <w:r>
          <w:rPr>
            <w:rFonts w:hint="eastAsia"/>
            <w:sz w:val="32"/>
            <w:szCs w:val="32"/>
            <w:lang w:val="en-US" w:eastAsia="zh-CN"/>
          </w:rPr>
          <w:t>政策</w:t>
        </w:r>
      </w:ins>
    </w:p>
    <w:p w14:paraId="1242D97A">
      <w:pPr>
        <w:wordWrap w:val="0"/>
        <w:adjustRightInd w:val="0"/>
        <w:snapToGrid w:val="0"/>
        <w:spacing w:line="560" w:lineRule="exact"/>
        <w:ind w:firstLine="640" w:firstLineChars="200"/>
        <w:rPr>
          <w:ins w:id="444" w:author="Jinglin Sun" w:date="2024-07-10T17:27:34Z"/>
          <w:rFonts w:hint="default" w:eastAsia="仿宋_GB2312"/>
          <w:sz w:val="32"/>
          <w:szCs w:val="32"/>
          <w:lang w:val="en-US" w:eastAsia="zh-CN"/>
        </w:rPr>
      </w:pPr>
      <w:ins w:id="445" w:author="Jinglin Sun" w:date="2024-07-10T16:25:17Z">
        <w:r>
          <w:rPr>
            <w:rFonts w:hint="eastAsia" w:eastAsia="仿宋_GB2312"/>
            <w:sz w:val="32"/>
            <w:szCs w:val="32"/>
            <w:lang w:val="en-US" w:eastAsia="zh-CN"/>
          </w:rPr>
          <w:t>近5年来，我国共获批I类创新药140个，其中70%以上为抗肿瘤药物。</w:t>
        </w:r>
      </w:ins>
      <w:ins w:id="446" w:author="Jinglin Sun" w:date="2024-07-10T16:26:29Z">
        <w:r>
          <w:rPr>
            <w:rFonts w:hint="eastAsia" w:eastAsia="仿宋_GB2312"/>
            <w:sz w:val="32"/>
            <w:szCs w:val="32"/>
            <w:lang w:val="en-US" w:eastAsia="zh-CN"/>
          </w:rPr>
          <w:t>而</w:t>
        </w:r>
      </w:ins>
      <w:ins w:id="447" w:author="Jinglin Sun" w:date="2024-07-10T16:26:32Z">
        <w:r>
          <w:rPr>
            <w:rFonts w:hint="eastAsia" w:eastAsia="仿宋_GB2312"/>
            <w:sz w:val="32"/>
            <w:szCs w:val="32"/>
            <w:lang w:val="en-US" w:eastAsia="zh-CN"/>
          </w:rPr>
          <w:t>我国</w:t>
        </w:r>
      </w:ins>
      <w:ins w:id="448" w:author="Jinglin Sun" w:date="2024-07-10T16:26:58Z">
        <w:r>
          <w:rPr>
            <w:rFonts w:hint="eastAsia" w:eastAsia="仿宋_GB2312"/>
            <w:sz w:val="32"/>
            <w:szCs w:val="32"/>
            <w:lang w:val="en-US" w:eastAsia="zh-CN"/>
          </w:rPr>
          <w:t>临床</w:t>
        </w:r>
      </w:ins>
      <w:ins w:id="449" w:author="Jinglin Sun" w:date="2024-07-10T16:27:00Z">
        <w:r>
          <w:rPr>
            <w:rFonts w:hint="eastAsia" w:eastAsia="仿宋_GB2312"/>
            <w:sz w:val="32"/>
            <w:szCs w:val="32"/>
            <w:lang w:val="en-US" w:eastAsia="zh-CN"/>
          </w:rPr>
          <w:t>疾病</w:t>
        </w:r>
      </w:ins>
      <w:ins w:id="450" w:author="Jinglin Sun" w:date="2024-07-10T16:27:12Z">
        <w:r>
          <w:rPr>
            <w:rFonts w:hint="eastAsia" w:eastAsia="仿宋_GB2312"/>
            <w:sz w:val="32"/>
            <w:szCs w:val="32"/>
            <w:lang w:val="en-US" w:eastAsia="zh-CN"/>
          </w:rPr>
          <w:t>负担</w:t>
        </w:r>
      </w:ins>
      <w:ins w:id="451" w:author="Jinglin Sun" w:date="2024-07-10T16:27:13Z">
        <w:r>
          <w:rPr>
            <w:rFonts w:hint="eastAsia" w:eastAsia="仿宋_GB2312"/>
            <w:sz w:val="32"/>
            <w:szCs w:val="32"/>
            <w:lang w:val="en-US" w:eastAsia="zh-CN"/>
          </w:rPr>
          <w:t>前</w:t>
        </w:r>
      </w:ins>
      <w:ins w:id="452" w:author="Jinglin Sun" w:date="2024-07-10T16:27:15Z">
        <w:r>
          <w:rPr>
            <w:rFonts w:hint="eastAsia" w:eastAsia="仿宋_GB2312"/>
            <w:sz w:val="32"/>
            <w:szCs w:val="32"/>
            <w:lang w:val="en-US" w:eastAsia="zh-CN"/>
          </w:rPr>
          <w:t>十名</w:t>
        </w:r>
      </w:ins>
      <w:ins w:id="453" w:author="Jinglin Sun" w:date="2024-07-10T16:27:19Z">
        <w:r>
          <w:rPr>
            <w:rFonts w:hint="eastAsia" w:eastAsia="仿宋_GB2312"/>
            <w:sz w:val="32"/>
            <w:szCs w:val="32"/>
            <w:lang w:val="en-US" w:eastAsia="zh-CN"/>
          </w:rPr>
          <w:t>中</w:t>
        </w:r>
      </w:ins>
      <w:ins w:id="454" w:author="Jinglin Sun" w:date="2024-07-10T16:27:20Z">
        <w:r>
          <w:rPr>
            <w:rFonts w:hint="eastAsia" w:eastAsia="仿宋_GB2312"/>
            <w:sz w:val="32"/>
            <w:szCs w:val="32"/>
            <w:lang w:val="en-US" w:eastAsia="zh-CN"/>
          </w:rPr>
          <w:t>，</w:t>
        </w:r>
      </w:ins>
      <w:ins w:id="455" w:author="Jinglin Sun" w:date="2024-07-10T16:35:42Z">
        <w:r>
          <w:rPr>
            <w:rFonts w:hint="eastAsia" w:eastAsia="仿宋_GB2312"/>
            <w:sz w:val="32"/>
            <w:szCs w:val="32"/>
            <w:lang w:val="en-US" w:eastAsia="zh-CN"/>
          </w:rPr>
          <w:t>中风</w:t>
        </w:r>
      </w:ins>
      <w:ins w:id="456" w:author="Jinglin Sun" w:date="2024-07-10T16:35:43Z">
        <w:r>
          <w:rPr>
            <w:rFonts w:hint="eastAsia" w:eastAsia="仿宋_GB2312"/>
            <w:sz w:val="32"/>
            <w:szCs w:val="32"/>
            <w:lang w:val="en-US" w:eastAsia="zh-CN"/>
          </w:rPr>
          <w:t>、</w:t>
        </w:r>
      </w:ins>
      <w:ins w:id="457" w:author="Jinglin Sun" w:date="2024-07-10T16:35:55Z">
        <w:r>
          <w:rPr>
            <w:rFonts w:hint="eastAsia" w:eastAsia="仿宋_GB2312"/>
            <w:sz w:val="32"/>
            <w:szCs w:val="32"/>
            <w:lang w:val="en-US" w:eastAsia="zh-CN"/>
          </w:rPr>
          <w:t>缺</w:t>
        </w:r>
      </w:ins>
      <w:ins w:id="458" w:author="Jinglin Sun" w:date="2024-07-10T16:35:58Z">
        <w:r>
          <w:rPr>
            <w:rFonts w:hint="eastAsia" w:eastAsia="仿宋_GB2312"/>
            <w:sz w:val="32"/>
            <w:szCs w:val="32"/>
            <w:lang w:val="en-US" w:eastAsia="zh-CN"/>
          </w:rPr>
          <w:t>血</w:t>
        </w:r>
      </w:ins>
      <w:ins w:id="459" w:author="Jinglin Sun" w:date="2024-07-10T16:35:59Z">
        <w:r>
          <w:rPr>
            <w:rFonts w:hint="eastAsia" w:eastAsia="仿宋_GB2312"/>
            <w:sz w:val="32"/>
            <w:szCs w:val="32"/>
            <w:lang w:val="en-US" w:eastAsia="zh-CN"/>
          </w:rPr>
          <w:t>性</w:t>
        </w:r>
      </w:ins>
      <w:ins w:id="460" w:author="Jinglin Sun" w:date="2024-07-10T16:36:04Z">
        <w:r>
          <w:rPr>
            <w:rFonts w:hint="eastAsia" w:eastAsia="仿宋_GB2312"/>
            <w:sz w:val="32"/>
            <w:szCs w:val="32"/>
            <w:lang w:val="en-US" w:eastAsia="zh-CN"/>
          </w:rPr>
          <w:t>心脏病</w:t>
        </w:r>
      </w:ins>
      <w:ins w:id="461" w:author="Jinglin Sun" w:date="2024-07-10T16:36:49Z">
        <w:r>
          <w:rPr>
            <w:rFonts w:hint="eastAsia" w:eastAsia="仿宋_GB2312"/>
            <w:sz w:val="32"/>
            <w:szCs w:val="32"/>
            <w:lang w:val="en-US" w:eastAsia="zh-CN"/>
          </w:rPr>
          <w:t>及</w:t>
        </w:r>
      </w:ins>
      <w:ins w:id="462" w:author="Jinglin Sun" w:date="2024-07-10T16:36:51Z">
        <w:r>
          <w:rPr>
            <w:rFonts w:hint="eastAsia" w:eastAsia="仿宋_GB2312"/>
            <w:sz w:val="32"/>
            <w:szCs w:val="32"/>
            <w:lang w:val="en-US" w:eastAsia="zh-CN"/>
          </w:rPr>
          <w:t>慢</w:t>
        </w:r>
      </w:ins>
      <w:ins w:id="463" w:author="Jinglin Sun" w:date="2024-07-10T16:37:26Z">
        <w:r>
          <w:rPr>
            <w:rFonts w:hint="eastAsia" w:eastAsia="仿宋_GB2312"/>
            <w:sz w:val="32"/>
            <w:szCs w:val="32"/>
            <w:lang w:val="en-US" w:eastAsia="zh-CN"/>
          </w:rPr>
          <w:t>性</w:t>
        </w:r>
      </w:ins>
      <w:ins w:id="464" w:author="Jinglin Sun" w:date="2024-07-10T16:36:54Z">
        <w:r>
          <w:rPr>
            <w:rFonts w:hint="eastAsia" w:eastAsia="仿宋_GB2312"/>
            <w:sz w:val="32"/>
            <w:szCs w:val="32"/>
            <w:lang w:val="en-US" w:eastAsia="zh-CN"/>
          </w:rPr>
          <w:t>阻塞</w:t>
        </w:r>
      </w:ins>
      <w:ins w:id="465" w:author="Jinglin Sun" w:date="2024-07-10T16:36:55Z">
        <w:r>
          <w:rPr>
            <w:rFonts w:hint="eastAsia" w:eastAsia="仿宋_GB2312"/>
            <w:sz w:val="32"/>
            <w:szCs w:val="32"/>
            <w:lang w:val="en-US" w:eastAsia="zh-CN"/>
          </w:rPr>
          <w:t>性</w:t>
        </w:r>
      </w:ins>
      <w:ins w:id="466" w:author="Jinglin Sun" w:date="2024-07-10T16:36:56Z">
        <w:r>
          <w:rPr>
            <w:rFonts w:hint="eastAsia" w:eastAsia="仿宋_GB2312"/>
            <w:sz w:val="32"/>
            <w:szCs w:val="32"/>
            <w:lang w:val="en-US" w:eastAsia="zh-CN"/>
          </w:rPr>
          <w:t>肺病</w:t>
        </w:r>
      </w:ins>
      <w:ins w:id="467" w:author="Jinglin Sun" w:date="2024-07-10T16:36:57Z">
        <w:r>
          <w:rPr>
            <w:rFonts w:hint="eastAsia" w:eastAsia="仿宋_GB2312"/>
            <w:sz w:val="32"/>
            <w:szCs w:val="32"/>
            <w:lang w:val="en-US" w:eastAsia="zh-CN"/>
          </w:rPr>
          <w:t>等</w:t>
        </w:r>
      </w:ins>
      <w:ins w:id="468" w:author="Jinglin Sun" w:date="2024-07-10T16:37:57Z">
        <w:r>
          <w:rPr>
            <w:rFonts w:hint="eastAsia" w:eastAsia="仿宋_GB2312"/>
            <w:sz w:val="32"/>
            <w:szCs w:val="32"/>
            <w:lang w:val="en-US" w:eastAsia="zh-CN"/>
          </w:rPr>
          <w:t>慢性</w:t>
        </w:r>
      </w:ins>
      <w:ins w:id="469" w:author="Jinglin Sun" w:date="2024-07-10T16:37:58Z">
        <w:r>
          <w:rPr>
            <w:rFonts w:hint="eastAsia" w:eastAsia="仿宋_GB2312"/>
            <w:sz w:val="32"/>
            <w:szCs w:val="32"/>
            <w:lang w:val="en-US" w:eastAsia="zh-CN"/>
          </w:rPr>
          <w:t>病</w:t>
        </w:r>
      </w:ins>
      <w:ins w:id="470" w:author="Jinglin Sun" w:date="2024-07-10T16:37:30Z">
        <w:r>
          <w:rPr>
            <w:rFonts w:hint="eastAsia" w:eastAsia="仿宋_GB2312"/>
            <w:sz w:val="32"/>
            <w:szCs w:val="32"/>
            <w:lang w:val="en-US" w:eastAsia="zh-CN"/>
          </w:rPr>
          <w:t>成为</w:t>
        </w:r>
      </w:ins>
      <w:ins w:id="471" w:author="Jinglin Sun" w:date="2024-07-10T16:37:38Z">
        <w:r>
          <w:rPr>
            <w:rFonts w:hint="eastAsia" w:eastAsia="仿宋_GB2312"/>
            <w:sz w:val="32"/>
            <w:szCs w:val="32"/>
            <w:lang w:val="en-US" w:eastAsia="zh-CN"/>
          </w:rPr>
          <w:t>我国</w:t>
        </w:r>
      </w:ins>
      <w:ins w:id="472" w:author="Jinglin Sun" w:date="2024-07-10T16:37:40Z">
        <w:r>
          <w:rPr>
            <w:rFonts w:hint="eastAsia" w:eastAsia="仿宋_GB2312"/>
            <w:sz w:val="32"/>
            <w:szCs w:val="32"/>
            <w:lang w:val="en-US" w:eastAsia="zh-CN"/>
          </w:rPr>
          <w:t>疾病</w:t>
        </w:r>
      </w:ins>
      <w:ins w:id="473" w:author="Jinglin Sun" w:date="2024-07-10T16:37:41Z">
        <w:r>
          <w:rPr>
            <w:rFonts w:hint="eastAsia" w:eastAsia="仿宋_GB2312"/>
            <w:sz w:val="32"/>
            <w:szCs w:val="32"/>
            <w:lang w:val="en-US" w:eastAsia="zh-CN"/>
          </w:rPr>
          <w:t>负担</w:t>
        </w:r>
      </w:ins>
      <w:ins w:id="474" w:author="Jinglin Sun" w:date="2024-07-10T16:37:42Z">
        <w:r>
          <w:rPr>
            <w:rFonts w:hint="eastAsia" w:eastAsia="仿宋_GB2312"/>
            <w:sz w:val="32"/>
            <w:szCs w:val="32"/>
            <w:lang w:val="en-US" w:eastAsia="zh-CN"/>
          </w:rPr>
          <w:t>的</w:t>
        </w:r>
      </w:ins>
      <w:ins w:id="475" w:author="Jinglin Sun" w:date="2024-07-10T16:37:43Z">
        <w:r>
          <w:rPr>
            <w:rFonts w:hint="eastAsia" w:eastAsia="仿宋_GB2312"/>
            <w:sz w:val="32"/>
            <w:szCs w:val="32"/>
            <w:lang w:val="en-US" w:eastAsia="zh-CN"/>
          </w:rPr>
          <w:t>主要</w:t>
        </w:r>
      </w:ins>
      <w:ins w:id="476" w:author="Jinglin Sun" w:date="2024-07-10T16:37:44Z">
        <w:r>
          <w:rPr>
            <w:rFonts w:hint="eastAsia" w:eastAsia="仿宋_GB2312"/>
            <w:sz w:val="32"/>
            <w:szCs w:val="32"/>
            <w:lang w:val="en-US" w:eastAsia="zh-CN"/>
          </w:rPr>
          <w:t>原因</w:t>
        </w:r>
      </w:ins>
      <w:ins w:id="477" w:author="Jinglin Sun" w:date="2024-07-10T16:42:27Z">
        <w:r>
          <w:rPr>
            <w:rFonts w:hint="eastAsia" w:eastAsia="仿宋_GB2312"/>
            <w:sz w:val="32"/>
            <w:szCs w:val="32"/>
            <w:lang w:val="en-US" w:eastAsia="zh-CN"/>
          </w:rPr>
          <w:t>，</w:t>
        </w:r>
      </w:ins>
      <w:ins w:id="478" w:author="Jinglin Sun" w:date="2024-07-10T16:39:17Z">
        <w:r>
          <w:rPr>
            <w:rFonts w:hint="eastAsia" w:eastAsia="仿宋_GB2312"/>
            <w:sz w:val="32"/>
            <w:szCs w:val="32"/>
            <w:lang w:val="en-US" w:eastAsia="zh-CN"/>
          </w:rPr>
          <w:t>肝癌</w:t>
        </w:r>
      </w:ins>
      <w:ins w:id="479" w:author="Jinglin Sun" w:date="2024-07-10T16:39:19Z">
        <w:r>
          <w:rPr>
            <w:rFonts w:hint="eastAsia" w:eastAsia="仿宋_GB2312"/>
            <w:sz w:val="32"/>
            <w:szCs w:val="32"/>
            <w:lang w:val="en-US" w:eastAsia="zh-CN"/>
          </w:rPr>
          <w:t>、</w:t>
        </w:r>
      </w:ins>
      <w:ins w:id="480" w:author="Jinglin Sun" w:date="2024-07-10T16:39:21Z">
        <w:r>
          <w:rPr>
            <w:rFonts w:hint="eastAsia" w:eastAsia="仿宋_GB2312"/>
            <w:sz w:val="32"/>
            <w:szCs w:val="32"/>
            <w:lang w:val="en-US" w:eastAsia="zh-CN"/>
          </w:rPr>
          <w:t>肺癌</w:t>
        </w:r>
      </w:ins>
      <w:ins w:id="481" w:author="Jinglin Sun" w:date="2024-07-10T16:41:51Z">
        <w:r>
          <w:rPr>
            <w:rFonts w:hint="eastAsia" w:eastAsia="仿宋_GB2312"/>
            <w:sz w:val="32"/>
            <w:szCs w:val="32"/>
            <w:lang w:val="en-US" w:eastAsia="zh-CN"/>
          </w:rPr>
          <w:t>等</w:t>
        </w:r>
      </w:ins>
      <w:ins w:id="482" w:author="Jinglin Sun" w:date="2024-07-10T16:41:55Z">
        <w:r>
          <w:rPr>
            <w:rFonts w:hint="eastAsia" w:eastAsia="仿宋_GB2312"/>
            <w:sz w:val="32"/>
            <w:szCs w:val="32"/>
            <w:lang w:val="en-US" w:eastAsia="zh-CN"/>
          </w:rPr>
          <w:t>癌症</w:t>
        </w:r>
      </w:ins>
      <w:ins w:id="483" w:author="Jinglin Sun" w:date="2024-07-10T16:43:11Z">
        <w:r>
          <w:rPr>
            <w:rFonts w:hint="eastAsia" w:eastAsia="仿宋_GB2312"/>
            <w:sz w:val="32"/>
            <w:szCs w:val="32"/>
            <w:lang w:val="en-US" w:eastAsia="zh-CN"/>
          </w:rPr>
          <w:t>仅</w:t>
        </w:r>
      </w:ins>
      <w:ins w:id="484" w:author="Jinglin Sun" w:date="2024-07-10T16:42:09Z">
        <w:r>
          <w:rPr>
            <w:rFonts w:hint="eastAsia" w:eastAsia="仿宋_GB2312"/>
            <w:sz w:val="32"/>
            <w:szCs w:val="32"/>
            <w:lang w:val="en-US" w:eastAsia="zh-CN"/>
          </w:rPr>
          <w:t>占据</w:t>
        </w:r>
      </w:ins>
      <w:ins w:id="485" w:author="Jinglin Sun" w:date="2024-07-10T16:42:20Z">
        <w:r>
          <w:rPr>
            <w:rFonts w:hint="eastAsia" w:eastAsia="仿宋_GB2312"/>
            <w:sz w:val="32"/>
            <w:szCs w:val="32"/>
            <w:lang w:val="en-US" w:eastAsia="zh-CN"/>
          </w:rPr>
          <w:t>四席</w:t>
        </w:r>
      </w:ins>
      <w:ins w:id="486" w:author="Jinglin Sun" w:date="2024-07-10T16:42:22Z">
        <w:r>
          <w:rPr>
            <w:rFonts w:hint="eastAsia" w:eastAsia="仿宋_GB2312"/>
            <w:sz w:val="32"/>
            <w:szCs w:val="32"/>
            <w:lang w:val="en-US" w:eastAsia="zh-CN"/>
          </w:rPr>
          <w:t>。</w:t>
        </w:r>
      </w:ins>
      <w:ins w:id="487" w:author="Jinglin Sun" w:date="2024-07-10T16:42:50Z">
        <w:r>
          <w:rPr>
            <w:rFonts w:hint="eastAsia" w:eastAsia="仿宋_GB2312"/>
            <w:sz w:val="32"/>
            <w:szCs w:val="32"/>
            <w:lang w:val="en-US" w:eastAsia="zh-CN"/>
          </w:rPr>
          <w:t>可见</w:t>
        </w:r>
      </w:ins>
      <w:ins w:id="488" w:author="Jinglin Sun" w:date="2024-07-10T16:42:53Z">
        <w:r>
          <w:rPr>
            <w:rFonts w:hint="eastAsia" w:eastAsia="仿宋_GB2312"/>
            <w:sz w:val="32"/>
            <w:szCs w:val="32"/>
            <w:lang w:val="en-US" w:eastAsia="zh-CN"/>
          </w:rPr>
          <w:t>，</w:t>
        </w:r>
      </w:ins>
      <w:ins w:id="489" w:author="Jinglin Sun" w:date="2024-07-10T16:25:17Z">
        <w:r>
          <w:rPr>
            <w:rFonts w:hint="eastAsia" w:eastAsia="仿宋_GB2312"/>
            <w:sz w:val="32"/>
            <w:szCs w:val="32"/>
            <w:lang w:val="en-US" w:eastAsia="zh-CN"/>
          </w:rPr>
          <w:t>我国创新药研发与疾病负担情况之间存在资源错配</w:t>
        </w:r>
      </w:ins>
      <w:ins w:id="490" w:author="Jinglin Sun" w:date="2024-07-10T17:07:01Z">
        <w:r>
          <w:rPr>
            <w:rFonts w:hint="eastAsia" w:eastAsia="仿宋_GB2312"/>
            <w:sz w:val="32"/>
            <w:szCs w:val="32"/>
            <w:lang w:val="en-US" w:eastAsia="zh-CN"/>
          </w:rPr>
          <w:t>情况</w:t>
        </w:r>
      </w:ins>
      <w:ins w:id="491" w:author="Jinglin Sun" w:date="2024-07-10T16:25:17Z">
        <w:r>
          <w:rPr>
            <w:rFonts w:hint="eastAsia" w:eastAsia="仿宋_GB2312"/>
            <w:sz w:val="32"/>
            <w:szCs w:val="32"/>
            <w:lang w:val="en-US" w:eastAsia="zh-CN"/>
          </w:rPr>
          <w:t>。</w:t>
        </w:r>
      </w:ins>
      <w:ins w:id="492" w:author="Jinglin Sun" w:date="2024-09-06T16:25:08Z">
        <w:r>
          <w:rPr>
            <w:rFonts w:hint="eastAsia" w:eastAsia="仿宋_GB2312"/>
            <w:sz w:val="32"/>
            <w:szCs w:val="32"/>
            <w:lang w:val="en-US" w:eastAsia="zh-CN"/>
          </w:rPr>
          <w:t>我们的</w:t>
        </w:r>
      </w:ins>
      <w:ins w:id="493" w:author="Jinglin Sun" w:date="2024-09-06T16:25:12Z">
        <w:r>
          <w:rPr>
            <w:rFonts w:hint="eastAsia" w:eastAsia="仿宋_GB2312"/>
            <w:sz w:val="32"/>
            <w:szCs w:val="32"/>
            <w:lang w:val="en-US" w:eastAsia="zh-CN"/>
          </w:rPr>
          <w:t>调查</w:t>
        </w:r>
      </w:ins>
      <w:ins w:id="494" w:author="Jinglin Sun" w:date="2024-09-06T16:25:13Z">
        <w:r>
          <w:rPr>
            <w:rFonts w:hint="eastAsia" w:eastAsia="仿宋_GB2312"/>
            <w:sz w:val="32"/>
            <w:szCs w:val="32"/>
            <w:lang w:val="en-US" w:eastAsia="zh-CN"/>
          </w:rPr>
          <w:t>问卷</w:t>
        </w:r>
      </w:ins>
      <w:ins w:id="495" w:author="Jinglin Sun" w:date="2024-09-06T16:25:14Z">
        <w:r>
          <w:rPr>
            <w:rFonts w:hint="eastAsia" w:eastAsia="仿宋_GB2312"/>
            <w:sz w:val="32"/>
            <w:szCs w:val="32"/>
            <w:lang w:val="en-US" w:eastAsia="zh-CN"/>
          </w:rPr>
          <w:t>显示</w:t>
        </w:r>
      </w:ins>
      <w:ins w:id="496" w:author="Jinglin Sun" w:date="2024-09-06T16:25:15Z">
        <w:r>
          <w:rPr>
            <w:rFonts w:hint="eastAsia" w:eastAsia="仿宋_GB2312"/>
            <w:sz w:val="32"/>
            <w:szCs w:val="32"/>
            <w:lang w:val="en-US" w:eastAsia="zh-CN"/>
          </w:rPr>
          <w:t>，</w:t>
        </w:r>
      </w:ins>
      <w:ins w:id="497" w:author="Jinglin Sun" w:date="2024-09-06T16:39:50Z">
        <w:r>
          <w:rPr>
            <w:rFonts w:hint="eastAsia" w:eastAsia="仿宋_GB2312"/>
            <w:sz w:val="32"/>
            <w:szCs w:val="32"/>
            <w:lang w:val="en-US" w:eastAsia="zh-CN"/>
          </w:rPr>
          <w:t>有</w:t>
        </w:r>
      </w:ins>
      <w:ins w:id="498" w:author="Jinglin Sun" w:date="2024-09-06T16:39:51Z">
        <w:r>
          <w:rPr>
            <w:rFonts w:hint="eastAsia" w:eastAsia="仿宋_GB2312"/>
            <w:sz w:val="32"/>
            <w:szCs w:val="32"/>
            <w:lang w:val="en-US" w:eastAsia="zh-CN"/>
          </w:rPr>
          <w:t>5</w:t>
        </w:r>
      </w:ins>
      <w:ins w:id="499" w:author="Jinglin Sun" w:date="2024-09-06T16:39:52Z">
        <w:r>
          <w:rPr>
            <w:rFonts w:hint="eastAsia" w:eastAsia="仿宋_GB2312"/>
            <w:sz w:val="32"/>
            <w:szCs w:val="32"/>
            <w:lang w:val="en-US" w:eastAsia="zh-CN"/>
          </w:rPr>
          <w:t>8%</w:t>
        </w:r>
      </w:ins>
      <w:ins w:id="500" w:author="Jinglin Sun" w:date="2024-09-06T16:39:53Z">
        <w:r>
          <w:rPr>
            <w:rFonts w:hint="eastAsia" w:eastAsia="仿宋_GB2312"/>
            <w:sz w:val="32"/>
            <w:szCs w:val="32"/>
            <w:lang w:val="en-US" w:eastAsia="zh-CN"/>
          </w:rPr>
          <w:t>的创新</w:t>
        </w:r>
      </w:ins>
      <w:ins w:id="501" w:author="Jinglin Sun" w:date="2024-09-06T16:39:55Z">
        <w:r>
          <w:rPr>
            <w:rFonts w:hint="eastAsia" w:eastAsia="仿宋_GB2312"/>
            <w:sz w:val="32"/>
            <w:szCs w:val="32"/>
            <w:lang w:val="en-US" w:eastAsia="zh-CN"/>
          </w:rPr>
          <w:t>主体认为</w:t>
        </w:r>
      </w:ins>
      <w:ins w:id="502" w:author="Jinglin Sun" w:date="2024-09-06T16:39:58Z">
        <w:r>
          <w:rPr>
            <w:rFonts w:hint="eastAsia" w:eastAsia="仿宋_GB2312"/>
            <w:sz w:val="32"/>
            <w:szCs w:val="32"/>
            <w:lang w:val="en-US" w:eastAsia="zh-CN"/>
          </w:rPr>
          <w:t>当前</w:t>
        </w:r>
      </w:ins>
      <w:ins w:id="503" w:author="Jinglin Sun" w:date="2024-09-06T16:39:59Z">
        <w:r>
          <w:rPr>
            <w:rFonts w:hint="eastAsia" w:eastAsia="仿宋_GB2312"/>
            <w:sz w:val="32"/>
            <w:szCs w:val="32"/>
            <w:lang w:val="en-US" w:eastAsia="zh-CN"/>
          </w:rPr>
          <w:t>生物</w:t>
        </w:r>
      </w:ins>
      <w:ins w:id="504" w:author="Jinglin Sun" w:date="2024-09-06T16:40:00Z">
        <w:r>
          <w:rPr>
            <w:rFonts w:hint="eastAsia" w:eastAsia="仿宋_GB2312"/>
            <w:sz w:val="32"/>
            <w:szCs w:val="32"/>
            <w:lang w:val="en-US" w:eastAsia="zh-CN"/>
          </w:rPr>
          <w:t>医药</w:t>
        </w:r>
      </w:ins>
      <w:ins w:id="505" w:author="Jinglin Sun" w:date="2024-09-06T16:40:01Z">
        <w:r>
          <w:rPr>
            <w:rFonts w:hint="eastAsia" w:eastAsia="仿宋_GB2312"/>
            <w:sz w:val="32"/>
            <w:szCs w:val="32"/>
            <w:lang w:val="en-US" w:eastAsia="zh-CN"/>
          </w:rPr>
          <w:t>产业</w:t>
        </w:r>
      </w:ins>
      <w:ins w:id="506" w:author="Jinglin Sun" w:date="2024-09-06T16:40:04Z">
        <w:r>
          <w:rPr>
            <w:rFonts w:hint="eastAsia" w:eastAsia="仿宋_GB2312"/>
            <w:sz w:val="32"/>
            <w:szCs w:val="32"/>
            <w:lang w:val="en-US" w:eastAsia="zh-CN"/>
          </w:rPr>
          <w:t>政策</w:t>
        </w:r>
      </w:ins>
      <w:ins w:id="507" w:author="Jinglin Sun" w:date="2024-09-06T16:40:05Z">
        <w:r>
          <w:rPr>
            <w:rFonts w:hint="eastAsia" w:eastAsia="仿宋_GB2312"/>
            <w:sz w:val="32"/>
            <w:szCs w:val="32"/>
            <w:lang w:val="en-US" w:eastAsia="zh-CN"/>
          </w:rPr>
          <w:t>对</w:t>
        </w:r>
      </w:ins>
      <w:ins w:id="508" w:author="Jinglin Sun" w:date="2024-09-06T16:40:15Z">
        <w:r>
          <w:rPr>
            <w:rFonts w:hint="eastAsia" w:eastAsia="仿宋_GB2312"/>
            <w:sz w:val="32"/>
            <w:szCs w:val="32"/>
            <w:lang w:val="en-US" w:eastAsia="zh-CN"/>
          </w:rPr>
          <w:t>其</w:t>
        </w:r>
      </w:ins>
      <w:ins w:id="509" w:author="Jinglin Sun" w:date="2024-09-06T16:40:16Z">
        <w:r>
          <w:rPr>
            <w:rFonts w:hint="eastAsia" w:eastAsia="仿宋_GB2312"/>
            <w:sz w:val="32"/>
            <w:szCs w:val="32"/>
            <w:lang w:val="en-US" w:eastAsia="zh-CN"/>
          </w:rPr>
          <w:t>实现</w:t>
        </w:r>
      </w:ins>
      <w:ins w:id="510" w:author="Jinglin Sun" w:date="2024-09-06T16:41:00Z">
        <w:r>
          <w:rPr>
            <w:rFonts w:hint="eastAsia" w:eastAsia="仿宋_GB2312"/>
            <w:sz w:val="32"/>
            <w:szCs w:val="32"/>
            <w:lang w:val="en-US" w:eastAsia="zh-CN"/>
          </w:rPr>
          <w:t>产品</w:t>
        </w:r>
      </w:ins>
      <w:ins w:id="511" w:author="Jinglin Sun" w:date="2024-09-06T16:40:18Z">
        <w:r>
          <w:rPr>
            <w:rFonts w:hint="eastAsia" w:eastAsia="仿宋_GB2312"/>
            <w:sz w:val="32"/>
            <w:szCs w:val="32"/>
            <w:lang w:val="en-US" w:eastAsia="zh-CN"/>
          </w:rPr>
          <w:t>创新</w:t>
        </w:r>
      </w:ins>
      <w:ins w:id="512" w:author="Jinglin Sun" w:date="2024-09-06T16:40:24Z">
        <w:r>
          <w:rPr>
            <w:rFonts w:hint="eastAsia" w:eastAsia="仿宋_GB2312"/>
            <w:sz w:val="32"/>
            <w:szCs w:val="32"/>
            <w:lang w:val="en-US" w:eastAsia="zh-CN"/>
          </w:rPr>
          <w:t>起着</w:t>
        </w:r>
      </w:ins>
      <w:ins w:id="513" w:author="Jinglin Sun" w:date="2024-09-06T16:40:28Z">
        <w:r>
          <w:rPr>
            <w:rFonts w:hint="eastAsia" w:eastAsia="仿宋_GB2312"/>
            <w:sz w:val="32"/>
            <w:szCs w:val="32"/>
            <w:lang w:val="en-US" w:eastAsia="zh-CN"/>
          </w:rPr>
          <w:t>非常</w:t>
        </w:r>
      </w:ins>
      <w:ins w:id="514" w:author="Jinglin Sun" w:date="2024-09-06T16:40:30Z">
        <w:r>
          <w:rPr>
            <w:rFonts w:hint="eastAsia" w:eastAsia="仿宋_GB2312"/>
            <w:sz w:val="32"/>
            <w:szCs w:val="32"/>
            <w:lang w:val="en-US" w:eastAsia="zh-CN"/>
          </w:rPr>
          <w:t>重要</w:t>
        </w:r>
      </w:ins>
      <w:ins w:id="515" w:author="Jinglin Sun" w:date="2024-09-06T16:40:31Z">
        <w:r>
          <w:rPr>
            <w:rFonts w:hint="eastAsia" w:eastAsia="仿宋_GB2312"/>
            <w:sz w:val="32"/>
            <w:szCs w:val="32"/>
            <w:lang w:val="en-US" w:eastAsia="zh-CN"/>
          </w:rPr>
          <w:t>的</w:t>
        </w:r>
      </w:ins>
      <w:ins w:id="516" w:author="Jinglin Sun" w:date="2024-09-06T16:40:34Z">
        <w:r>
          <w:rPr>
            <w:rFonts w:hint="eastAsia" w:eastAsia="仿宋_GB2312"/>
            <w:sz w:val="32"/>
            <w:szCs w:val="32"/>
            <w:lang w:val="en-US" w:eastAsia="zh-CN"/>
          </w:rPr>
          <w:t>作用</w:t>
        </w:r>
      </w:ins>
      <w:ins w:id="517" w:author="Jinglin Sun" w:date="2024-09-06T16:41:32Z">
        <w:r>
          <w:rPr>
            <w:rFonts w:hint="eastAsia" w:eastAsia="仿宋_GB2312"/>
            <w:sz w:val="32"/>
            <w:szCs w:val="32"/>
            <w:lang w:val="en-US" w:eastAsia="zh-CN"/>
          </w:rPr>
          <w:t>，</w:t>
        </w:r>
      </w:ins>
      <w:ins w:id="518" w:author="Jinglin Sun" w:date="2024-09-06T16:41:46Z">
        <w:r>
          <w:rPr>
            <w:rFonts w:hint="eastAsia" w:eastAsia="仿宋_GB2312"/>
            <w:sz w:val="32"/>
            <w:szCs w:val="32"/>
            <w:lang w:val="en-US" w:eastAsia="zh-CN"/>
          </w:rPr>
          <w:t>同时</w:t>
        </w:r>
      </w:ins>
      <w:ins w:id="519" w:author="Jinglin Sun" w:date="2024-09-06T16:41:48Z">
        <w:r>
          <w:rPr>
            <w:rFonts w:hint="eastAsia" w:eastAsia="仿宋_GB2312"/>
            <w:sz w:val="32"/>
            <w:szCs w:val="32"/>
            <w:lang w:val="en-US" w:eastAsia="zh-CN"/>
          </w:rPr>
          <w:t>也有</w:t>
        </w:r>
      </w:ins>
      <w:ins w:id="520" w:author="Jinglin Sun" w:date="2024-09-06T16:42:00Z">
        <w:r>
          <w:rPr>
            <w:rFonts w:hint="eastAsia" w:eastAsia="仿宋_GB2312"/>
            <w:sz w:val="32"/>
            <w:szCs w:val="32"/>
            <w:lang w:val="en-US" w:eastAsia="zh-CN"/>
          </w:rPr>
          <w:t>1</w:t>
        </w:r>
      </w:ins>
      <w:ins w:id="521" w:author="Jinglin Sun" w:date="2024-09-06T16:42:01Z">
        <w:r>
          <w:rPr>
            <w:rFonts w:hint="eastAsia" w:eastAsia="仿宋_GB2312"/>
            <w:sz w:val="32"/>
            <w:szCs w:val="32"/>
            <w:lang w:val="en-US" w:eastAsia="zh-CN"/>
          </w:rPr>
          <w:t>8</w:t>
        </w:r>
      </w:ins>
      <w:ins w:id="522" w:author="Jinglin Sun" w:date="2024-09-06T16:42:03Z">
        <w:r>
          <w:rPr>
            <w:rFonts w:hint="eastAsia" w:eastAsia="仿宋_GB2312"/>
            <w:sz w:val="32"/>
            <w:szCs w:val="32"/>
            <w:lang w:val="en-US" w:eastAsia="zh-CN"/>
          </w:rPr>
          <w:t>%</w:t>
        </w:r>
      </w:ins>
      <w:ins w:id="523" w:author="Jinglin Sun" w:date="2024-09-06T16:42:04Z">
        <w:r>
          <w:rPr>
            <w:rFonts w:hint="eastAsia" w:eastAsia="仿宋_GB2312"/>
            <w:sz w:val="32"/>
            <w:szCs w:val="32"/>
            <w:lang w:val="en-US" w:eastAsia="zh-CN"/>
          </w:rPr>
          <w:t>的创新</w:t>
        </w:r>
      </w:ins>
      <w:ins w:id="524" w:author="Jinglin Sun" w:date="2024-09-06T16:42:07Z">
        <w:r>
          <w:rPr>
            <w:rFonts w:hint="eastAsia" w:eastAsia="仿宋_GB2312"/>
            <w:sz w:val="32"/>
            <w:szCs w:val="32"/>
            <w:lang w:val="en-US" w:eastAsia="zh-CN"/>
          </w:rPr>
          <w:t>主体对</w:t>
        </w:r>
      </w:ins>
      <w:ins w:id="525" w:author="Jinglin Sun" w:date="2024-09-06T16:42:09Z">
        <w:r>
          <w:rPr>
            <w:rFonts w:hint="eastAsia" w:eastAsia="仿宋_GB2312"/>
            <w:sz w:val="32"/>
            <w:szCs w:val="32"/>
            <w:lang w:val="en-US" w:eastAsia="zh-CN"/>
          </w:rPr>
          <w:t>当前</w:t>
        </w:r>
      </w:ins>
      <w:ins w:id="526" w:author="Jinglin Sun" w:date="2024-09-06T16:42:14Z">
        <w:r>
          <w:rPr>
            <w:rFonts w:hint="eastAsia" w:eastAsia="仿宋_GB2312"/>
            <w:sz w:val="32"/>
            <w:szCs w:val="32"/>
            <w:lang w:val="en-US" w:eastAsia="zh-CN"/>
          </w:rPr>
          <w:t>生物</w:t>
        </w:r>
      </w:ins>
      <w:ins w:id="527" w:author="Jinglin Sun" w:date="2024-09-06T16:42:15Z">
        <w:r>
          <w:rPr>
            <w:rFonts w:hint="eastAsia" w:eastAsia="仿宋_GB2312"/>
            <w:sz w:val="32"/>
            <w:szCs w:val="32"/>
            <w:lang w:val="en-US" w:eastAsia="zh-CN"/>
          </w:rPr>
          <w:t>医药</w:t>
        </w:r>
      </w:ins>
      <w:ins w:id="528" w:author="Jinglin Sun" w:date="2024-09-06T16:42:16Z">
        <w:r>
          <w:rPr>
            <w:rFonts w:hint="eastAsia" w:eastAsia="仿宋_GB2312"/>
            <w:sz w:val="32"/>
            <w:szCs w:val="32"/>
            <w:lang w:val="en-US" w:eastAsia="zh-CN"/>
          </w:rPr>
          <w:t>产业</w:t>
        </w:r>
      </w:ins>
      <w:ins w:id="529" w:author="Jinglin Sun" w:date="2024-09-06T16:42:17Z">
        <w:r>
          <w:rPr>
            <w:rFonts w:hint="eastAsia" w:eastAsia="仿宋_GB2312"/>
            <w:sz w:val="32"/>
            <w:szCs w:val="32"/>
            <w:lang w:val="en-US" w:eastAsia="zh-CN"/>
          </w:rPr>
          <w:t>发展的</w:t>
        </w:r>
      </w:ins>
      <w:ins w:id="530" w:author="Jinglin Sun" w:date="2024-09-06T16:42:20Z">
        <w:r>
          <w:rPr>
            <w:rFonts w:hint="eastAsia" w:eastAsia="仿宋_GB2312"/>
            <w:sz w:val="32"/>
            <w:szCs w:val="32"/>
            <w:lang w:val="en-US" w:eastAsia="zh-CN"/>
          </w:rPr>
          <w:t>总体</w:t>
        </w:r>
      </w:ins>
      <w:ins w:id="531" w:author="Jinglin Sun" w:date="2024-09-06T16:42:22Z">
        <w:r>
          <w:rPr>
            <w:rFonts w:hint="eastAsia" w:eastAsia="仿宋_GB2312"/>
            <w:sz w:val="32"/>
            <w:szCs w:val="32"/>
            <w:lang w:val="en-US" w:eastAsia="zh-CN"/>
          </w:rPr>
          <w:t>规划</w:t>
        </w:r>
      </w:ins>
      <w:ins w:id="532" w:author="Jinglin Sun" w:date="2024-09-06T16:42:23Z">
        <w:r>
          <w:rPr>
            <w:rFonts w:hint="eastAsia" w:eastAsia="仿宋_GB2312"/>
            <w:sz w:val="32"/>
            <w:szCs w:val="32"/>
            <w:lang w:val="en-US" w:eastAsia="zh-CN"/>
          </w:rPr>
          <w:t>及</w:t>
        </w:r>
      </w:ins>
      <w:ins w:id="533" w:author="Jinglin Sun" w:date="2024-09-06T16:42:24Z">
        <w:r>
          <w:rPr>
            <w:rFonts w:hint="eastAsia" w:eastAsia="仿宋_GB2312"/>
            <w:sz w:val="32"/>
            <w:szCs w:val="32"/>
            <w:lang w:val="en-US" w:eastAsia="zh-CN"/>
          </w:rPr>
          <w:t>配套</w:t>
        </w:r>
      </w:ins>
      <w:ins w:id="534" w:author="Jinglin Sun" w:date="2024-09-06T16:42:26Z">
        <w:r>
          <w:rPr>
            <w:rFonts w:hint="eastAsia" w:eastAsia="仿宋_GB2312"/>
            <w:sz w:val="32"/>
            <w:szCs w:val="32"/>
            <w:lang w:val="en-US" w:eastAsia="zh-CN"/>
          </w:rPr>
          <w:t>政策</w:t>
        </w:r>
      </w:ins>
      <w:ins w:id="535" w:author="Jinglin Sun" w:date="2024-09-06T16:42:43Z">
        <w:r>
          <w:rPr>
            <w:rFonts w:hint="eastAsia" w:eastAsia="仿宋_GB2312"/>
            <w:sz w:val="32"/>
            <w:szCs w:val="32"/>
            <w:lang w:val="en-US" w:eastAsia="zh-CN"/>
          </w:rPr>
          <w:t>表示</w:t>
        </w:r>
      </w:ins>
      <w:ins w:id="536" w:author="Jinglin Sun" w:date="2024-09-06T16:42:47Z">
        <w:r>
          <w:rPr>
            <w:rFonts w:hint="eastAsia" w:eastAsia="仿宋_GB2312"/>
            <w:sz w:val="32"/>
            <w:szCs w:val="32"/>
            <w:lang w:val="en-US" w:eastAsia="zh-CN"/>
          </w:rPr>
          <w:t>一般</w:t>
        </w:r>
      </w:ins>
      <w:ins w:id="537" w:author="Jinglin Sun" w:date="2024-09-06T16:42:48Z">
        <w:r>
          <w:rPr>
            <w:rFonts w:hint="eastAsia" w:eastAsia="仿宋_GB2312"/>
            <w:sz w:val="32"/>
            <w:szCs w:val="32"/>
            <w:lang w:val="en-US" w:eastAsia="zh-CN"/>
          </w:rPr>
          <w:t>满意</w:t>
        </w:r>
      </w:ins>
      <w:ins w:id="538" w:author="Jinglin Sun" w:date="2024-09-06T16:42:49Z">
        <w:r>
          <w:rPr>
            <w:rFonts w:hint="eastAsia" w:eastAsia="仿宋_GB2312"/>
            <w:sz w:val="32"/>
            <w:szCs w:val="32"/>
            <w:lang w:val="en-US" w:eastAsia="zh-CN"/>
          </w:rPr>
          <w:t>，</w:t>
        </w:r>
      </w:ins>
      <w:ins w:id="539" w:author="Jinglin Sun" w:date="2024-09-06T16:42:50Z">
        <w:r>
          <w:rPr>
            <w:rFonts w:hint="eastAsia" w:eastAsia="仿宋_GB2312"/>
            <w:sz w:val="32"/>
            <w:szCs w:val="32"/>
            <w:lang w:val="en-US" w:eastAsia="zh-CN"/>
          </w:rPr>
          <w:t>还有</w:t>
        </w:r>
      </w:ins>
      <w:ins w:id="540" w:author="Jinglin Sun" w:date="2024-09-06T16:42:54Z">
        <w:r>
          <w:rPr>
            <w:rFonts w:hint="eastAsia" w:eastAsia="仿宋_GB2312"/>
            <w:sz w:val="32"/>
            <w:szCs w:val="32"/>
            <w:lang w:val="en-US" w:eastAsia="zh-CN"/>
          </w:rPr>
          <w:t>7%</w:t>
        </w:r>
      </w:ins>
      <w:ins w:id="541" w:author="Jinglin Sun" w:date="2024-09-06T16:42:55Z">
        <w:r>
          <w:rPr>
            <w:rFonts w:hint="eastAsia" w:eastAsia="仿宋_GB2312"/>
            <w:sz w:val="32"/>
            <w:szCs w:val="32"/>
            <w:lang w:val="en-US" w:eastAsia="zh-CN"/>
          </w:rPr>
          <w:t>的</w:t>
        </w:r>
      </w:ins>
      <w:ins w:id="542" w:author="Jinglin Sun" w:date="2024-09-06T16:43:08Z">
        <w:r>
          <w:rPr>
            <w:rFonts w:hint="eastAsia" w:eastAsia="仿宋_GB2312"/>
            <w:sz w:val="32"/>
            <w:szCs w:val="32"/>
            <w:lang w:val="en-US" w:eastAsia="zh-CN"/>
          </w:rPr>
          <w:t>创新</w:t>
        </w:r>
      </w:ins>
      <w:ins w:id="543" w:author="Jinglin Sun" w:date="2024-09-06T16:42:58Z">
        <w:r>
          <w:rPr>
            <w:rFonts w:hint="eastAsia" w:eastAsia="仿宋_GB2312"/>
            <w:sz w:val="32"/>
            <w:szCs w:val="32"/>
            <w:lang w:val="en-US" w:eastAsia="zh-CN"/>
          </w:rPr>
          <w:t>主体</w:t>
        </w:r>
      </w:ins>
      <w:ins w:id="544" w:author="Jinglin Sun" w:date="2024-09-06T16:43:01Z">
        <w:r>
          <w:rPr>
            <w:rFonts w:hint="eastAsia" w:eastAsia="仿宋_GB2312"/>
            <w:sz w:val="32"/>
            <w:szCs w:val="32"/>
            <w:lang w:val="en-US" w:eastAsia="zh-CN"/>
          </w:rPr>
          <w:t>表示</w:t>
        </w:r>
      </w:ins>
      <w:ins w:id="545" w:author="Jinglin Sun" w:date="2024-09-06T16:43:02Z">
        <w:r>
          <w:rPr>
            <w:rFonts w:hint="eastAsia" w:eastAsia="仿宋_GB2312"/>
            <w:sz w:val="32"/>
            <w:szCs w:val="32"/>
            <w:lang w:val="en-US" w:eastAsia="zh-CN"/>
          </w:rPr>
          <w:t>不满意</w:t>
        </w:r>
      </w:ins>
      <w:ins w:id="546" w:author="Jinglin Sun" w:date="2024-09-06T16:43:04Z">
        <w:r>
          <w:rPr>
            <w:rFonts w:hint="eastAsia" w:eastAsia="仿宋_GB2312"/>
            <w:sz w:val="32"/>
            <w:szCs w:val="32"/>
            <w:lang w:val="en-US" w:eastAsia="zh-CN"/>
          </w:rPr>
          <w:t>。</w:t>
        </w:r>
      </w:ins>
      <w:ins w:id="547" w:author="Jinglin Sun" w:date="2024-07-10T17:09:10Z">
        <w:r>
          <w:rPr>
            <w:rFonts w:hint="eastAsia" w:eastAsia="仿宋_GB2312"/>
            <w:sz w:val="32"/>
            <w:szCs w:val="32"/>
            <w:lang w:val="en-US" w:eastAsia="zh-CN"/>
          </w:rPr>
          <w:t>据统计，</w:t>
        </w:r>
      </w:ins>
      <w:ins w:id="548" w:author="Jinglin Sun" w:date="2024-07-11T11:10:55Z">
        <w:r>
          <w:rPr>
            <w:rFonts w:hint="eastAsia" w:eastAsia="仿宋_GB2312"/>
            <w:sz w:val="32"/>
            <w:szCs w:val="32"/>
            <w:lang w:val="en-US" w:eastAsia="zh-CN"/>
          </w:rPr>
          <w:t>截至20</w:t>
        </w:r>
      </w:ins>
      <w:ins w:id="549" w:author="Jinglin Sun" w:date="2024-07-11T11:10:56Z">
        <w:r>
          <w:rPr>
            <w:rFonts w:hint="eastAsia" w:eastAsia="仿宋_GB2312"/>
            <w:sz w:val="32"/>
            <w:szCs w:val="32"/>
            <w:lang w:val="en-US" w:eastAsia="zh-CN"/>
          </w:rPr>
          <w:t>22</w:t>
        </w:r>
      </w:ins>
      <w:ins w:id="550" w:author="Jinglin Sun" w:date="2024-07-11T11:10:57Z">
        <w:r>
          <w:rPr>
            <w:rFonts w:hint="eastAsia" w:eastAsia="仿宋_GB2312"/>
            <w:sz w:val="32"/>
            <w:szCs w:val="32"/>
            <w:lang w:val="en-US" w:eastAsia="zh-CN"/>
          </w:rPr>
          <w:t>年底</w:t>
        </w:r>
      </w:ins>
      <w:ins w:id="551" w:author="Jinglin Sun" w:date="2024-07-11T11:10:58Z">
        <w:r>
          <w:rPr>
            <w:rFonts w:hint="eastAsia" w:eastAsia="仿宋_GB2312"/>
            <w:sz w:val="32"/>
            <w:szCs w:val="32"/>
            <w:lang w:val="en-US" w:eastAsia="zh-CN"/>
          </w:rPr>
          <w:t>，</w:t>
        </w:r>
      </w:ins>
      <w:ins w:id="552" w:author="Jinglin Sun" w:date="2024-07-11T11:10:59Z">
        <w:r>
          <w:rPr>
            <w:rFonts w:hint="eastAsia" w:eastAsia="仿宋_GB2312"/>
            <w:sz w:val="32"/>
            <w:szCs w:val="32"/>
            <w:lang w:val="en-US" w:eastAsia="zh-CN"/>
          </w:rPr>
          <w:t>全球</w:t>
        </w:r>
      </w:ins>
      <w:ins w:id="553" w:author="Jinglin Sun" w:date="2024-07-11T11:11:02Z">
        <w:r>
          <w:rPr>
            <w:rFonts w:hint="eastAsia" w:eastAsia="仿宋_GB2312"/>
            <w:sz w:val="32"/>
            <w:szCs w:val="32"/>
            <w:lang w:val="en-US" w:eastAsia="zh-CN"/>
          </w:rPr>
          <w:t>在研</w:t>
        </w:r>
      </w:ins>
      <w:ins w:id="554" w:author="Jinglin Sun" w:date="2024-07-11T11:11:06Z">
        <w:r>
          <w:rPr>
            <w:rFonts w:hint="eastAsia" w:eastAsia="仿宋_GB2312"/>
            <w:sz w:val="32"/>
            <w:szCs w:val="32"/>
            <w:lang w:val="en-US" w:eastAsia="zh-CN"/>
          </w:rPr>
          <w:t>创新</w:t>
        </w:r>
      </w:ins>
      <w:ins w:id="555" w:author="Jinglin Sun" w:date="2024-07-11T11:11:07Z">
        <w:r>
          <w:rPr>
            <w:rFonts w:hint="eastAsia" w:eastAsia="仿宋_GB2312"/>
            <w:sz w:val="32"/>
            <w:szCs w:val="32"/>
            <w:lang w:val="en-US" w:eastAsia="zh-CN"/>
          </w:rPr>
          <w:t>药</w:t>
        </w:r>
      </w:ins>
      <w:ins w:id="556" w:author="Jinglin Sun" w:date="2024-07-11T11:11:13Z">
        <w:r>
          <w:rPr>
            <w:rFonts w:hint="eastAsia" w:eastAsia="仿宋_GB2312"/>
            <w:sz w:val="32"/>
            <w:szCs w:val="32"/>
            <w:lang w:val="en-US" w:eastAsia="zh-CN"/>
          </w:rPr>
          <w:t>管线</w:t>
        </w:r>
      </w:ins>
      <w:ins w:id="557" w:author="Jinglin Sun" w:date="2024-07-11T11:11:20Z">
        <w:r>
          <w:rPr>
            <w:rFonts w:hint="eastAsia" w:eastAsia="仿宋_GB2312"/>
            <w:sz w:val="32"/>
            <w:szCs w:val="32"/>
            <w:lang w:val="en-US" w:eastAsia="zh-CN"/>
          </w:rPr>
          <w:t>为</w:t>
        </w:r>
      </w:ins>
      <w:ins w:id="558" w:author="Jinglin Sun" w:date="2024-07-11T11:11:21Z">
        <w:r>
          <w:rPr>
            <w:rFonts w:hint="eastAsia" w:eastAsia="仿宋_GB2312"/>
            <w:sz w:val="32"/>
            <w:szCs w:val="32"/>
            <w:lang w:val="en-US" w:eastAsia="zh-CN"/>
          </w:rPr>
          <w:t>1</w:t>
        </w:r>
      </w:ins>
      <w:ins w:id="559" w:author="Jinglin Sun" w:date="2024-07-11T11:11:22Z">
        <w:r>
          <w:rPr>
            <w:rFonts w:hint="eastAsia" w:eastAsia="仿宋_GB2312"/>
            <w:sz w:val="32"/>
            <w:szCs w:val="32"/>
            <w:lang w:val="en-US" w:eastAsia="zh-CN"/>
          </w:rPr>
          <w:t>01</w:t>
        </w:r>
      </w:ins>
      <w:ins w:id="560" w:author="Jinglin Sun" w:date="2024-07-11T11:11:24Z">
        <w:r>
          <w:rPr>
            <w:rFonts w:hint="eastAsia" w:eastAsia="仿宋_GB2312"/>
            <w:sz w:val="32"/>
            <w:szCs w:val="32"/>
            <w:lang w:val="en-US" w:eastAsia="zh-CN"/>
          </w:rPr>
          <w:t>0</w:t>
        </w:r>
      </w:ins>
      <w:ins w:id="561" w:author="Jinglin Sun" w:date="2024-07-11T11:11:25Z">
        <w:r>
          <w:rPr>
            <w:rFonts w:hint="eastAsia" w:eastAsia="仿宋_GB2312"/>
            <w:sz w:val="32"/>
            <w:szCs w:val="32"/>
            <w:lang w:val="en-US" w:eastAsia="zh-CN"/>
          </w:rPr>
          <w:t>0</w:t>
        </w:r>
      </w:ins>
      <w:ins w:id="562" w:author="Jinglin Sun" w:date="2024-07-11T11:11:28Z">
        <w:r>
          <w:rPr>
            <w:rFonts w:hint="eastAsia" w:eastAsia="仿宋_GB2312"/>
            <w:sz w:val="32"/>
            <w:szCs w:val="32"/>
            <w:lang w:val="en-US" w:eastAsia="zh-CN"/>
          </w:rPr>
          <w:t>条</w:t>
        </w:r>
      </w:ins>
      <w:ins w:id="563" w:author="Jinglin Sun" w:date="2024-07-11T11:11:29Z">
        <w:r>
          <w:rPr>
            <w:rFonts w:hint="eastAsia" w:eastAsia="仿宋_GB2312"/>
            <w:sz w:val="32"/>
            <w:szCs w:val="32"/>
            <w:lang w:val="en-US" w:eastAsia="zh-CN"/>
          </w:rPr>
          <w:t>，</w:t>
        </w:r>
      </w:ins>
      <w:ins w:id="564" w:author="Jinglin Sun" w:date="2024-07-11T11:12:13Z">
        <w:r>
          <w:rPr>
            <w:rFonts w:hint="eastAsia" w:eastAsia="仿宋_GB2312"/>
            <w:sz w:val="32"/>
            <w:szCs w:val="32"/>
            <w:lang w:val="en-US" w:eastAsia="zh-CN"/>
          </w:rPr>
          <w:t>美国</w:t>
        </w:r>
      </w:ins>
      <w:ins w:id="565" w:author="Jinglin Sun" w:date="2024-07-11T11:12:14Z">
        <w:r>
          <w:rPr>
            <w:rFonts w:hint="eastAsia" w:eastAsia="仿宋_GB2312"/>
            <w:sz w:val="32"/>
            <w:szCs w:val="32"/>
            <w:lang w:val="en-US" w:eastAsia="zh-CN"/>
          </w:rPr>
          <w:t>在研</w:t>
        </w:r>
      </w:ins>
      <w:ins w:id="566" w:author="Jinglin Sun" w:date="2024-07-11T11:12:17Z">
        <w:r>
          <w:rPr>
            <w:rFonts w:hint="eastAsia" w:eastAsia="仿宋_GB2312"/>
            <w:sz w:val="32"/>
            <w:szCs w:val="32"/>
            <w:lang w:val="en-US" w:eastAsia="zh-CN"/>
          </w:rPr>
          <w:t>产品</w:t>
        </w:r>
      </w:ins>
      <w:ins w:id="567" w:author="Jinglin Sun" w:date="2024-07-11T11:12:18Z">
        <w:r>
          <w:rPr>
            <w:rFonts w:hint="eastAsia" w:eastAsia="仿宋_GB2312"/>
            <w:sz w:val="32"/>
            <w:szCs w:val="32"/>
            <w:lang w:val="en-US" w:eastAsia="zh-CN"/>
          </w:rPr>
          <w:t>4</w:t>
        </w:r>
      </w:ins>
      <w:ins w:id="568" w:author="Jinglin Sun" w:date="2024-07-11T11:12:20Z">
        <w:r>
          <w:rPr>
            <w:rFonts w:hint="eastAsia" w:eastAsia="仿宋_GB2312"/>
            <w:sz w:val="32"/>
            <w:szCs w:val="32"/>
            <w:lang w:val="en-US" w:eastAsia="zh-CN"/>
          </w:rPr>
          <w:t>28</w:t>
        </w:r>
      </w:ins>
      <w:ins w:id="569" w:author="Jinglin Sun" w:date="2024-07-11T11:12:21Z">
        <w:r>
          <w:rPr>
            <w:rFonts w:hint="eastAsia" w:eastAsia="仿宋_GB2312"/>
            <w:sz w:val="32"/>
            <w:szCs w:val="32"/>
            <w:lang w:val="en-US" w:eastAsia="zh-CN"/>
          </w:rPr>
          <w:t>2个</w:t>
        </w:r>
      </w:ins>
      <w:ins w:id="570" w:author="Jinglin Sun" w:date="2024-07-11T11:12:22Z">
        <w:r>
          <w:rPr>
            <w:rFonts w:hint="eastAsia" w:eastAsia="仿宋_GB2312"/>
            <w:sz w:val="32"/>
            <w:szCs w:val="32"/>
            <w:lang w:val="en-US" w:eastAsia="zh-CN"/>
          </w:rPr>
          <w:t>，</w:t>
        </w:r>
      </w:ins>
      <w:ins w:id="571" w:author="Jinglin Sun" w:date="2024-07-11T11:12:57Z">
        <w:r>
          <w:rPr>
            <w:rFonts w:hint="eastAsia" w:eastAsia="仿宋_GB2312"/>
            <w:sz w:val="32"/>
            <w:szCs w:val="32"/>
            <w:lang w:val="en-US" w:eastAsia="zh-CN"/>
          </w:rPr>
          <w:t>覆盖</w:t>
        </w:r>
      </w:ins>
      <w:ins w:id="572" w:author="Jinglin Sun" w:date="2024-07-11T11:12:59Z">
        <w:r>
          <w:rPr>
            <w:rFonts w:hint="eastAsia" w:eastAsia="仿宋_GB2312"/>
            <w:sz w:val="32"/>
            <w:szCs w:val="32"/>
            <w:lang w:val="en-US" w:eastAsia="zh-CN"/>
          </w:rPr>
          <w:t>靶点</w:t>
        </w:r>
      </w:ins>
      <w:ins w:id="573" w:author="Jinglin Sun" w:date="2024-07-11T11:13:00Z">
        <w:r>
          <w:rPr>
            <w:rFonts w:hint="eastAsia" w:eastAsia="仿宋_GB2312"/>
            <w:sz w:val="32"/>
            <w:szCs w:val="32"/>
            <w:lang w:val="en-US" w:eastAsia="zh-CN"/>
          </w:rPr>
          <w:t>1</w:t>
        </w:r>
      </w:ins>
      <w:ins w:id="574" w:author="Jinglin Sun" w:date="2024-07-11T11:13:01Z">
        <w:r>
          <w:rPr>
            <w:rFonts w:hint="eastAsia" w:eastAsia="仿宋_GB2312"/>
            <w:sz w:val="32"/>
            <w:szCs w:val="32"/>
            <w:lang w:val="en-US" w:eastAsia="zh-CN"/>
          </w:rPr>
          <w:t>4</w:t>
        </w:r>
      </w:ins>
      <w:ins w:id="575" w:author="Jinglin Sun" w:date="2024-07-11T11:13:03Z">
        <w:r>
          <w:rPr>
            <w:rFonts w:hint="eastAsia" w:eastAsia="仿宋_GB2312"/>
            <w:sz w:val="32"/>
            <w:szCs w:val="32"/>
            <w:lang w:val="en-US" w:eastAsia="zh-CN"/>
          </w:rPr>
          <w:t>36个</w:t>
        </w:r>
      </w:ins>
      <w:ins w:id="576" w:author="Jinglin Sun" w:date="2024-07-11T11:13:05Z">
        <w:r>
          <w:rPr>
            <w:rFonts w:hint="eastAsia" w:eastAsia="仿宋_GB2312"/>
            <w:sz w:val="32"/>
            <w:szCs w:val="32"/>
            <w:lang w:val="en-US" w:eastAsia="zh-CN"/>
          </w:rPr>
          <w:t>；</w:t>
        </w:r>
      </w:ins>
      <w:ins w:id="577" w:author="Jinglin Sun" w:date="2024-07-11T11:14:12Z">
        <w:r>
          <w:rPr>
            <w:rFonts w:hint="eastAsia" w:eastAsia="仿宋_GB2312"/>
            <w:sz w:val="32"/>
            <w:szCs w:val="32"/>
            <w:lang w:val="en-US" w:eastAsia="zh-CN"/>
          </w:rPr>
          <w:t>我</w:t>
        </w:r>
      </w:ins>
      <w:ins w:id="578" w:author="Jinglin Sun" w:date="2024-07-11T11:12:24Z">
        <w:r>
          <w:rPr>
            <w:rFonts w:hint="eastAsia" w:eastAsia="仿宋_GB2312"/>
            <w:sz w:val="32"/>
            <w:szCs w:val="32"/>
            <w:lang w:val="en-US" w:eastAsia="zh-CN"/>
          </w:rPr>
          <w:t>国</w:t>
        </w:r>
      </w:ins>
      <w:ins w:id="579" w:author="Jinglin Sun" w:date="2024-07-11T11:12:26Z">
        <w:r>
          <w:rPr>
            <w:rFonts w:hint="eastAsia" w:eastAsia="仿宋_GB2312"/>
            <w:sz w:val="32"/>
            <w:szCs w:val="32"/>
            <w:lang w:val="en-US" w:eastAsia="zh-CN"/>
          </w:rPr>
          <w:t>在研</w:t>
        </w:r>
      </w:ins>
      <w:ins w:id="580" w:author="Jinglin Sun" w:date="2024-07-11T11:12:28Z">
        <w:r>
          <w:rPr>
            <w:rFonts w:hint="eastAsia" w:eastAsia="仿宋_GB2312"/>
            <w:sz w:val="32"/>
            <w:szCs w:val="32"/>
            <w:lang w:val="en-US" w:eastAsia="zh-CN"/>
          </w:rPr>
          <w:t>产品</w:t>
        </w:r>
      </w:ins>
      <w:ins w:id="581" w:author="Jinglin Sun" w:date="2024-07-11T11:12:39Z">
        <w:r>
          <w:rPr>
            <w:rFonts w:hint="eastAsia" w:eastAsia="仿宋_GB2312"/>
            <w:sz w:val="32"/>
            <w:szCs w:val="32"/>
            <w:lang w:val="en-US" w:eastAsia="zh-CN"/>
          </w:rPr>
          <w:t>32</w:t>
        </w:r>
      </w:ins>
      <w:ins w:id="582" w:author="Jinglin Sun" w:date="2024-07-11T11:12:40Z">
        <w:r>
          <w:rPr>
            <w:rFonts w:hint="eastAsia" w:eastAsia="仿宋_GB2312"/>
            <w:sz w:val="32"/>
            <w:szCs w:val="32"/>
            <w:lang w:val="en-US" w:eastAsia="zh-CN"/>
          </w:rPr>
          <w:t>91个</w:t>
        </w:r>
      </w:ins>
      <w:ins w:id="583" w:author="Jinglin Sun" w:date="2024-07-11T11:12:41Z">
        <w:r>
          <w:rPr>
            <w:rFonts w:hint="eastAsia" w:eastAsia="仿宋_GB2312"/>
            <w:sz w:val="32"/>
            <w:szCs w:val="32"/>
            <w:lang w:val="en-US" w:eastAsia="zh-CN"/>
          </w:rPr>
          <w:t>，</w:t>
        </w:r>
      </w:ins>
      <w:ins w:id="584" w:author="Jinglin Sun" w:date="2024-07-11T11:13:09Z">
        <w:r>
          <w:rPr>
            <w:rFonts w:hint="eastAsia" w:eastAsia="仿宋_GB2312"/>
            <w:sz w:val="32"/>
            <w:szCs w:val="32"/>
            <w:lang w:val="en-US" w:eastAsia="zh-CN"/>
          </w:rPr>
          <w:t>覆盖</w:t>
        </w:r>
      </w:ins>
      <w:ins w:id="585" w:author="Jinglin Sun" w:date="2024-07-11T11:13:11Z">
        <w:r>
          <w:rPr>
            <w:rFonts w:hint="eastAsia" w:eastAsia="仿宋_GB2312"/>
            <w:sz w:val="32"/>
            <w:szCs w:val="32"/>
            <w:lang w:val="en-US" w:eastAsia="zh-CN"/>
          </w:rPr>
          <w:t>靶点</w:t>
        </w:r>
      </w:ins>
      <w:ins w:id="586" w:author="Jinglin Sun" w:date="2024-07-11T11:13:12Z">
        <w:r>
          <w:rPr>
            <w:rFonts w:hint="eastAsia" w:eastAsia="仿宋_GB2312"/>
            <w:sz w:val="32"/>
            <w:szCs w:val="32"/>
            <w:lang w:val="en-US" w:eastAsia="zh-CN"/>
          </w:rPr>
          <w:t>7</w:t>
        </w:r>
      </w:ins>
      <w:ins w:id="587" w:author="Jinglin Sun" w:date="2024-07-11T11:13:13Z">
        <w:r>
          <w:rPr>
            <w:rFonts w:hint="eastAsia" w:eastAsia="仿宋_GB2312"/>
            <w:sz w:val="32"/>
            <w:szCs w:val="32"/>
            <w:lang w:val="en-US" w:eastAsia="zh-CN"/>
          </w:rPr>
          <w:t>86</w:t>
        </w:r>
      </w:ins>
      <w:ins w:id="588" w:author="Jinglin Sun" w:date="2024-07-11T11:13:14Z">
        <w:r>
          <w:rPr>
            <w:rFonts w:hint="eastAsia" w:eastAsia="仿宋_GB2312"/>
            <w:sz w:val="32"/>
            <w:szCs w:val="32"/>
            <w:lang w:val="en-US" w:eastAsia="zh-CN"/>
          </w:rPr>
          <w:t>个</w:t>
        </w:r>
      </w:ins>
      <w:ins w:id="589" w:author="Jinglin Sun" w:date="2024-07-11T11:13:15Z">
        <w:r>
          <w:rPr>
            <w:rFonts w:hint="eastAsia" w:eastAsia="仿宋_GB2312"/>
            <w:sz w:val="32"/>
            <w:szCs w:val="32"/>
            <w:lang w:val="en-US" w:eastAsia="zh-CN"/>
          </w:rPr>
          <w:t>。</w:t>
        </w:r>
      </w:ins>
      <w:ins w:id="590" w:author="Jinglin Sun" w:date="2024-07-11T11:14:17Z">
        <w:r>
          <w:rPr>
            <w:rFonts w:hint="eastAsia" w:eastAsia="仿宋_GB2312"/>
            <w:sz w:val="32"/>
            <w:szCs w:val="32"/>
            <w:lang w:val="en-US" w:eastAsia="zh-CN"/>
          </w:rPr>
          <w:t>相较而言，</w:t>
        </w:r>
      </w:ins>
      <w:ins w:id="591" w:author="Jinglin Sun" w:date="2024-07-11T11:14:18Z">
        <w:r>
          <w:rPr>
            <w:rFonts w:hint="eastAsia" w:eastAsia="仿宋_GB2312"/>
            <w:sz w:val="32"/>
            <w:szCs w:val="32"/>
            <w:lang w:val="en-US" w:eastAsia="zh-CN"/>
          </w:rPr>
          <w:t>我国</w:t>
        </w:r>
      </w:ins>
      <w:ins w:id="592" w:author="Jinglin Sun" w:date="2024-07-11T11:15:29Z">
        <w:r>
          <w:rPr>
            <w:rFonts w:hint="eastAsia" w:eastAsia="仿宋_GB2312"/>
            <w:sz w:val="32"/>
            <w:szCs w:val="32"/>
            <w:lang w:val="en-US" w:eastAsia="zh-CN"/>
          </w:rPr>
          <w:t>在研</w:t>
        </w:r>
      </w:ins>
      <w:ins w:id="593" w:author="Jinglin Sun" w:date="2024-07-11T11:15:30Z">
        <w:r>
          <w:rPr>
            <w:rFonts w:hint="eastAsia" w:eastAsia="仿宋_GB2312"/>
            <w:sz w:val="32"/>
            <w:szCs w:val="32"/>
            <w:lang w:val="en-US" w:eastAsia="zh-CN"/>
          </w:rPr>
          <w:t>创新</w:t>
        </w:r>
      </w:ins>
      <w:ins w:id="594" w:author="Jinglin Sun" w:date="2024-07-11T11:15:32Z">
        <w:r>
          <w:rPr>
            <w:rFonts w:hint="eastAsia" w:eastAsia="仿宋_GB2312"/>
            <w:sz w:val="32"/>
            <w:szCs w:val="32"/>
            <w:lang w:val="en-US" w:eastAsia="zh-CN"/>
          </w:rPr>
          <w:t>药</w:t>
        </w:r>
      </w:ins>
      <w:ins w:id="595" w:author="Jinglin Sun" w:date="2024-07-11T11:15:34Z">
        <w:r>
          <w:rPr>
            <w:rFonts w:hint="eastAsia" w:eastAsia="仿宋_GB2312"/>
            <w:sz w:val="32"/>
            <w:szCs w:val="32"/>
            <w:lang w:val="en-US" w:eastAsia="zh-CN"/>
          </w:rPr>
          <w:t>数量</w:t>
        </w:r>
      </w:ins>
      <w:ins w:id="596" w:author="Jinglin Sun" w:date="2024-07-11T11:15:35Z">
        <w:r>
          <w:rPr>
            <w:rFonts w:hint="eastAsia" w:eastAsia="仿宋_GB2312"/>
            <w:sz w:val="32"/>
            <w:szCs w:val="32"/>
            <w:lang w:val="en-US" w:eastAsia="zh-CN"/>
          </w:rPr>
          <w:t>与</w:t>
        </w:r>
      </w:ins>
      <w:ins w:id="597" w:author="Jinglin Sun" w:date="2024-07-11T11:15:37Z">
        <w:r>
          <w:rPr>
            <w:rFonts w:hint="eastAsia" w:eastAsia="仿宋_GB2312"/>
            <w:sz w:val="32"/>
            <w:szCs w:val="32"/>
            <w:lang w:val="en-US" w:eastAsia="zh-CN"/>
          </w:rPr>
          <w:t>美国</w:t>
        </w:r>
      </w:ins>
      <w:ins w:id="598" w:author="Jinglin Sun" w:date="2024-07-11T11:15:39Z">
        <w:r>
          <w:rPr>
            <w:rFonts w:hint="eastAsia" w:eastAsia="仿宋_GB2312"/>
            <w:sz w:val="32"/>
            <w:szCs w:val="32"/>
            <w:lang w:val="en-US" w:eastAsia="zh-CN"/>
          </w:rPr>
          <w:t>相差</w:t>
        </w:r>
      </w:ins>
      <w:ins w:id="599" w:author="Jinglin Sun" w:date="2024-07-11T11:15:40Z">
        <w:r>
          <w:rPr>
            <w:rFonts w:hint="eastAsia" w:eastAsia="仿宋_GB2312"/>
            <w:sz w:val="32"/>
            <w:szCs w:val="32"/>
            <w:lang w:val="en-US" w:eastAsia="zh-CN"/>
          </w:rPr>
          <w:t>不大，</w:t>
        </w:r>
      </w:ins>
      <w:ins w:id="600" w:author="Jinglin Sun" w:date="2024-07-11T11:15:41Z">
        <w:r>
          <w:rPr>
            <w:rFonts w:hint="eastAsia" w:eastAsia="仿宋_GB2312"/>
            <w:sz w:val="32"/>
            <w:szCs w:val="32"/>
            <w:lang w:val="en-US" w:eastAsia="zh-CN"/>
          </w:rPr>
          <w:t>但</w:t>
        </w:r>
      </w:ins>
      <w:ins w:id="601" w:author="Jinglin Sun" w:date="2024-07-11T11:15:44Z">
        <w:r>
          <w:rPr>
            <w:rFonts w:hint="eastAsia" w:eastAsia="仿宋_GB2312"/>
            <w:sz w:val="32"/>
            <w:szCs w:val="32"/>
            <w:lang w:val="en-US" w:eastAsia="zh-CN"/>
          </w:rPr>
          <w:t>靶点</w:t>
        </w:r>
      </w:ins>
      <w:ins w:id="602" w:author="Jinglin Sun" w:date="2024-07-11T11:15:45Z">
        <w:r>
          <w:rPr>
            <w:rFonts w:hint="eastAsia" w:eastAsia="仿宋_GB2312"/>
            <w:sz w:val="32"/>
            <w:szCs w:val="32"/>
            <w:lang w:val="en-US" w:eastAsia="zh-CN"/>
          </w:rPr>
          <w:t>相对</w:t>
        </w:r>
      </w:ins>
      <w:ins w:id="603" w:author="Jinglin Sun" w:date="2024-07-11T11:15:48Z">
        <w:r>
          <w:rPr>
            <w:rFonts w:hint="eastAsia" w:eastAsia="仿宋_GB2312"/>
            <w:sz w:val="32"/>
            <w:szCs w:val="32"/>
            <w:lang w:val="en-US" w:eastAsia="zh-CN"/>
          </w:rPr>
          <w:t>集中化</w:t>
        </w:r>
      </w:ins>
      <w:ins w:id="604" w:author="Jinglin Sun" w:date="2024-07-11T11:15:50Z">
        <w:r>
          <w:rPr>
            <w:rFonts w:hint="eastAsia" w:eastAsia="仿宋_GB2312"/>
            <w:sz w:val="32"/>
            <w:szCs w:val="32"/>
            <w:lang w:val="en-US" w:eastAsia="zh-CN"/>
          </w:rPr>
          <w:t>。</w:t>
        </w:r>
      </w:ins>
      <w:ins w:id="605" w:author="Jinglin Sun" w:date="2024-07-10T17:09:12Z">
        <w:r>
          <w:rPr>
            <w:rFonts w:hint="eastAsia" w:eastAsia="仿宋_GB2312"/>
            <w:sz w:val="32"/>
            <w:szCs w:val="32"/>
            <w:lang w:val="en-US" w:eastAsia="zh-CN"/>
          </w:rPr>
          <w:t>2024</w:t>
        </w:r>
      </w:ins>
      <w:ins w:id="606" w:author="Jinglin Sun" w:date="2024-07-10T17:09:13Z">
        <w:r>
          <w:rPr>
            <w:rFonts w:hint="eastAsia" w:eastAsia="仿宋_GB2312"/>
            <w:sz w:val="32"/>
            <w:szCs w:val="32"/>
            <w:lang w:val="en-US" w:eastAsia="zh-CN"/>
          </w:rPr>
          <w:t>年</w:t>
        </w:r>
      </w:ins>
      <w:ins w:id="607" w:author="Jinglin Sun" w:date="2024-07-10T17:16:03Z">
        <w:r>
          <w:rPr>
            <w:rFonts w:hint="eastAsia" w:eastAsia="仿宋_GB2312"/>
            <w:sz w:val="32"/>
            <w:szCs w:val="32"/>
            <w:lang w:val="en-US" w:eastAsia="zh-CN"/>
          </w:rPr>
          <w:t>上半年</w:t>
        </w:r>
      </w:ins>
      <w:ins w:id="608" w:author="Jinglin Sun" w:date="2024-07-10T17:18:11Z">
        <w:r>
          <w:rPr>
            <w:rFonts w:hint="eastAsia" w:eastAsia="仿宋_GB2312"/>
            <w:sz w:val="32"/>
            <w:szCs w:val="32"/>
            <w:lang w:val="en-US" w:eastAsia="zh-CN"/>
          </w:rPr>
          <w:t>我国</w:t>
        </w:r>
      </w:ins>
      <w:ins w:id="609" w:author="Jinglin Sun" w:date="2024-07-10T17:18:16Z">
        <w:r>
          <w:rPr>
            <w:rFonts w:hint="eastAsia" w:eastAsia="仿宋_GB2312"/>
            <w:sz w:val="32"/>
            <w:szCs w:val="32"/>
            <w:lang w:val="en-US" w:eastAsia="zh-CN"/>
          </w:rPr>
          <w:t>批</w:t>
        </w:r>
      </w:ins>
      <w:ins w:id="610" w:author="Jinglin Sun" w:date="2024-07-10T17:24:26Z">
        <w:r>
          <w:rPr>
            <w:rFonts w:hint="eastAsia" w:eastAsia="仿宋_GB2312"/>
            <w:sz w:val="32"/>
            <w:szCs w:val="32"/>
            <w:lang w:val="en-US" w:eastAsia="zh-CN"/>
          </w:rPr>
          <w:t>准</w:t>
        </w:r>
      </w:ins>
      <w:ins w:id="611" w:author="Jinglin Sun" w:date="2024-07-10T17:18:17Z">
        <w:r>
          <w:rPr>
            <w:rFonts w:hint="eastAsia" w:eastAsia="仿宋_GB2312"/>
            <w:sz w:val="32"/>
            <w:szCs w:val="32"/>
            <w:lang w:val="en-US" w:eastAsia="zh-CN"/>
          </w:rPr>
          <w:t>2</w:t>
        </w:r>
      </w:ins>
      <w:ins w:id="612" w:author="Jinglin Sun" w:date="2024-07-10T17:18:19Z">
        <w:r>
          <w:rPr>
            <w:rFonts w:hint="eastAsia" w:eastAsia="仿宋_GB2312"/>
            <w:sz w:val="32"/>
            <w:szCs w:val="32"/>
            <w:lang w:val="en-US" w:eastAsia="zh-CN"/>
          </w:rPr>
          <w:t>6</w:t>
        </w:r>
      </w:ins>
      <w:ins w:id="613" w:author="Jinglin Sun" w:date="2024-07-10T17:18:23Z">
        <w:r>
          <w:rPr>
            <w:rFonts w:hint="eastAsia" w:eastAsia="仿宋_GB2312"/>
            <w:sz w:val="32"/>
            <w:szCs w:val="32"/>
            <w:lang w:val="en-US" w:eastAsia="zh-CN"/>
          </w:rPr>
          <w:t>种</w:t>
        </w:r>
      </w:ins>
      <w:ins w:id="614" w:author="Jinglin Sun" w:date="2024-07-10T17:18:25Z">
        <w:r>
          <w:rPr>
            <w:rFonts w:hint="eastAsia" w:eastAsia="仿宋_GB2312"/>
            <w:sz w:val="32"/>
            <w:szCs w:val="32"/>
            <w:lang w:val="en-US" w:eastAsia="zh-CN"/>
          </w:rPr>
          <w:t>I</w:t>
        </w:r>
      </w:ins>
      <w:ins w:id="615" w:author="Jinglin Sun" w:date="2024-07-10T17:18:26Z">
        <w:r>
          <w:rPr>
            <w:rFonts w:hint="eastAsia" w:eastAsia="仿宋_GB2312"/>
            <w:sz w:val="32"/>
            <w:szCs w:val="32"/>
            <w:lang w:val="en-US" w:eastAsia="zh-CN"/>
          </w:rPr>
          <w:t>类</w:t>
        </w:r>
      </w:ins>
      <w:ins w:id="616" w:author="Jinglin Sun" w:date="2024-07-10T17:18:29Z">
        <w:r>
          <w:rPr>
            <w:rFonts w:hint="eastAsia" w:eastAsia="仿宋_GB2312"/>
            <w:sz w:val="32"/>
            <w:szCs w:val="32"/>
            <w:lang w:val="en-US" w:eastAsia="zh-CN"/>
          </w:rPr>
          <w:t>新药</w:t>
        </w:r>
      </w:ins>
      <w:ins w:id="617" w:author="Jinglin Sun" w:date="2024-07-10T17:18:30Z">
        <w:r>
          <w:rPr>
            <w:rFonts w:hint="eastAsia" w:eastAsia="仿宋_GB2312"/>
            <w:sz w:val="32"/>
            <w:szCs w:val="32"/>
            <w:lang w:val="en-US" w:eastAsia="zh-CN"/>
          </w:rPr>
          <w:t>，</w:t>
        </w:r>
      </w:ins>
      <w:ins w:id="618" w:author="Jinglin Sun" w:date="2024-07-10T17:18:32Z">
        <w:r>
          <w:rPr>
            <w:rFonts w:hint="eastAsia" w:eastAsia="仿宋_GB2312"/>
            <w:sz w:val="32"/>
            <w:szCs w:val="32"/>
            <w:lang w:val="en-US" w:eastAsia="zh-CN"/>
          </w:rPr>
          <w:t>美国</w:t>
        </w:r>
      </w:ins>
      <w:ins w:id="619" w:author="Jinglin Sun" w:date="2024-07-10T17:18:41Z">
        <w:r>
          <w:rPr>
            <w:rFonts w:hint="eastAsia" w:eastAsia="仿宋_GB2312"/>
            <w:sz w:val="32"/>
            <w:szCs w:val="32"/>
            <w:lang w:val="en-US" w:eastAsia="zh-CN"/>
          </w:rPr>
          <w:t>批准</w:t>
        </w:r>
      </w:ins>
      <w:ins w:id="620" w:author="Jinglin Sun" w:date="2024-07-10T17:18:44Z">
        <w:r>
          <w:rPr>
            <w:rFonts w:hint="eastAsia" w:eastAsia="仿宋_GB2312"/>
            <w:sz w:val="32"/>
            <w:szCs w:val="32"/>
            <w:lang w:val="en-US" w:eastAsia="zh-CN"/>
          </w:rPr>
          <w:t>21</w:t>
        </w:r>
      </w:ins>
      <w:ins w:id="621" w:author="Jinglin Sun" w:date="2024-07-10T17:18:49Z">
        <w:r>
          <w:rPr>
            <w:rFonts w:hint="eastAsia" w:eastAsia="仿宋_GB2312"/>
            <w:sz w:val="32"/>
            <w:szCs w:val="32"/>
            <w:lang w:val="en-US" w:eastAsia="zh-CN"/>
          </w:rPr>
          <w:t>种</w:t>
        </w:r>
      </w:ins>
      <w:ins w:id="622" w:author="Jinglin Sun" w:date="2024-07-10T17:18:50Z">
        <w:r>
          <w:rPr>
            <w:rFonts w:hint="eastAsia" w:eastAsia="仿宋_GB2312"/>
            <w:sz w:val="32"/>
            <w:szCs w:val="32"/>
            <w:lang w:val="en-US" w:eastAsia="zh-CN"/>
          </w:rPr>
          <w:t>I</w:t>
        </w:r>
      </w:ins>
      <w:ins w:id="623" w:author="Jinglin Sun" w:date="2024-07-10T17:18:51Z">
        <w:r>
          <w:rPr>
            <w:rFonts w:hint="eastAsia" w:eastAsia="仿宋_GB2312"/>
            <w:sz w:val="32"/>
            <w:szCs w:val="32"/>
            <w:lang w:val="en-US" w:eastAsia="zh-CN"/>
          </w:rPr>
          <w:t>类</w:t>
        </w:r>
      </w:ins>
      <w:ins w:id="624" w:author="Jinglin Sun" w:date="2024-07-10T17:18:53Z">
        <w:r>
          <w:rPr>
            <w:rFonts w:hint="eastAsia" w:eastAsia="仿宋_GB2312"/>
            <w:sz w:val="32"/>
            <w:szCs w:val="32"/>
            <w:lang w:val="en-US" w:eastAsia="zh-CN"/>
          </w:rPr>
          <w:t>新药</w:t>
        </w:r>
      </w:ins>
      <w:ins w:id="625" w:author="Jinglin Sun" w:date="2024-07-10T17:20:35Z">
        <w:r>
          <w:rPr>
            <w:rFonts w:hint="eastAsia" w:eastAsia="仿宋_GB2312"/>
            <w:sz w:val="32"/>
            <w:szCs w:val="32"/>
            <w:lang w:val="en-US" w:eastAsia="zh-CN"/>
          </w:rPr>
          <w:t>。</w:t>
        </w:r>
      </w:ins>
      <w:ins w:id="626" w:author="Jinglin Sun" w:date="2024-07-10T17:19:54Z">
        <w:r>
          <w:rPr>
            <w:rFonts w:hint="eastAsia" w:eastAsia="仿宋_GB2312"/>
            <w:sz w:val="32"/>
            <w:szCs w:val="32"/>
            <w:lang w:val="en-US" w:eastAsia="zh-CN"/>
          </w:rPr>
          <w:t>其中</w:t>
        </w:r>
      </w:ins>
      <w:ins w:id="627" w:author="Jinglin Sun" w:date="2024-07-10T17:19:57Z">
        <w:r>
          <w:rPr>
            <w:rFonts w:hint="eastAsia" w:eastAsia="仿宋_GB2312"/>
            <w:sz w:val="32"/>
            <w:szCs w:val="32"/>
            <w:lang w:val="en-US" w:eastAsia="zh-CN"/>
          </w:rPr>
          <w:t>，</w:t>
        </w:r>
      </w:ins>
      <w:ins w:id="628" w:author="Jinglin Sun" w:date="2024-07-10T17:20:10Z">
        <w:r>
          <w:rPr>
            <w:rFonts w:hint="eastAsia" w:eastAsia="仿宋_GB2312"/>
            <w:sz w:val="32"/>
            <w:szCs w:val="32"/>
            <w:lang w:val="en-US" w:eastAsia="zh-CN"/>
          </w:rPr>
          <w:t>两国</w:t>
        </w:r>
      </w:ins>
      <w:ins w:id="629" w:author="Jinglin Sun" w:date="2024-07-10T17:20:11Z">
        <w:r>
          <w:rPr>
            <w:rFonts w:hint="eastAsia" w:eastAsia="仿宋_GB2312"/>
            <w:sz w:val="32"/>
            <w:szCs w:val="32"/>
            <w:lang w:val="en-US" w:eastAsia="zh-CN"/>
          </w:rPr>
          <w:t>新药</w:t>
        </w:r>
      </w:ins>
      <w:ins w:id="630" w:author="Jinglin Sun" w:date="2024-07-10T17:20:12Z">
        <w:r>
          <w:rPr>
            <w:rFonts w:hint="eastAsia" w:eastAsia="仿宋_GB2312"/>
            <w:sz w:val="32"/>
            <w:szCs w:val="32"/>
            <w:lang w:val="en-US" w:eastAsia="zh-CN"/>
          </w:rPr>
          <w:t>均</w:t>
        </w:r>
      </w:ins>
      <w:ins w:id="631" w:author="Jinglin Sun" w:date="2024-07-10T17:20:14Z">
        <w:r>
          <w:rPr>
            <w:rFonts w:hint="eastAsia" w:eastAsia="仿宋_GB2312"/>
            <w:sz w:val="32"/>
            <w:szCs w:val="32"/>
            <w:lang w:val="en-US" w:eastAsia="zh-CN"/>
          </w:rPr>
          <w:t>集中在</w:t>
        </w:r>
      </w:ins>
      <w:ins w:id="632" w:author="Jinglin Sun" w:date="2024-07-10T17:20:27Z">
        <w:r>
          <w:rPr>
            <w:rFonts w:hint="eastAsia" w:eastAsia="仿宋_GB2312"/>
            <w:sz w:val="32"/>
            <w:szCs w:val="32"/>
            <w:lang w:val="en-US" w:eastAsia="zh-CN"/>
          </w:rPr>
          <w:t>抗肿瘤</w:t>
        </w:r>
      </w:ins>
      <w:ins w:id="633" w:author="Jinglin Sun" w:date="2024-07-10T17:20:29Z">
        <w:r>
          <w:rPr>
            <w:rFonts w:hint="eastAsia" w:eastAsia="仿宋_GB2312"/>
            <w:sz w:val="32"/>
            <w:szCs w:val="32"/>
            <w:lang w:val="en-US" w:eastAsia="zh-CN"/>
          </w:rPr>
          <w:t>领域</w:t>
        </w:r>
      </w:ins>
      <w:ins w:id="634" w:author="Jinglin Sun" w:date="2024-07-10T17:20:30Z">
        <w:r>
          <w:rPr>
            <w:rFonts w:hint="eastAsia" w:eastAsia="仿宋_GB2312"/>
            <w:sz w:val="32"/>
            <w:szCs w:val="32"/>
            <w:lang w:val="en-US" w:eastAsia="zh-CN"/>
          </w:rPr>
          <w:t>，</w:t>
        </w:r>
      </w:ins>
      <w:ins w:id="635" w:author="Jinglin Sun" w:date="2024-07-10T17:20:47Z">
        <w:r>
          <w:rPr>
            <w:rFonts w:hint="eastAsia" w:eastAsia="仿宋_GB2312"/>
            <w:sz w:val="32"/>
            <w:szCs w:val="32"/>
            <w:lang w:val="en-US" w:eastAsia="zh-CN"/>
          </w:rPr>
          <w:t>但</w:t>
        </w:r>
      </w:ins>
      <w:ins w:id="636" w:author="Jinglin Sun" w:date="2024-07-10T17:20:50Z">
        <w:r>
          <w:rPr>
            <w:rFonts w:hint="eastAsia" w:eastAsia="仿宋_GB2312"/>
            <w:sz w:val="32"/>
            <w:szCs w:val="32"/>
            <w:lang w:val="en-US" w:eastAsia="zh-CN"/>
          </w:rPr>
          <w:t>我国</w:t>
        </w:r>
      </w:ins>
      <w:ins w:id="637" w:author="Jinglin Sun" w:date="2024-07-10T17:20:51Z">
        <w:r>
          <w:rPr>
            <w:rFonts w:hint="eastAsia" w:eastAsia="仿宋_GB2312"/>
            <w:sz w:val="32"/>
            <w:szCs w:val="32"/>
            <w:lang w:val="en-US" w:eastAsia="zh-CN"/>
          </w:rPr>
          <w:t>占比</w:t>
        </w:r>
      </w:ins>
      <w:ins w:id="638" w:author="Jinglin Sun" w:date="2024-07-10T17:21:10Z">
        <w:r>
          <w:rPr>
            <w:rFonts w:hint="eastAsia" w:eastAsia="仿宋_GB2312"/>
            <w:sz w:val="32"/>
            <w:szCs w:val="32"/>
            <w:lang w:val="en-US" w:eastAsia="zh-CN"/>
          </w:rPr>
          <w:t>更高</w:t>
        </w:r>
      </w:ins>
      <w:ins w:id="639" w:author="Jinglin Sun" w:date="2024-07-10T17:20:56Z">
        <w:r>
          <w:rPr>
            <w:rFonts w:hint="eastAsia" w:eastAsia="仿宋_GB2312"/>
            <w:sz w:val="32"/>
            <w:szCs w:val="32"/>
            <w:lang w:val="en-US" w:eastAsia="zh-CN"/>
          </w:rPr>
          <w:t>接近</w:t>
        </w:r>
      </w:ins>
      <w:ins w:id="640" w:author="Jinglin Sun" w:date="2024-07-10T17:20:57Z">
        <w:r>
          <w:rPr>
            <w:rFonts w:hint="eastAsia" w:eastAsia="仿宋_GB2312"/>
            <w:sz w:val="32"/>
            <w:szCs w:val="32"/>
            <w:lang w:val="en-US" w:eastAsia="zh-CN"/>
          </w:rPr>
          <w:t>50</w:t>
        </w:r>
      </w:ins>
      <w:ins w:id="641" w:author="Jinglin Sun" w:date="2024-07-10T17:20:58Z">
        <w:r>
          <w:rPr>
            <w:rFonts w:hint="eastAsia" w:eastAsia="仿宋_GB2312"/>
            <w:sz w:val="32"/>
            <w:szCs w:val="32"/>
            <w:lang w:val="en-US" w:eastAsia="zh-CN"/>
          </w:rPr>
          <w:t>%</w:t>
        </w:r>
      </w:ins>
      <w:ins w:id="642" w:author="Jinglin Sun" w:date="2024-07-10T17:20:59Z">
        <w:r>
          <w:rPr>
            <w:rFonts w:hint="eastAsia" w:eastAsia="仿宋_GB2312"/>
            <w:sz w:val="32"/>
            <w:szCs w:val="32"/>
            <w:lang w:val="en-US" w:eastAsia="zh-CN"/>
          </w:rPr>
          <w:t>，</w:t>
        </w:r>
      </w:ins>
      <w:ins w:id="643" w:author="Jinglin Sun" w:date="2024-07-10T17:21:00Z">
        <w:r>
          <w:rPr>
            <w:rFonts w:hint="eastAsia" w:eastAsia="仿宋_GB2312"/>
            <w:sz w:val="32"/>
            <w:szCs w:val="32"/>
            <w:lang w:val="en-US" w:eastAsia="zh-CN"/>
          </w:rPr>
          <w:t>美国</w:t>
        </w:r>
      </w:ins>
      <w:ins w:id="644" w:author="Jinglin Sun" w:date="2024-07-10T17:21:03Z">
        <w:r>
          <w:rPr>
            <w:rFonts w:hint="eastAsia" w:eastAsia="仿宋_GB2312"/>
            <w:sz w:val="32"/>
            <w:szCs w:val="32"/>
            <w:lang w:val="en-US" w:eastAsia="zh-CN"/>
          </w:rPr>
          <w:t>为</w:t>
        </w:r>
      </w:ins>
      <w:ins w:id="645" w:author="Jinglin Sun" w:date="2024-07-10T17:21:04Z">
        <w:r>
          <w:rPr>
            <w:rFonts w:hint="eastAsia" w:eastAsia="仿宋_GB2312"/>
            <w:sz w:val="32"/>
            <w:szCs w:val="32"/>
            <w:lang w:val="en-US" w:eastAsia="zh-CN"/>
          </w:rPr>
          <w:t>29</w:t>
        </w:r>
      </w:ins>
      <w:ins w:id="646" w:author="Jinglin Sun" w:date="2024-07-10T17:21:05Z">
        <w:r>
          <w:rPr>
            <w:rFonts w:hint="eastAsia" w:eastAsia="仿宋_GB2312"/>
            <w:sz w:val="32"/>
            <w:szCs w:val="32"/>
            <w:lang w:val="en-US" w:eastAsia="zh-CN"/>
          </w:rPr>
          <w:t>%</w:t>
        </w:r>
      </w:ins>
      <w:ins w:id="647" w:author="Jinglin Sun" w:date="2024-07-10T17:21:06Z">
        <w:r>
          <w:rPr>
            <w:rFonts w:hint="eastAsia" w:eastAsia="仿宋_GB2312"/>
            <w:sz w:val="32"/>
            <w:szCs w:val="32"/>
            <w:lang w:val="en-US" w:eastAsia="zh-CN"/>
          </w:rPr>
          <w:t>。</w:t>
        </w:r>
      </w:ins>
      <w:ins w:id="648" w:author="Jinglin Sun" w:date="2024-07-10T17:19:03Z">
        <w:r>
          <w:rPr>
            <w:rFonts w:hint="eastAsia" w:eastAsia="仿宋_GB2312"/>
            <w:sz w:val="32"/>
            <w:szCs w:val="32"/>
            <w:lang w:val="en-US" w:eastAsia="zh-CN"/>
          </w:rPr>
          <w:t>从适应症来看，</w:t>
        </w:r>
      </w:ins>
      <w:ins w:id="649" w:author="Jinglin Sun" w:date="2024-07-10T17:16:30Z">
        <w:r>
          <w:rPr>
            <w:rFonts w:hint="eastAsia" w:eastAsia="仿宋_GB2312"/>
            <w:sz w:val="32"/>
            <w:szCs w:val="32"/>
            <w:lang w:val="en-US" w:eastAsia="zh-CN"/>
          </w:rPr>
          <w:t>我国</w:t>
        </w:r>
      </w:ins>
      <w:ins w:id="650" w:author="Jinglin Sun" w:date="2024-07-10T17:16:32Z">
        <w:r>
          <w:rPr>
            <w:rFonts w:hint="eastAsia" w:eastAsia="仿宋_GB2312"/>
            <w:sz w:val="32"/>
            <w:szCs w:val="32"/>
            <w:lang w:val="en-US" w:eastAsia="zh-CN"/>
          </w:rPr>
          <w:t>获批的</w:t>
        </w:r>
      </w:ins>
      <w:ins w:id="651" w:author="Jinglin Sun" w:date="2024-07-10T17:16:33Z">
        <w:r>
          <w:rPr>
            <w:rFonts w:hint="eastAsia" w:eastAsia="仿宋_GB2312"/>
            <w:sz w:val="32"/>
            <w:szCs w:val="32"/>
            <w:lang w:val="en-US" w:eastAsia="zh-CN"/>
          </w:rPr>
          <w:t>1</w:t>
        </w:r>
      </w:ins>
      <w:ins w:id="652" w:author="Jinglin Sun" w:date="2024-07-10T17:16:34Z">
        <w:r>
          <w:rPr>
            <w:rFonts w:hint="eastAsia" w:eastAsia="仿宋_GB2312"/>
            <w:sz w:val="32"/>
            <w:szCs w:val="32"/>
            <w:lang w:val="en-US" w:eastAsia="zh-CN"/>
          </w:rPr>
          <w:t>2</w:t>
        </w:r>
      </w:ins>
      <w:ins w:id="653" w:author="Jinglin Sun" w:date="2024-07-10T17:16:35Z">
        <w:r>
          <w:rPr>
            <w:rFonts w:hint="eastAsia" w:eastAsia="仿宋_GB2312"/>
            <w:sz w:val="32"/>
            <w:szCs w:val="32"/>
            <w:lang w:val="en-US" w:eastAsia="zh-CN"/>
          </w:rPr>
          <w:t>个</w:t>
        </w:r>
      </w:ins>
      <w:ins w:id="654" w:author="Jinglin Sun" w:date="2024-07-10T17:16:46Z">
        <w:r>
          <w:rPr>
            <w:rFonts w:hint="eastAsia" w:eastAsia="仿宋_GB2312"/>
            <w:sz w:val="32"/>
            <w:szCs w:val="32"/>
            <w:lang w:val="en-US" w:eastAsia="zh-CN"/>
          </w:rPr>
          <w:t>肿瘤</w:t>
        </w:r>
      </w:ins>
      <w:ins w:id="655" w:author="Jinglin Sun" w:date="2024-07-10T17:16:48Z">
        <w:r>
          <w:rPr>
            <w:rFonts w:hint="eastAsia" w:eastAsia="仿宋_GB2312"/>
            <w:sz w:val="32"/>
            <w:szCs w:val="32"/>
            <w:lang w:val="en-US" w:eastAsia="zh-CN"/>
          </w:rPr>
          <w:t>新药</w:t>
        </w:r>
      </w:ins>
      <w:ins w:id="656" w:author="Jinglin Sun" w:date="2024-07-10T17:16:49Z">
        <w:r>
          <w:rPr>
            <w:rFonts w:hint="eastAsia" w:eastAsia="仿宋_GB2312"/>
            <w:sz w:val="32"/>
            <w:szCs w:val="32"/>
            <w:lang w:val="en-US" w:eastAsia="zh-CN"/>
          </w:rPr>
          <w:t>中</w:t>
        </w:r>
      </w:ins>
      <w:ins w:id="657" w:author="Jinglin Sun" w:date="2024-07-10T17:17:03Z">
        <w:r>
          <w:rPr>
            <w:rFonts w:hint="eastAsia" w:eastAsia="仿宋_GB2312"/>
            <w:sz w:val="32"/>
            <w:szCs w:val="32"/>
            <w:lang w:val="en-US" w:eastAsia="zh-CN"/>
          </w:rPr>
          <w:t>有</w:t>
        </w:r>
      </w:ins>
      <w:ins w:id="658" w:author="Jinglin Sun" w:date="2024-07-10T17:17:04Z">
        <w:r>
          <w:rPr>
            <w:rFonts w:hint="eastAsia" w:eastAsia="仿宋_GB2312"/>
            <w:sz w:val="32"/>
            <w:szCs w:val="32"/>
            <w:lang w:val="en-US" w:eastAsia="zh-CN"/>
          </w:rPr>
          <w:t>7</w:t>
        </w:r>
      </w:ins>
      <w:ins w:id="659" w:author="Jinglin Sun" w:date="2024-07-10T17:17:05Z">
        <w:r>
          <w:rPr>
            <w:rFonts w:hint="eastAsia" w:eastAsia="仿宋_GB2312"/>
            <w:sz w:val="32"/>
            <w:szCs w:val="32"/>
            <w:lang w:val="en-US" w:eastAsia="zh-CN"/>
          </w:rPr>
          <w:t>个</w:t>
        </w:r>
      </w:ins>
      <w:ins w:id="660" w:author="Jinglin Sun" w:date="2024-07-10T17:17:07Z">
        <w:r>
          <w:rPr>
            <w:rFonts w:hint="eastAsia" w:eastAsia="仿宋_GB2312"/>
            <w:sz w:val="32"/>
            <w:szCs w:val="32"/>
            <w:lang w:val="en-US" w:eastAsia="zh-CN"/>
          </w:rPr>
          <w:t>用于</w:t>
        </w:r>
      </w:ins>
      <w:ins w:id="661" w:author="Jinglin Sun" w:date="2024-07-10T17:17:11Z">
        <w:r>
          <w:rPr>
            <w:rFonts w:hint="eastAsia" w:eastAsia="仿宋_GB2312"/>
            <w:sz w:val="32"/>
            <w:szCs w:val="32"/>
            <w:lang w:val="en-US" w:eastAsia="zh-CN"/>
          </w:rPr>
          <w:t>肺癌</w:t>
        </w:r>
      </w:ins>
      <w:ins w:id="662" w:author="Jinglin Sun" w:date="2024-07-10T17:17:12Z">
        <w:r>
          <w:rPr>
            <w:rFonts w:hint="eastAsia" w:eastAsia="仿宋_GB2312"/>
            <w:sz w:val="32"/>
            <w:szCs w:val="32"/>
            <w:lang w:val="en-US" w:eastAsia="zh-CN"/>
          </w:rPr>
          <w:t>治疗</w:t>
        </w:r>
      </w:ins>
      <w:ins w:id="663" w:author="Jinglin Sun" w:date="2024-07-10T17:17:13Z">
        <w:r>
          <w:rPr>
            <w:rFonts w:hint="eastAsia" w:eastAsia="仿宋_GB2312"/>
            <w:sz w:val="32"/>
            <w:szCs w:val="32"/>
            <w:lang w:val="en-US" w:eastAsia="zh-CN"/>
          </w:rPr>
          <w:t>，</w:t>
        </w:r>
      </w:ins>
      <w:ins w:id="664" w:author="Jinglin Sun" w:date="2024-07-10T17:21:33Z">
        <w:r>
          <w:rPr>
            <w:rFonts w:hint="eastAsia" w:eastAsia="仿宋_GB2312"/>
            <w:sz w:val="32"/>
            <w:szCs w:val="32"/>
            <w:lang w:val="en-US" w:eastAsia="zh-CN"/>
          </w:rPr>
          <w:t>而</w:t>
        </w:r>
      </w:ins>
      <w:ins w:id="665" w:author="Jinglin Sun" w:date="2024-07-10T17:21:35Z">
        <w:r>
          <w:rPr>
            <w:rFonts w:hint="eastAsia" w:eastAsia="仿宋_GB2312"/>
            <w:sz w:val="32"/>
            <w:szCs w:val="32"/>
            <w:lang w:val="en-US" w:eastAsia="zh-CN"/>
          </w:rPr>
          <w:t>美国</w:t>
        </w:r>
      </w:ins>
      <w:ins w:id="666" w:author="Jinglin Sun" w:date="2024-07-10T17:21:53Z">
        <w:r>
          <w:rPr>
            <w:rFonts w:hint="eastAsia" w:eastAsia="仿宋_GB2312"/>
            <w:sz w:val="32"/>
            <w:szCs w:val="32"/>
            <w:lang w:val="en-US" w:eastAsia="zh-CN"/>
          </w:rPr>
          <w:t>分布在</w:t>
        </w:r>
      </w:ins>
      <w:ins w:id="667" w:author="Jinglin Sun" w:date="2024-07-10T17:21:58Z">
        <w:r>
          <w:rPr>
            <w:rFonts w:hint="eastAsia" w:eastAsia="仿宋_GB2312"/>
            <w:sz w:val="32"/>
            <w:szCs w:val="32"/>
            <w:lang w:val="en-US" w:eastAsia="zh-CN"/>
          </w:rPr>
          <w:t>食管癌、</w:t>
        </w:r>
      </w:ins>
      <w:ins w:id="668" w:author="Jinglin Sun" w:date="2024-07-10T17:22:01Z">
        <w:r>
          <w:rPr>
            <w:rFonts w:hint="eastAsia" w:eastAsia="仿宋_GB2312"/>
            <w:sz w:val="32"/>
            <w:szCs w:val="32"/>
            <w:lang w:val="en-US" w:eastAsia="zh-CN"/>
          </w:rPr>
          <w:t>乳腺癌</w:t>
        </w:r>
      </w:ins>
      <w:ins w:id="669" w:author="Jinglin Sun" w:date="2024-07-10T17:22:03Z">
        <w:r>
          <w:rPr>
            <w:rFonts w:hint="eastAsia" w:eastAsia="仿宋_GB2312"/>
            <w:sz w:val="32"/>
            <w:szCs w:val="32"/>
            <w:lang w:val="en-US" w:eastAsia="zh-CN"/>
          </w:rPr>
          <w:t>、</w:t>
        </w:r>
      </w:ins>
      <w:ins w:id="670" w:author="Jinglin Sun" w:date="2024-07-10T17:22:07Z">
        <w:r>
          <w:rPr>
            <w:rFonts w:hint="eastAsia" w:eastAsia="仿宋_GB2312"/>
            <w:sz w:val="32"/>
            <w:szCs w:val="32"/>
            <w:lang w:val="en-US" w:eastAsia="zh-CN"/>
          </w:rPr>
          <w:t>胶质瘤等</w:t>
        </w:r>
      </w:ins>
      <w:ins w:id="671" w:author="Jinglin Sun" w:date="2024-07-10T17:22:13Z">
        <w:r>
          <w:rPr>
            <w:rFonts w:hint="eastAsia" w:eastAsia="仿宋_GB2312"/>
            <w:sz w:val="32"/>
            <w:szCs w:val="32"/>
            <w:lang w:val="en-US" w:eastAsia="zh-CN"/>
          </w:rPr>
          <w:t>多个</w:t>
        </w:r>
      </w:ins>
      <w:ins w:id="672" w:author="Jinglin Sun" w:date="2024-07-10T17:22:15Z">
        <w:r>
          <w:rPr>
            <w:rFonts w:hint="eastAsia" w:eastAsia="仿宋_GB2312"/>
            <w:sz w:val="32"/>
            <w:szCs w:val="32"/>
            <w:lang w:val="en-US" w:eastAsia="zh-CN"/>
          </w:rPr>
          <w:t>领域</w:t>
        </w:r>
      </w:ins>
      <w:ins w:id="673" w:author="Jinglin Sun" w:date="2024-07-10T17:22:16Z">
        <w:r>
          <w:rPr>
            <w:rFonts w:hint="eastAsia" w:eastAsia="仿宋_GB2312"/>
            <w:sz w:val="32"/>
            <w:szCs w:val="32"/>
            <w:lang w:val="en-US" w:eastAsia="zh-CN"/>
          </w:rPr>
          <w:t>。</w:t>
        </w:r>
      </w:ins>
      <w:ins w:id="674" w:author="Jinglin Sun" w:date="2024-07-10T17:22:40Z">
        <w:r>
          <w:rPr>
            <w:rFonts w:hint="eastAsia" w:eastAsia="仿宋_GB2312"/>
            <w:sz w:val="32"/>
            <w:szCs w:val="32"/>
            <w:lang w:val="en-US" w:eastAsia="zh-CN"/>
          </w:rPr>
          <w:t>此外</w:t>
        </w:r>
      </w:ins>
      <w:ins w:id="675" w:author="Jinglin Sun" w:date="2024-07-10T17:22:41Z">
        <w:r>
          <w:rPr>
            <w:rFonts w:hint="eastAsia" w:eastAsia="仿宋_GB2312"/>
            <w:sz w:val="32"/>
            <w:szCs w:val="32"/>
            <w:lang w:val="en-US" w:eastAsia="zh-CN"/>
          </w:rPr>
          <w:t>，</w:t>
        </w:r>
      </w:ins>
      <w:ins w:id="676" w:author="Jinglin Sun" w:date="2024-07-10T17:22:44Z">
        <w:r>
          <w:rPr>
            <w:rFonts w:hint="eastAsia" w:eastAsia="仿宋_GB2312"/>
            <w:sz w:val="32"/>
            <w:szCs w:val="32"/>
            <w:lang w:val="en-US" w:eastAsia="zh-CN"/>
          </w:rPr>
          <w:t>罕见病是</w:t>
        </w:r>
      </w:ins>
      <w:ins w:id="677" w:author="Jinglin Sun" w:date="2024-07-10T17:22:46Z">
        <w:r>
          <w:rPr>
            <w:rFonts w:hint="eastAsia" w:eastAsia="仿宋_GB2312"/>
            <w:sz w:val="32"/>
            <w:szCs w:val="32"/>
            <w:lang w:val="en-US" w:eastAsia="zh-CN"/>
          </w:rPr>
          <w:t>美国</w:t>
        </w:r>
      </w:ins>
      <w:ins w:id="678" w:author="Jinglin Sun" w:date="2024-07-10T17:22:47Z">
        <w:r>
          <w:rPr>
            <w:rFonts w:hint="eastAsia" w:eastAsia="仿宋_GB2312"/>
            <w:sz w:val="32"/>
            <w:szCs w:val="32"/>
            <w:lang w:val="en-US" w:eastAsia="zh-CN"/>
          </w:rPr>
          <w:t>新药</w:t>
        </w:r>
      </w:ins>
      <w:ins w:id="679" w:author="Jinglin Sun" w:date="2024-07-10T17:22:48Z">
        <w:r>
          <w:rPr>
            <w:rFonts w:hint="eastAsia" w:eastAsia="仿宋_GB2312"/>
            <w:sz w:val="32"/>
            <w:szCs w:val="32"/>
            <w:lang w:val="en-US" w:eastAsia="zh-CN"/>
          </w:rPr>
          <w:t>研发</w:t>
        </w:r>
      </w:ins>
      <w:ins w:id="680" w:author="Jinglin Sun" w:date="2024-07-10T17:22:52Z">
        <w:r>
          <w:rPr>
            <w:rFonts w:hint="eastAsia" w:eastAsia="仿宋_GB2312"/>
            <w:sz w:val="32"/>
            <w:szCs w:val="32"/>
            <w:lang w:val="en-US" w:eastAsia="zh-CN"/>
          </w:rPr>
          <w:t>的</w:t>
        </w:r>
      </w:ins>
      <w:ins w:id="681" w:author="Jinglin Sun" w:date="2024-07-10T17:22:53Z">
        <w:r>
          <w:rPr>
            <w:rFonts w:hint="eastAsia" w:eastAsia="仿宋_GB2312"/>
            <w:sz w:val="32"/>
            <w:szCs w:val="32"/>
            <w:lang w:val="en-US" w:eastAsia="zh-CN"/>
          </w:rPr>
          <w:t>重点</w:t>
        </w:r>
      </w:ins>
      <w:ins w:id="682" w:author="Jinglin Sun" w:date="2024-07-10T17:22:55Z">
        <w:r>
          <w:rPr>
            <w:rFonts w:hint="eastAsia" w:eastAsia="仿宋_GB2312"/>
            <w:sz w:val="32"/>
            <w:szCs w:val="32"/>
            <w:lang w:val="en-US" w:eastAsia="zh-CN"/>
          </w:rPr>
          <w:t>，</w:t>
        </w:r>
      </w:ins>
      <w:ins w:id="683" w:author="Jinglin Sun" w:date="2024-07-10T17:25:07Z">
        <w:r>
          <w:rPr>
            <w:rFonts w:hint="eastAsia" w:eastAsia="仿宋_GB2312"/>
            <w:sz w:val="32"/>
            <w:szCs w:val="32"/>
            <w:lang w:val="en-US" w:eastAsia="zh-CN"/>
          </w:rPr>
          <w:t>21</w:t>
        </w:r>
      </w:ins>
      <w:ins w:id="684" w:author="Jinglin Sun" w:date="2024-07-10T17:25:09Z">
        <w:r>
          <w:rPr>
            <w:rFonts w:hint="eastAsia" w:eastAsia="仿宋_GB2312"/>
            <w:sz w:val="32"/>
            <w:szCs w:val="32"/>
            <w:lang w:val="en-US" w:eastAsia="zh-CN"/>
          </w:rPr>
          <w:t>种</w:t>
        </w:r>
      </w:ins>
      <w:ins w:id="685" w:author="Jinglin Sun" w:date="2024-07-10T17:25:10Z">
        <w:r>
          <w:rPr>
            <w:rFonts w:hint="eastAsia" w:eastAsia="仿宋_GB2312"/>
            <w:sz w:val="32"/>
            <w:szCs w:val="32"/>
            <w:lang w:val="en-US" w:eastAsia="zh-CN"/>
          </w:rPr>
          <w:t>新药</w:t>
        </w:r>
      </w:ins>
      <w:ins w:id="686" w:author="Jinglin Sun" w:date="2024-07-10T17:25:11Z">
        <w:r>
          <w:rPr>
            <w:rFonts w:hint="eastAsia" w:eastAsia="仿宋_GB2312"/>
            <w:sz w:val="32"/>
            <w:szCs w:val="32"/>
            <w:lang w:val="en-US" w:eastAsia="zh-CN"/>
          </w:rPr>
          <w:t>中</w:t>
        </w:r>
      </w:ins>
      <w:ins w:id="687" w:author="Jinglin Sun" w:date="2024-07-10T17:25:13Z">
        <w:r>
          <w:rPr>
            <w:rFonts w:hint="eastAsia" w:eastAsia="仿宋_GB2312"/>
            <w:sz w:val="32"/>
            <w:szCs w:val="32"/>
            <w:lang w:val="en-US" w:eastAsia="zh-CN"/>
          </w:rPr>
          <w:t>有</w:t>
        </w:r>
      </w:ins>
      <w:ins w:id="688" w:author="Jinglin Sun" w:date="2024-07-10T17:25:14Z">
        <w:r>
          <w:rPr>
            <w:rFonts w:hint="eastAsia" w:eastAsia="仿宋_GB2312"/>
            <w:sz w:val="32"/>
            <w:szCs w:val="32"/>
            <w:lang w:val="en-US" w:eastAsia="zh-CN"/>
          </w:rPr>
          <w:t>10</w:t>
        </w:r>
      </w:ins>
      <w:ins w:id="689" w:author="Jinglin Sun" w:date="2024-07-10T17:25:15Z">
        <w:r>
          <w:rPr>
            <w:rFonts w:hint="eastAsia" w:eastAsia="仿宋_GB2312"/>
            <w:sz w:val="32"/>
            <w:szCs w:val="32"/>
            <w:lang w:val="en-US" w:eastAsia="zh-CN"/>
          </w:rPr>
          <w:t>个</w:t>
        </w:r>
      </w:ins>
      <w:ins w:id="690" w:author="Jinglin Sun" w:date="2024-07-10T17:25:29Z">
        <w:r>
          <w:rPr>
            <w:rFonts w:hint="eastAsia" w:eastAsia="仿宋_GB2312"/>
            <w:sz w:val="32"/>
            <w:szCs w:val="32"/>
            <w:lang w:val="en-US" w:eastAsia="zh-CN"/>
          </w:rPr>
          <w:t>孤儿药</w:t>
        </w:r>
      </w:ins>
      <w:ins w:id="691" w:author="Jinglin Sun" w:date="2024-07-10T17:25:34Z">
        <w:r>
          <w:rPr>
            <w:rFonts w:hint="eastAsia" w:eastAsia="仿宋_GB2312"/>
            <w:sz w:val="32"/>
            <w:szCs w:val="32"/>
            <w:lang w:val="en-US" w:eastAsia="zh-CN"/>
          </w:rPr>
          <w:t>，</w:t>
        </w:r>
      </w:ins>
      <w:ins w:id="692" w:author="Jinglin Sun" w:date="2024-07-10T17:25:40Z">
        <w:r>
          <w:rPr>
            <w:rFonts w:hint="eastAsia" w:eastAsia="仿宋_GB2312"/>
            <w:sz w:val="32"/>
            <w:szCs w:val="32"/>
            <w:lang w:val="en-US" w:eastAsia="zh-CN"/>
          </w:rPr>
          <w:t>而</w:t>
        </w:r>
      </w:ins>
      <w:ins w:id="693" w:author="Jinglin Sun" w:date="2024-07-10T17:25:42Z">
        <w:r>
          <w:rPr>
            <w:rFonts w:hint="eastAsia" w:eastAsia="仿宋_GB2312"/>
            <w:sz w:val="32"/>
            <w:szCs w:val="32"/>
            <w:lang w:val="en-US" w:eastAsia="zh-CN"/>
          </w:rPr>
          <w:t>我国</w:t>
        </w:r>
      </w:ins>
      <w:ins w:id="694" w:author="Jinglin Sun" w:date="2024-07-10T17:25:43Z">
        <w:r>
          <w:rPr>
            <w:rFonts w:hint="eastAsia" w:eastAsia="仿宋_GB2312"/>
            <w:sz w:val="32"/>
            <w:szCs w:val="32"/>
            <w:lang w:val="en-US" w:eastAsia="zh-CN"/>
          </w:rPr>
          <w:t>仅有</w:t>
        </w:r>
      </w:ins>
      <w:ins w:id="695" w:author="Jinglin Sun" w:date="2024-07-10T17:25:58Z">
        <w:r>
          <w:rPr>
            <w:rFonts w:hint="eastAsia" w:eastAsia="仿宋_GB2312"/>
            <w:sz w:val="32"/>
            <w:szCs w:val="32"/>
            <w:lang w:val="en-US" w:eastAsia="zh-CN"/>
          </w:rPr>
          <w:t>2</w:t>
        </w:r>
      </w:ins>
      <w:ins w:id="696" w:author="Jinglin Sun" w:date="2024-07-10T17:25:59Z">
        <w:r>
          <w:rPr>
            <w:rFonts w:hint="eastAsia" w:eastAsia="仿宋_GB2312"/>
            <w:sz w:val="32"/>
            <w:szCs w:val="32"/>
            <w:lang w:val="en-US" w:eastAsia="zh-CN"/>
          </w:rPr>
          <w:t>个</w:t>
        </w:r>
      </w:ins>
      <w:ins w:id="697" w:author="Jinglin Sun" w:date="2024-07-10T17:26:02Z">
        <w:r>
          <w:rPr>
            <w:rFonts w:hint="eastAsia" w:eastAsia="仿宋_GB2312"/>
            <w:sz w:val="32"/>
            <w:szCs w:val="32"/>
            <w:lang w:val="en-US" w:eastAsia="zh-CN"/>
          </w:rPr>
          <w:t>进口</w:t>
        </w:r>
      </w:ins>
      <w:ins w:id="698" w:author="Jinglin Sun" w:date="2024-07-10T17:26:03Z">
        <w:r>
          <w:rPr>
            <w:rFonts w:hint="eastAsia" w:eastAsia="仿宋_GB2312"/>
            <w:sz w:val="32"/>
            <w:szCs w:val="32"/>
            <w:lang w:val="en-US" w:eastAsia="zh-CN"/>
          </w:rPr>
          <w:t>I</w:t>
        </w:r>
      </w:ins>
      <w:ins w:id="699" w:author="Jinglin Sun" w:date="2024-07-10T17:26:04Z">
        <w:r>
          <w:rPr>
            <w:rFonts w:hint="eastAsia" w:eastAsia="仿宋_GB2312"/>
            <w:sz w:val="32"/>
            <w:szCs w:val="32"/>
            <w:lang w:val="en-US" w:eastAsia="zh-CN"/>
          </w:rPr>
          <w:t>类</w:t>
        </w:r>
      </w:ins>
      <w:ins w:id="700" w:author="Jinglin Sun" w:date="2024-07-10T17:26:08Z">
        <w:r>
          <w:rPr>
            <w:rFonts w:hint="eastAsia" w:eastAsia="仿宋_GB2312"/>
            <w:sz w:val="32"/>
            <w:szCs w:val="32"/>
            <w:lang w:val="en-US" w:eastAsia="zh-CN"/>
          </w:rPr>
          <w:t>罕见病</w:t>
        </w:r>
      </w:ins>
      <w:ins w:id="701" w:author="Jinglin Sun" w:date="2024-07-10T17:26:10Z">
        <w:r>
          <w:rPr>
            <w:rFonts w:hint="eastAsia" w:eastAsia="仿宋_GB2312"/>
            <w:sz w:val="32"/>
            <w:szCs w:val="32"/>
            <w:lang w:val="en-US" w:eastAsia="zh-CN"/>
          </w:rPr>
          <w:t>新药</w:t>
        </w:r>
      </w:ins>
      <w:ins w:id="702" w:author="Jinglin Sun" w:date="2024-07-10T17:26:14Z">
        <w:r>
          <w:rPr>
            <w:rFonts w:hint="eastAsia" w:eastAsia="仿宋_GB2312"/>
            <w:sz w:val="32"/>
            <w:szCs w:val="32"/>
            <w:lang w:val="en-US" w:eastAsia="zh-CN"/>
          </w:rPr>
          <w:t>。</w:t>
        </w:r>
      </w:ins>
      <w:ins w:id="703" w:author="Jinglin Sun" w:date="2024-07-10T17:27:21Z">
        <w:r>
          <w:rPr>
            <w:rFonts w:hint="eastAsia" w:eastAsia="仿宋_GB2312"/>
            <w:sz w:val="32"/>
            <w:szCs w:val="32"/>
            <w:highlight w:val="none"/>
            <w:lang w:val="en-US" w:eastAsia="zh-CN"/>
          </w:rPr>
          <w:t>我国</w:t>
        </w:r>
      </w:ins>
      <w:ins w:id="704" w:author="Jinglin Sun" w:date="2024-06-26T15:24:01Z">
        <w:r>
          <w:rPr>
            <w:rFonts w:hint="eastAsia" w:eastAsia="仿宋_GB2312"/>
            <w:sz w:val="32"/>
            <w:szCs w:val="32"/>
            <w:highlight w:val="none"/>
            <w:lang w:val="en-US" w:eastAsia="zh-CN"/>
            <w:rPrChange w:id="705" w:author="Jinglin Sun" w:date="2024-07-10T16:11:54Z">
              <w:rPr>
                <w:rFonts w:hint="eastAsia" w:eastAsia="仿宋_GB2312"/>
                <w:sz w:val="32"/>
                <w:szCs w:val="32"/>
                <w:lang w:val="en-US" w:eastAsia="zh-CN"/>
              </w:rPr>
            </w:rPrChange>
          </w:rPr>
          <w:t>创新</w:t>
        </w:r>
      </w:ins>
      <w:ins w:id="706" w:author="Jinglin Sun" w:date="2024-06-26T15:24:02Z">
        <w:r>
          <w:rPr>
            <w:rFonts w:hint="eastAsia" w:eastAsia="仿宋_GB2312"/>
            <w:sz w:val="32"/>
            <w:szCs w:val="32"/>
            <w:highlight w:val="none"/>
            <w:lang w:val="en-US" w:eastAsia="zh-CN"/>
            <w:rPrChange w:id="707" w:author="Jinglin Sun" w:date="2024-07-10T16:11:54Z">
              <w:rPr>
                <w:rFonts w:hint="eastAsia" w:eastAsia="仿宋_GB2312"/>
                <w:sz w:val="32"/>
                <w:szCs w:val="32"/>
                <w:lang w:val="en-US" w:eastAsia="zh-CN"/>
              </w:rPr>
            </w:rPrChange>
          </w:rPr>
          <w:t>药</w:t>
        </w:r>
      </w:ins>
      <w:ins w:id="708" w:author="Jinglin Sun" w:date="2024-06-26T15:24:04Z">
        <w:r>
          <w:rPr>
            <w:rFonts w:hint="eastAsia" w:eastAsia="仿宋_GB2312"/>
            <w:sz w:val="32"/>
            <w:szCs w:val="32"/>
            <w:highlight w:val="none"/>
            <w:lang w:val="en-US" w:eastAsia="zh-CN"/>
            <w:rPrChange w:id="709" w:author="Jinglin Sun" w:date="2024-07-10T16:11:54Z">
              <w:rPr>
                <w:rFonts w:hint="eastAsia" w:eastAsia="仿宋_GB2312"/>
                <w:sz w:val="32"/>
                <w:szCs w:val="32"/>
                <w:lang w:val="en-US" w:eastAsia="zh-CN"/>
              </w:rPr>
            </w:rPrChange>
          </w:rPr>
          <w:t>靶点</w:t>
        </w:r>
      </w:ins>
      <w:ins w:id="710" w:author="Jinglin Sun" w:date="2024-06-26T15:24:06Z">
        <w:r>
          <w:rPr>
            <w:rFonts w:hint="eastAsia" w:eastAsia="仿宋_GB2312"/>
            <w:sz w:val="32"/>
            <w:szCs w:val="32"/>
            <w:highlight w:val="none"/>
            <w:lang w:val="en-US" w:eastAsia="zh-CN"/>
            <w:rPrChange w:id="711" w:author="Jinglin Sun" w:date="2024-07-10T16:11:54Z">
              <w:rPr>
                <w:rFonts w:hint="eastAsia" w:eastAsia="仿宋_GB2312"/>
                <w:sz w:val="32"/>
                <w:szCs w:val="32"/>
                <w:lang w:val="en-US" w:eastAsia="zh-CN"/>
              </w:rPr>
            </w:rPrChange>
          </w:rPr>
          <w:t>和</w:t>
        </w:r>
      </w:ins>
      <w:ins w:id="712" w:author="Jinglin Sun" w:date="2024-06-26T15:24:07Z">
        <w:r>
          <w:rPr>
            <w:rFonts w:hint="eastAsia" w:eastAsia="仿宋_GB2312"/>
            <w:sz w:val="32"/>
            <w:szCs w:val="32"/>
            <w:highlight w:val="none"/>
            <w:lang w:val="en-US" w:eastAsia="zh-CN"/>
            <w:rPrChange w:id="713" w:author="Jinglin Sun" w:date="2024-07-10T16:11:54Z">
              <w:rPr>
                <w:rFonts w:hint="eastAsia" w:eastAsia="仿宋_GB2312"/>
                <w:sz w:val="32"/>
                <w:szCs w:val="32"/>
                <w:lang w:val="en-US" w:eastAsia="zh-CN"/>
              </w:rPr>
            </w:rPrChange>
          </w:rPr>
          <w:t>适应症</w:t>
        </w:r>
      </w:ins>
      <w:ins w:id="714" w:author="Jinglin Sun" w:date="2024-06-26T15:24:09Z">
        <w:r>
          <w:rPr>
            <w:rFonts w:hint="eastAsia" w:eastAsia="仿宋_GB2312"/>
            <w:sz w:val="32"/>
            <w:szCs w:val="32"/>
            <w:highlight w:val="none"/>
            <w:lang w:val="en-US" w:eastAsia="zh-CN"/>
            <w:rPrChange w:id="715" w:author="Jinglin Sun" w:date="2024-07-10T16:11:54Z">
              <w:rPr>
                <w:rFonts w:hint="eastAsia" w:eastAsia="仿宋_GB2312"/>
                <w:sz w:val="32"/>
                <w:szCs w:val="32"/>
                <w:lang w:val="en-US" w:eastAsia="zh-CN"/>
              </w:rPr>
            </w:rPrChange>
          </w:rPr>
          <w:t>“</w:t>
        </w:r>
      </w:ins>
      <w:ins w:id="716" w:author="Jinglin Sun" w:date="2024-06-26T15:24:11Z">
        <w:r>
          <w:rPr>
            <w:rFonts w:hint="eastAsia" w:eastAsia="仿宋_GB2312"/>
            <w:sz w:val="32"/>
            <w:szCs w:val="32"/>
            <w:highlight w:val="none"/>
            <w:lang w:val="en-US" w:eastAsia="zh-CN"/>
            <w:rPrChange w:id="717" w:author="Jinglin Sun" w:date="2024-07-10T16:11:54Z">
              <w:rPr>
                <w:rFonts w:hint="eastAsia" w:eastAsia="仿宋_GB2312"/>
                <w:sz w:val="32"/>
                <w:szCs w:val="32"/>
                <w:lang w:val="en-US" w:eastAsia="zh-CN"/>
              </w:rPr>
            </w:rPrChange>
          </w:rPr>
          <w:t>扎堆</w:t>
        </w:r>
      </w:ins>
      <w:ins w:id="718" w:author="Jinglin Sun" w:date="2024-06-26T15:24:09Z">
        <w:r>
          <w:rPr>
            <w:rFonts w:hint="eastAsia" w:eastAsia="仿宋_GB2312"/>
            <w:sz w:val="32"/>
            <w:szCs w:val="32"/>
            <w:highlight w:val="none"/>
            <w:lang w:val="en-US" w:eastAsia="zh-CN"/>
            <w:rPrChange w:id="719" w:author="Jinglin Sun" w:date="2024-07-10T16:11:54Z">
              <w:rPr>
                <w:rFonts w:hint="eastAsia" w:eastAsia="仿宋_GB2312"/>
                <w:sz w:val="32"/>
                <w:szCs w:val="32"/>
                <w:lang w:val="en-US" w:eastAsia="zh-CN"/>
              </w:rPr>
            </w:rPrChange>
          </w:rPr>
          <w:t>”</w:t>
        </w:r>
      </w:ins>
      <w:ins w:id="720" w:author="Jinglin Sun" w:date="2024-06-26T15:24:15Z">
        <w:r>
          <w:rPr>
            <w:rFonts w:hint="eastAsia" w:eastAsia="仿宋_GB2312"/>
            <w:sz w:val="32"/>
            <w:szCs w:val="32"/>
            <w:highlight w:val="none"/>
            <w:lang w:val="en-US" w:eastAsia="zh-CN"/>
            <w:rPrChange w:id="721" w:author="Jinglin Sun" w:date="2024-07-10T16:11:54Z">
              <w:rPr>
                <w:rFonts w:hint="eastAsia" w:eastAsia="仿宋_GB2312"/>
                <w:sz w:val="32"/>
                <w:szCs w:val="32"/>
                <w:lang w:val="en-US" w:eastAsia="zh-CN"/>
              </w:rPr>
            </w:rPrChange>
          </w:rPr>
          <w:t>现象</w:t>
        </w:r>
      </w:ins>
      <w:ins w:id="722" w:author="Jinglin Sun" w:date="2024-06-26T15:24:17Z">
        <w:r>
          <w:rPr>
            <w:rFonts w:hint="eastAsia" w:eastAsia="仿宋_GB2312"/>
            <w:sz w:val="32"/>
            <w:szCs w:val="32"/>
            <w:highlight w:val="none"/>
            <w:lang w:val="en-US" w:eastAsia="zh-CN"/>
            <w:rPrChange w:id="723" w:author="Jinglin Sun" w:date="2024-07-10T16:11:54Z">
              <w:rPr>
                <w:rFonts w:hint="eastAsia" w:eastAsia="仿宋_GB2312"/>
                <w:sz w:val="32"/>
                <w:szCs w:val="32"/>
                <w:lang w:val="en-US" w:eastAsia="zh-CN"/>
              </w:rPr>
            </w:rPrChange>
          </w:rPr>
          <w:t>严重</w:t>
        </w:r>
      </w:ins>
      <w:ins w:id="724" w:author="Jinglin Sun" w:date="2024-06-26T15:24:18Z">
        <w:r>
          <w:rPr>
            <w:rFonts w:hint="eastAsia" w:eastAsia="仿宋_GB2312"/>
            <w:sz w:val="32"/>
            <w:szCs w:val="32"/>
            <w:highlight w:val="none"/>
            <w:lang w:val="en-US" w:eastAsia="zh-CN"/>
            <w:rPrChange w:id="725" w:author="Jinglin Sun" w:date="2024-07-10T16:11:54Z">
              <w:rPr>
                <w:rFonts w:hint="eastAsia" w:eastAsia="仿宋_GB2312"/>
                <w:sz w:val="32"/>
                <w:szCs w:val="32"/>
                <w:lang w:val="en-US" w:eastAsia="zh-CN"/>
              </w:rPr>
            </w:rPrChange>
          </w:rPr>
          <w:t>，</w:t>
        </w:r>
      </w:ins>
      <w:ins w:id="726" w:author="Jinglin Sun" w:date="2024-07-10T17:29:43Z">
        <w:r>
          <w:rPr>
            <w:rFonts w:hint="eastAsia" w:eastAsia="仿宋_GB2312"/>
            <w:sz w:val="32"/>
            <w:szCs w:val="32"/>
            <w:highlight w:val="none"/>
            <w:lang w:val="en-US" w:eastAsia="zh-CN"/>
          </w:rPr>
          <w:t>且</w:t>
        </w:r>
      </w:ins>
      <w:ins w:id="727" w:author="Jinglin Sun" w:date="2024-07-10T17:29:38Z">
        <w:r>
          <w:rPr>
            <w:rFonts w:hint="eastAsia" w:eastAsia="仿宋_GB2312"/>
            <w:sz w:val="32"/>
            <w:szCs w:val="32"/>
            <w:lang w:val="en-US" w:eastAsia="zh-CN"/>
          </w:rPr>
          <w:t>绝大部分创新药是建立在国外已发现靶点的基础上进行研发的，</w:t>
        </w:r>
      </w:ins>
      <w:ins w:id="728" w:author="Jinglin Sun" w:date="2024-07-10T17:27:29Z">
        <w:r>
          <w:rPr>
            <w:rFonts w:hint="eastAsia" w:eastAsia="仿宋_GB2312"/>
            <w:sz w:val="32"/>
            <w:szCs w:val="32"/>
            <w:highlight w:val="none"/>
            <w:lang w:val="en-US" w:eastAsia="zh-CN"/>
          </w:rPr>
          <w:t>而</w:t>
        </w:r>
      </w:ins>
      <w:ins w:id="729" w:author="Jinglin Sun" w:date="2024-07-10T17:27:37Z">
        <w:r>
          <w:rPr>
            <w:rFonts w:hint="eastAsia" w:eastAsia="仿宋_GB2312"/>
            <w:sz w:val="32"/>
            <w:szCs w:val="32"/>
            <w:highlight w:val="none"/>
            <w:lang w:val="en-US" w:eastAsia="zh-CN"/>
          </w:rPr>
          <w:t>在</w:t>
        </w:r>
      </w:ins>
      <w:ins w:id="730" w:author="Jinglin Sun" w:date="2024-07-10T17:27:40Z">
        <w:r>
          <w:rPr>
            <w:rFonts w:hint="eastAsia" w:eastAsia="仿宋_GB2312"/>
            <w:sz w:val="32"/>
            <w:szCs w:val="32"/>
            <w:highlight w:val="none"/>
            <w:lang w:val="en-US" w:eastAsia="zh-CN"/>
          </w:rPr>
          <w:t>罕见病</w:t>
        </w:r>
      </w:ins>
      <w:ins w:id="731" w:author="Jinglin Sun" w:date="2024-07-10T17:27:41Z">
        <w:r>
          <w:rPr>
            <w:rFonts w:hint="eastAsia" w:eastAsia="仿宋_GB2312"/>
            <w:sz w:val="32"/>
            <w:szCs w:val="32"/>
            <w:highlight w:val="none"/>
            <w:lang w:val="en-US" w:eastAsia="zh-CN"/>
          </w:rPr>
          <w:t>等</w:t>
        </w:r>
      </w:ins>
      <w:ins w:id="732" w:author="Jinglin Sun" w:date="2024-07-10T17:27:34Z">
        <w:r>
          <w:rPr>
            <w:rFonts w:hint="eastAsia" w:eastAsia="仿宋_GB2312"/>
            <w:sz w:val="32"/>
            <w:szCs w:val="32"/>
            <w:lang w:val="en-US" w:eastAsia="zh-CN"/>
          </w:rPr>
          <w:t>临床需求迫切的领域</w:t>
        </w:r>
      </w:ins>
      <w:ins w:id="733" w:author="Jinglin Sun" w:date="2024-07-11T11:08:44Z">
        <w:r>
          <w:rPr>
            <w:rFonts w:hint="eastAsia" w:eastAsia="仿宋_GB2312"/>
            <w:sz w:val="32"/>
            <w:szCs w:val="32"/>
            <w:lang w:val="en-US" w:eastAsia="zh-CN"/>
          </w:rPr>
          <w:t>研发</w:t>
        </w:r>
      </w:ins>
      <w:ins w:id="734" w:author="Jinglin Sun" w:date="2024-07-10T17:27:46Z">
        <w:r>
          <w:rPr>
            <w:rFonts w:hint="eastAsia" w:eastAsia="仿宋_GB2312"/>
            <w:sz w:val="32"/>
            <w:szCs w:val="32"/>
            <w:lang w:val="en-US" w:eastAsia="zh-CN"/>
          </w:rPr>
          <w:t>进展</w:t>
        </w:r>
      </w:ins>
      <w:ins w:id="735" w:author="Jinglin Sun" w:date="2024-07-10T17:27:52Z">
        <w:r>
          <w:rPr>
            <w:rFonts w:hint="eastAsia" w:eastAsia="仿宋_GB2312"/>
            <w:sz w:val="32"/>
            <w:szCs w:val="32"/>
            <w:lang w:val="en-US" w:eastAsia="zh-CN"/>
          </w:rPr>
          <w:t>缓慢</w:t>
        </w:r>
      </w:ins>
      <w:ins w:id="736" w:author="Jinglin Sun" w:date="2024-07-10T17:27:34Z">
        <w:r>
          <w:rPr>
            <w:rFonts w:hint="eastAsia" w:eastAsia="仿宋_GB2312"/>
            <w:sz w:val="32"/>
            <w:szCs w:val="32"/>
            <w:lang w:val="en-US" w:eastAsia="zh-CN"/>
          </w:rPr>
          <w:t>，</w:t>
        </w:r>
      </w:ins>
      <w:ins w:id="737" w:author="Jinglin Sun" w:date="2024-07-11T11:17:39Z">
        <w:r>
          <w:rPr>
            <w:rFonts w:hint="eastAsia" w:eastAsia="仿宋_GB2312"/>
            <w:sz w:val="32"/>
            <w:szCs w:val="32"/>
            <w:lang w:val="en-US" w:eastAsia="zh-CN"/>
          </w:rPr>
          <w:t>缺乏</w:t>
        </w:r>
      </w:ins>
      <w:ins w:id="738" w:author="Jinglin Sun" w:date="2024-07-11T11:17:52Z">
        <w:r>
          <w:rPr>
            <w:rFonts w:hint="eastAsia" w:eastAsia="仿宋_GB2312"/>
            <w:sz w:val="32"/>
            <w:szCs w:val="32"/>
            <w:lang w:val="en-US" w:eastAsia="zh-CN"/>
          </w:rPr>
          <w:t>顶层</w:t>
        </w:r>
      </w:ins>
      <w:ins w:id="739" w:author="Jinglin Sun" w:date="2024-07-11T11:17:54Z">
        <w:r>
          <w:rPr>
            <w:rFonts w:hint="eastAsia" w:eastAsia="仿宋_GB2312"/>
            <w:sz w:val="32"/>
            <w:szCs w:val="32"/>
            <w:lang w:val="en-US" w:eastAsia="zh-CN"/>
          </w:rPr>
          <w:t>规划</w:t>
        </w:r>
      </w:ins>
      <w:ins w:id="740" w:author="Jinglin Sun" w:date="2024-07-11T11:18:01Z">
        <w:r>
          <w:rPr>
            <w:rFonts w:hint="eastAsia" w:eastAsia="仿宋_GB2312"/>
            <w:sz w:val="32"/>
            <w:szCs w:val="32"/>
            <w:lang w:val="en-US" w:eastAsia="zh-CN"/>
          </w:rPr>
          <w:t>指引</w:t>
        </w:r>
      </w:ins>
      <w:ins w:id="741" w:author="Jinglin Sun" w:date="2024-07-10T17:28:04Z">
        <w:r>
          <w:rPr>
            <w:rFonts w:hint="eastAsia" w:eastAsia="仿宋_GB2312"/>
            <w:sz w:val="32"/>
            <w:szCs w:val="32"/>
            <w:lang w:val="en-US" w:eastAsia="zh-CN"/>
          </w:rPr>
          <w:t>。</w:t>
        </w:r>
      </w:ins>
    </w:p>
    <w:p w14:paraId="3185FF01">
      <w:pPr>
        <w:pStyle w:val="5"/>
        <w:ind w:firstLine="640" w:firstLineChars="200"/>
        <w:outlineLvl w:val="2"/>
        <w:rPr>
          <w:b/>
        </w:rPr>
      </w:pPr>
      <w:del w:id="742" w:author="Jinglin Sun" w:date="2024-07-10T17:30:45Z">
        <w:r>
          <w:rPr>
            <w:rFonts w:hint="default"/>
            <w:lang w:val="en-US"/>
          </w:rPr>
          <w:delText>1</w:delText>
        </w:r>
      </w:del>
      <w:ins w:id="743" w:author="Jinglin Sun" w:date="2024-07-10T17:30:45Z">
        <w:r>
          <w:rPr>
            <w:rFonts w:hint="eastAsia"/>
            <w:lang w:val="en-US" w:eastAsia="zh-CN"/>
          </w:rPr>
          <w:t>4</w:t>
        </w:r>
      </w:ins>
      <w:r>
        <w:rPr>
          <w:rFonts w:hint="eastAsia"/>
        </w:rPr>
        <w:t>.</w:t>
      </w:r>
      <w:ins w:id="744" w:author="Jinglin Sun" w:date="2024-06-28T17:01:13Z">
        <w:r>
          <w:rPr>
            <w:rFonts w:hint="eastAsia"/>
            <w:lang w:val="en-US" w:eastAsia="zh-CN"/>
          </w:rPr>
          <w:t>创新</w:t>
        </w:r>
      </w:ins>
      <w:del w:id="745" w:author="Jinglin Sun" w:date="2024-06-28T17:01:15Z">
        <w:r>
          <w:rPr/>
          <w:delText>新</w:delText>
        </w:r>
      </w:del>
      <w:r>
        <w:t>药审评</w:t>
      </w:r>
      <w:ins w:id="746" w:author="Jinglin Sun" w:date="2024-07-15T09:32:34Z">
        <w:r>
          <w:rPr>
            <w:rFonts w:hint="eastAsia"/>
            <w:lang w:val="en-US" w:eastAsia="zh-CN"/>
          </w:rPr>
          <w:t>机制</w:t>
        </w:r>
      </w:ins>
      <w:ins w:id="747" w:author="Jinglin Sun" w:date="2024-07-15T09:32:36Z">
        <w:r>
          <w:rPr>
            <w:rFonts w:hint="eastAsia"/>
            <w:lang w:val="en-US" w:eastAsia="zh-CN"/>
          </w:rPr>
          <w:t>有待</w:t>
        </w:r>
      </w:ins>
      <w:ins w:id="748" w:author="Jinglin Sun" w:date="2024-07-15T09:32:37Z">
        <w:r>
          <w:rPr>
            <w:rFonts w:hint="eastAsia"/>
            <w:lang w:val="en-US" w:eastAsia="zh-CN"/>
          </w:rPr>
          <w:t>完善，</w:t>
        </w:r>
      </w:ins>
      <w:ins w:id="749" w:author="Jinglin Sun" w:date="2024-07-15T09:32:44Z">
        <w:r>
          <w:rPr>
            <w:rFonts w:hint="eastAsia"/>
            <w:lang w:val="en-US" w:eastAsia="zh-CN"/>
          </w:rPr>
          <w:t>审评</w:t>
        </w:r>
      </w:ins>
      <w:r>
        <w:t>周期长、效率低、成本高</w:t>
      </w:r>
    </w:p>
    <w:p w14:paraId="0CF5BFDD">
      <w:pPr>
        <w:wordWrap w:val="0"/>
        <w:adjustRightInd w:val="0"/>
        <w:snapToGrid w:val="0"/>
        <w:spacing w:line="560" w:lineRule="exact"/>
        <w:ind w:firstLine="640" w:firstLineChars="200"/>
        <w:rPr>
          <w:del w:id="750" w:author="Jinglin Sun" w:date="2024-07-10T15:36:05Z"/>
          <w:rFonts w:eastAsia="仿宋_GB2312"/>
          <w:sz w:val="32"/>
          <w:szCs w:val="32"/>
        </w:rPr>
      </w:pPr>
      <w:ins w:id="751" w:author="Jinglin Sun" w:date="2024-07-10T15:00:27Z">
        <w:r>
          <w:rPr>
            <w:rFonts w:hint="eastAsia" w:eastAsia="仿宋_GB2312"/>
            <w:sz w:val="32"/>
            <w:szCs w:val="32"/>
            <w:lang w:val="en-US" w:eastAsia="zh-CN"/>
          </w:rPr>
          <w:t>201</w:t>
        </w:r>
      </w:ins>
      <w:ins w:id="752" w:author="Jinglin Sun" w:date="2024-07-10T15:00:28Z">
        <w:r>
          <w:rPr>
            <w:rFonts w:hint="eastAsia" w:eastAsia="仿宋_GB2312"/>
            <w:sz w:val="32"/>
            <w:szCs w:val="32"/>
            <w:lang w:val="en-US" w:eastAsia="zh-CN"/>
          </w:rPr>
          <w:t>5年</w:t>
        </w:r>
      </w:ins>
      <w:ins w:id="753" w:author="Jinglin Sun" w:date="2024-07-10T15:00:29Z">
        <w:r>
          <w:rPr>
            <w:rFonts w:hint="eastAsia" w:eastAsia="仿宋_GB2312"/>
            <w:sz w:val="32"/>
            <w:szCs w:val="32"/>
            <w:lang w:val="en-US" w:eastAsia="zh-CN"/>
          </w:rPr>
          <w:t>以来</w:t>
        </w:r>
      </w:ins>
      <w:ins w:id="754" w:author="Jinglin Sun" w:date="2024-07-10T15:00:30Z">
        <w:r>
          <w:rPr>
            <w:rFonts w:hint="eastAsia" w:eastAsia="仿宋_GB2312"/>
            <w:sz w:val="32"/>
            <w:szCs w:val="32"/>
            <w:lang w:val="en-US" w:eastAsia="zh-CN"/>
          </w:rPr>
          <w:t>，</w:t>
        </w:r>
      </w:ins>
      <w:ins w:id="755" w:author="Jinglin Sun" w:date="2024-07-10T15:00:34Z">
        <w:r>
          <w:rPr>
            <w:rFonts w:hint="eastAsia" w:eastAsia="仿宋_GB2312"/>
            <w:sz w:val="32"/>
            <w:szCs w:val="32"/>
            <w:lang w:val="en-US" w:eastAsia="zh-CN"/>
          </w:rPr>
          <w:t>我国</w:t>
        </w:r>
      </w:ins>
      <w:ins w:id="756" w:author="Jinglin Sun" w:date="2024-07-10T15:00:36Z">
        <w:r>
          <w:rPr>
            <w:rFonts w:hint="eastAsia" w:eastAsia="仿宋_GB2312"/>
            <w:sz w:val="32"/>
            <w:szCs w:val="32"/>
            <w:lang w:val="en-US" w:eastAsia="zh-CN"/>
          </w:rPr>
          <w:t>药品</w:t>
        </w:r>
      </w:ins>
      <w:ins w:id="757" w:author="Jinglin Sun" w:date="2024-07-10T15:00:41Z">
        <w:r>
          <w:rPr>
            <w:rFonts w:hint="eastAsia" w:eastAsia="仿宋_GB2312"/>
            <w:sz w:val="32"/>
            <w:szCs w:val="32"/>
            <w:lang w:val="en-US" w:eastAsia="zh-CN"/>
          </w:rPr>
          <w:t>审评审批</w:t>
        </w:r>
      </w:ins>
      <w:ins w:id="758" w:author="Jinglin Sun" w:date="2024-07-10T15:00:42Z">
        <w:r>
          <w:rPr>
            <w:rFonts w:hint="eastAsia" w:eastAsia="仿宋_GB2312"/>
            <w:sz w:val="32"/>
            <w:szCs w:val="32"/>
            <w:lang w:val="en-US" w:eastAsia="zh-CN"/>
          </w:rPr>
          <w:t>机制</w:t>
        </w:r>
      </w:ins>
      <w:ins w:id="759" w:author="Jinglin Sun" w:date="2024-07-10T15:00:44Z">
        <w:r>
          <w:rPr>
            <w:rFonts w:hint="eastAsia" w:eastAsia="仿宋_GB2312"/>
            <w:sz w:val="32"/>
            <w:szCs w:val="32"/>
            <w:lang w:val="en-US" w:eastAsia="zh-CN"/>
          </w:rPr>
          <w:t>改革</w:t>
        </w:r>
      </w:ins>
      <w:ins w:id="760" w:author="Jinglin Sun" w:date="2024-07-10T15:00:58Z">
        <w:r>
          <w:rPr>
            <w:rFonts w:hint="eastAsia" w:eastAsia="仿宋_GB2312"/>
            <w:sz w:val="32"/>
            <w:szCs w:val="32"/>
            <w:lang w:val="en-US" w:eastAsia="zh-CN"/>
          </w:rPr>
          <w:t>系列</w:t>
        </w:r>
      </w:ins>
      <w:ins w:id="761" w:author="Jinglin Sun" w:date="2024-07-10T15:01:02Z">
        <w:r>
          <w:rPr>
            <w:rFonts w:hint="eastAsia" w:eastAsia="仿宋_GB2312"/>
            <w:sz w:val="32"/>
            <w:szCs w:val="32"/>
            <w:lang w:val="en-US" w:eastAsia="zh-CN"/>
          </w:rPr>
          <w:t>举措</w:t>
        </w:r>
      </w:ins>
      <w:ins w:id="762" w:author="Jinglin Sun" w:date="2024-07-10T15:01:04Z">
        <w:r>
          <w:rPr>
            <w:rFonts w:hint="eastAsia" w:eastAsia="仿宋_GB2312"/>
            <w:sz w:val="32"/>
            <w:szCs w:val="32"/>
            <w:lang w:val="en-US" w:eastAsia="zh-CN"/>
          </w:rPr>
          <w:t>为</w:t>
        </w:r>
      </w:ins>
      <w:ins w:id="763" w:author="Jinglin Sun" w:date="2024-07-10T15:01:13Z">
        <w:r>
          <w:rPr>
            <w:rFonts w:hint="eastAsia" w:eastAsia="仿宋_GB2312"/>
            <w:sz w:val="32"/>
            <w:szCs w:val="32"/>
            <w:lang w:val="en-US" w:eastAsia="zh-CN"/>
          </w:rPr>
          <w:t>创新</w:t>
        </w:r>
      </w:ins>
      <w:ins w:id="764" w:author="Jinglin Sun" w:date="2024-07-10T15:01:14Z">
        <w:r>
          <w:rPr>
            <w:rFonts w:hint="eastAsia" w:eastAsia="仿宋_GB2312"/>
            <w:sz w:val="32"/>
            <w:szCs w:val="32"/>
            <w:lang w:val="en-US" w:eastAsia="zh-CN"/>
          </w:rPr>
          <w:t>药</w:t>
        </w:r>
      </w:ins>
      <w:ins w:id="765" w:author="Jinglin Sun" w:date="2024-07-10T15:01:15Z">
        <w:r>
          <w:rPr>
            <w:rFonts w:hint="eastAsia" w:eastAsia="仿宋_GB2312"/>
            <w:sz w:val="32"/>
            <w:szCs w:val="32"/>
            <w:lang w:val="en-US" w:eastAsia="zh-CN"/>
          </w:rPr>
          <w:t>发展</w:t>
        </w:r>
      </w:ins>
      <w:ins w:id="766" w:author="Jinglin Sun" w:date="2024-07-10T15:01:36Z">
        <w:r>
          <w:rPr>
            <w:rFonts w:hint="eastAsia" w:eastAsia="仿宋_GB2312"/>
            <w:sz w:val="32"/>
            <w:szCs w:val="32"/>
            <w:lang w:val="en-US" w:eastAsia="zh-CN"/>
          </w:rPr>
          <w:t>构建</w:t>
        </w:r>
      </w:ins>
      <w:ins w:id="767" w:author="Jinglin Sun" w:date="2024-07-10T15:01:37Z">
        <w:r>
          <w:rPr>
            <w:rFonts w:hint="eastAsia" w:eastAsia="仿宋_GB2312"/>
            <w:sz w:val="32"/>
            <w:szCs w:val="32"/>
            <w:lang w:val="en-US" w:eastAsia="zh-CN"/>
          </w:rPr>
          <w:t>起</w:t>
        </w:r>
      </w:ins>
      <w:ins w:id="768" w:author="Jinglin Sun" w:date="2024-07-10T15:01:40Z">
        <w:r>
          <w:rPr>
            <w:rFonts w:hint="eastAsia" w:eastAsia="仿宋_GB2312"/>
            <w:sz w:val="32"/>
            <w:szCs w:val="32"/>
            <w:lang w:val="en-US" w:eastAsia="zh-CN"/>
          </w:rPr>
          <w:t>良好的</w:t>
        </w:r>
      </w:ins>
      <w:ins w:id="769" w:author="Jinglin Sun" w:date="2024-07-10T15:01:41Z">
        <w:r>
          <w:rPr>
            <w:rFonts w:hint="eastAsia" w:eastAsia="仿宋_GB2312"/>
            <w:sz w:val="32"/>
            <w:szCs w:val="32"/>
            <w:lang w:val="en-US" w:eastAsia="zh-CN"/>
          </w:rPr>
          <w:t>制度</w:t>
        </w:r>
      </w:ins>
      <w:ins w:id="770" w:author="Jinglin Sun" w:date="2024-07-10T15:01:42Z">
        <w:r>
          <w:rPr>
            <w:rFonts w:hint="eastAsia" w:eastAsia="仿宋_GB2312"/>
            <w:sz w:val="32"/>
            <w:szCs w:val="32"/>
            <w:lang w:val="en-US" w:eastAsia="zh-CN"/>
          </w:rPr>
          <w:t>环境</w:t>
        </w:r>
      </w:ins>
      <w:ins w:id="771" w:author="Jinglin Sun" w:date="2024-07-10T15:01:43Z">
        <w:r>
          <w:rPr>
            <w:rFonts w:hint="eastAsia" w:eastAsia="仿宋_GB2312"/>
            <w:sz w:val="32"/>
            <w:szCs w:val="32"/>
            <w:lang w:val="en-US" w:eastAsia="zh-CN"/>
          </w:rPr>
          <w:t>。</w:t>
        </w:r>
      </w:ins>
      <w:ins w:id="772" w:author="Jinglin Sun" w:date="2024-07-11T14:52:17Z">
        <w:r>
          <w:rPr>
            <w:rFonts w:hint="eastAsia" w:eastAsia="仿宋_GB2312"/>
            <w:sz w:val="32"/>
            <w:szCs w:val="32"/>
            <w:lang w:val="en-US" w:eastAsia="zh-CN"/>
          </w:rPr>
          <w:t>2</w:t>
        </w:r>
      </w:ins>
      <w:ins w:id="773" w:author="Jinglin Sun" w:date="2024-07-11T14:52:18Z">
        <w:r>
          <w:rPr>
            <w:rFonts w:hint="eastAsia" w:eastAsia="仿宋_GB2312"/>
            <w:sz w:val="32"/>
            <w:szCs w:val="32"/>
            <w:lang w:val="en-US" w:eastAsia="zh-CN"/>
          </w:rPr>
          <w:t>017</w:t>
        </w:r>
      </w:ins>
      <w:ins w:id="774" w:author="Jinglin Sun" w:date="2024-07-11T14:52:19Z">
        <w:r>
          <w:rPr>
            <w:rFonts w:hint="eastAsia" w:eastAsia="仿宋_GB2312"/>
            <w:sz w:val="32"/>
            <w:szCs w:val="32"/>
            <w:lang w:val="en-US" w:eastAsia="zh-CN"/>
          </w:rPr>
          <w:t>年，</w:t>
        </w:r>
      </w:ins>
      <w:ins w:id="775" w:author="Jinglin Sun" w:date="2024-07-11T14:54:02Z">
        <w:r>
          <w:rPr>
            <w:rFonts w:hint="eastAsia" w:eastAsia="仿宋_GB2312"/>
            <w:sz w:val="32"/>
            <w:szCs w:val="32"/>
            <w:lang w:val="en-US" w:eastAsia="zh-CN"/>
          </w:rPr>
          <w:t>我国</w:t>
        </w:r>
      </w:ins>
      <w:ins w:id="776" w:author="Jinglin Sun" w:date="2024-07-11T14:52:22Z">
        <w:r>
          <w:rPr>
            <w:rFonts w:hint="eastAsia" w:eastAsia="仿宋_GB2312"/>
            <w:sz w:val="32"/>
            <w:szCs w:val="32"/>
            <w:lang w:val="en-US" w:eastAsia="zh-CN"/>
          </w:rPr>
          <w:t>加入</w:t>
        </w:r>
      </w:ins>
      <w:ins w:id="777" w:author="Jinglin Sun" w:date="2024-07-11T14:52:27Z">
        <w:r>
          <w:rPr>
            <w:rFonts w:hint="eastAsia" w:eastAsia="仿宋_GB2312"/>
            <w:sz w:val="32"/>
            <w:szCs w:val="32"/>
            <w:lang w:val="en-US" w:eastAsia="zh-CN"/>
          </w:rPr>
          <w:t>国际人</w:t>
        </w:r>
      </w:ins>
      <w:ins w:id="778" w:author="Jinglin Sun" w:date="2024-07-11T14:52:28Z">
        <w:r>
          <w:rPr>
            <w:rFonts w:hint="eastAsia" w:eastAsia="仿宋_GB2312"/>
            <w:sz w:val="32"/>
            <w:szCs w:val="32"/>
            <w:lang w:val="en-US" w:eastAsia="zh-CN"/>
          </w:rPr>
          <w:t>用</w:t>
        </w:r>
      </w:ins>
      <w:ins w:id="779" w:author="Jinglin Sun" w:date="2024-07-11T14:52:29Z">
        <w:r>
          <w:rPr>
            <w:rFonts w:hint="eastAsia" w:eastAsia="仿宋_GB2312"/>
            <w:sz w:val="32"/>
            <w:szCs w:val="32"/>
            <w:lang w:val="en-US" w:eastAsia="zh-CN"/>
          </w:rPr>
          <w:t>药</w:t>
        </w:r>
      </w:ins>
      <w:ins w:id="780" w:author="Jinglin Sun" w:date="2024-07-11T14:52:36Z">
        <w:r>
          <w:rPr>
            <w:rFonts w:hint="eastAsia" w:eastAsia="仿宋_GB2312"/>
            <w:sz w:val="32"/>
            <w:szCs w:val="32"/>
            <w:lang w:val="en-US" w:eastAsia="zh-CN"/>
          </w:rPr>
          <w:t>品</w:t>
        </w:r>
      </w:ins>
      <w:ins w:id="781" w:author="Jinglin Sun" w:date="2024-07-11T14:52:40Z">
        <w:r>
          <w:rPr>
            <w:rFonts w:hint="eastAsia" w:eastAsia="仿宋_GB2312"/>
            <w:sz w:val="32"/>
            <w:szCs w:val="32"/>
            <w:lang w:val="en-US" w:eastAsia="zh-CN"/>
          </w:rPr>
          <w:t>注册</w:t>
        </w:r>
      </w:ins>
      <w:ins w:id="782" w:author="Jinglin Sun" w:date="2024-07-11T14:52:43Z">
        <w:r>
          <w:rPr>
            <w:rFonts w:hint="eastAsia" w:eastAsia="仿宋_GB2312"/>
            <w:sz w:val="32"/>
            <w:szCs w:val="32"/>
            <w:lang w:val="en-US" w:eastAsia="zh-CN"/>
          </w:rPr>
          <w:t>技术</w:t>
        </w:r>
      </w:ins>
      <w:ins w:id="783" w:author="Jinglin Sun" w:date="2024-07-11T14:52:47Z">
        <w:r>
          <w:rPr>
            <w:rFonts w:hint="eastAsia" w:eastAsia="仿宋_GB2312"/>
            <w:sz w:val="32"/>
            <w:szCs w:val="32"/>
            <w:lang w:val="en-US" w:eastAsia="zh-CN"/>
          </w:rPr>
          <w:t>协调会</w:t>
        </w:r>
      </w:ins>
      <w:ins w:id="784" w:author="Jinglin Sun" w:date="2024-07-11T14:52:48Z">
        <w:r>
          <w:rPr>
            <w:rFonts w:hint="eastAsia" w:eastAsia="仿宋_GB2312"/>
            <w:sz w:val="32"/>
            <w:szCs w:val="32"/>
            <w:lang w:val="en-US" w:eastAsia="zh-CN"/>
          </w:rPr>
          <w:t>，</w:t>
        </w:r>
      </w:ins>
      <w:ins w:id="785" w:author="Jinglin Sun" w:date="2024-07-11T14:53:36Z">
        <w:r>
          <w:rPr>
            <w:rFonts w:hint="eastAsia" w:eastAsia="仿宋_GB2312"/>
            <w:sz w:val="32"/>
            <w:szCs w:val="32"/>
            <w:lang w:val="en-US" w:eastAsia="zh-CN"/>
          </w:rPr>
          <w:t>药品</w:t>
        </w:r>
      </w:ins>
      <w:ins w:id="786" w:author="Jinglin Sun" w:date="2024-07-11T14:53:44Z">
        <w:r>
          <w:rPr>
            <w:rFonts w:hint="eastAsia" w:eastAsia="仿宋_GB2312"/>
            <w:sz w:val="32"/>
            <w:szCs w:val="32"/>
            <w:lang w:val="en-US" w:eastAsia="zh-CN"/>
          </w:rPr>
          <w:t>审评</w:t>
        </w:r>
      </w:ins>
      <w:ins w:id="787" w:author="Jinglin Sun" w:date="2024-07-11T14:53:45Z">
        <w:r>
          <w:rPr>
            <w:rFonts w:hint="eastAsia" w:eastAsia="仿宋_GB2312"/>
            <w:sz w:val="32"/>
            <w:szCs w:val="32"/>
            <w:lang w:val="en-US" w:eastAsia="zh-CN"/>
          </w:rPr>
          <w:t>技术</w:t>
        </w:r>
      </w:ins>
      <w:ins w:id="788" w:author="Jinglin Sun" w:date="2024-07-11T14:53:46Z">
        <w:r>
          <w:rPr>
            <w:rFonts w:hint="eastAsia" w:eastAsia="仿宋_GB2312"/>
            <w:sz w:val="32"/>
            <w:szCs w:val="32"/>
            <w:lang w:val="en-US" w:eastAsia="zh-CN"/>
          </w:rPr>
          <w:t>要求</w:t>
        </w:r>
      </w:ins>
      <w:ins w:id="789" w:author="Jinglin Sun" w:date="2024-07-11T14:53:47Z">
        <w:r>
          <w:rPr>
            <w:rFonts w:hint="eastAsia" w:eastAsia="仿宋_GB2312"/>
            <w:sz w:val="32"/>
            <w:szCs w:val="32"/>
            <w:lang w:val="en-US" w:eastAsia="zh-CN"/>
          </w:rPr>
          <w:t>与</w:t>
        </w:r>
      </w:ins>
      <w:ins w:id="790" w:author="Jinglin Sun" w:date="2024-07-11T14:53:50Z">
        <w:r>
          <w:rPr>
            <w:rFonts w:hint="eastAsia" w:eastAsia="仿宋_GB2312"/>
            <w:sz w:val="32"/>
            <w:szCs w:val="32"/>
            <w:lang w:val="en-US" w:eastAsia="zh-CN"/>
          </w:rPr>
          <w:t>国际</w:t>
        </w:r>
      </w:ins>
      <w:ins w:id="791" w:author="Jinglin Sun" w:date="2024-07-11T14:53:51Z">
        <w:r>
          <w:rPr>
            <w:rFonts w:hint="eastAsia" w:eastAsia="仿宋_GB2312"/>
            <w:sz w:val="32"/>
            <w:szCs w:val="32"/>
            <w:lang w:val="en-US" w:eastAsia="zh-CN"/>
          </w:rPr>
          <w:t>全面</w:t>
        </w:r>
      </w:ins>
      <w:ins w:id="792" w:author="Jinglin Sun" w:date="2024-07-11T14:53:53Z">
        <w:r>
          <w:rPr>
            <w:rFonts w:hint="eastAsia" w:eastAsia="仿宋_GB2312"/>
            <w:sz w:val="32"/>
            <w:szCs w:val="32"/>
            <w:lang w:val="en-US" w:eastAsia="zh-CN"/>
          </w:rPr>
          <w:t>接轨</w:t>
        </w:r>
      </w:ins>
      <w:ins w:id="793" w:author="Jinglin Sun" w:date="2024-07-11T14:53:54Z">
        <w:r>
          <w:rPr>
            <w:rFonts w:hint="eastAsia" w:eastAsia="仿宋_GB2312"/>
            <w:sz w:val="32"/>
            <w:szCs w:val="32"/>
            <w:lang w:val="en-US" w:eastAsia="zh-CN"/>
          </w:rPr>
          <w:t>。</w:t>
        </w:r>
      </w:ins>
      <w:ins w:id="794" w:author="Jinglin Sun" w:date="2024-07-10T15:05:33Z">
        <w:r>
          <w:rPr>
            <w:rFonts w:hint="eastAsia" w:eastAsia="仿宋_GB2312"/>
            <w:sz w:val="32"/>
            <w:szCs w:val="32"/>
            <w:lang w:val="en-US" w:eastAsia="zh-CN"/>
          </w:rPr>
          <w:t>2020</w:t>
        </w:r>
      </w:ins>
      <w:ins w:id="795" w:author="Jinglin Sun" w:date="2024-07-10T15:05:34Z">
        <w:r>
          <w:rPr>
            <w:rFonts w:hint="eastAsia" w:eastAsia="仿宋_GB2312"/>
            <w:sz w:val="32"/>
            <w:szCs w:val="32"/>
            <w:lang w:val="en-US" w:eastAsia="zh-CN"/>
          </w:rPr>
          <w:t>年</w:t>
        </w:r>
      </w:ins>
      <w:ins w:id="796" w:author="Jinglin Sun" w:date="2024-07-10T15:06:42Z">
        <w:r>
          <w:rPr>
            <w:rFonts w:hint="eastAsia" w:eastAsia="仿宋_GB2312"/>
            <w:sz w:val="32"/>
            <w:szCs w:val="32"/>
            <w:lang w:val="en-US" w:eastAsia="zh-CN"/>
          </w:rPr>
          <w:t>新修订</w:t>
        </w:r>
      </w:ins>
      <w:ins w:id="797" w:author="Jinglin Sun" w:date="2024-07-10T15:06:44Z">
        <w:r>
          <w:rPr>
            <w:rFonts w:hint="eastAsia" w:eastAsia="仿宋_GB2312"/>
            <w:sz w:val="32"/>
            <w:szCs w:val="32"/>
            <w:lang w:val="en-US" w:eastAsia="zh-CN"/>
          </w:rPr>
          <w:t>的</w:t>
        </w:r>
      </w:ins>
      <w:ins w:id="798" w:author="Jinglin Sun" w:date="2024-07-10T15:05:40Z">
        <w:r>
          <w:rPr>
            <w:rFonts w:hint="eastAsia" w:eastAsia="仿宋_GB2312"/>
            <w:sz w:val="32"/>
            <w:szCs w:val="32"/>
            <w:lang w:val="en-US" w:eastAsia="zh-CN"/>
          </w:rPr>
          <w:t>《</w:t>
        </w:r>
      </w:ins>
      <w:ins w:id="799" w:author="Jinglin Sun" w:date="2024-07-10T15:05:43Z">
        <w:r>
          <w:rPr>
            <w:rFonts w:hint="eastAsia" w:eastAsia="仿宋_GB2312"/>
            <w:sz w:val="32"/>
            <w:szCs w:val="32"/>
            <w:lang w:val="en-US" w:eastAsia="zh-CN"/>
          </w:rPr>
          <w:t>药品</w:t>
        </w:r>
      </w:ins>
      <w:ins w:id="800" w:author="Jinglin Sun" w:date="2024-07-10T15:05:44Z">
        <w:r>
          <w:rPr>
            <w:rFonts w:hint="eastAsia" w:eastAsia="仿宋_GB2312"/>
            <w:sz w:val="32"/>
            <w:szCs w:val="32"/>
            <w:lang w:val="en-US" w:eastAsia="zh-CN"/>
          </w:rPr>
          <w:t>注册</w:t>
        </w:r>
      </w:ins>
      <w:ins w:id="801" w:author="Jinglin Sun" w:date="2024-07-10T15:05:46Z">
        <w:r>
          <w:rPr>
            <w:rFonts w:hint="eastAsia" w:eastAsia="仿宋_GB2312"/>
            <w:sz w:val="32"/>
            <w:szCs w:val="32"/>
            <w:lang w:val="en-US" w:eastAsia="zh-CN"/>
          </w:rPr>
          <w:t>管理</w:t>
        </w:r>
      </w:ins>
      <w:ins w:id="802" w:author="Jinglin Sun" w:date="2024-07-10T15:05:47Z">
        <w:r>
          <w:rPr>
            <w:rFonts w:hint="eastAsia" w:eastAsia="仿宋_GB2312"/>
            <w:sz w:val="32"/>
            <w:szCs w:val="32"/>
            <w:lang w:val="en-US" w:eastAsia="zh-CN"/>
          </w:rPr>
          <w:t>办法</w:t>
        </w:r>
      </w:ins>
      <w:ins w:id="803" w:author="Jinglin Sun" w:date="2024-07-10T15:05:40Z">
        <w:r>
          <w:rPr>
            <w:rFonts w:hint="eastAsia" w:eastAsia="仿宋_GB2312"/>
            <w:sz w:val="32"/>
            <w:szCs w:val="32"/>
            <w:lang w:val="en-US" w:eastAsia="zh-CN"/>
          </w:rPr>
          <w:t>》</w:t>
        </w:r>
      </w:ins>
      <w:ins w:id="804" w:author="Jinglin Sun" w:date="2024-07-10T15:06:46Z">
        <w:r>
          <w:rPr>
            <w:rFonts w:hint="eastAsia" w:eastAsia="仿宋_GB2312"/>
            <w:sz w:val="32"/>
            <w:szCs w:val="32"/>
            <w:lang w:val="en-US" w:eastAsia="zh-CN"/>
          </w:rPr>
          <w:t>，</w:t>
        </w:r>
      </w:ins>
      <w:ins w:id="805" w:author="Jinglin Sun" w:date="2024-07-10T15:06:56Z">
        <w:r>
          <w:rPr>
            <w:rFonts w:hint="eastAsia" w:eastAsia="仿宋_GB2312"/>
            <w:sz w:val="32"/>
            <w:szCs w:val="32"/>
            <w:lang w:val="en-US" w:eastAsia="zh-CN"/>
          </w:rPr>
          <w:t>明确</w:t>
        </w:r>
      </w:ins>
      <w:ins w:id="806" w:author="Jinglin Sun" w:date="2024-07-10T15:06:57Z">
        <w:r>
          <w:rPr>
            <w:rFonts w:hint="eastAsia" w:eastAsia="仿宋_GB2312"/>
            <w:sz w:val="32"/>
            <w:szCs w:val="32"/>
            <w:lang w:val="en-US" w:eastAsia="zh-CN"/>
          </w:rPr>
          <w:t>提出</w:t>
        </w:r>
      </w:ins>
      <w:ins w:id="807" w:author="Jinglin Sun" w:date="2024-07-10T15:08:19Z">
        <w:r>
          <w:rPr>
            <w:rFonts w:hint="eastAsia" w:eastAsia="仿宋_GB2312"/>
            <w:sz w:val="32"/>
            <w:szCs w:val="32"/>
            <w:lang w:val="en-US" w:eastAsia="zh-CN"/>
          </w:rPr>
          <w:t>建立</w:t>
        </w:r>
      </w:ins>
      <w:ins w:id="808" w:author="Jinglin Sun" w:date="2024-07-10T15:08:21Z">
        <w:r>
          <w:rPr>
            <w:rFonts w:hint="eastAsia" w:eastAsia="仿宋_GB2312"/>
            <w:sz w:val="32"/>
            <w:szCs w:val="32"/>
            <w:lang w:val="en-US" w:eastAsia="zh-CN"/>
          </w:rPr>
          <w:t>药品</w:t>
        </w:r>
      </w:ins>
      <w:ins w:id="809" w:author="Jinglin Sun" w:date="2024-07-10T15:08:22Z">
        <w:r>
          <w:rPr>
            <w:rFonts w:hint="eastAsia" w:eastAsia="仿宋_GB2312"/>
            <w:sz w:val="32"/>
            <w:szCs w:val="32"/>
            <w:lang w:val="en-US" w:eastAsia="zh-CN"/>
          </w:rPr>
          <w:t>加快</w:t>
        </w:r>
      </w:ins>
      <w:ins w:id="810" w:author="Jinglin Sun" w:date="2024-07-10T15:08:25Z">
        <w:r>
          <w:rPr>
            <w:rFonts w:hint="eastAsia" w:eastAsia="仿宋_GB2312"/>
            <w:sz w:val="32"/>
            <w:szCs w:val="32"/>
            <w:lang w:val="en-US" w:eastAsia="zh-CN"/>
          </w:rPr>
          <w:t>上市</w:t>
        </w:r>
      </w:ins>
      <w:ins w:id="811" w:author="Jinglin Sun" w:date="2024-07-10T15:08:28Z">
        <w:r>
          <w:rPr>
            <w:rFonts w:hint="eastAsia" w:eastAsia="仿宋_GB2312"/>
            <w:sz w:val="32"/>
            <w:szCs w:val="32"/>
            <w:lang w:val="en-US" w:eastAsia="zh-CN"/>
          </w:rPr>
          <w:t>注册</w:t>
        </w:r>
      </w:ins>
      <w:ins w:id="812" w:author="Jinglin Sun" w:date="2024-07-10T15:08:29Z">
        <w:r>
          <w:rPr>
            <w:rFonts w:hint="eastAsia" w:eastAsia="仿宋_GB2312"/>
            <w:sz w:val="32"/>
            <w:szCs w:val="32"/>
            <w:lang w:val="en-US" w:eastAsia="zh-CN"/>
          </w:rPr>
          <w:t>制度</w:t>
        </w:r>
      </w:ins>
      <w:ins w:id="813" w:author="Jinglin Sun" w:date="2024-07-10T15:08:30Z">
        <w:r>
          <w:rPr>
            <w:rFonts w:hint="eastAsia" w:eastAsia="仿宋_GB2312"/>
            <w:sz w:val="32"/>
            <w:szCs w:val="32"/>
            <w:lang w:val="en-US" w:eastAsia="zh-CN"/>
          </w:rPr>
          <w:t>，</w:t>
        </w:r>
      </w:ins>
      <w:ins w:id="814" w:author="Jinglin Sun" w:date="2024-07-10T15:08:39Z">
        <w:r>
          <w:rPr>
            <w:rFonts w:hint="eastAsia" w:eastAsia="仿宋_GB2312"/>
            <w:sz w:val="32"/>
            <w:szCs w:val="32"/>
            <w:lang w:val="en-US" w:eastAsia="zh-CN"/>
          </w:rPr>
          <w:t>对</w:t>
        </w:r>
      </w:ins>
      <w:ins w:id="815" w:author="Jinglin Sun" w:date="2024-07-10T15:08:40Z">
        <w:r>
          <w:rPr>
            <w:rFonts w:hint="eastAsia" w:eastAsia="仿宋_GB2312"/>
            <w:sz w:val="32"/>
            <w:szCs w:val="32"/>
            <w:lang w:val="en-US" w:eastAsia="zh-CN"/>
          </w:rPr>
          <w:t>符合</w:t>
        </w:r>
      </w:ins>
      <w:ins w:id="816" w:author="Jinglin Sun" w:date="2024-07-10T15:08:42Z">
        <w:r>
          <w:rPr>
            <w:rFonts w:hint="eastAsia" w:eastAsia="仿宋_GB2312"/>
            <w:sz w:val="32"/>
            <w:szCs w:val="32"/>
            <w:lang w:val="en-US" w:eastAsia="zh-CN"/>
          </w:rPr>
          <w:t>条件</w:t>
        </w:r>
      </w:ins>
      <w:ins w:id="817" w:author="Jinglin Sun" w:date="2024-07-10T15:08:43Z">
        <w:r>
          <w:rPr>
            <w:rFonts w:hint="eastAsia" w:eastAsia="仿宋_GB2312"/>
            <w:sz w:val="32"/>
            <w:szCs w:val="32"/>
            <w:lang w:val="en-US" w:eastAsia="zh-CN"/>
          </w:rPr>
          <w:t>的</w:t>
        </w:r>
      </w:ins>
      <w:ins w:id="818" w:author="Jinglin Sun" w:date="2024-07-10T15:08:46Z">
        <w:r>
          <w:rPr>
            <w:rFonts w:hint="eastAsia" w:eastAsia="仿宋_GB2312"/>
            <w:sz w:val="32"/>
            <w:szCs w:val="32"/>
            <w:lang w:val="en-US" w:eastAsia="zh-CN"/>
          </w:rPr>
          <w:t>药品</w:t>
        </w:r>
      </w:ins>
      <w:ins w:id="819" w:author="Jinglin Sun" w:date="2024-07-10T15:08:47Z">
        <w:r>
          <w:rPr>
            <w:rFonts w:hint="eastAsia" w:eastAsia="仿宋_GB2312"/>
            <w:sz w:val="32"/>
            <w:szCs w:val="32"/>
            <w:lang w:val="en-US" w:eastAsia="zh-CN"/>
          </w:rPr>
          <w:t>注册</w:t>
        </w:r>
      </w:ins>
      <w:ins w:id="820" w:author="Jinglin Sun" w:date="2024-07-10T15:08:48Z">
        <w:r>
          <w:rPr>
            <w:rFonts w:hint="eastAsia" w:eastAsia="仿宋_GB2312"/>
            <w:sz w:val="32"/>
            <w:szCs w:val="32"/>
            <w:lang w:val="en-US" w:eastAsia="zh-CN"/>
          </w:rPr>
          <w:t>申请</w:t>
        </w:r>
      </w:ins>
      <w:ins w:id="821" w:author="Jinglin Sun" w:date="2024-07-10T15:08:49Z">
        <w:r>
          <w:rPr>
            <w:rFonts w:hint="eastAsia" w:eastAsia="仿宋_GB2312"/>
            <w:sz w:val="32"/>
            <w:szCs w:val="32"/>
            <w:lang w:val="en-US" w:eastAsia="zh-CN"/>
          </w:rPr>
          <w:t>，</w:t>
        </w:r>
      </w:ins>
      <w:ins w:id="822" w:author="Jinglin Sun" w:date="2024-07-10T15:08:50Z">
        <w:r>
          <w:rPr>
            <w:rFonts w:hint="eastAsia" w:eastAsia="仿宋_GB2312"/>
            <w:sz w:val="32"/>
            <w:szCs w:val="32"/>
            <w:lang w:val="en-US" w:eastAsia="zh-CN"/>
          </w:rPr>
          <w:t>申请人</w:t>
        </w:r>
      </w:ins>
      <w:ins w:id="823" w:author="Jinglin Sun" w:date="2024-07-10T15:08:51Z">
        <w:r>
          <w:rPr>
            <w:rFonts w:hint="eastAsia" w:eastAsia="仿宋_GB2312"/>
            <w:sz w:val="32"/>
            <w:szCs w:val="32"/>
            <w:lang w:val="en-US" w:eastAsia="zh-CN"/>
          </w:rPr>
          <w:t>可以</w:t>
        </w:r>
      </w:ins>
      <w:ins w:id="824" w:author="Jinglin Sun" w:date="2024-07-10T15:08:55Z">
        <w:r>
          <w:rPr>
            <w:rFonts w:hint="eastAsia" w:eastAsia="仿宋_GB2312"/>
            <w:sz w:val="32"/>
            <w:szCs w:val="32"/>
            <w:lang w:val="en-US" w:eastAsia="zh-CN"/>
          </w:rPr>
          <w:t>申请</w:t>
        </w:r>
      </w:ins>
      <w:ins w:id="825" w:author="Jinglin Sun" w:date="2024-07-10T15:08:59Z">
        <w:r>
          <w:rPr>
            <w:rFonts w:hint="eastAsia" w:eastAsia="仿宋_GB2312"/>
            <w:sz w:val="32"/>
            <w:szCs w:val="32"/>
            <w:lang w:val="en-US" w:eastAsia="zh-CN"/>
          </w:rPr>
          <w:t>适用</w:t>
        </w:r>
      </w:ins>
      <w:ins w:id="826" w:author="Jinglin Sun" w:date="2024-07-10T15:09:04Z">
        <w:r>
          <w:rPr>
            <w:rFonts w:hint="eastAsia" w:eastAsia="仿宋_GB2312"/>
            <w:sz w:val="32"/>
            <w:szCs w:val="32"/>
            <w:lang w:val="en-US" w:eastAsia="zh-CN"/>
          </w:rPr>
          <w:t>突破性</w:t>
        </w:r>
      </w:ins>
      <w:ins w:id="827" w:author="Jinglin Sun" w:date="2024-07-10T15:09:06Z">
        <w:r>
          <w:rPr>
            <w:rFonts w:hint="eastAsia" w:eastAsia="仿宋_GB2312"/>
            <w:sz w:val="32"/>
            <w:szCs w:val="32"/>
            <w:lang w:val="en-US" w:eastAsia="zh-CN"/>
          </w:rPr>
          <w:t>治疗</w:t>
        </w:r>
      </w:ins>
      <w:ins w:id="828" w:author="Jinglin Sun" w:date="2024-07-10T15:09:08Z">
        <w:r>
          <w:rPr>
            <w:rFonts w:hint="eastAsia" w:eastAsia="仿宋_GB2312"/>
            <w:sz w:val="32"/>
            <w:szCs w:val="32"/>
            <w:lang w:val="en-US" w:eastAsia="zh-CN"/>
          </w:rPr>
          <w:t>药物</w:t>
        </w:r>
      </w:ins>
      <w:ins w:id="829" w:author="Jinglin Sun" w:date="2024-07-10T15:09:09Z">
        <w:r>
          <w:rPr>
            <w:rFonts w:hint="eastAsia" w:eastAsia="仿宋_GB2312"/>
            <w:sz w:val="32"/>
            <w:szCs w:val="32"/>
            <w:lang w:val="en-US" w:eastAsia="zh-CN"/>
          </w:rPr>
          <w:t>、</w:t>
        </w:r>
      </w:ins>
      <w:ins w:id="830" w:author="Jinglin Sun" w:date="2024-07-10T15:09:11Z">
        <w:r>
          <w:rPr>
            <w:rFonts w:hint="eastAsia" w:eastAsia="仿宋_GB2312"/>
            <w:sz w:val="32"/>
            <w:szCs w:val="32"/>
            <w:lang w:val="en-US" w:eastAsia="zh-CN"/>
          </w:rPr>
          <w:t>附条件</w:t>
        </w:r>
      </w:ins>
      <w:ins w:id="831" w:author="Jinglin Sun" w:date="2024-07-10T15:09:16Z">
        <w:r>
          <w:rPr>
            <w:rFonts w:hint="eastAsia" w:eastAsia="仿宋_GB2312"/>
            <w:sz w:val="32"/>
            <w:szCs w:val="32"/>
            <w:lang w:val="en-US" w:eastAsia="zh-CN"/>
          </w:rPr>
          <w:t>批准</w:t>
        </w:r>
      </w:ins>
      <w:ins w:id="832" w:author="Jinglin Sun" w:date="2024-07-10T15:09:20Z">
        <w:r>
          <w:rPr>
            <w:rFonts w:hint="eastAsia" w:eastAsia="仿宋_GB2312"/>
            <w:sz w:val="32"/>
            <w:szCs w:val="32"/>
            <w:lang w:val="en-US" w:eastAsia="zh-CN"/>
          </w:rPr>
          <w:t>、</w:t>
        </w:r>
      </w:ins>
      <w:ins w:id="833" w:author="Jinglin Sun" w:date="2024-07-10T15:09:25Z">
        <w:r>
          <w:rPr>
            <w:rFonts w:hint="eastAsia" w:eastAsia="仿宋_GB2312"/>
            <w:sz w:val="32"/>
            <w:szCs w:val="32"/>
            <w:lang w:val="en-US" w:eastAsia="zh-CN"/>
          </w:rPr>
          <w:t>优先</w:t>
        </w:r>
      </w:ins>
      <w:ins w:id="834" w:author="Jinglin Sun" w:date="2024-07-10T15:09:28Z">
        <w:r>
          <w:rPr>
            <w:rFonts w:hint="eastAsia" w:eastAsia="仿宋_GB2312"/>
            <w:sz w:val="32"/>
            <w:szCs w:val="32"/>
            <w:lang w:val="en-US" w:eastAsia="zh-CN"/>
          </w:rPr>
          <w:t>审评</w:t>
        </w:r>
      </w:ins>
      <w:ins w:id="835" w:author="Jinglin Sun" w:date="2024-07-10T15:09:31Z">
        <w:r>
          <w:rPr>
            <w:rFonts w:hint="eastAsia" w:eastAsia="仿宋_GB2312"/>
            <w:sz w:val="32"/>
            <w:szCs w:val="32"/>
            <w:lang w:val="en-US" w:eastAsia="zh-CN"/>
          </w:rPr>
          <w:t>审</w:t>
        </w:r>
      </w:ins>
      <w:ins w:id="836" w:author="Jinglin Sun" w:date="2024-07-10T15:09:34Z">
        <w:r>
          <w:rPr>
            <w:rFonts w:hint="eastAsia" w:eastAsia="仿宋_GB2312"/>
            <w:sz w:val="32"/>
            <w:szCs w:val="32"/>
            <w:lang w:val="en-US" w:eastAsia="zh-CN"/>
          </w:rPr>
          <w:t>批</w:t>
        </w:r>
      </w:ins>
      <w:ins w:id="837" w:author="Jinglin Sun" w:date="2024-07-10T15:09:40Z">
        <w:r>
          <w:rPr>
            <w:rFonts w:hint="eastAsia" w:eastAsia="仿宋_GB2312"/>
            <w:sz w:val="32"/>
            <w:szCs w:val="32"/>
            <w:lang w:val="en-US" w:eastAsia="zh-CN"/>
          </w:rPr>
          <w:t>和</w:t>
        </w:r>
      </w:ins>
      <w:ins w:id="838" w:author="Jinglin Sun" w:date="2024-07-10T15:09:42Z">
        <w:r>
          <w:rPr>
            <w:rFonts w:hint="eastAsia" w:eastAsia="仿宋_GB2312"/>
            <w:sz w:val="32"/>
            <w:szCs w:val="32"/>
            <w:lang w:val="en-US" w:eastAsia="zh-CN"/>
          </w:rPr>
          <w:t>特别</w:t>
        </w:r>
      </w:ins>
      <w:ins w:id="839" w:author="Jinglin Sun" w:date="2024-07-10T15:09:45Z">
        <w:r>
          <w:rPr>
            <w:rFonts w:hint="eastAsia" w:eastAsia="仿宋_GB2312"/>
            <w:sz w:val="32"/>
            <w:szCs w:val="32"/>
            <w:lang w:val="en-US" w:eastAsia="zh-CN"/>
          </w:rPr>
          <w:t>审批</w:t>
        </w:r>
      </w:ins>
      <w:ins w:id="840" w:author="Jinglin Sun" w:date="2024-07-10T15:09:47Z">
        <w:r>
          <w:rPr>
            <w:rFonts w:hint="eastAsia" w:eastAsia="仿宋_GB2312"/>
            <w:sz w:val="32"/>
            <w:szCs w:val="32"/>
            <w:lang w:val="en-US" w:eastAsia="zh-CN"/>
          </w:rPr>
          <w:t>程序</w:t>
        </w:r>
      </w:ins>
      <w:ins w:id="841" w:author="Jinglin Sun" w:date="2024-07-10T15:39:22Z">
        <w:r>
          <w:rPr>
            <w:rFonts w:hint="eastAsia" w:eastAsia="仿宋_GB2312"/>
            <w:sz w:val="32"/>
            <w:szCs w:val="32"/>
            <w:lang w:val="en-US" w:eastAsia="zh-CN"/>
          </w:rPr>
          <w:t>等</w:t>
        </w:r>
      </w:ins>
      <w:ins w:id="842" w:author="Jinglin Sun" w:date="2024-07-10T15:39:32Z">
        <w:r>
          <w:rPr>
            <w:rFonts w:hint="eastAsia" w:eastAsia="仿宋_GB2312"/>
            <w:sz w:val="32"/>
            <w:szCs w:val="32"/>
            <w:lang w:val="en-US" w:eastAsia="zh-CN"/>
          </w:rPr>
          <w:t>四条</w:t>
        </w:r>
      </w:ins>
      <w:ins w:id="843" w:author="Jinglin Sun" w:date="2024-07-10T15:39:33Z">
        <w:r>
          <w:rPr>
            <w:rFonts w:hint="eastAsia" w:eastAsia="仿宋_GB2312"/>
            <w:sz w:val="32"/>
            <w:szCs w:val="32"/>
            <w:lang w:val="en-US" w:eastAsia="zh-CN"/>
          </w:rPr>
          <w:t>快速</w:t>
        </w:r>
      </w:ins>
      <w:ins w:id="844" w:author="Jinglin Sun" w:date="2024-07-10T15:39:34Z">
        <w:r>
          <w:rPr>
            <w:rFonts w:hint="eastAsia" w:eastAsia="仿宋_GB2312"/>
            <w:sz w:val="32"/>
            <w:szCs w:val="32"/>
            <w:lang w:val="en-US" w:eastAsia="zh-CN"/>
          </w:rPr>
          <w:t>通道</w:t>
        </w:r>
      </w:ins>
      <w:ins w:id="845" w:author="Jinglin Sun" w:date="2024-09-13T13:10:43Z">
        <w:r>
          <w:rPr>
            <w:rFonts w:hint="eastAsia" w:eastAsia="仿宋_GB2312"/>
            <w:sz w:val="32"/>
            <w:szCs w:val="32"/>
            <w:lang w:val="en-US" w:eastAsia="zh-CN"/>
          </w:rPr>
          <w:t>，</w:t>
        </w:r>
      </w:ins>
      <w:ins w:id="846" w:author="Jinglin Sun" w:date="2024-09-13T13:10:46Z">
        <w:r>
          <w:rPr>
            <w:rFonts w:hint="eastAsia" w:eastAsia="仿宋_GB2312"/>
            <w:sz w:val="32"/>
            <w:szCs w:val="32"/>
            <w:lang w:val="en-US" w:eastAsia="zh-CN"/>
          </w:rPr>
          <w:t>均</w:t>
        </w:r>
      </w:ins>
      <w:ins w:id="847" w:author="Jinglin Sun" w:date="2024-09-13T13:10:50Z">
        <w:r>
          <w:rPr>
            <w:rFonts w:hint="eastAsia" w:eastAsia="仿宋_GB2312"/>
            <w:sz w:val="32"/>
            <w:szCs w:val="32"/>
            <w:lang w:val="en-US" w:eastAsia="zh-CN"/>
          </w:rPr>
          <w:t>为</w:t>
        </w:r>
      </w:ins>
      <w:ins w:id="848" w:author="Jinglin Sun" w:date="2024-09-13T13:10:51Z">
        <w:r>
          <w:rPr>
            <w:rFonts w:hint="eastAsia" w:eastAsia="仿宋_GB2312"/>
            <w:sz w:val="32"/>
            <w:szCs w:val="32"/>
            <w:lang w:val="en-US" w:eastAsia="zh-CN"/>
          </w:rPr>
          <w:t>创新</w:t>
        </w:r>
      </w:ins>
      <w:ins w:id="849" w:author="Jinglin Sun" w:date="2024-09-13T13:10:52Z">
        <w:r>
          <w:rPr>
            <w:rFonts w:hint="eastAsia" w:eastAsia="仿宋_GB2312"/>
            <w:sz w:val="32"/>
            <w:szCs w:val="32"/>
            <w:lang w:val="en-US" w:eastAsia="zh-CN"/>
          </w:rPr>
          <w:t>药</w:t>
        </w:r>
      </w:ins>
      <w:ins w:id="850" w:author="Jinglin Sun" w:date="2024-09-13T13:11:02Z">
        <w:r>
          <w:rPr>
            <w:rFonts w:hint="eastAsia" w:eastAsia="仿宋_GB2312"/>
            <w:sz w:val="32"/>
            <w:szCs w:val="32"/>
            <w:lang w:val="en-US" w:eastAsia="zh-CN"/>
          </w:rPr>
          <w:t>快速</w:t>
        </w:r>
      </w:ins>
      <w:ins w:id="851" w:author="Jinglin Sun" w:date="2024-09-13T13:11:05Z">
        <w:r>
          <w:rPr>
            <w:rFonts w:hint="eastAsia" w:eastAsia="仿宋_GB2312"/>
            <w:sz w:val="32"/>
            <w:szCs w:val="32"/>
            <w:lang w:val="en-US" w:eastAsia="zh-CN"/>
          </w:rPr>
          <w:t>审批</w:t>
        </w:r>
      </w:ins>
      <w:ins w:id="852" w:author="Jinglin Sun" w:date="2024-09-13T13:11:07Z">
        <w:r>
          <w:rPr>
            <w:rFonts w:hint="eastAsia" w:eastAsia="仿宋_GB2312"/>
            <w:sz w:val="32"/>
            <w:szCs w:val="32"/>
            <w:lang w:val="en-US" w:eastAsia="zh-CN"/>
          </w:rPr>
          <w:t>提供</w:t>
        </w:r>
      </w:ins>
      <w:ins w:id="853" w:author="Jinglin Sun" w:date="2024-09-13T13:11:23Z">
        <w:r>
          <w:rPr>
            <w:rFonts w:hint="eastAsia" w:eastAsia="仿宋_GB2312"/>
            <w:sz w:val="32"/>
            <w:szCs w:val="32"/>
            <w:lang w:val="en-US" w:eastAsia="zh-CN"/>
          </w:rPr>
          <w:t>了</w:t>
        </w:r>
      </w:ins>
      <w:ins w:id="854" w:author="Jinglin Sun" w:date="2024-09-13T13:11:33Z">
        <w:r>
          <w:rPr>
            <w:rFonts w:hint="eastAsia" w:eastAsia="仿宋_GB2312"/>
            <w:sz w:val="32"/>
            <w:szCs w:val="32"/>
            <w:lang w:val="en-US" w:eastAsia="zh-CN"/>
          </w:rPr>
          <w:t>政策</w:t>
        </w:r>
      </w:ins>
      <w:ins w:id="855" w:author="Jinglin Sun" w:date="2024-09-13T13:11:34Z">
        <w:r>
          <w:rPr>
            <w:rFonts w:hint="eastAsia" w:eastAsia="仿宋_GB2312"/>
            <w:sz w:val="32"/>
            <w:szCs w:val="32"/>
            <w:lang w:val="en-US" w:eastAsia="zh-CN"/>
          </w:rPr>
          <w:t>支持</w:t>
        </w:r>
      </w:ins>
      <w:ins w:id="856" w:author="Jinglin Sun" w:date="2024-07-10T15:09:51Z">
        <w:r>
          <w:rPr>
            <w:rFonts w:hint="eastAsia" w:eastAsia="仿宋_GB2312"/>
            <w:sz w:val="32"/>
            <w:szCs w:val="32"/>
            <w:lang w:val="en-US" w:eastAsia="zh-CN"/>
          </w:rPr>
          <w:t>。</w:t>
        </w:r>
      </w:ins>
      <w:ins w:id="857" w:author="Jinglin Sun" w:date="2024-07-10T15:11:06Z">
        <w:r>
          <w:rPr>
            <w:rFonts w:hint="eastAsia" w:eastAsia="仿宋_GB2312"/>
            <w:sz w:val="32"/>
            <w:szCs w:val="32"/>
            <w:lang w:val="en-US" w:eastAsia="zh-CN"/>
          </w:rPr>
          <w:t>事实上</w:t>
        </w:r>
      </w:ins>
      <w:ins w:id="858" w:author="Jinglin Sun" w:date="2024-07-10T15:11:07Z">
        <w:r>
          <w:rPr>
            <w:rFonts w:hint="eastAsia" w:eastAsia="仿宋_GB2312"/>
            <w:sz w:val="32"/>
            <w:szCs w:val="32"/>
            <w:lang w:val="en-US" w:eastAsia="zh-CN"/>
          </w:rPr>
          <w:t>，</w:t>
        </w:r>
      </w:ins>
      <w:ins w:id="859" w:author="Jinglin Sun" w:date="2024-07-10T15:11:36Z">
        <w:r>
          <w:rPr>
            <w:rFonts w:hint="eastAsia" w:eastAsia="仿宋_GB2312"/>
            <w:sz w:val="32"/>
            <w:szCs w:val="32"/>
            <w:lang w:val="en-US" w:eastAsia="zh-CN"/>
          </w:rPr>
          <w:t>国家</w:t>
        </w:r>
      </w:ins>
      <w:ins w:id="860" w:author="Jinglin Sun" w:date="2024-07-10T15:11:39Z">
        <w:r>
          <w:rPr>
            <w:rFonts w:hint="eastAsia" w:eastAsia="仿宋_GB2312"/>
            <w:sz w:val="32"/>
            <w:szCs w:val="32"/>
            <w:lang w:val="en-US" w:eastAsia="zh-CN"/>
          </w:rPr>
          <w:t>药监局</w:t>
        </w:r>
      </w:ins>
      <w:ins w:id="861" w:author="Jinglin Sun" w:date="2024-07-10T15:11:45Z">
        <w:r>
          <w:rPr>
            <w:rFonts w:hint="eastAsia" w:eastAsia="仿宋_GB2312"/>
            <w:sz w:val="32"/>
            <w:szCs w:val="32"/>
            <w:lang w:val="en-US" w:eastAsia="zh-CN"/>
          </w:rPr>
          <w:t>药品</w:t>
        </w:r>
      </w:ins>
      <w:ins w:id="862" w:author="Jinglin Sun" w:date="2024-07-10T15:11:47Z">
        <w:r>
          <w:rPr>
            <w:rFonts w:hint="eastAsia" w:eastAsia="仿宋_GB2312"/>
            <w:sz w:val="32"/>
            <w:szCs w:val="32"/>
            <w:lang w:val="en-US" w:eastAsia="zh-CN"/>
          </w:rPr>
          <w:t>审评</w:t>
        </w:r>
      </w:ins>
      <w:ins w:id="863" w:author="Jinglin Sun" w:date="2024-07-10T15:11:48Z">
        <w:r>
          <w:rPr>
            <w:rFonts w:hint="eastAsia" w:eastAsia="仿宋_GB2312"/>
            <w:sz w:val="32"/>
            <w:szCs w:val="32"/>
            <w:lang w:val="en-US" w:eastAsia="zh-CN"/>
          </w:rPr>
          <w:t>中心</w:t>
        </w:r>
      </w:ins>
      <w:ins w:id="864" w:author="Jinglin Sun" w:date="2024-07-10T15:11:49Z">
        <w:r>
          <w:rPr>
            <w:rFonts w:hint="eastAsia" w:eastAsia="仿宋_GB2312"/>
            <w:sz w:val="32"/>
            <w:szCs w:val="32"/>
            <w:lang w:val="en-US" w:eastAsia="zh-CN"/>
          </w:rPr>
          <w:t>（</w:t>
        </w:r>
      </w:ins>
      <w:ins w:id="865" w:author="Jinglin Sun" w:date="2024-07-10T15:11:50Z">
        <w:r>
          <w:rPr>
            <w:rFonts w:hint="eastAsia" w:eastAsia="仿宋_GB2312"/>
            <w:sz w:val="32"/>
            <w:szCs w:val="32"/>
            <w:lang w:val="en-US" w:eastAsia="zh-CN"/>
          </w:rPr>
          <w:t>CD</w:t>
        </w:r>
      </w:ins>
      <w:ins w:id="866" w:author="Jinglin Sun" w:date="2024-07-10T15:11:51Z">
        <w:r>
          <w:rPr>
            <w:rFonts w:hint="eastAsia" w:eastAsia="仿宋_GB2312"/>
            <w:sz w:val="32"/>
            <w:szCs w:val="32"/>
            <w:lang w:val="en-US" w:eastAsia="zh-CN"/>
          </w:rPr>
          <w:t>E</w:t>
        </w:r>
      </w:ins>
      <w:ins w:id="867" w:author="Jinglin Sun" w:date="2024-07-10T15:11:49Z">
        <w:r>
          <w:rPr>
            <w:rFonts w:hint="eastAsia" w:eastAsia="仿宋_GB2312"/>
            <w:sz w:val="32"/>
            <w:szCs w:val="32"/>
            <w:lang w:val="en-US" w:eastAsia="zh-CN"/>
          </w:rPr>
          <w:t>）</w:t>
        </w:r>
      </w:ins>
      <w:ins w:id="868" w:author="Jinglin Sun" w:date="2024-07-10T15:12:43Z">
        <w:r>
          <w:rPr>
            <w:rFonts w:hint="eastAsia" w:eastAsia="仿宋_GB2312"/>
            <w:sz w:val="32"/>
            <w:szCs w:val="32"/>
            <w:lang w:val="en-US" w:eastAsia="zh-CN"/>
          </w:rPr>
          <w:t>一直</w:t>
        </w:r>
      </w:ins>
      <w:ins w:id="869" w:author="Jinglin Sun" w:date="2024-07-10T15:12:44Z">
        <w:r>
          <w:rPr>
            <w:rFonts w:hint="eastAsia" w:eastAsia="仿宋_GB2312"/>
            <w:sz w:val="32"/>
            <w:szCs w:val="32"/>
            <w:lang w:val="en-US" w:eastAsia="zh-CN"/>
          </w:rPr>
          <w:t>在</w:t>
        </w:r>
      </w:ins>
      <w:ins w:id="870" w:author="Jinglin Sun" w:date="2024-07-10T15:12:46Z">
        <w:r>
          <w:rPr>
            <w:rFonts w:hint="eastAsia" w:eastAsia="仿宋_GB2312"/>
            <w:sz w:val="32"/>
            <w:szCs w:val="32"/>
            <w:lang w:val="en-US" w:eastAsia="zh-CN"/>
          </w:rPr>
          <w:t>探索</w:t>
        </w:r>
      </w:ins>
      <w:ins w:id="871" w:author="Jinglin Sun" w:date="2024-07-10T15:12:49Z">
        <w:r>
          <w:rPr>
            <w:rFonts w:hint="eastAsia" w:eastAsia="仿宋_GB2312"/>
            <w:sz w:val="32"/>
            <w:szCs w:val="32"/>
            <w:lang w:val="en-US" w:eastAsia="zh-CN"/>
          </w:rPr>
          <w:t>加快</w:t>
        </w:r>
      </w:ins>
      <w:ins w:id="872" w:author="Jinglin Sun" w:date="2024-07-10T15:12:50Z">
        <w:r>
          <w:rPr>
            <w:rFonts w:hint="eastAsia" w:eastAsia="仿宋_GB2312"/>
            <w:sz w:val="32"/>
            <w:szCs w:val="32"/>
            <w:lang w:val="en-US" w:eastAsia="zh-CN"/>
          </w:rPr>
          <w:t>药品</w:t>
        </w:r>
      </w:ins>
      <w:ins w:id="873" w:author="Jinglin Sun" w:date="2024-07-10T15:12:56Z">
        <w:r>
          <w:rPr>
            <w:rFonts w:hint="eastAsia" w:eastAsia="仿宋_GB2312"/>
            <w:sz w:val="32"/>
            <w:szCs w:val="32"/>
            <w:lang w:val="en-US" w:eastAsia="zh-CN"/>
          </w:rPr>
          <w:t>审评审批的</w:t>
        </w:r>
      </w:ins>
      <w:ins w:id="874" w:author="Jinglin Sun" w:date="2024-07-10T15:12:57Z">
        <w:r>
          <w:rPr>
            <w:rFonts w:hint="eastAsia" w:eastAsia="仿宋_GB2312"/>
            <w:sz w:val="32"/>
            <w:szCs w:val="32"/>
            <w:lang w:val="en-US" w:eastAsia="zh-CN"/>
          </w:rPr>
          <w:t>路径</w:t>
        </w:r>
      </w:ins>
      <w:ins w:id="875" w:author="Jinglin Sun" w:date="2024-07-10T15:12:58Z">
        <w:r>
          <w:rPr>
            <w:rFonts w:hint="eastAsia" w:eastAsia="仿宋_GB2312"/>
            <w:sz w:val="32"/>
            <w:szCs w:val="32"/>
            <w:lang w:val="en-US" w:eastAsia="zh-CN"/>
          </w:rPr>
          <w:t>，</w:t>
        </w:r>
      </w:ins>
      <w:ins w:id="876" w:author="Jinglin Sun" w:date="2024-07-10T15:13:23Z">
        <w:r>
          <w:rPr>
            <w:rFonts w:hint="eastAsia" w:eastAsia="仿宋_GB2312"/>
            <w:sz w:val="32"/>
            <w:szCs w:val="32"/>
            <w:lang w:val="en-US" w:eastAsia="zh-CN"/>
          </w:rPr>
          <w:t>系列</w:t>
        </w:r>
      </w:ins>
      <w:ins w:id="877" w:author="Jinglin Sun" w:date="2024-07-10T15:13:24Z">
        <w:r>
          <w:rPr>
            <w:rFonts w:hint="eastAsia" w:eastAsia="仿宋_GB2312"/>
            <w:sz w:val="32"/>
            <w:szCs w:val="32"/>
            <w:lang w:val="en-US" w:eastAsia="zh-CN"/>
          </w:rPr>
          <w:t>政策</w:t>
        </w:r>
      </w:ins>
      <w:ins w:id="878" w:author="Jinglin Sun" w:date="2024-07-10T15:13:25Z">
        <w:r>
          <w:rPr>
            <w:rFonts w:hint="eastAsia" w:eastAsia="仿宋_GB2312"/>
            <w:sz w:val="32"/>
            <w:szCs w:val="32"/>
            <w:lang w:val="en-US" w:eastAsia="zh-CN"/>
          </w:rPr>
          <w:t>的</w:t>
        </w:r>
      </w:ins>
      <w:ins w:id="879" w:author="Jinglin Sun" w:date="2024-07-10T15:13:29Z">
        <w:r>
          <w:rPr>
            <w:rFonts w:hint="eastAsia" w:eastAsia="仿宋_GB2312"/>
            <w:sz w:val="32"/>
            <w:szCs w:val="32"/>
            <w:lang w:val="en-US" w:eastAsia="zh-CN"/>
          </w:rPr>
          <w:t>出台</w:t>
        </w:r>
      </w:ins>
      <w:ins w:id="880" w:author="Jinglin Sun" w:date="2024-07-10T15:13:34Z">
        <w:r>
          <w:rPr>
            <w:rFonts w:hint="eastAsia" w:eastAsia="仿宋_GB2312"/>
            <w:sz w:val="32"/>
            <w:szCs w:val="32"/>
            <w:lang w:val="en-US" w:eastAsia="zh-CN"/>
          </w:rPr>
          <w:t>缩短</w:t>
        </w:r>
      </w:ins>
      <w:ins w:id="881" w:author="Jinglin Sun" w:date="2024-07-10T15:14:21Z">
        <w:r>
          <w:rPr>
            <w:rFonts w:hint="eastAsia" w:eastAsia="仿宋_GB2312"/>
            <w:sz w:val="32"/>
            <w:szCs w:val="32"/>
            <w:lang w:val="en-US" w:eastAsia="zh-CN"/>
          </w:rPr>
          <w:t>了</w:t>
        </w:r>
      </w:ins>
      <w:ins w:id="882" w:author="Jinglin Sun" w:date="2024-07-10T15:13:37Z">
        <w:r>
          <w:rPr>
            <w:rFonts w:hint="eastAsia" w:eastAsia="仿宋_GB2312"/>
            <w:sz w:val="32"/>
            <w:szCs w:val="32"/>
            <w:lang w:val="en-US" w:eastAsia="zh-CN"/>
          </w:rPr>
          <w:t>创新</w:t>
        </w:r>
      </w:ins>
      <w:ins w:id="883" w:author="Jinglin Sun" w:date="2024-07-10T15:13:39Z">
        <w:r>
          <w:rPr>
            <w:rFonts w:hint="eastAsia" w:eastAsia="仿宋_GB2312"/>
            <w:sz w:val="32"/>
            <w:szCs w:val="32"/>
            <w:lang w:val="en-US" w:eastAsia="zh-CN"/>
          </w:rPr>
          <w:t>药</w:t>
        </w:r>
      </w:ins>
      <w:ins w:id="884" w:author="Jinglin Sun" w:date="2024-07-10T15:13:44Z">
        <w:r>
          <w:rPr>
            <w:rFonts w:hint="eastAsia" w:eastAsia="仿宋_GB2312"/>
            <w:sz w:val="32"/>
            <w:szCs w:val="32"/>
            <w:lang w:val="en-US" w:eastAsia="zh-CN"/>
          </w:rPr>
          <w:t>上市</w:t>
        </w:r>
      </w:ins>
      <w:ins w:id="885" w:author="Jinglin Sun" w:date="2024-07-10T15:13:46Z">
        <w:r>
          <w:rPr>
            <w:rFonts w:hint="eastAsia" w:eastAsia="仿宋_GB2312"/>
            <w:sz w:val="32"/>
            <w:szCs w:val="32"/>
            <w:lang w:val="en-US" w:eastAsia="zh-CN"/>
          </w:rPr>
          <w:t>审评</w:t>
        </w:r>
      </w:ins>
      <w:ins w:id="886" w:author="Jinglin Sun" w:date="2024-07-10T15:13:48Z">
        <w:r>
          <w:rPr>
            <w:rFonts w:hint="eastAsia" w:eastAsia="仿宋_GB2312"/>
            <w:sz w:val="32"/>
            <w:szCs w:val="32"/>
            <w:lang w:val="en-US" w:eastAsia="zh-CN"/>
          </w:rPr>
          <w:t>周期</w:t>
        </w:r>
      </w:ins>
      <w:ins w:id="887" w:author="Jinglin Sun" w:date="2024-07-10T15:14:25Z">
        <w:r>
          <w:rPr>
            <w:rFonts w:hint="eastAsia" w:eastAsia="仿宋_GB2312"/>
            <w:sz w:val="32"/>
            <w:szCs w:val="32"/>
            <w:lang w:val="en-US" w:eastAsia="zh-CN"/>
          </w:rPr>
          <w:t>。</w:t>
        </w:r>
      </w:ins>
      <w:ins w:id="888" w:author="Jinglin Sun" w:date="2024-07-10T15:15:27Z">
        <w:r>
          <w:rPr>
            <w:rFonts w:eastAsia="仿宋_GB2312"/>
            <w:sz w:val="32"/>
            <w:szCs w:val="32"/>
          </w:rPr>
          <w:t>数据显示，2019年至2021年，化药上市申请审批平均时长缩短3.9倍。</w:t>
        </w:r>
      </w:ins>
      <w:ins w:id="889" w:author="Jinglin Sun" w:date="2024-07-10T15:18:23Z">
        <w:r>
          <w:rPr>
            <w:rFonts w:hint="eastAsia" w:eastAsia="仿宋_GB2312"/>
            <w:sz w:val="32"/>
            <w:szCs w:val="32"/>
            <w:lang w:val="en-US" w:eastAsia="zh-CN"/>
          </w:rPr>
          <w:t>不过</w:t>
        </w:r>
      </w:ins>
      <w:ins w:id="890" w:author="Jinglin Sun" w:date="2024-07-10T15:18:24Z">
        <w:r>
          <w:rPr>
            <w:rFonts w:hint="eastAsia" w:eastAsia="仿宋_GB2312"/>
            <w:sz w:val="32"/>
            <w:szCs w:val="32"/>
            <w:lang w:val="en-US" w:eastAsia="zh-CN"/>
          </w:rPr>
          <w:t>，</w:t>
        </w:r>
      </w:ins>
      <w:ins w:id="891" w:author="Jinglin Sun" w:date="2024-07-10T15:27:30Z">
        <w:r>
          <w:rPr>
            <w:rFonts w:hint="eastAsia" w:eastAsia="仿宋_GB2312"/>
            <w:sz w:val="32"/>
            <w:szCs w:val="32"/>
            <w:lang w:val="en-US" w:eastAsia="zh-CN"/>
          </w:rPr>
          <w:t>在</w:t>
        </w:r>
      </w:ins>
      <w:ins w:id="892" w:author="Jinglin Sun" w:date="2024-07-10T15:27:32Z">
        <w:r>
          <w:rPr>
            <w:rFonts w:hint="eastAsia" w:eastAsia="仿宋_GB2312"/>
            <w:sz w:val="32"/>
            <w:szCs w:val="32"/>
            <w:lang w:val="en-US" w:eastAsia="zh-CN"/>
          </w:rPr>
          <w:t>药品</w:t>
        </w:r>
      </w:ins>
      <w:ins w:id="893" w:author="Jinglin Sun" w:date="2024-07-10T15:27:34Z">
        <w:r>
          <w:rPr>
            <w:rFonts w:hint="eastAsia" w:eastAsia="仿宋_GB2312"/>
            <w:sz w:val="32"/>
            <w:szCs w:val="32"/>
            <w:lang w:val="en-US" w:eastAsia="zh-CN"/>
          </w:rPr>
          <w:t>优先</w:t>
        </w:r>
      </w:ins>
      <w:ins w:id="894" w:author="Jinglin Sun" w:date="2024-07-10T15:27:37Z">
        <w:r>
          <w:rPr>
            <w:rFonts w:hint="eastAsia" w:eastAsia="仿宋_GB2312"/>
            <w:sz w:val="32"/>
            <w:szCs w:val="32"/>
            <w:lang w:val="en-US" w:eastAsia="zh-CN"/>
          </w:rPr>
          <w:t>审评</w:t>
        </w:r>
      </w:ins>
      <w:ins w:id="895" w:author="Jinglin Sun" w:date="2024-07-10T15:27:39Z">
        <w:r>
          <w:rPr>
            <w:rFonts w:hint="eastAsia" w:eastAsia="仿宋_GB2312"/>
            <w:sz w:val="32"/>
            <w:szCs w:val="32"/>
            <w:lang w:val="en-US" w:eastAsia="zh-CN"/>
          </w:rPr>
          <w:t>机制</w:t>
        </w:r>
      </w:ins>
      <w:ins w:id="896" w:author="Jinglin Sun" w:date="2024-07-10T15:27:40Z">
        <w:r>
          <w:rPr>
            <w:rFonts w:hint="eastAsia" w:eastAsia="仿宋_GB2312"/>
            <w:sz w:val="32"/>
            <w:szCs w:val="32"/>
            <w:lang w:val="en-US" w:eastAsia="zh-CN"/>
          </w:rPr>
          <w:t>加速</w:t>
        </w:r>
      </w:ins>
      <w:ins w:id="897" w:author="Jinglin Sun" w:date="2024-07-10T15:27:42Z">
        <w:r>
          <w:rPr>
            <w:rFonts w:hint="eastAsia" w:eastAsia="仿宋_GB2312"/>
            <w:sz w:val="32"/>
            <w:szCs w:val="32"/>
            <w:lang w:val="en-US" w:eastAsia="zh-CN"/>
          </w:rPr>
          <w:t>改革的</w:t>
        </w:r>
      </w:ins>
      <w:ins w:id="898" w:author="Jinglin Sun" w:date="2024-07-10T15:27:48Z">
        <w:r>
          <w:rPr>
            <w:rFonts w:hint="eastAsia" w:eastAsia="仿宋_GB2312"/>
            <w:sz w:val="32"/>
            <w:szCs w:val="32"/>
            <w:lang w:val="en-US" w:eastAsia="zh-CN"/>
          </w:rPr>
          <w:t>同时</w:t>
        </w:r>
      </w:ins>
      <w:ins w:id="899" w:author="Jinglin Sun" w:date="2024-07-10T15:27:49Z">
        <w:r>
          <w:rPr>
            <w:rFonts w:hint="eastAsia" w:eastAsia="仿宋_GB2312"/>
            <w:sz w:val="32"/>
            <w:szCs w:val="32"/>
            <w:lang w:val="en-US" w:eastAsia="zh-CN"/>
          </w:rPr>
          <w:t>，</w:t>
        </w:r>
      </w:ins>
      <w:ins w:id="900" w:author="Jinglin Sun" w:date="2024-07-10T15:28:21Z">
        <w:r>
          <w:rPr>
            <w:rFonts w:hint="eastAsia" w:eastAsia="仿宋_GB2312"/>
            <w:sz w:val="32"/>
            <w:szCs w:val="32"/>
            <w:lang w:val="en-US" w:eastAsia="zh-CN"/>
          </w:rPr>
          <w:t>依然</w:t>
        </w:r>
      </w:ins>
      <w:ins w:id="901" w:author="Jinglin Sun" w:date="2024-07-10T15:28:22Z">
        <w:r>
          <w:rPr>
            <w:rFonts w:hint="eastAsia" w:eastAsia="仿宋_GB2312"/>
            <w:sz w:val="32"/>
            <w:szCs w:val="32"/>
            <w:lang w:val="en-US" w:eastAsia="zh-CN"/>
          </w:rPr>
          <w:t>存在</w:t>
        </w:r>
      </w:ins>
      <w:ins w:id="902" w:author="Jinglin Sun" w:date="2024-07-10T15:28:24Z">
        <w:r>
          <w:rPr>
            <w:rFonts w:hint="eastAsia" w:eastAsia="仿宋_GB2312"/>
            <w:sz w:val="32"/>
            <w:szCs w:val="32"/>
            <w:lang w:val="en-US" w:eastAsia="zh-CN"/>
          </w:rPr>
          <w:t>诸多</w:t>
        </w:r>
      </w:ins>
      <w:ins w:id="903" w:author="Jinglin Sun" w:date="2024-07-10T15:28:27Z">
        <w:r>
          <w:rPr>
            <w:rFonts w:hint="eastAsia" w:eastAsia="仿宋_GB2312"/>
            <w:sz w:val="32"/>
            <w:szCs w:val="32"/>
            <w:lang w:val="en-US" w:eastAsia="zh-CN"/>
          </w:rPr>
          <w:t>问题</w:t>
        </w:r>
      </w:ins>
      <w:ins w:id="904" w:author="Jinglin Sun" w:date="2024-07-10T15:28:28Z">
        <w:r>
          <w:rPr>
            <w:rFonts w:hint="eastAsia" w:eastAsia="仿宋_GB2312"/>
            <w:sz w:val="32"/>
            <w:szCs w:val="32"/>
            <w:lang w:val="en-US" w:eastAsia="zh-CN"/>
          </w:rPr>
          <w:t>与</w:t>
        </w:r>
      </w:ins>
      <w:ins w:id="905" w:author="Jinglin Sun" w:date="2024-07-10T15:28:30Z">
        <w:r>
          <w:rPr>
            <w:rFonts w:hint="eastAsia" w:eastAsia="仿宋_GB2312"/>
            <w:sz w:val="32"/>
            <w:szCs w:val="32"/>
            <w:lang w:val="en-US" w:eastAsia="zh-CN"/>
          </w:rPr>
          <w:t>挑战</w:t>
        </w:r>
      </w:ins>
      <w:ins w:id="906" w:author="Jinglin Sun" w:date="2024-07-10T15:28:31Z">
        <w:r>
          <w:rPr>
            <w:rFonts w:hint="eastAsia" w:eastAsia="仿宋_GB2312"/>
            <w:sz w:val="32"/>
            <w:szCs w:val="32"/>
            <w:lang w:val="en-US" w:eastAsia="zh-CN"/>
          </w:rPr>
          <w:t>。</w:t>
        </w:r>
      </w:ins>
      <w:ins w:id="907" w:author="Jinglin Sun" w:date="2024-07-10T15:29:02Z">
        <w:r>
          <w:rPr>
            <w:rFonts w:hint="eastAsia" w:eastAsia="仿宋_GB2312"/>
            <w:sz w:val="32"/>
            <w:szCs w:val="32"/>
            <w:lang w:val="en-US" w:eastAsia="zh-CN"/>
          </w:rPr>
          <w:t>从</w:t>
        </w:r>
      </w:ins>
      <w:ins w:id="908" w:author="Jinglin Sun" w:date="2024-07-10T15:29:03Z">
        <w:r>
          <w:rPr>
            <w:rFonts w:hint="eastAsia" w:eastAsia="仿宋_GB2312"/>
            <w:sz w:val="32"/>
            <w:szCs w:val="32"/>
            <w:lang w:val="en-US" w:eastAsia="zh-CN"/>
          </w:rPr>
          <w:t>药品</w:t>
        </w:r>
      </w:ins>
      <w:ins w:id="909" w:author="Jinglin Sun" w:date="2024-07-10T15:29:05Z">
        <w:r>
          <w:rPr>
            <w:rFonts w:hint="eastAsia" w:eastAsia="仿宋_GB2312"/>
            <w:sz w:val="32"/>
            <w:szCs w:val="32"/>
            <w:lang w:val="en-US" w:eastAsia="zh-CN"/>
          </w:rPr>
          <w:t>审评</w:t>
        </w:r>
      </w:ins>
      <w:ins w:id="910" w:author="Jinglin Sun" w:date="2024-07-10T15:29:10Z">
        <w:r>
          <w:rPr>
            <w:rFonts w:hint="eastAsia" w:eastAsia="仿宋_GB2312"/>
            <w:sz w:val="32"/>
            <w:szCs w:val="32"/>
            <w:lang w:val="en-US" w:eastAsia="zh-CN"/>
          </w:rPr>
          <w:t>平均</w:t>
        </w:r>
      </w:ins>
      <w:ins w:id="911" w:author="Jinglin Sun" w:date="2024-07-10T15:29:11Z">
        <w:r>
          <w:rPr>
            <w:rFonts w:hint="eastAsia" w:eastAsia="仿宋_GB2312"/>
            <w:sz w:val="32"/>
            <w:szCs w:val="32"/>
            <w:lang w:val="en-US" w:eastAsia="zh-CN"/>
          </w:rPr>
          <w:t>时长</w:t>
        </w:r>
      </w:ins>
      <w:ins w:id="912" w:author="Jinglin Sun" w:date="2024-07-10T15:29:13Z">
        <w:r>
          <w:rPr>
            <w:rFonts w:hint="eastAsia" w:eastAsia="仿宋_GB2312"/>
            <w:sz w:val="32"/>
            <w:szCs w:val="32"/>
            <w:lang w:val="en-US" w:eastAsia="zh-CN"/>
          </w:rPr>
          <w:t>来看</w:t>
        </w:r>
      </w:ins>
      <w:ins w:id="913" w:author="Jinglin Sun" w:date="2024-07-10T15:29:14Z">
        <w:r>
          <w:rPr>
            <w:rFonts w:hint="eastAsia" w:eastAsia="仿宋_GB2312"/>
            <w:sz w:val="32"/>
            <w:szCs w:val="32"/>
            <w:lang w:val="en-US" w:eastAsia="zh-CN"/>
          </w:rPr>
          <w:t>，</w:t>
        </w:r>
      </w:ins>
      <w:ins w:id="914" w:author="Jinglin Sun" w:date="2024-07-10T15:30:40Z">
        <w:r>
          <w:rPr>
            <w:rFonts w:hint="eastAsia" w:eastAsia="仿宋_GB2312"/>
            <w:sz w:val="32"/>
            <w:szCs w:val="32"/>
            <w:lang w:val="en-US" w:eastAsia="zh-CN"/>
          </w:rPr>
          <w:t>近五年</w:t>
        </w:r>
      </w:ins>
      <w:ins w:id="915" w:author="Jinglin Sun" w:date="2024-07-10T15:30:41Z">
        <w:r>
          <w:rPr>
            <w:rFonts w:hint="eastAsia" w:eastAsia="仿宋_GB2312"/>
            <w:sz w:val="32"/>
            <w:szCs w:val="32"/>
            <w:lang w:val="en-US" w:eastAsia="zh-CN"/>
          </w:rPr>
          <w:t>的</w:t>
        </w:r>
      </w:ins>
      <w:ins w:id="916" w:author="Jinglin Sun" w:date="2024-07-10T15:30:42Z">
        <w:r>
          <w:rPr>
            <w:rFonts w:hint="eastAsia" w:eastAsia="仿宋_GB2312"/>
            <w:sz w:val="32"/>
            <w:szCs w:val="32"/>
            <w:lang w:val="en-US" w:eastAsia="zh-CN"/>
          </w:rPr>
          <w:t>数据</w:t>
        </w:r>
      </w:ins>
      <w:ins w:id="917" w:author="Jinglin Sun" w:date="2024-07-10T15:30:44Z">
        <w:r>
          <w:rPr>
            <w:rFonts w:hint="eastAsia" w:eastAsia="仿宋_GB2312"/>
            <w:sz w:val="32"/>
            <w:szCs w:val="32"/>
            <w:lang w:val="en-US" w:eastAsia="zh-CN"/>
          </w:rPr>
          <w:t>显示，</w:t>
        </w:r>
      </w:ins>
      <w:ins w:id="918" w:author="Jinglin Sun" w:date="2024-07-10T15:31:00Z">
        <w:r>
          <w:rPr>
            <w:rFonts w:hint="eastAsia" w:eastAsia="仿宋_GB2312"/>
            <w:sz w:val="32"/>
            <w:szCs w:val="32"/>
            <w:lang w:val="en-US" w:eastAsia="zh-CN"/>
          </w:rPr>
          <w:t>中美</w:t>
        </w:r>
      </w:ins>
      <w:ins w:id="919" w:author="Jinglin Sun" w:date="2024-07-10T15:31:02Z">
        <w:r>
          <w:rPr>
            <w:rFonts w:hint="eastAsia" w:eastAsia="仿宋_GB2312"/>
            <w:sz w:val="32"/>
            <w:szCs w:val="32"/>
            <w:lang w:val="en-US" w:eastAsia="zh-CN"/>
          </w:rPr>
          <w:t>双</w:t>
        </w:r>
      </w:ins>
      <w:ins w:id="920" w:author="Jinglin Sun" w:date="2024-07-10T15:31:03Z">
        <w:r>
          <w:rPr>
            <w:rFonts w:hint="eastAsia" w:eastAsia="仿宋_GB2312"/>
            <w:sz w:val="32"/>
            <w:szCs w:val="32"/>
            <w:lang w:val="en-US" w:eastAsia="zh-CN"/>
          </w:rPr>
          <w:t>报的</w:t>
        </w:r>
      </w:ins>
      <w:ins w:id="921" w:author="Jinglin Sun" w:date="2024-07-10T15:31:05Z">
        <w:r>
          <w:rPr>
            <w:rFonts w:hint="eastAsia" w:eastAsia="仿宋_GB2312"/>
            <w:sz w:val="32"/>
            <w:szCs w:val="32"/>
            <w:lang w:val="en-US" w:eastAsia="zh-CN"/>
          </w:rPr>
          <w:t>药品</w:t>
        </w:r>
      </w:ins>
      <w:ins w:id="922" w:author="Jinglin Sun" w:date="2024-07-10T15:31:06Z">
        <w:r>
          <w:rPr>
            <w:rFonts w:hint="eastAsia" w:eastAsia="仿宋_GB2312"/>
            <w:sz w:val="32"/>
            <w:szCs w:val="32"/>
            <w:lang w:val="en-US" w:eastAsia="zh-CN"/>
          </w:rPr>
          <w:t>，</w:t>
        </w:r>
      </w:ins>
      <w:ins w:id="923" w:author="Jinglin Sun" w:date="2024-07-10T15:31:08Z">
        <w:r>
          <w:rPr>
            <w:rFonts w:hint="eastAsia" w:eastAsia="仿宋_GB2312"/>
            <w:sz w:val="32"/>
            <w:szCs w:val="32"/>
            <w:lang w:val="en-US" w:eastAsia="zh-CN"/>
          </w:rPr>
          <w:t>中国</w:t>
        </w:r>
      </w:ins>
      <w:ins w:id="924" w:author="Jinglin Sun" w:date="2024-07-10T15:31:09Z">
        <w:r>
          <w:rPr>
            <w:rFonts w:hint="eastAsia" w:eastAsia="仿宋_GB2312"/>
            <w:sz w:val="32"/>
            <w:szCs w:val="32"/>
            <w:lang w:val="en-US" w:eastAsia="zh-CN"/>
          </w:rPr>
          <w:t>要</w:t>
        </w:r>
      </w:ins>
      <w:ins w:id="925" w:author="Jinglin Sun" w:date="2024-07-10T15:31:11Z">
        <w:r>
          <w:rPr>
            <w:rFonts w:hint="eastAsia" w:eastAsia="仿宋_GB2312"/>
            <w:sz w:val="32"/>
            <w:szCs w:val="32"/>
            <w:lang w:val="en-US" w:eastAsia="zh-CN"/>
          </w:rPr>
          <w:t>比</w:t>
        </w:r>
      </w:ins>
      <w:ins w:id="926" w:author="Jinglin Sun" w:date="2024-07-10T15:31:14Z">
        <w:r>
          <w:rPr>
            <w:rFonts w:hint="eastAsia" w:eastAsia="仿宋_GB2312"/>
            <w:sz w:val="32"/>
            <w:szCs w:val="32"/>
            <w:lang w:val="en-US" w:eastAsia="zh-CN"/>
          </w:rPr>
          <w:t>美国</w:t>
        </w:r>
      </w:ins>
      <w:ins w:id="927" w:author="Jinglin Sun" w:date="2024-07-10T15:31:18Z">
        <w:r>
          <w:rPr>
            <w:rFonts w:hint="eastAsia" w:eastAsia="仿宋_GB2312"/>
            <w:sz w:val="32"/>
            <w:szCs w:val="32"/>
            <w:lang w:val="en-US" w:eastAsia="zh-CN"/>
          </w:rPr>
          <w:t>晚</w:t>
        </w:r>
      </w:ins>
      <w:ins w:id="928" w:author="Jinglin Sun" w:date="2024-07-10T15:31:23Z">
        <w:r>
          <w:rPr>
            <w:rFonts w:hint="eastAsia" w:eastAsia="仿宋_GB2312"/>
            <w:sz w:val="32"/>
            <w:szCs w:val="32"/>
            <w:lang w:val="en-US" w:eastAsia="zh-CN"/>
          </w:rPr>
          <w:t>218</w:t>
        </w:r>
      </w:ins>
      <w:ins w:id="929" w:author="Jinglin Sun" w:date="2024-07-10T15:31:24Z">
        <w:r>
          <w:rPr>
            <w:rFonts w:hint="eastAsia" w:eastAsia="仿宋_GB2312"/>
            <w:sz w:val="32"/>
            <w:szCs w:val="32"/>
            <w:lang w:val="en-US" w:eastAsia="zh-CN"/>
          </w:rPr>
          <w:t>天</w:t>
        </w:r>
      </w:ins>
      <w:ins w:id="930" w:author="Jinglin Sun" w:date="2024-07-10T15:31:36Z">
        <w:r>
          <w:rPr>
            <w:rFonts w:hint="eastAsia" w:eastAsia="仿宋_GB2312"/>
            <w:sz w:val="32"/>
            <w:szCs w:val="32"/>
            <w:lang w:val="en-US" w:eastAsia="zh-CN"/>
          </w:rPr>
          <w:t>上市</w:t>
        </w:r>
      </w:ins>
      <w:ins w:id="931" w:author="Jinglin Sun" w:date="2024-07-10T15:31:25Z">
        <w:r>
          <w:rPr>
            <w:rFonts w:hint="eastAsia" w:eastAsia="仿宋_GB2312"/>
            <w:sz w:val="32"/>
            <w:szCs w:val="32"/>
            <w:lang w:val="en-US" w:eastAsia="zh-CN"/>
          </w:rPr>
          <w:t>。</w:t>
        </w:r>
      </w:ins>
      <w:ins w:id="932" w:author="Jinglin Sun" w:date="2024-07-10T15:32:00Z">
        <w:r>
          <w:rPr>
            <w:rFonts w:eastAsia="仿宋_GB2312"/>
            <w:sz w:val="32"/>
            <w:szCs w:val="32"/>
          </w:rPr>
          <w:t>如百济神州泽布替尼</w:t>
        </w:r>
      </w:ins>
      <w:ins w:id="933" w:author="Jinglin Sun" w:date="2024-07-10T15:32:13Z">
        <w:r>
          <w:rPr>
            <w:rFonts w:hint="eastAsia" w:eastAsia="仿宋_GB2312"/>
            <w:sz w:val="32"/>
            <w:szCs w:val="32"/>
            <w:lang w:val="en-US" w:eastAsia="zh-CN"/>
          </w:rPr>
          <w:t>上市</w:t>
        </w:r>
      </w:ins>
      <w:ins w:id="934" w:author="Jinglin Sun" w:date="2024-07-10T15:32:00Z">
        <w:r>
          <w:rPr>
            <w:rFonts w:eastAsia="仿宋_GB2312"/>
            <w:sz w:val="32"/>
            <w:szCs w:val="32"/>
          </w:rPr>
          <w:t>中美双报，</w:t>
        </w:r>
      </w:ins>
      <w:ins w:id="935" w:author="Jinglin Sun" w:date="2024-07-10T15:32:18Z">
        <w:r>
          <w:rPr>
            <w:rFonts w:hint="eastAsia" w:eastAsia="仿宋_GB2312"/>
            <w:sz w:val="32"/>
            <w:szCs w:val="32"/>
            <w:lang w:val="en-US" w:eastAsia="zh-CN"/>
          </w:rPr>
          <w:t>而</w:t>
        </w:r>
      </w:ins>
      <w:ins w:id="936" w:author="Jinglin Sun" w:date="2024-07-10T15:32:23Z">
        <w:r>
          <w:rPr>
            <w:rFonts w:hint="eastAsia" w:eastAsia="仿宋_GB2312"/>
            <w:sz w:val="32"/>
            <w:szCs w:val="32"/>
            <w:lang w:val="en-US" w:eastAsia="zh-CN"/>
          </w:rPr>
          <w:t>在</w:t>
        </w:r>
      </w:ins>
      <w:ins w:id="937" w:author="Jinglin Sun" w:date="2024-07-10T15:32:00Z">
        <w:r>
          <w:rPr>
            <w:rFonts w:eastAsia="仿宋_GB2312"/>
            <w:sz w:val="32"/>
            <w:szCs w:val="32"/>
          </w:rPr>
          <w:t>中国</w:t>
        </w:r>
      </w:ins>
      <w:ins w:id="938" w:author="Jinglin Sun" w:date="2024-07-10T15:32:31Z">
        <w:r>
          <w:rPr>
            <w:rFonts w:hint="eastAsia" w:eastAsia="仿宋_GB2312"/>
            <w:sz w:val="32"/>
            <w:szCs w:val="32"/>
            <w:lang w:val="en-US" w:eastAsia="zh-CN"/>
          </w:rPr>
          <w:t>获批</w:t>
        </w:r>
      </w:ins>
      <w:ins w:id="939" w:author="Jinglin Sun" w:date="2024-07-10T15:32:32Z">
        <w:r>
          <w:rPr>
            <w:rFonts w:hint="eastAsia" w:eastAsia="仿宋_GB2312"/>
            <w:sz w:val="32"/>
            <w:szCs w:val="32"/>
            <w:lang w:val="en-US" w:eastAsia="zh-CN"/>
          </w:rPr>
          <w:t>晚了</w:t>
        </w:r>
      </w:ins>
      <w:ins w:id="940" w:author="Jinglin Sun" w:date="2024-07-10T15:32:00Z">
        <w:r>
          <w:rPr>
            <w:rFonts w:eastAsia="仿宋_GB2312"/>
            <w:sz w:val="32"/>
            <w:szCs w:val="32"/>
          </w:rPr>
          <w:t>447天。</w:t>
        </w:r>
      </w:ins>
      <w:ins w:id="941" w:author="Jinglin Sun" w:date="2024-07-10T15:35:16Z">
        <w:r>
          <w:rPr>
            <w:rFonts w:hint="eastAsia" w:eastAsia="仿宋_GB2312"/>
            <w:sz w:val="32"/>
            <w:szCs w:val="32"/>
            <w:lang w:val="en-US" w:eastAsia="zh-CN"/>
          </w:rPr>
          <w:t>从</w:t>
        </w:r>
      </w:ins>
      <w:ins w:id="942" w:author="Jinglin Sun" w:date="2024-07-10T15:35:17Z">
        <w:r>
          <w:rPr>
            <w:rFonts w:hint="eastAsia" w:eastAsia="仿宋_GB2312"/>
            <w:sz w:val="32"/>
            <w:szCs w:val="32"/>
            <w:lang w:val="en-US" w:eastAsia="zh-CN"/>
          </w:rPr>
          <w:t>审评</w:t>
        </w:r>
      </w:ins>
      <w:ins w:id="943" w:author="Jinglin Sun" w:date="2024-07-10T15:35:19Z">
        <w:r>
          <w:rPr>
            <w:rFonts w:hint="eastAsia" w:eastAsia="仿宋_GB2312"/>
            <w:sz w:val="32"/>
            <w:szCs w:val="32"/>
            <w:lang w:val="en-US" w:eastAsia="zh-CN"/>
          </w:rPr>
          <w:t>过程</w:t>
        </w:r>
      </w:ins>
      <w:ins w:id="944" w:author="Jinglin Sun" w:date="2024-07-10T15:35:20Z">
        <w:r>
          <w:rPr>
            <w:rFonts w:hint="eastAsia" w:eastAsia="仿宋_GB2312"/>
            <w:sz w:val="32"/>
            <w:szCs w:val="32"/>
            <w:lang w:val="en-US" w:eastAsia="zh-CN"/>
          </w:rPr>
          <w:t>和</w:t>
        </w:r>
      </w:ins>
      <w:ins w:id="945" w:author="Jinglin Sun" w:date="2024-07-10T15:35:21Z">
        <w:r>
          <w:rPr>
            <w:rFonts w:hint="eastAsia" w:eastAsia="仿宋_GB2312"/>
            <w:sz w:val="32"/>
            <w:szCs w:val="32"/>
            <w:lang w:val="en-US" w:eastAsia="zh-CN"/>
          </w:rPr>
          <w:t>人员</w:t>
        </w:r>
      </w:ins>
      <w:ins w:id="946" w:author="Jinglin Sun" w:date="2024-07-10T15:35:22Z">
        <w:r>
          <w:rPr>
            <w:rFonts w:hint="eastAsia" w:eastAsia="仿宋_GB2312"/>
            <w:sz w:val="32"/>
            <w:szCs w:val="32"/>
            <w:lang w:val="en-US" w:eastAsia="zh-CN"/>
          </w:rPr>
          <w:t>来看</w:t>
        </w:r>
      </w:ins>
      <w:ins w:id="947" w:author="Jinglin Sun" w:date="2024-07-10T15:35:23Z">
        <w:r>
          <w:rPr>
            <w:rFonts w:hint="eastAsia" w:eastAsia="仿宋_GB2312"/>
            <w:sz w:val="32"/>
            <w:szCs w:val="32"/>
            <w:lang w:val="en-US" w:eastAsia="zh-CN"/>
          </w:rPr>
          <w:t>，</w:t>
        </w:r>
      </w:ins>
      <w:ins w:id="948" w:author="Jinglin Sun" w:date="2024-07-10T15:34:54Z">
        <w:r>
          <w:rPr>
            <w:rFonts w:hint="eastAsia" w:eastAsia="仿宋_GB2312"/>
            <w:sz w:val="32"/>
            <w:szCs w:val="32"/>
            <w:lang w:val="en-US" w:eastAsia="zh-CN"/>
          </w:rPr>
          <w:t>我国</w:t>
        </w:r>
      </w:ins>
      <w:del w:id="949" w:author="Jinglin Sun" w:date="2024-07-10T15:36:05Z">
        <w:r>
          <w:rPr>
            <w:rFonts w:eastAsia="仿宋_GB2312"/>
            <w:sz w:val="32"/>
            <w:szCs w:val="32"/>
          </w:rPr>
          <w:delText>我国采用的是多次申报、二级审评的审评机制，与美国FDA采取直接申报、一级审评的申报机制不同。在审批时间上，近五年中美双报的上市药品FDA和CDE存在审批时间差，美国平均比中国早批218天，比如百济神州泽布替尼同时中美双报，美国比中国早批了447天。</w:delText>
        </w:r>
      </w:del>
    </w:p>
    <w:p w14:paraId="52857B93">
      <w:pPr>
        <w:wordWrap w:val="0"/>
        <w:adjustRightInd w:val="0"/>
        <w:snapToGrid w:val="0"/>
        <w:spacing w:line="560" w:lineRule="exact"/>
        <w:ind w:firstLine="640" w:firstLineChars="200"/>
        <w:rPr>
          <w:ins w:id="951" w:author="Jinglin Sun" w:date="2024-07-11T11:31:29Z"/>
          <w:rFonts w:hint="default" w:eastAsia="仿宋_GB2312"/>
          <w:sz w:val="32"/>
          <w:szCs w:val="32"/>
          <w:lang w:val="en-US" w:eastAsia="zh-CN"/>
        </w:rPr>
        <w:pPrChange w:id="950" w:author="Jinglin Sun" w:date="2024-07-10T17:31:05Z">
          <w:pPr>
            <w:wordWrap w:val="0"/>
            <w:adjustRightInd w:val="0"/>
            <w:snapToGrid w:val="0"/>
            <w:spacing w:line="560" w:lineRule="exact"/>
            <w:ind w:firstLine="640" w:firstLineChars="200"/>
          </w:pPr>
        </w:pPrChange>
      </w:pPr>
      <w:del w:id="952" w:author="Jinglin Sun" w:date="2024-07-10T15:36:05Z">
        <w:r>
          <w:rPr>
            <w:rFonts w:eastAsia="仿宋_GB2312"/>
            <w:sz w:val="32"/>
            <w:szCs w:val="32"/>
          </w:rPr>
          <w:delText>在我国负责新药评审的管理机构是国家药品监督管理局药品审评中心。</w:delText>
        </w:r>
      </w:del>
      <w:r>
        <w:rPr>
          <w:rFonts w:eastAsia="仿宋_GB2312"/>
          <w:sz w:val="32"/>
          <w:szCs w:val="32"/>
        </w:rPr>
        <w:t>药品监</w:t>
      </w:r>
      <w:del w:id="953" w:author="Jinglin Sun" w:date="2024-07-10T15:35:03Z">
        <w:r>
          <w:rPr>
            <w:rFonts w:eastAsia="仿宋_GB2312"/>
            <w:sz w:val="32"/>
            <w:szCs w:val="32"/>
          </w:rPr>
          <w:delText>督</w:delText>
        </w:r>
      </w:del>
      <w:r>
        <w:rPr>
          <w:rFonts w:eastAsia="仿宋_GB2312"/>
          <w:sz w:val="32"/>
          <w:szCs w:val="32"/>
        </w:rPr>
        <w:t>管</w:t>
      </w:r>
      <w:del w:id="954" w:author="Jinglin Sun" w:date="2024-07-10T15:35:05Z">
        <w:r>
          <w:rPr>
            <w:rFonts w:eastAsia="仿宋_GB2312"/>
            <w:sz w:val="32"/>
            <w:szCs w:val="32"/>
          </w:rPr>
          <w:delText>理</w:delText>
        </w:r>
      </w:del>
      <w:r>
        <w:rPr>
          <w:rFonts w:eastAsia="仿宋_GB2312"/>
          <w:sz w:val="32"/>
          <w:szCs w:val="32"/>
        </w:rPr>
        <w:t>部门负责形式审查和初审，“受理办”进行再次形式审查</w:t>
      </w:r>
      <w:ins w:id="955" w:author="Jinglin Sun" w:date="2024-07-10T15:36:09Z">
        <w:r>
          <w:rPr>
            <w:rFonts w:hint="eastAsia" w:eastAsia="仿宋_GB2312"/>
            <w:sz w:val="32"/>
            <w:szCs w:val="32"/>
            <w:lang w:eastAsia="zh-CN"/>
          </w:rPr>
          <w:t>，</w:t>
        </w:r>
      </w:ins>
      <w:ins w:id="956" w:author="Jinglin Sun" w:date="2024-07-10T15:36:10Z">
        <w:r>
          <w:rPr>
            <w:rFonts w:hint="eastAsia" w:eastAsia="仿宋_GB2312"/>
            <w:sz w:val="32"/>
            <w:szCs w:val="32"/>
            <w:lang w:val="en-US" w:eastAsia="zh-CN"/>
          </w:rPr>
          <w:t>时间</w:t>
        </w:r>
      </w:ins>
      <w:ins w:id="957" w:author="Jinglin Sun" w:date="2024-07-10T15:36:11Z">
        <w:r>
          <w:rPr>
            <w:rFonts w:hint="eastAsia" w:eastAsia="仿宋_GB2312"/>
            <w:sz w:val="32"/>
            <w:szCs w:val="32"/>
            <w:lang w:val="en-US" w:eastAsia="zh-CN"/>
          </w:rPr>
          <w:t>周期</w:t>
        </w:r>
      </w:ins>
      <w:ins w:id="958" w:author="Jinglin Sun" w:date="2024-07-10T15:36:15Z">
        <w:r>
          <w:rPr>
            <w:rFonts w:hint="eastAsia" w:eastAsia="仿宋_GB2312"/>
            <w:sz w:val="32"/>
            <w:szCs w:val="32"/>
            <w:lang w:val="en-US" w:eastAsia="zh-CN"/>
          </w:rPr>
          <w:t>拉长</w:t>
        </w:r>
      </w:ins>
      <w:ins w:id="959" w:author="Jinglin Sun" w:date="2024-07-10T15:36:19Z">
        <w:r>
          <w:rPr>
            <w:rFonts w:hint="eastAsia" w:eastAsia="仿宋_GB2312"/>
            <w:sz w:val="32"/>
            <w:szCs w:val="32"/>
            <w:lang w:val="en-US" w:eastAsia="zh-CN"/>
          </w:rPr>
          <w:t>；</w:t>
        </w:r>
      </w:ins>
      <w:ins w:id="960" w:author="Jinglin Sun" w:date="2024-07-10T15:37:01Z">
        <w:r>
          <w:rPr>
            <w:rFonts w:hint="eastAsia" w:eastAsia="仿宋_GB2312"/>
            <w:sz w:val="32"/>
            <w:szCs w:val="32"/>
            <w:lang w:val="en-US" w:eastAsia="zh-CN"/>
          </w:rPr>
          <w:t>我国</w:t>
        </w:r>
      </w:ins>
      <w:del w:id="961" w:author="Jinglin Sun" w:date="2024-07-10T15:36:19Z">
        <w:r>
          <w:rPr>
            <w:rFonts w:eastAsia="仿宋_GB2312"/>
            <w:sz w:val="32"/>
            <w:szCs w:val="32"/>
          </w:rPr>
          <w:delText>。</w:delText>
        </w:r>
      </w:del>
      <w:del w:id="962" w:author="Jinglin Sun" w:date="2024-07-10T15:34:00Z">
        <w:r>
          <w:rPr>
            <w:rFonts w:eastAsia="仿宋_GB2312"/>
            <w:sz w:val="32"/>
            <w:szCs w:val="32"/>
          </w:rPr>
          <w:delText>由于</w:delText>
        </w:r>
      </w:del>
      <w:del w:id="963" w:author="Jinglin Sun" w:date="2024-07-10T15:36:32Z">
        <w:r>
          <w:rPr>
            <w:rFonts w:eastAsia="仿宋_GB2312"/>
            <w:sz w:val="32"/>
            <w:szCs w:val="32"/>
          </w:rPr>
          <w:delText>我国的</w:delText>
        </w:r>
      </w:del>
      <w:r>
        <w:rPr>
          <w:rFonts w:eastAsia="仿宋_GB2312"/>
          <w:sz w:val="32"/>
          <w:szCs w:val="32"/>
        </w:rPr>
        <w:t>初审和终审（国家级）不是同一批审评人员</w:t>
      </w:r>
      <w:del w:id="964" w:author="Jinglin Sun" w:date="2024-07-10T15:36:42Z">
        <w:r>
          <w:rPr>
            <w:rFonts w:eastAsia="仿宋_GB2312"/>
            <w:sz w:val="32"/>
            <w:szCs w:val="32"/>
          </w:rPr>
          <w:delText>（</w:delText>
        </w:r>
      </w:del>
      <w:ins w:id="965" w:author="Jinglin Sun" w:date="2024-07-10T15:36:42Z">
        <w:r>
          <w:rPr>
            <w:rFonts w:hint="eastAsia" w:eastAsia="仿宋_GB2312"/>
            <w:sz w:val="32"/>
            <w:szCs w:val="32"/>
            <w:lang w:eastAsia="zh-CN"/>
          </w:rPr>
          <w:t>，</w:t>
        </w:r>
      </w:ins>
      <w:ins w:id="966" w:author="Jinglin Sun" w:date="2024-07-10T15:37:06Z">
        <w:r>
          <w:rPr>
            <w:rFonts w:hint="eastAsia" w:eastAsia="仿宋_GB2312"/>
            <w:sz w:val="32"/>
            <w:szCs w:val="32"/>
            <w:lang w:val="en-US" w:eastAsia="zh-CN"/>
          </w:rPr>
          <w:t>而</w:t>
        </w:r>
      </w:ins>
      <w:r>
        <w:rPr>
          <w:rFonts w:eastAsia="仿宋_GB2312"/>
          <w:sz w:val="32"/>
          <w:szCs w:val="32"/>
        </w:rPr>
        <w:t>FDA初审和终审工作均为同一批审评人员</w:t>
      </w:r>
      <w:del w:id="967" w:author="Jinglin Sun" w:date="2024-07-10T15:36:49Z">
        <w:r>
          <w:rPr>
            <w:rFonts w:eastAsia="仿宋_GB2312"/>
            <w:sz w:val="32"/>
            <w:szCs w:val="32"/>
          </w:rPr>
          <w:delText>）</w:delText>
        </w:r>
      </w:del>
      <w:r>
        <w:rPr>
          <w:rFonts w:eastAsia="仿宋_GB2312"/>
          <w:sz w:val="32"/>
          <w:szCs w:val="32"/>
        </w:rPr>
        <w:t>，</w:t>
      </w:r>
      <w:ins w:id="968" w:author="Jinglin Sun" w:date="2024-07-10T15:44:33Z">
        <w:r>
          <w:rPr>
            <w:rFonts w:hint="eastAsia" w:eastAsia="仿宋_GB2312"/>
            <w:sz w:val="32"/>
            <w:szCs w:val="32"/>
            <w:lang w:val="en-US" w:eastAsia="zh-CN"/>
          </w:rPr>
          <w:t>这种</w:t>
        </w:r>
      </w:ins>
      <w:ins w:id="969" w:author="Jinglin Sun" w:date="2024-07-10T15:44:37Z">
        <w:r>
          <w:rPr>
            <w:rFonts w:hint="eastAsia" w:eastAsia="仿宋_GB2312"/>
            <w:sz w:val="32"/>
            <w:szCs w:val="32"/>
            <w:lang w:val="en-US" w:eastAsia="zh-CN"/>
          </w:rPr>
          <w:t>差异性</w:t>
        </w:r>
      </w:ins>
      <w:ins w:id="970" w:author="Jinglin Sun" w:date="2024-07-10T15:44:54Z">
        <w:r>
          <w:rPr>
            <w:rFonts w:hint="eastAsia" w:eastAsia="仿宋_GB2312"/>
            <w:sz w:val="32"/>
            <w:szCs w:val="32"/>
            <w:lang w:val="en-US" w:eastAsia="zh-CN"/>
          </w:rPr>
          <w:t>必然</w:t>
        </w:r>
      </w:ins>
      <w:ins w:id="971" w:author="Jinglin Sun" w:date="2024-07-10T15:44:57Z">
        <w:r>
          <w:rPr>
            <w:rFonts w:hint="eastAsia" w:eastAsia="仿宋_GB2312"/>
            <w:sz w:val="32"/>
            <w:szCs w:val="32"/>
            <w:lang w:val="en-US" w:eastAsia="zh-CN"/>
          </w:rPr>
          <w:t>会</w:t>
        </w:r>
      </w:ins>
      <w:ins w:id="972" w:author="Jinglin Sun" w:date="2024-07-10T15:45:09Z">
        <w:r>
          <w:rPr>
            <w:rFonts w:hint="eastAsia" w:eastAsia="仿宋_GB2312"/>
            <w:sz w:val="32"/>
            <w:szCs w:val="32"/>
            <w:lang w:val="en-US" w:eastAsia="zh-CN"/>
          </w:rPr>
          <w:t>产生</w:t>
        </w:r>
      </w:ins>
      <w:del w:id="973" w:author="Jinglin Sun" w:date="2024-07-10T15:45:14Z">
        <w:r>
          <w:rPr>
            <w:rFonts w:eastAsia="仿宋_GB2312"/>
            <w:sz w:val="32"/>
            <w:szCs w:val="32"/>
          </w:rPr>
          <w:delText>在审评工作中的审评规则不尽相同，致使两次初审必然会产生</w:delText>
        </w:r>
      </w:del>
      <w:r>
        <w:rPr>
          <w:rFonts w:eastAsia="仿宋_GB2312"/>
          <w:sz w:val="32"/>
          <w:szCs w:val="32"/>
        </w:rPr>
        <w:t>审评周期长、审评效率低</w:t>
      </w:r>
      <w:del w:id="974" w:author="Jinglin Sun" w:date="2024-07-10T15:45:18Z">
        <w:r>
          <w:rPr>
            <w:rFonts w:eastAsia="仿宋_GB2312"/>
            <w:sz w:val="32"/>
            <w:szCs w:val="32"/>
          </w:rPr>
          <w:delText>、审评成本高</w:delText>
        </w:r>
      </w:del>
      <w:r>
        <w:rPr>
          <w:rFonts w:eastAsia="仿宋_GB2312"/>
          <w:sz w:val="32"/>
          <w:szCs w:val="32"/>
        </w:rPr>
        <w:t>等</w:t>
      </w:r>
      <w:del w:id="975" w:author="Jinglin Sun" w:date="2024-07-10T15:45:21Z">
        <w:r>
          <w:rPr>
            <w:rFonts w:eastAsia="仿宋_GB2312"/>
            <w:sz w:val="32"/>
            <w:szCs w:val="32"/>
          </w:rPr>
          <w:delText>一</w:delText>
        </w:r>
      </w:del>
      <w:del w:id="976" w:author="Jinglin Sun" w:date="2024-07-10T15:45:23Z">
        <w:r>
          <w:rPr>
            <w:rFonts w:eastAsia="仿宋_GB2312"/>
            <w:sz w:val="32"/>
            <w:szCs w:val="32"/>
          </w:rPr>
          <w:delText>系列</w:delText>
        </w:r>
      </w:del>
      <w:r>
        <w:rPr>
          <w:rFonts w:eastAsia="仿宋_GB2312"/>
          <w:sz w:val="32"/>
          <w:szCs w:val="32"/>
        </w:rPr>
        <w:t>问题。</w:t>
      </w:r>
      <w:ins w:id="977" w:author="Jinglin Sun" w:date="2024-07-10T15:58:34Z">
        <w:r>
          <w:rPr>
            <w:rFonts w:hint="eastAsia" w:eastAsia="仿宋_GB2312"/>
            <w:sz w:val="32"/>
            <w:szCs w:val="32"/>
            <w:lang w:val="en-US" w:eastAsia="zh-CN"/>
          </w:rPr>
          <w:t>长期</w:t>
        </w:r>
      </w:ins>
      <w:ins w:id="978" w:author="Jinglin Sun" w:date="2024-07-10T15:58:38Z">
        <w:r>
          <w:rPr>
            <w:rFonts w:hint="eastAsia" w:eastAsia="仿宋_GB2312"/>
            <w:sz w:val="32"/>
            <w:szCs w:val="32"/>
            <w:lang w:val="en-US" w:eastAsia="zh-CN"/>
          </w:rPr>
          <w:t>来看</w:t>
        </w:r>
      </w:ins>
      <w:ins w:id="979" w:author="Jinglin Sun" w:date="2024-07-10T15:58:39Z">
        <w:r>
          <w:rPr>
            <w:rFonts w:hint="eastAsia" w:eastAsia="仿宋_GB2312"/>
            <w:sz w:val="32"/>
            <w:szCs w:val="32"/>
            <w:lang w:val="en-US" w:eastAsia="zh-CN"/>
          </w:rPr>
          <w:t>，</w:t>
        </w:r>
      </w:ins>
      <w:r>
        <w:rPr>
          <w:rFonts w:eastAsia="仿宋_GB2312"/>
          <w:sz w:val="32"/>
          <w:szCs w:val="32"/>
        </w:rPr>
        <w:t>我国</w:t>
      </w:r>
      <w:del w:id="980" w:author="Jinglin Sun" w:date="2024-07-10T15:58:42Z">
        <w:r>
          <w:rPr>
            <w:rFonts w:eastAsia="仿宋_GB2312"/>
            <w:sz w:val="32"/>
            <w:szCs w:val="32"/>
          </w:rPr>
          <w:delText>的</w:delText>
        </w:r>
      </w:del>
      <w:r>
        <w:rPr>
          <w:rFonts w:eastAsia="仿宋_GB2312"/>
          <w:sz w:val="32"/>
          <w:szCs w:val="32"/>
        </w:rPr>
        <w:t>新药审批时间过长，不利于</w:t>
      </w:r>
      <w:del w:id="981" w:author="Jinglin Sun" w:date="2024-07-10T15:59:00Z">
        <w:r>
          <w:rPr>
            <w:rFonts w:hint="default" w:eastAsia="仿宋_GB2312"/>
            <w:sz w:val="32"/>
            <w:szCs w:val="32"/>
            <w:lang w:val="en-US"/>
          </w:rPr>
          <w:delText>鼓励突破</w:delText>
        </w:r>
      </w:del>
      <w:ins w:id="982" w:author="Jinglin Sun" w:date="2024-07-10T15:59:04Z">
        <w:r>
          <w:rPr>
            <w:rFonts w:hint="eastAsia" w:eastAsia="仿宋_GB2312"/>
            <w:sz w:val="32"/>
            <w:szCs w:val="32"/>
            <w:lang w:val="en-US" w:eastAsia="zh-CN"/>
          </w:rPr>
          <w:t>产业</w:t>
        </w:r>
      </w:ins>
      <w:r>
        <w:rPr>
          <w:rFonts w:eastAsia="仿宋_GB2312"/>
          <w:sz w:val="32"/>
          <w:szCs w:val="32"/>
        </w:rPr>
        <w:t>创新。</w:t>
      </w:r>
      <w:del w:id="983" w:author="Jinglin Sun" w:date="2024-07-10T15:59:14Z">
        <w:r>
          <w:rPr>
            <w:rFonts w:eastAsia="仿宋_GB2312"/>
            <w:sz w:val="32"/>
            <w:szCs w:val="32"/>
          </w:rPr>
          <w:delText>低效的药物审评过程</w:delText>
        </w:r>
      </w:del>
      <w:r>
        <w:rPr>
          <w:rFonts w:eastAsia="仿宋_GB2312"/>
          <w:sz w:val="32"/>
          <w:szCs w:val="32"/>
        </w:rPr>
        <w:t>一方面影响进口药物进入中国市场，导致</w:t>
      </w:r>
      <w:del w:id="984" w:author="Jinglin Sun" w:date="2024-07-10T16:00:29Z">
        <w:r>
          <w:rPr>
            <w:rFonts w:eastAsia="仿宋_GB2312"/>
            <w:sz w:val="32"/>
            <w:szCs w:val="32"/>
          </w:rPr>
          <w:delText>中国的</w:delText>
        </w:r>
      </w:del>
      <w:r>
        <w:rPr>
          <w:rFonts w:eastAsia="仿宋_GB2312"/>
          <w:sz w:val="32"/>
          <w:szCs w:val="32"/>
        </w:rPr>
        <w:t>进口药品与美国相比</w:t>
      </w:r>
      <w:del w:id="985" w:author="Jinglin Sun" w:date="2024-07-10T16:00:33Z">
        <w:r>
          <w:rPr>
            <w:rFonts w:eastAsia="仿宋_GB2312"/>
            <w:sz w:val="32"/>
            <w:szCs w:val="32"/>
          </w:rPr>
          <w:delText>仍</w:delText>
        </w:r>
      </w:del>
      <w:r>
        <w:rPr>
          <w:rFonts w:eastAsia="仿宋_GB2312"/>
          <w:sz w:val="32"/>
          <w:szCs w:val="32"/>
        </w:rPr>
        <w:t>存在</w:t>
      </w:r>
      <w:del w:id="986" w:author="Jinglin Sun" w:date="2024-07-10T16:00:45Z">
        <w:r>
          <w:rPr>
            <w:rFonts w:eastAsia="仿宋_GB2312"/>
            <w:sz w:val="32"/>
            <w:szCs w:val="32"/>
          </w:rPr>
          <w:delText>两年的</w:delText>
        </w:r>
      </w:del>
      <w:r>
        <w:rPr>
          <w:rFonts w:eastAsia="仿宋_GB2312"/>
          <w:sz w:val="32"/>
          <w:szCs w:val="32"/>
        </w:rPr>
        <w:t>进口滞后；另一方面导致</w:t>
      </w:r>
      <w:del w:id="987" w:author="Jinglin Sun" w:date="2024-07-10T16:00:58Z">
        <w:r>
          <w:rPr>
            <w:rFonts w:hint="default" w:eastAsia="仿宋_GB2312"/>
            <w:sz w:val="32"/>
            <w:szCs w:val="32"/>
            <w:lang w:val="en-US"/>
          </w:rPr>
          <w:delText>部分国产药厂的</w:delText>
        </w:r>
      </w:del>
      <w:ins w:id="988" w:author="Jinglin Sun" w:date="2024-07-10T16:01:00Z">
        <w:r>
          <w:rPr>
            <w:rFonts w:hint="eastAsia" w:eastAsia="仿宋_GB2312"/>
            <w:sz w:val="32"/>
            <w:szCs w:val="32"/>
            <w:lang w:val="en-US" w:eastAsia="zh-CN"/>
          </w:rPr>
          <w:t>国产</w:t>
        </w:r>
      </w:ins>
      <w:r>
        <w:rPr>
          <w:rFonts w:eastAsia="仿宋_GB2312"/>
          <w:sz w:val="32"/>
          <w:szCs w:val="32"/>
        </w:rPr>
        <w:t>新药</w:t>
      </w:r>
      <w:del w:id="989" w:author="Jinglin Sun" w:date="2024-07-10T16:01:07Z">
        <w:r>
          <w:rPr>
            <w:rFonts w:eastAsia="仿宋_GB2312"/>
            <w:sz w:val="32"/>
            <w:szCs w:val="32"/>
          </w:rPr>
          <w:delText>研究</w:delText>
        </w:r>
      </w:del>
      <w:r>
        <w:rPr>
          <w:rFonts w:eastAsia="仿宋_GB2312"/>
          <w:sz w:val="32"/>
          <w:szCs w:val="32"/>
        </w:rPr>
        <w:t>“起了个大早，赶了个晚集”，</w:t>
      </w:r>
      <w:del w:id="990" w:author="Jinglin Sun" w:date="2024-07-10T16:03:56Z">
        <w:r>
          <w:rPr>
            <w:rFonts w:eastAsia="仿宋_GB2312"/>
            <w:sz w:val="32"/>
            <w:szCs w:val="32"/>
          </w:rPr>
          <w:delText>使国产药企</w:delText>
        </w:r>
      </w:del>
      <w:r>
        <w:rPr>
          <w:rFonts w:eastAsia="仿宋_GB2312"/>
          <w:sz w:val="32"/>
          <w:szCs w:val="32"/>
        </w:rPr>
        <w:t>失去市场先机，</w:t>
      </w:r>
      <w:ins w:id="991" w:author="Jinglin Sun" w:date="2024-07-10T16:04:27Z">
        <w:r>
          <w:rPr>
            <w:rFonts w:hint="eastAsia" w:eastAsia="仿宋_GB2312"/>
            <w:sz w:val="32"/>
            <w:szCs w:val="32"/>
            <w:lang w:val="en-US" w:eastAsia="zh-CN"/>
          </w:rPr>
          <w:t>影响</w:t>
        </w:r>
      </w:ins>
      <w:ins w:id="992" w:author="Jinglin Sun" w:date="2024-07-10T16:04:28Z">
        <w:r>
          <w:rPr>
            <w:rFonts w:hint="eastAsia" w:eastAsia="仿宋_GB2312"/>
            <w:sz w:val="32"/>
            <w:szCs w:val="32"/>
            <w:lang w:val="en-US" w:eastAsia="zh-CN"/>
          </w:rPr>
          <w:t>整个</w:t>
        </w:r>
      </w:ins>
      <w:ins w:id="993" w:author="Jinglin Sun" w:date="2024-07-10T16:04:32Z">
        <w:r>
          <w:rPr>
            <w:rFonts w:hint="eastAsia" w:eastAsia="仿宋_GB2312"/>
            <w:sz w:val="32"/>
            <w:szCs w:val="32"/>
            <w:lang w:val="en-US" w:eastAsia="zh-CN"/>
          </w:rPr>
          <w:t>行业</w:t>
        </w:r>
      </w:ins>
      <w:del w:id="994" w:author="Jinglin Sun" w:date="2024-07-10T16:04:36Z">
        <w:r>
          <w:rPr>
            <w:rFonts w:eastAsia="仿宋_GB2312"/>
            <w:sz w:val="32"/>
            <w:szCs w:val="32"/>
          </w:rPr>
          <w:delText>很大程度遏制了国内生物医药产业创新</w:delText>
        </w:r>
      </w:del>
      <w:del w:id="995" w:author="Jinglin Sun" w:date="2024-07-10T16:04:42Z">
        <w:r>
          <w:rPr>
            <w:rFonts w:eastAsia="仿宋_GB2312"/>
            <w:sz w:val="32"/>
            <w:szCs w:val="32"/>
          </w:rPr>
          <w:delText>研发</w:delText>
        </w:r>
      </w:del>
      <w:del w:id="996" w:author="Jinglin Sun" w:date="2024-07-10T16:04:06Z">
        <w:r>
          <w:rPr>
            <w:rFonts w:eastAsia="仿宋_GB2312"/>
            <w:sz w:val="32"/>
            <w:szCs w:val="32"/>
          </w:rPr>
          <w:delText>的</w:delText>
        </w:r>
      </w:del>
      <w:ins w:id="997" w:author="Jinglin Sun" w:date="2024-07-10T16:04:57Z">
        <w:r>
          <w:rPr>
            <w:rFonts w:hint="eastAsia" w:eastAsia="仿宋_GB2312"/>
            <w:sz w:val="32"/>
            <w:szCs w:val="32"/>
            <w:lang w:val="en-US" w:eastAsia="zh-CN"/>
          </w:rPr>
          <w:t>发展</w:t>
        </w:r>
      </w:ins>
      <w:ins w:id="998" w:author="Jinglin Sun" w:date="2024-07-10T16:05:10Z">
        <w:r>
          <w:rPr>
            <w:rFonts w:hint="eastAsia" w:eastAsia="仿宋_GB2312"/>
            <w:sz w:val="32"/>
            <w:szCs w:val="32"/>
            <w:lang w:val="en-US" w:eastAsia="zh-CN"/>
          </w:rPr>
          <w:t>士气与信心</w:t>
        </w:r>
      </w:ins>
      <w:del w:id="999" w:author="Jinglin Sun" w:date="2024-07-10T16:04:49Z">
        <w:r>
          <w:rPr>
            <w:rFonts w:eastAsia="仿宋_GB2312"/>
            <w:sz w:val="32"/>
            <w:szCs w:val="32"/>
          </w:rPr>
          <w:delText>热情</w:delText>
        </w:r>
      </w:del>
      <w:r>
        <w:rPr>
          <w:rFonts w:eastAsia="仿宋_GB2312"/>
          <w:sz w:val="32"/>
          <w:szCs w:val="32"/>
        </w:rPr>
        <w:t>。</w:t>
      </w:r>
      <w:ins w:id="1000" w:author="Jinglin Sun" w:date="2024-09-06T16:45:50Z">
        <w:r>
          <w:rPr>
            <w:rFonts w:hint="eastAsia" w:eastAsia="仿宋_GB2312"/>
            <w:sz w:val="32"/>
            <w:szCs w:val="32"/>
            <w:lang w:val="en-US" w:eastAsia="zh-CN"/>
          </w:rPr>
          <w:t>我们的</w:t>
        </w:r>
      </w:ins>
      <w:ins w:id="1001" w:author="Jinglin Sun" w:date="2024-09-06T16:46:06Z">
        <w:r>
          <w:rPr>
            <w:rFonts w:hint="eastAsia" w:eastAsia="仿宋_GB2312"/>
            <w:sz w:val="32"/>
            <w:szCs w:val="32"/>
            <w:lang w:val="en-US" w:eastAsia="zh-CN"/>
          </w:rPr>
          <w:t>调查</w:t>
        </w:r>
      </w:ins>
      <w:ins w:id="1002" w:author="Jinglin Sun" w:date="2024-09-06T16:46:07Z">
        <w:r>
          <w:rPr>
            <w:rFonts w:hint="eastAsia" w:eastAsia="仿宋_GB2312"/>
            <w:sz w:val="32"/>
            <w:szCs w:val="32"/>
            <w:lang w:val="en-US" w:eastAsia="zh-CN"/>
          </w:rPr>
          <w:t>问卷</w:t>
        </w:r>
      </w:ins>
      <w:ins w:id="1003" w:author="Jinglin Sun" w:date="2024-09-06T16:46:09Z">
        <w:r>
          <w:rPr>
            <w:rFonts w:hint="eastAsia" w:eastAsia="仿宋_GB2312"/>
            <w:sz w:val="32"/>
            <w:szCs w:val="32"/>
            <w:lang w:val="en-US" w:eastAsia="zh-CN"/>
          </w:rPr>
          <w:t>结果</w:t>
        </w:r>
      </w:ins>
      <w:ins w:id="1004" w:author="Jinglin Sun" w:date="2024-09-06T16:46:10Z">
        <w:r>
          <w:rPr>
            <w:rFonts w:hint="eastAsia" w:eastAsia="仿宋_GB2312"/>
            <w:sz w:val="32"/>
            <w:szCs w:val="32"/>
            <w:lang w:val="en-US" w:eastAsia="zh-CN"/>
          </w:rPr>
          <w:t>也</w:t>
        </w:r>
      </w:ins>
      <w:ins w:id="1005" w:author="Jinglin Sun" w:date="2024-09-06T16:46:11Z">
        <w:r>
          <w:rPr>
            <w:rFonts w:hint="eastAsia" w:eastAsia="仿宋_GB2312"/>
            <w:sz w:val="32"/>
            <w:szCs w:val="32"/>
            <w:lang w:val="en-US" w:eastAsia="zh-CN"/>
          </w:rPr>
          <w:t>显示</w:t>
        </w:r>
      </w:ins>
      <w:ins w:id="1006" w:author="Jinglin Sun" w:date="2024-09-06T16:46:12Z">
        <w:r>
          <w:rPr>
            <w:rFonts w:hint="eastAsia" w:eastAsia="仿宋_GB2312"/>
            <w:sz w:val="32"/>
            <w:szCs w:val="32"/>
            <w:lang w:val="en-US" w:eastAsia="zh-CN"/>
          </w:rPr>
          <w:t>，</w:t>
        </w:r>
      </w:ins>
      <w:ins w:id="1007" w:author="Jinglin Sun" w:date="2024-09-06T16:46:29Z">
        <w:r>
          <w:rPr>
            <w:rFonts w:hint="eastAsia" w:eastAsia="仿宋_GB2312"/>
            <w:sz w:val="32"/>
            <w:szCs w:val="32"/>
            <w:lang w:val="en-US" w:eastAsia="zh-CN"/>
          </w:rPr>
          <w:t>创新</w:t>
        </w:r>
      </w:ins>
      <w:ins w:id="1008" w:author="Jinglin Sun" w:date="2024-09-06T16:46:30Z">
        <w:r>
          <w:rPr>
            <w:rFonts w:hint="eastAsia" w:eastAsia="仿宋_GB2312"/>
            <w:sz w:val="32"/>
            <w:szCs w:val="32"/>
            <w:lang w:val="en-US" w:eastAsia="zh-CN"/>
          </w:rPr>
          <w:t>主体</w:t>
        </w:r>
      </w:ins>
      <w:ins w:id="1009" w:author="Jinglin Sun" w:date="2024-09-06T16:46:33Z">
        <w:r>
          <w:rPr>
            <w:rFonts w:hint="eastAsia" w:eastAsia="仿宋_GB2312"/>
            <w:sz w:val="32"/>
            <w:szCs w:val="32"/>
            <w:lang w:val="en-US" w:eastAsia="zh-CN"/>
          </w:rPr>
          <w:t>认为</w:t>
        </w:r>
      </w:ins>
      <w:ins w:id="1010" w:author="Jinglin Sun" w:date="2024-09-06T16:46:34Z">
        <w:r>
          <w:rPr>
            <w:rFonts w:hint="eastAsia" w:eastAsia="仿宋_GB2312"/>
            <w:sz w:val="32"/>
            <w:szCs w:val="32"/>
            <w:lang w:val="en-US" w:eastAsia="zh-CN"/>
          </w:rPr>
          <w:t>创新</w:t>
        </w:r>
      </w:ins>
      <w:ins w:id="1011" w:author="Jinglin Sun" w:date="2024-09-06T16:46:35Z">
        <w:r>
          <w:rPr>
            <w:rFonts w:hint="eastAsia" w:eastAsia="仿宋_GB2312"/>
            <w:sz w:val="32"/>
            <w:szCs w:val="32"/>
            <w:lang w:val="en-US" w:eastAsia="zh-CN"/>
          </w:rPr>
          <w:t>药</w:t>
        </w:r>
      </w:ins>
      <w:ins w:id="1012" w:author="Jinglin Sun" w:date="2024-09-06T16:46:40Z">
        <w:r>
          <w:rPr>
            <w:rFonts w:hint="eastAsia" w:eastAsia="仿宋_GB2312"/>
            <w:sz w:val="32"/>
            <w:szCs w:val="32"/>
            <w:lang w:val="en-US" w:eastAsia="zh-CN"/>
          </w:rPr>
          <w:t>评审</w:t>
        </w:r>
      </w:ins>
      <w:ins w:id="1013" w:author="Jinglin Sun" w:date="2024-09-06T16:46:43Z">
        <w:r>
          <w:rPr>
            <w:rFonts w:hint="eastAsia" w:eastAsia="仿宋_GB2312"/>
            <w:sz w:val="32"/>
            <w:szCs w:val="32"/>
            <w:lang w:val="en-US" w:eastAsia="zh-CN"/>
          </w:rPr>
          <w:t>周期</w:t>
        </w:r>
      </w:ins>
      <w:ins w:id="1014" w:author="Jinglin Sun" w:date="2024-09-06T16:46:45Z">
        <w:r>
          <w:rPr>
            <w:rFonts w:hint="eastAsia" w:eastAsia="仿宋_GB2312"/>
            <w:sz w:val="32"/>
            <w:szCs w:val="32"/>
            <w:lang w:val="en-US" w:eastAsia="zh-CN"/>
          </w:rPr>
          <w:t>长、</w:t>
        </w:r>
      </w:ins>
      <w:ins w:id="1015" w:author="Jinglin Sun" w:date="2024-09-06T16:46:48Z">
        <w:r>
          <w:rPr>
            <w:rFonts w:hint="eastAsia" w:eastAsia="仿宋_GB2312"/>
            <w:sz w:val="32"/>
            <w:szCs w:val="32"/>
            <w:lang w:val="en-US" w:eastAsia="zh-CN"/>
          </w:rPr>
          <w:t>效率</w:t>
        </w:r>
      </w:ins>
      <w:ins w:id="1016" w:author="Jinglin Sun" w:date="2024-09-06T16:46:50Z">
        <w:r>
          <w:rPr>
            <w:rFonts w:hint="eastAsia" w:eastAsia="仿宋_GB2312"/>
            <w:sz w:val="32"/>
            <w:szCs w:val="32"/>
            <w:lang w:val="en-US" w:eastAsia="zh-CN"/>
          </w:rPr>
          <w:t>低</w:t>
        </w:r>
      </w:ins>
      <w:ins w:id="1017" w:author="Jinglin Sun" w:date="2024-09-06T16:46:51Z">
        <w:r>
          <w:rPr>
            <w:rFonts w:hint="eastAsia" w:eastAsia="仿宋_GB2312"/>
            <w:sz w:val="32"/>
            <w:szCs w:val="32"/>
            <w:lang w:val="en-US" w:eastAsia="zh-CN"/>
          </w:rPr>
          <w:t>、</w:t>
        </w:r>
      </w:ins>
      <w:ins w:id="1018" w:author="Jinglin Sun" w:date="2024-09-06T16:46:53Z">
        <w:r>
          <w:rPr>
            <w:rFonts w:hint="eastAsia" w:eastAsia="仿宋_GB2312"/>
            <w:sz w:val="32"/>
            <w:szCs w:val="32"/>
            <w:lang w:val="en-US" w:eastAsia="zh-CN"/>
          </w:rPr>
          <w:t>成本高是</w:t>
        </w:r>
      </w:ins>
      <w:ins w:id="1019" w:author="Jinglin Sun" w:date="2024-09-06T16:47:10Z">
        <w:r>
          <w:rPr>
            <w:rFonts w:hint="eastAsia" w:eastAsia="仿宋_GB2312"/>
            <w:sz w:val="32"/>
            <w:szCs w:val="32"/>
            <w:lang w:val="en-US" w:eastAsia="zh-CN"/>
          </w:rPr>
          <w:t>造成</w:t>
        </w:r>
      </w:ins>
      <w:ins w:id="1020" w:author="Jinglin Sun" w:date="2024-09-06T16:47:11Z">
        <w:r>
          <w:rPr>
            <w:rFonts w:hint="eastAsia" w:eastAsia="仿宋_GB2312"/>
            <w:sz w:val="32"/>
            <w:szCs w:val="32"/>
            <w:lang w:val="en-US" w:eastAsia="zh-CN"/>
          </w:rPr>
          <w:t>行业</w:t>
        </w:r>
      </w:ins>
      <w:ins w:id="1021" w:author="Jinglin Sun" w:date="2024-09-06T16:47:12Z">
        <w:r>
          <w:rPr>
            <w:rFonts w:hint="eastAsia" w:eastAsia="仿宋_GB2312"/>
            <w:sz w:val="32"/>
            <w:szCs w:val="32"/>
            <w:lang w:val="en-US" w:eastAsia="zh-CN"/>
          </w:rPr>
          <w:t>市场</w:t>
        </w:r>
      </w:ins>
      <w:ins w:id="1022" w:author="Jinglin Sun" w:date="2024-09-06T16:47:15Z">
        <w:r>
          <w:rPr>
            <w:rFonts w:hint="eastAsia" w:eastAsia="仿宋_GB2312"/>
            <w:sz w:val="32"/>
            <w:szCs w:val="32"/>
            <w:lang w:val="en-US" w:eastAsia="zh-CN"/>
          </w:rPr>
          <w:t>环境</w:t>
        </w:r>
      </w:ins>
      <w:ins w:id="1023" w:author="Jinglin Sun" w:date="2024-09-06T16:47:23Z">
        <w:r>
          <w:rPr>
            <w:rFonts w:hint="eastAsia" w:eastAsia="仿宋_GB2312"/>
            <w:sz w:val="32"/>
            <w:szCs w:val="32"/>
            <w:lang w:val="en-US" w:eastAsia="zh-CN"/>
          </w:rPr>
          <w:t>不容乐观的</w:t>
        </w:r>
      </w:ins>
      <w:ins w:id="1024" w:author="Jinglin Sun" w:date="2024-09-06T16:47:24Z">
        <w:r>
          <w:rPr>
            <w:rFonts w:hint="eastAsia" w:eastAsia="仿宋_GB2312"/>
            <w:sz w:val="32"/>
            <w:szCs w:val="32"/>
            <w:lang w:val="en-US" w:eastAsia="zh-CN"/>
          </w:rPr>
          <w:t>主要</w:t>
        </w:r>
      </w:ins>
      <w:ins w:id="1025" w:author="Jinglin Sun" w:date="2024-09-06T16:47:26Z">
        <w:r>
          <w:rPr>
            <w:rFonts w:hint="eastAsia" w:eastAsia="仿宋_GB2312"/>
            <w:sz w:val="32"/>
            <w:szCs w:val="32"/>
            <w:lang w:val="en-US" w:eastAsia="zh-CN"/>
          </w:rPr>
          <w:t>原因</w:t>
        </w:r>
      </w:ins>
      <w:ins w:id="1026" w:author="Jinglin Sun" w:date="2024-09-06T16:47:27Z">
        <w:r>
          <w:rPr>
            <w:rFonts w:hint="eastAsia" w:eastAsia="仿宋_GB2312"/>
            <w:sz w:val="32"/>
            <w:szCs w:val="32"/>
            <w:lang w:val="en-US" w:eastAsia="zh-CN"/>
          </w:rPr>
          <w:t>之一</w:t>
        </w:r>
      </w:ins>
      <w:ins w:id="1027" w:author="Jinglin Sun" w:date="2024-09-06T16:47:29Z">
        <w:r>
          <w:rPr>
            <w:rFonts w:hint="eastAsia" w:eastAsia="仿宋_GB2312"/>
            <w:sz w:val="32"/>
            <w:szCs w:val="32"/>
            <w:lang w:val="en-US" w:eastAsia="zh-CN"/>
          </w:rPr>
          <w:t>。</w:t>
        </w:r>
      </w:ins>
    </w:p>
    <w:p w14:paraId="79988C56">
      <w:pPr>
        <w:pStyle w:val="4"/>
        <w:wordWrap w:val="0"/>
        <w:adjustRightInd w:val="0"/>
        <w:snapToGrid w:val="0"/>
        <w:spacing w:line="560" w:lineRule="exact"/>
        <w:ind w:firstLineChars="200"/>
        <w:rPr>
          <w:ins w:id="1029" w:author="Jinglin Sun" w:date="2024-09-22T11:18:03Z"/>
          <w:rFonts w:hint="default" w:eastAsia="黑体"/>
          <w:sz w:val="32"/>
          <w:szCs w:val="32"/>
          <w:lang w:val="en-US" w:eastAsia="zh-CN"/>
          <w:rPrChange w:id="1030" w:author="Jinglin Sun" w:date="2024-09-22T11:18:42Z">
            <w:rPr>
              <w:ins w:id="1031" w:author="Jinglin Sun" w:date="2024-09-22T11:18:03Z"/>
              <w:rFonts w:hint="eastAsia" w:eastAsia="仿宋_GB2312"/>
              <w:sz w:val="32"/>
              <w:szCs w:val="32"/>
              <w:lang w:val="en-US" w:eastAsia="zh-CN"/>
            </w:rPr>
          </w:rPrChange>
        </w:rPr>
        <w:pPrChange w:id="1028" w:author="Jinglin Sun" w:date="2024-09-22T11:20:05Z">
          <w:pPr>
            <w:wordWrap w:val="0"/>
            <w:adjustRightInd w:val="0"/>
            <w:snapToGrid w:val="0"/>
            <w:spacing w:line="560" w:lineRule="exact"/>
            <w:ind w:firstLine="640" w:firstLineChars="200"/>
          </w:pPr>
        </w:pPrChange>
      </w:pPr>
      <w:ins w:id="1032" w:author="Jinglin Sun" w:date="2024-09-22T11:18:25Z">
        <w:r>
          <w:rPr>
            <w:rFonts w:hint="default" w:ascii="黑体" w:hAnsi="黑体" w:eastAsia="黑体" w:cs="Times New Roman"/>
            <w:kern w:val="2"/>
            <w:sz w:val="32"/>
            <w:szCs w:val="32"/>
            <w:lang w:val="en-US" w:eastAsia="zh-CN" w:bidi="ar-SA"/>
            <w:rPrChange w:id="1033" w:author="Jinglin Sun" w:date="2024-09-22T11:18:42Z">
              <w:rPr>
                <w:rFonts w:hint="eastAsia" w:ascii="Times New Roman" w:hAnsi="Times New Roman" w:eastAsia="仿宋_GB2312" w:cs="Times New Roman"/>
                <w:kern w:val="2"/>
                <w:sz w:val="32"/>
                <w:szCs w:val="32"/>
                <w:lang w:val="en-US" w:eastAsia="zh-CN" w:bidi="ar-SA"/>
                <w14:ligatures w14:val="none"/>
              </w:rPr>
            </w:rPrChange>
            <w14:ligatures w14:val="none"/>
          </w:rPr>
          <w:t>5.</w:t>
        </w:r>
      </w:ins>
      <w:ins w:id="1034" w:author="Jinglin Sun" w:date="2024-09-22T11:17:15Z">
        <w:r>
          <w:rPr>
            <w:rFonts w:hint="default" w:eastAsia="黑体"/>
            <w:sz w:val="32"/>
            <w:szCs w:val="32"/>
            <w:lang w:val="en-US" w:eastAsia="zh-CN"/>
            <w:rPrChange w:id="1035" w:author="Jinglin Sun" w:date="2024-09-22T11:18:42Z">
              <w:rPr>
                <w:rFonts w:hint="eastAsia" w:eastAsia="仿宋_GB2312"/>
                <w:sz w:val="32"/>
                <w:szCs w:val="32"/>
                <w:lang w:val="en-US" w:eastAsia="zh-CN"/>
              </w:rPr>
            </w:rPrChange>
          </w:rPr>
          <w:t>现行</w:t>
        </w:r>
      </w:ins>
      <w:ins w:id="1036" w:author="Jinglin Sun" w:date="2024-09-22T11:15:58Z">
        <w:r>
          <w:rPr>
            <w:rFonts w:hint="default" w:eastAsia="黑体"/>
            <w:sz w:val="32"/>
            <w:szCs w:val="32"/>
            <w:lang w:val="en-US" w:eastAsia="zh-CN"/>
            <w:rPrChange w:id="1037" w:author="Jinglin Sun" w:date="2024-09-22T11:18:42Z">
              <w:rPr>
                <w:rFonts w:hint="eastAsia" w:eastAsia="仿宋_GB2312"/>
                <w:sz w:val="32"/>
                <w:szCs w:val="32"/>
                <w:lang w:val="en-US" w:eastAsia="zh-CN"/>
              </w:rPr>
            </w:rPrChange>
          </w:rPr>
          <w:t>医保</w:t>
        </w:r>
      </w:ins>
      <w:ins w:id="1038" w:author="Jinglin Sun" w:date="2024-09-22T11:17:19Z">
        <w:r>
          <w:rPr>
            <w:rFonts w:hint="default" w:eastAsia="黑体"/>
            <w:sz w:val="32"/>
            <w:szCs w:val="32"/>
            <w:lang w:val="en-US" w:eastAsia="zh-CN"/>
            <w:rPrChange w:id="1039" w:author="Jinglin Sun" w:date="2024-09-22T11:18:42Z">
              <w:rPr>
                <w:rFonts w:hint="eastAsia" w:eastAsia="仿宋_GB2312"/>
                <w:sz w:val="32"/>
                <w:szCs w:val="32"/>
                <w:lang w:val="en-US" w:eastAsia="zh-CN"/>
              </w:rPr>
            </w:rPrChange>
          </w:rPr>
          <w:t>政策</w:t>
        </w:r>
      </w:ins>
      <w:ins w:id="1040" w:author="Jinglin Sun" w:date="2024-09-22T11:17:25Z">
        <w:r>
          <w:rPr>
            <w:rFonts w:hint="default" w:eastAsia="黑体"/>
            <w:sz w:val="32"/>
            <w:szCs w:val="32"/>
            <w:lang w:val="en-US" w:eastAsia="zh-CN"/>
            <w:rPrChange w:id="1041" w:author="Jinglin Sun" w:date="2024-09-22T11:18:42Z">
              <w:rPr>
                <w:rFonts w:hint="eastAsia" w:eastAsia="仿宋_GB2312"/>
                <w:sz w:val="32"/>
                <w:szCs w:val="32"/>
                <w:lang w:val="en-US" w:eastAsia="zh-CN"/>
              </w:rPr>
            </w:rPrChange>
          </w:rPr>
          <w:t>在</w:t>
        </w:r>
      </w:ins>
      <w:ins w:id="1042" w:author="Jinglin Sun" w:date="2024-09-22T11:17:27Z">
        <w:r>
          <w:rPr>
            <w:rFonts w:hint="default" w:eastAsia="黑体"/>
            <w:sz w:val="32"/>
            <w:szCs w:val="32"/>
            <w:lang w:val="en-US" w:eastAsia="zh-CN"/>
            <w:rPrChange w:id="1043" w:author="Jinglin Sun" w:date="2024-09-22T11:18:42Z">
              <w:rPr>
                <w:rFonts w:hint="eastAsia" w:eastAsia="仿宋_GB2312"/>
                <w:sz w:val="32"/>
                <w:szCs w:val="32"/>
                <w:lang w:val="en-US" w:eastAsia="zh-CN"/>
              </w:rPr>
            </w:rPrChange>
          </w:rPr>
          <w:t>“</w:t>
        </w:r>
      </w:ins>
      <w:ins w:id="1044" w:author="Jinglin Sun" w:date="2024-09-22T11:17:28Z">
        <w:r>
          <w:rPr>
            <w:rFonts w:hint="default" w:eastAsia="黑体"/>
            <w:sz w:val="32"/>
            <w:szCs w:val="32"/>
            <w:lang w:val="en-US" w:eastAsia="zh-CN"/>
            <w:rPrChange w:id="1045" w:author="Jinglin Sun" w:date="2024-09-22T11:18:42Z">
              <w:rPr>
                <w:rFonts w:hint="eastAsia" w:eastAsia="仿宋_GB2312"/>
                <w:sz w:val="32"/>
                <w:szCs w:val="32"/>
                <w:lang w:val="en-US" w:eastAsia="zh-CN"/>
              </w:rPr>
            </w:rPrChange>
          </w:rPr>
          <w:t>保基本</w:t>
        </w:r>
      </w:ins>
      <w:ins w:id="1046" w:author="Jinglin Sun" w:date="2024-09-22T11:17:27Z">
        <w:r>
          <w:rPr>
            <w:rFonts w:hint="default" w:eastAsia="黑体"/>
            <w:sz w:val="32"/>
            <w:szCs w:val="32"/>
            <w:lang w:val="en-US" w:eastAsia="zh-CN"/>
            <w:rPrChange w:id="1047" w:author="Jinglin Sun" w:date="2024-09-22T11:18:42Z">
              <w:rPr>
                <w:rFonts w:hint="eastAsia" w:eastAsia="仿宋_GB2312"/>
                <w:sz w:val="32"/>
                <w:szCs w:val="32"/>
                <w:lang w:val="en-US" w:eastAsia="zh-CN"/>
              </w:rPr>
            </w:rPrChange>
          </w:rPr>
          <w:t>”</w:t>
        </w:r>
      </w:ins>
      <w:ins w:id="1048" w:author="Jinglin Sun" w:date="2024-09-22T11:17:30Z">
        <w:r>
          <w:rPr>
            <w:rFonts w:hint="default" w:eastAsia="黑体"/>
            <w:sz w:val="32"/>
            <w:szCs w:val="32"/>
            <w:lang w:val="en-US" w:eastAsia="zh-CN"/>
            <w:rPrChange w:id="1049" w:author="Jinglin Sun" w:date="2024-09-22T11:18:42Z">
              <w:rPr>
                <w:rFonts w:hint="eastAsia" w:eastAsia="仿宋_GB2312"/>
                <w:sz w:val="32"/>
                <w:szCs w:val="32"/>
                <w:lang w:val="en-US" w:eastAsia="zh-CN"/>
              </w:rPr>
            </w:rPrChange>
          </w:rPr>
          <w:t>的</w:t>
        </w:r>
      </w:ins>
      <w:ins w:id="1050" w:author="Jinglin Sun" w:date="2024-09-22T11:17:32Z">
        <w:r>
          <w:rPr>
            <w:rFonts w:hint="default" w:eastAsia="黑体"/>
            <w:sz w:val="32"/>
            <w:szCs w:val="32"/>
            <w:lang w:val="en-US" w:eastAsia="zh-CN"/>
            <w:rPrChange w:id="1051" w:author="Jinglin Sun" w:date="2024-09-22T11:18:42Z">
              <w:rPr>
                <w:rFonts w:hint="eastAsia" w:eastAsia="仿宋_GB2312"/>
                <w:sz w:val="32"/>
                <w:szCs w:val="32"/>
                <w:lang w:val="en-US" w:eastAsia="zh-CN"/>
              </w:rPr>
            </w:rPrChange>
          </w:rPr>
          <w:t>前提下</w:t>
        </w:r>
      </w:ins>
      <w:ins w:id="1052" w:author="Jinglin Sun" w:date="2024-09-22T11:17:33Z">
        <w:r>
          <w:rPr>
            <w:rFonts w:hint="default" w:eastAsia="黑体"/>
            <w:sz w:val="32"/>
            <w:szCs w:val="32"/>
            <w:lang w:val="en-US" w:eastAsia="zh-CN"/>
            <w:rPrChange w:id="1053" w:author="Jinglin Sun" w:date="2024-09-22T11:18:42Z">
              <w:rPr>
                <w:rFonts w:hint="eastAsia" w:eastAsia="仿宋_GB2312"/>
                <w:sz w:val="32"/>
                <w:szCs w:val="32"/>
                <w:lang w:val="en-US" w:eastAsia="zh-CN"/>
              </w:rPr>
            </w:rPrChange>
          </w:rPr>
          <w:t>，</w:t>
        </w:r>
      </w:ins>
      <w:ins w:id="1054" w:author="Jinglin Sun" w:date="2024-09-22T11:17:35Z">
        <w:r>
          <w:rPr>
            <w:rFonts w:hint="default" w:eastAsia="黑体"/>
            <w:sz w:val="32"/>
            <w:szCs w:val="32"/>
            <w:lang w:val="en-US" w:eastAsia="zh-CN"/>
            <w:rPrChange w:id="1055" w:author="Jinglin Sun" w:date="2024-09-22T11:18:42Z">
              <w:rPr>
                <w:rFonts w:hint="eastAsia" w:eastAsia="仿宋_GB2312"/>
                <w:sz w:val="32"/>
                <w:szCs w:val="32"/>
                <w:lang w:val="en-US" w:eastAsia="zh-CN"/>
              </w:rPr>
            </w:rPrChange>
          </w:rPr>
          <w:t>“</w:t>
        </w:r>
      </w:ins>
      <w:ins w:id="1056" w:author="Jinglin Sun" w:date="2024-09-22T11:17:39Z">
        <w:r>
          <w:rPr>
            <w:rFonts w:hint="default" w:eastAsia="黑体"/>
            <w:sz w:val="32"/>
            <w:szCs w:val="32"/>
            <w:lang w:val="en-US" w:eastAsia="zh-CN"/>
            <w:rPrChange w:id="1057" w:author="Jinglin Sun" w:date="2024-09-22T11:18:42Z">
              <w:rPr>
                <w:rFonts w:hint="eastAsia" w:eastAsia="仿宋_GB2312"/>
                <w:sz w:val="32"/>
                <w:szCs w:val="32"/>
                <w:lang w:val="en-US" w:eastAsia="zh-CN"/>
              </w:rPr>
            </w:rPrChange>
          </w:rPr>
          <w:t>促创新</w:t>
        </w:r>
      </w:ins>
      <w:ins w:id="1058" w:author="Jinglin Sun" w:date="2024-09-22T11:17:35Z">
        <w:r>
          <w:rPr>
            <w:rFonts w:hint="default" w:eastAsia="黑体"/>
            <w:sz w:val="32"/>
            <w:szCs w:val="32"/>
            <w:lang w:val="en-US" w:eastAsia="zh-CN"/>
            <w:rPrChange w:id="1059" w:author="Jinglin Sun" w:date="2024-09-22T11:18:42Z">
              <w:rPr>
                <w:rFonts w:hint="eastAsia" w:eastAsia="仿宋_GB2312"/>
                <w:sz w:val="32"/>
                <w:szCs w:val="32"/>
                <w:lang w:val="en-US" w:eastAsia="zh-CN"/>
              </w:rPr>
            </w:rPrChange>
          </w:rPr>
          <w:t>”</w:t>
        </w:r>
      </w:ins>
      <w:ins w:id="1060" w:author="Jinglin Sun" w:date="2024-09-22T11:17:49Z">
        <w:r>
          <w:rPr>
            <w:rFonts w:hint="default" w:eastAsia="黑体"/>
            <w:sz w:val="32"/>
            <w:szCs w:val="32"/>
            <w:lang w:val="en-US" w:eastAsia="zh-CN"/>
            <w:rPrChange w:id="1061" w:author="Jinglin Sun" w:date="2024-09-22T11:18:42Z">
              <w:rPr>
                <w:rFonts w:hint="eastAsia" w:eastAsia="仿宋_GB2312"/>
                <w:sz w:val="32"/>
                <w:szCs w:val="32"/>
                <w:lang w:val="en-US" w:eastAsia="zh-CN"/>
              </w:rPr>
            </w:rPrChange>
          </w:rPr>
          <w:t>机制</w:t>
        </w:r>
      </w:ins>
      <w:ins w:id="1062" w:author="Jinglin Sun" w:date="2024-09-22T11:17:50Z">
        <w:r>
          <w:rPr>
            <w:rFonts w:hint="default" w:eastAsia="黑体"/>
            <w:sz w:val="32"/>
            <w:szCs w:val="32"/>
            <w:lang w:val="en-US" w:eastAsia="zh-CN"/>
            <w:rPrChange w:id="1063" w:author="Jinglin Sun" w:date="2024-09-22T11:18:42Z">
              <w:rPr>
                <w:rFonts w:hint="eastAsia" w:eastAsia="仿宋_GB2312"/>
                <w:sz w:val="32"/>
                <w:szCs w:val="32"/>
                <w:lang w:val="en-US" w:eastAsia="zh-CN"/>
              </w:rPr>
            </w:rPrChange>
          </w:rPr>
          <w:t>与</w:t>
        </w:r>
      </w:ins>
      <w:ins w:id="1064" w:author="Jinglin Sun" w:date="2024-09-22T11:17:51Z">
        <w:r>
          <w:rPr>
            <w:rFonts w:hint="default" w:eastAsia="黑体"/>
            <w:sz w:val="32"/>
            <w:szCs w:val="32"/>
            <w:lang w:val="en-US" w:eastAsia="zh-CN"/>
            <w:rPrChange w:id="1065" w:author="Jinglin Sun" w:date="2024-09-22T11:18:42Z">
              <w:rPr>
                <w:rFonts w:hint="eastAsia" w:eastAsia="仿宋_GB2312"/>
                <w:sz w:val="32"/>
                <w:szCs w:val="32"/>
                <w:lang w:val="en-US" w:eastAsia="zh-CN"/>
              </w:rPr>
            </w:rPrChange>
          </w:rPr>
          <w:t>力度还</w:t>
        </w:r>
      </w:ins>
      <w:ins w:id="1066" w:author="Jinglin Sun" w:date="2024-09-22T11:17:54Z">
        <w:r>
          <w:rPr>
            <w:rFonts w:hint="default" w:eastAsia="黑体"/>
            <w:sz w:val="32"/>
            <w:szCs w:val="32"/>
            <w:lang w:val="en-US" w:eastAsia="zh-CN"/>
            <w:rPrChange w:id="1067" w:author="Jinglin Sun" w:date="2024-09-22T11:18:42Z">
              <w:rPr>
                <w:rFonts w:hint="eastAsia" w:eastAsia="仿宋_GB2312"/>
                <w:sz w:val="32"/>
                <w:szCs w:val="32"/>
                <w:lang w:val="en-US" w:eastAsia="zh-CN"/>
              </w:rPr>
            </w:rPrChange>
          </w:rPr>
          <w:t>有待</w:t>
        </w:r>
      </w:ins>
      <w:ins w:id="1068" w:author="Jinglin Sun" w:date="2024-09-22T11:17:56Z">
        <w:r>
          <w:rPr>
            <w:rFonts w:hint="default" w:eastAsia="黑体"/>
            <w:sz w:val="32"/>
            <w:szCs w:val="32"/>
            <w:lang w:val="en-US" w:eastAsia="zh-CN"/>
            <w:rPrChange w:id="1069" w:author="Jinglin Sun" w:date="2024-09-22T11:18:42Z">
              <w:rPr>
                <w:rFonts w:hint="eastAsia" w:eastAsia="仿宋_GB2312"/>
                <w:sz w:val="32"/>
                <w:szCs w:val="32"/>
                <w:lang w:val="en-US" w:eastAsia="zh-CN"/>
              </w:rPr>
            </w:rPrChange>
          </w:rPr>
          <w:t>加强</w:t>
        </w:r>
      </w:ins>
    </w:p>
    <w:p w14:paraId="4C207369">
      <w:pPr>
        <w:numPr>
          <w:ilvl w:val="-1"/>
          <w:numId w:val="0"/>
        </w:numPr>
        <w:wordWrap w:val="0"/>
        <w:adjustRightInd w:val="0"/>
        <w:snapToGrid w:val="0"/>
        <w:spacing w:line="560" w:lineRule="exact"/>
        <w:ind w:firstLine="640" w:firstLineChars="200"/>
        <w:rPr>
          <w:ins w:id="1071" w:author="Jinglin Sun" w:date="2024-09-22T11:13:32Z"/>
          <w:rFonts w:hint="default" w:eastAsia="仿宋_GB2312"/>
          <w:sz w:val="32"/>
          <w:szCs w:val="32"/>
          <w:lang w:val="en-US" w:eastAsia="zh-CN"/>
        </w:rPr>
        <w:pPrChange w:id="1070" w:author="Jinglin Sun" w:date="2024-09-22T11:18:15Z">
          <w:pPr>
            <w:wordWrap w:val="0"/>
            <w:adjustRightInd w:val="0"/>
            <w:snapToGrid w:val="0"/>
            <w:spacing w:line="560" w:lineRule="exact"/>
            <w:ind w:firstLine="640" w:firstLineChars="200"/>
          </w:pPr>
        </w:pPrChange>
      </w:pPr>
      <w:ins w:id="1072" w:author="Jinglin Sun" w:date="2024-09-22T10:50:56Z">
        <w:r>
          <w:rPr>
            <w:rFonts w:hint="eastAsia" w:eastAsia="仿宋_GB2312"/>
            <w:b w:val="0"/>
            <w:bCs w:val="0"/>
            <w:sz w:val="32"/>
            <w:szCs w:val="32"/>
            <w:lang w:val="en-US" w:eastAsia="zh-CN"/>
            <w:rPrChange w:id="1073" w:author="Jinglin Sun" w:date="2024-09-22T11:19:47Z">
              <w:rPr>
                <w:rFonts w:hint="eastAsia" w:eastAsia="仿宋_GB2312"/>
                <w:sz w:val="32"/>
                <w:szCs w:val="32"/>
                <w:lang w:val="en-US" w:eastAsia="zh-CN"/>
              </w:rPr>
            </w:rPrChange>
          </w:rPr>
          <w:t>我国</w:t>
        </w:r>
      </w:ins>
      <w:ins w:id="1074" w:author="Jinglin Sun" w:date="2024-09-22T10:52:45Z">
        <w:r>
          <w:rPr>
            <w:rFonts w:hint="eastAsia" w:eastAsia="仿宋_GB2312"/>
            <w:b w:val="0"/>
            <w:bCs w:val="0"/>
            <w:sz w:val="32"/>
            <w:szCs w:val="32"/>
            <w:lang w:val="en-US" w:eastAsia="zh-CN"/>
            <w:rPrChange w:id="1075" w:author="Jinglin Sun" w:date="2024-09-22T11:19:47Z">
              <w:rPr>
                <w:rFonts w:hint="eastAsia" w:eastAsia="仿宋_GB2312"/>
                <w:sz w:val="32"/>
                <w:szCs w:val="32"/>
                <w:lang w:val="en-US" w:eastAsia="zh-CN"/>
              </w:rPr>
            </w:rPrChange>
          </w:rPr>
          <w:t>医保</w:t>
        </w:r>
      </w:ins>
      <w:ins w:id="1076" w:author="Jinglin Sun" w:date="2024-09-22T10:52:46Z">
        <w:r>
          <w:rPr>
            <w:rFonts w:hint="eastAsia" w:eastAsia="仿宋_GB2312"/>
            <w:b w:val="0"/>
            <w:bCs w:val="0"/>
            <w:sz w:val="32"/>
            <w:szCs w:val="32"/>
            <w:lang w:val="en-US" w:eastAsia="zh-CN"/>
            <w:rPrChange w:id="1077" w:author="Jinglin Sun" w:date="2024-09-22T11:19:47Z">
              <w:rPr>
                <w:rFonts w:hint="eastAsia" w:eastAsia="仿宋_GB2312"/>
                <w:sz w:val="32"/>
                <w:szCs w:val="32"/>
                <w:lang w:val="en-US" w:eastAsia="zh-CN"/>
              </w:rPr>
            </w:rPrChange>
          </w:rPr>
          <w:t>在</w:t>
        </w:r>
      </w:ins>
      <w:ins w:id="1078" w:author="Jinglin Sun" w:date="2024-09-22T10:52:47Z">
        <w:r>
          <w:rPr>
            <w:rFonts w:hint="eastAsia" w:eastAsia="仿宋_GB2312"/>
            <w:b w:val="0"/>
            <w:bCs w:val="0"/>
            <w:sz w:val="32"/>
            <w:szCs w:val="32"/>
            <w:lang w:val="en-US" w:eastAsia="zh-CN"/>
            <w:rPrChange w:id="1079" w:author="Jinglin Sun" w:date="2024-09-22T11:19:47Z">
              <w:rPr>
                <w:rFonts w:hint="eastAsia" w:eastAsia="仿宋_GB2312"/>
                <w:sz w:val="32"/>
                <w:szCs w:val="32"/>
                <w:lang w:val="en-US" w:eastAsia="zh-CN"/>
              </w:rPr>
            </w:rPrChange>
          </w:rPr>
          <w:t>“</w:t>
        </w:r>
      </w:ins>
      <w:ins w:id="1080" w:author="Jinglin Sun" w:date="2024-09-22T10:52:51Z">
        <w:r>
          <w:rPr>
            <w:rFonts w:hint="eastAsia" w:eastAsia="仿宋_GB2312"/>
            <w:b w:val="0"/>
            <w:bCs w:val="0"/>
            <w:sz w:val="32"/>
            <w:szCs w:val="32"/>
            <w:lang w:val="en-US" w:eastAsia="zh-CN"/>
            <w:rPrChange w:id="1081" w:author="Jinglin Sun" w:date="2024-09-22T11:19:47Z">
              <w:rPr>
                <w:rFonts w:hint="eastAsia" w:eastAsia="仿宋_GB2312"/>
                <w:sz w:val="32"/>
                <w:szCs w:val="32"/>
                <w:lang w:val="en-US" w:eastAsia="zh-CN"/>
              </w:rPr>
            </w:rPrChange>
          </w:rPr>
          <w:t>保基本</w:t>
        </w:r>
      </w:ins>
      <w:ins w:id="1082" w:author="Jinglin Sun" w:date="2024-09-22T10:52:47Z">
        <w:r>
          <w:rPr>
            <w:rFonts w:hint="eastAsia" w:eastAsia="仿宋_GB2312"/>
            <w:b w:val="0"/>
            <w:bCs w:val="0"/>
            <w:sz w:val="32"/>
            <w:szCs w:val="32"/>
            <w:lang w:val="en-US" w:eastAsia="zh-CN"/>
            <w:rPrChange w:id="1083" w:author="Jinglin Sun" w:date="2024-09-22T11:19:47Z">
              <w:rPr>
                <w:rFonts w:hint="eastAsia" w:eastAsia="仿宋_GB2312"/>
                <w:sz w:val="32"/>
                <w:szCs w:val="32"/>
                <w:lang w:val="en-US" w:eastAsia="zh-CN"/>
              </w:rPr>
            </w:rPrChange>
          </w:rPr>
          <w:t>”</w:t>
        </w:r>
      </w:ins>
      <w:ins w:id="1084" w:author="Jinglin Sun" w:date="2024-09-22T10:52:53Z">
        <w:r>
          <w:rPr>
            <w:rFonts w:hint="eastAsia" w:eastAsia="仿宋_GB2312"/>
            <w:b w:val="0"/>
            <w:bCs w:val="0"/>
            <w:sz w:val="32"/>
            <w:szCs w:val="32"/>
            <w:lang w:val="en-US" w:eastAsia="zh-CN"/>
            <w:rPrChange w:id="1085" w:author="Jinglin Sun" w:date="2024-09-22T11:19:47Z">
              <w:rPr>
                <w:rFonts w:hint="eastAsia" w:eastAsia="仿宋_GB2312"/>
                <w:sz w:val="32"/>
                <w:szCs w:val="32"/>
                <w:lang w:val="en-US" w:eastAsia="zh-CN"/>
              </w:rPr>
            </w:rPrChange>
          </w:rPr>
          <w:t>的</w:t>
        </w:r>
      </w:ins>
      <w:ins w:id="1086" w:author="Jinglin Sun" w:date="2024-09-22T10:52:57Z">
        <w:r>
          <w:rPr>
            <w:rFonts w:hint="eastAsia" w:eastAsia="仿宋_GB2312"/>
            <w:b w:val="0"/>
            <w:bCs w:val="0"/>
            <w:sz w:val="32"/>
            <w:szCs w:val="32"/>
            <w:lang w:val="en-US" w:eastAsia="zh-CN"/>
            <w:rPrChange w:id="1087" w:author="Jinglin Sun" w:date="2024-09-22T11:19:47Z">
              <w:rPr>
                <w:rFonts w:hint="eastAsia" w:eastAsia="仿宋_GB2312"/>
                <w:sz w:val="32"/>
                <w:szCs w:val="32"/>
                <w:lang w:val="en-US" w:eastAsia="zh-CN"/>
              </w:rPr>
            </w:rPrChange>
          </w:rPr>
          <w:t>前提下，</w:t>
        </w:r>
      </w:ins>
      <w:ins w:id="1088" w:author="Jinglin Sun" w:date="2024-09-22T10:53:01Z">
        <w:r>
          <w:rPr>
            <w:rFonts w:hint="eastAsia" w:eastAsia="仿宋_GB2312"/>
            <w:b w:val="0"/>
            <w:bCs w:val="0"/>
            <w:sz w:val="32"/>
            <w:szCs w:val="32"/>
            <w:lang w:val="en-US" w:eastAsia="zh-CN"/>
            <w:rPrChange w:id="1089" w:author="Jinglin Sun" w:date="2024-09-22T11:19:47Z">
              <w:rPr>
                <w:rFonts w:hint="eastAsia" w:eastAsia="仿宋_GB2312"/>
                <w:sz w:val="32"/>
                <w:szCs w:val="32"/>
                <w:lang w:val="en-US" w:eastAsia="zh-CN"/>
              </w:rPr>
            </w:rPrChange>
          </w:rPr>
          <w:t>始终</w:t>
        </w:r>
      </w:ins>
      <w:ins w:id="1090" w:author="Jinglin Sun" w:date="2024-09-22T10:53:04Z">
        <w:r>
          <w:rPr>
            <w:rFonts w:hint="eastAsia" w:eastAsia="仿宋_GB2312"/>
            <w:b w:val="0"/>
            <w:bCs w:val="0"/>
            <w:sz w:val="32"/>
            <w:szCs w:val="32"/>
            <w:lang w:val="en-US" w:eastAsia="zh-CN"/>
            <w:rPrChange w:id="1091" w:author="Jinglin Sun" w:date="2024-09-22T11:19:47Z">
              <w:rPr>
                <w:rFonts w:hint="eastAsia" w:eastAsia="仿宋_GB2312"/>
                <w:sz w:val="32"/>
                <w:szCs w:val="32"/>
                <w:lang w:val="en-US" w:eastAsia="zh-CN"/>
              </w:rPr>
            </w:rPrChange>
          </w:rPr>
          <w:t>支持创新</w:t>
        </w:r>
      </w:ins>
      <w:ins w:id="1092" w:author="Jinglin Sun" w:date="2024-09-22T10:53:05Z">
        <w:r>
          <w:rPr>
            <w:rFonts w:hint="eastAsia" w:eastAsia="仿宋_GB2312"/>
            <w:b w:val="0"/>
            <w:bCs w:val="0"/>
            <w:sz w:val="32"/>
            <w:szCs w:val="32"/>
            <w:lang w:val="en-US" w:eastAsia="zh-CN"/>
            <w:rPrChange w:id="1093" w:author="Jinglin Sun" w:date="2024-09-22T11:19:47Z">
              <w:rPr>
                <w:rFonts w:hint="eastAsia" w:eastAsia="仿宋_GB2312"/>
                <w:sz w:val="32"/>
                <w:szCs w:val="32"/>
                <w:lang w:val="en-US" w:eastAsia="zh-CN"/>
              </w:rPr>
            </w:rPrChange>
          </w:rPr>
          <w:t>药的</w:t>
        </w:r>
      </w:ins>
      <w:ins w:id="1094" w:author="Jinglin Sun" w:date="2024-09-22T10:53:08Z">
        <w:r>
          <w:rPr>
            <w:rFonts w:hint="eastAsia" w:eastAsia="仿宋_GB2312"/>
            <w:b w:val="0"/>
            <w:bCs w:val="0"/>
            <w:sz w:val="32"/>
            <w:szCs w:val="32"/>
            <w:lang w:val="en-US" w:eastAsia="zh-CN"/>
            <w:rPrChange w:id="1095" w:author="Jinglin Sun" w:date="2024-09-22T11:19:47Z">
              <w:rPr>
                <w:rFonts w:hint="eastAsia" w:eastAsia="仿宋_GB2312"/>
                <w:sz w:val="32"/>
                <w:szCs w:val="32"/>
                <w:lang w:val="en-US" w:eastAsia="zh-CN"/>
              </w:rPr>
            </w:rPrChange>
          </w:rPr>
          <w:t>发展</w:t>
        </w:r>
      </w:ins>
      <w:ins w:id="1096" w:author="Jinglin Sun" w:date="2024-09-22T10:53:09Z">
        <w:r>
          <w:rPr>
            <w:rFonts w:hint="eastAsia" w:eastAsia="仿宋_GB2312"/>
            <w:b w:val="0"/>
            <w:bCs w:val="0"/>
            <w:sz w:val="32"/>
            <w:szCs w:val="32"/>
            <w:lang w:val="en-US" w:eastAsia="zh-CN"/>
            <w:rPrChange w:id="1097" w:author="Jinglin Sun" w:date="2024-09-22T11:19:47Z">
              <w:rPr>
                <w:rFonts w:hint="eastAsia" w:eastAsia="仿宋_GB2312"/>
                <w:sz w:val="32"/>
                <w:szCs w:val="32"/>
                <w:lang w:val="en-US" w:eastAsia="zh-CN"/>
              </w:rPr>
            </w:rPrChange>
          </w:rPr>
          <w:t>。</w:t>
        </w:r>
      </w:ins>
      <w:ins w:id="1098" w:author="Jinglin Sun" w:date="2024-09-22T09:36:23Z">
        <w:r>
          <w:rPr>
            <w:rFonts w:hint="eastAsia" w:eastAsia="仿宋_GB2312"/>
            <w:sz w:val="32"/>
            <w:szCs w:val="32"/>
            <w:lang w:val="en-US" w:eastAsia="zh-CN"/>
          </w:rPr>
          <w:t>据统计</w:t>
        </w:r>
      </w:ins>
      <w:ins w:id="1099" w:author="Jinglin Sun" w:date="2024-09-22T09:36:24Z">
        <w:r>
          <w:rPr>
            <w:rFonts w:hint="eastAsia" w:eastAsia="仿宋_GB2312"/>
            <w:sz w:val="32"/>
            <w:szCs w:val="32"/>
            <w:lang w:val="en-US" w:eastAsia="zh-CN"/>
          </w:rPr>
          <w:t>，</w:t>
        </w:r>
      </w:ins>
      <w:ins w:id="1100" w:author="Jinglin Sun" w:date="2024-09-20T10:39:15Z">
        <w:r>
          <w:rPr>
            <w:rFonts w:hint="default" w:eastAsia="仿宋_GB2312"/>
            <w:sz w:val="32"/>
            <w:szCs w:val="32"/>
            <w:lang w:val="en-US" w:eastAsia="zh-CN"/>
          </w:rPr>
          <w:t>2019</w:t>
        </w:r>
      </w:ins>
      <w:ins w:id="1101" w:author="Jinglin Sun" w:date="2024-09-22T10:49:24Z">
        <w:r>
          <w:rPr>
            <w:rFonts w:hint="eastAsia" w:eastAsia="仿宋_GB2312"/>
            <w:sz w:val="32"/>
            <w:szCs w:val="32"/>
            <w:lang w:val="en-US" w:eastAsia="zh-CN"/>
          </w:rPr>
          <w:t>至</w:t>
        </w:r>
      </w:ins>
      <w:ins w:id="1102" w:author="Jinglin Sun" w:date="2024-09-20T10:39:15Z">
        <w:r>
          <w:rPr>
            <w:rFonts w:hint="default" w:eastAsia="仿宋_GB2312"/>
            <w:sz w:val="32"/>
            <w:szCs w:val="32"/>
            <w:lang w:val="en-US" w:eastAsia="zh-CN"/>
          </w:rPr>
          <w:t>2023年共有115个创新药获批，其中，有75个进入医保目录，占比</w:t>
        </w:r>
      </w:ins>
      <w:ins w:id="1103" w:author="Jinglin Sun" w:date="2024-09-22T09:36:44Z">
        <w:r>
          <w:rPr>
            <w:rFonts w:hint="eastAsia" w:eastAsia="仿宋_GB2312"/>
            <w:sz w:val="32"/>
            <w:szCs w:val="32"/>
            <w:lang w:val="en-US" w:eastAsia="zh-CN"/>
          </w:rPr>
          <w:t>达到</w:t>
        </w:r>
      </w:ins>
      <w:ins w:id="1104" w:author="Jinglin Sun" w:date="2024-09-20T10:39:15Z">
        <w:r>
          <w:rPr>
            <w:rFonts w:hint="default" w:eastAsia="仿宋_GB2312"/>
            <w:sz w:val="32"/>
            <w:szCs w:val="32"/>
            <w:lang w:val="en-US" w:eastAsia="zh-CN"/>
          </w:rPr>
          <w:t>65.2%。</w:t>
        </w:r>
      </w:ins>
      <w:ins w:id="1105" w:author="Jinglin Sun" w:date="2024-09-22T09:36:59Z">
        <w:r>
          <w:rPr>
            <w:rFonts w:hint="eastAsia" w:eastAsia="仿宋_GB2312"/>
            <w:sz w:val="32"/>
            <w:szCs w:val="32"/>
            <w:lang w:val="en-US" w:eastAsia="zh-CN"/>
          </w:rPr>
          <w:t>同时，</w:t>
        </w:r>
      </w:ins>
      <w:ins w:id="1106" w:author="Jinglin Sun" w:date="2024-09-22T10:49:37Z">
        <w:r>
          <w:rPr>
            <w:rFonts w:hint="eastAsia" w:eastAsia="仿宋_GB2312"/>
            <w:sz w:val="32"/>
            <w:szCs w:val="32"/>
            <w:lang w:val="en-US" w:eastAsia="zh-CN"/>
          </w:rPr>
          <w:t>创新</w:t>
        </w:r>
      </w:ins>
      <w:ins w:id="1107" w:author="Jinglin Sun" w:date="2024-09-22T08:51:05Z">
        <w:r>
          <w:rPr>
            <w:rFonts w:hint="eastAsia" w:eastAsia="仿宋_GB2312"/>
            <w:sz w:val="32"/>
            <w:szCs w:val="32"/>
            <w:lang w:val="en-US" w:eastAsia="zh-CN"/>
          </w:rPr>
          <w:t>药从上市到纳入医保目录从过去的平均近5年缩短至不到2年。医保对</w:t>
        </w:r>
      </w:ins>
      <w:ins w:id="1108" w:author="Jinglin Sun" w:date="2024-09-22T09:37:14Z">
        <w:r>
          <w:rPr>
            <w:rFonts w:hint="eastAsia" w:eastAsia="仿宋_GB2312"/>
            <w:sz w:val="32"/>
            <w:szCs w:val="32"/>
            <w:lang w:val="en-US" w:eastAsia="zh-CN"/>
          </w:rPr>
          <w:t>创新</w:t>
        </w:r>
      </w:ins>
      <w:ins w:id="1109" w:author="Jinglin Sun" w:date="2024-09-22T08:51:05Z">
        <w:r>
          <w:rPr>
            <w:rFonts w:hint="eastAsia" w:eastAsia="仿宋_GB2312"/>
            <w:sz w:val="32"/>
            <w:szCs w:val="32"/>
            <w:lang w:val="en-US" w:eastAsia="zh-CN"/>
          </w:rPr>
          <w:t>药的支出从2019年的59.49亿元增长到2022年的481.89亿元，增长了7.1倍。</w:t>
        </w:r>
      </w:ins>
      <w:ins w:id="1110" w:author="Jinglin Sun" w:date="2024-09-22T10:59:27Z">
        <w:r>
          <w:rPr>
            <w:rFonts w:hint="eastAsia" w:eastAsia="仿宋_GB2312"/>
            <w:sz w:val="32"/>
            <w:szCs w:val="32"/>
            <w:lang w:val="en-US" w:eastAsia="zh-CN"/>
          </w:rPr>
          <w:t>近年来，我国医保政策逐渐加大对创新药的支持，出台以价值购买、战略性购买为导向的相关举措。比如，2023年医保谈判首次提出药物遴选临床价值评级，设立突破、改进、相当、不及四个档次；“简易续约”规则允许创新药就价格降幅申请重新谈判。</w:t>
        </w:r>
      </w:ins>
      <w:ins w:id="1111" w:author="Jinglin Sun" w:date="2024-09-22T10:49:15Z">
        <w:r>
          <w:rPr>
            <w:rFonts w:hint="eastAsia" w:eastAsia="仿宋_GB2312"/>
            <w:sz w:val="32"/>
            <w:szCs w:val="32"/>
            <w:lang w:val="en-US" w:eastAsia="zh-CN"/>
          </w:rPr>
          <w:t>医保谈判“灵魂砍价”的背后逻辑，是我国现行医保制度以“保基本”为前提，而创新药研发投入大、风险高，需要合理的利润回报，如何实现“患者有药用、企业有回报、医保可控费”三方共赢是医改长久以来关注</w:t>
        </w:r>
      </w:ins>
      <w:ins w:id="1112" w:author="Jinglin Sun" w:date="2024-09-22T10:58:50Z">
        <w:r>
          <w:rPr>
            <w:rFonts w:hint="eastAsia" w:eastAsia="仿宋_GB2312"/>
            <w:sz w:val="32"/>
            <w:szCs w:val="32"/>
            <w:lang w:val="en-US" w:eastAsia="zh-CN"/>
          </w:rPr>
          <w:t>的</w:t>
        </w:r>
      </w:ins>
      <w:ins w:id="1113" w:author="Jinglin Sun" w:date="2024-09-22T10:58:52Z">
        <w:r>
          <w:rPr>
            <w:rFonts w:hint="eastAsia" w:eastAsia="仿宋_GB2312"/>
            <w:sz w:val="32"/>
            <w:szCs w:val="32"/>
            <w:lang w:val="en-US" w:eastAsia="zh-CN"/>
          </w:rPr>
          <w:t>焦点</w:t>
        </w:r>
      </w:ins>
      <w:ins w:id="1114" w:author="Jinglin Sun" w:date="2024-09-22T10:49:15Z">
        <w:r>
          <w:rPr>
            <w:rFonts w:hint="eastAsia" w:eastAsia="仿宋_GB2312"/>
            <w:sz w:val="32"/>
            <w:szCs w:val="32"/>
            <w:lang w:val="en-US" w:eastAsia="zh-CN"/>
          </w:rPr>
          <w:t>以及创新药发展突破的关键核心问题。</w:t>
        </w:r>
      </w:ins>
      <w:ins w:id="1115" w:author="Jinglin Sun" w:date="2024-09-22T11:01:22Z">
        <w:r>
          <w:rPr>
            <w:rFonts w:hint="eastAsia" w:eastAsia="仿宋_GB2312"/>
            <w:sz w:val="32"/>
            <w:szCs w:val="32"/>
            <w:lang w:val="en-US" w:eastAsia="zh-CN"/>
          </w:rPr>
          <w:t>在</w:t>
        </w:r>
      </w:ins>
      <w:ins w:id="1116" w:author="Jinglin Sun" w:date="2024-09-22T11:01:24Z">
        <w:r>
          <w:rPr>
            <w:rFonts w:hint="eastAsia" w:eastAsia="仿宋_GB2312"/>
            <w:sz w:val="32"/>
            <w:szCs w:val="32"/>
            <w:lang w:val="en-US" w:eastAsia="zh-CN"/>
          </w:rPr>
          <w:t>定价</w:t>
        </w:r>
      </w:ins>
      <w:ins w:id="1117" w:author="Jinglin Sun" w:date="2024-09-22T11:01:28Z">
        <w:r>
          <w:rPr>
            <w:rFonts w:hint="eastAsia" w:eastAsia="仿宋_GB2312"/>
            <w:sz w:val="32"/>
            <w:szCs w:val="32"/>
            <w:lang w:val="en-US" w:eastAsia="zh-CN"/>
          </w:rPr>
          <w:t>环节</w:t>
        </w:r>
      </w:ins>
      <w:ins w:id="1118" w:author="Jinglin Sun" w:date="2024-09-22T11:01:29Z">
        <w:r>
          <w:rPr>
            <w:rFonts w:hint="eastAsia" w:eastAsia="仿宋_GB2312"/>
            <w:sz w:val="32"/>
            <w:szCs w:val="32"/>
            <w:lang w:val="en-US" w:eastAsia="zh-CN"/>
          </w:rPr>
          <w:t>，</w:t>
        </w:r>
      </w:ins>
      <w:ins w:id="1119" w:author="Jinglin Sun" w:date="2024-09-22T11:05:52Z">
        <w:r>
          <w:rPr>
            <w:rFonts w:hint="eastAsia" w:eastAsia="仿宋_GB2312"/>
            <w:sz w:val="32"/>
            <w:szCs w:val="32"/>
            <w:lang w:val="en-US" w:eastAsia="zh-CN"/>
          </w:rPr>
          <w:t>将</w:t>
        </w:r>
      </w:ins>
      <w:ins w:id="1120" w:author="Jinglin Sun" w:date="2024-09-22T11:05:03Z">
        <w:r>
          <w:rPr>
            <w:rFonts w:hint="eastAsia" w:eastAsia="仿宋_GB2312"/>
            <w:sz w:val="32"/>
            <w:szCs w:val="32"/>
            <w:lang w:val="en-US" w:eastAsia="zh-CN"/>
          </w:rPr>
          <w:t>创新药定价</w:t>
        </w:r>
      </w:ins>
      <w:ins w:id="1121" w:author="Jinglin Sun" w:date="2024-09-22T11:05:05Z">
        <w:r>
          <w:rPr>
            <w:rFonts w:hint="eastAsia" w:eastAsia="仿宋_GB2312"/>
            <w:sz w:val="32"/>
            <w:szCs w:val="32"/>
            <w:lang w:val="en-US" w:eastAsia="zh-CN"/>
          </w:rPr>
          <w:t>与</w:t>
        </w:r>
      </w:ins>
      <w:ins w:id="1122" w:author="Jinglin Sun" w:date="2024-09-22T11:04:05Z">
        <w:r>
          <w:rPr>
            <w:rFonts w:hint="eastAsia" w:eastAsia="仿宋_GB2312"/>
            <w:sz w:val="32"/>
            <w:szCs w:val="32"/>
            <w:lang w:val="en-US" w:eastAsia="zh-CN"/>
          </w:rPr>
          <w:t>医保</w:t>
        </w:r>
      </w:ins>
      <w:ins w:id="1123" w:author="Jinglin Sun" w:date="2024-09-22T11:04:08Z">
        <w:r>
          <w:rPr>
            <w:rFonts w:hint="eastAsia" w:eastAsia="仿宋_GB2312"/>
            <w:sz w:val="32"/>
            <w:szCs w:val="32"/>
            <w:lang w:val="en-US" w:eastAsia="zh-CN"/>
          </w:rPr>
          <w:t>支付</w:t>
        </w:r>
      </w:ins>
      <w:ins w:id="1124" w:author="Jinglin Sun" w:date="2024-09-22T11:04:33Z">
        <w:r>
          <w:rPr>
            <w:rFonts w:hint="eastAsia" w:eastAsia="仿宋_GB2312"/>
            <w:sz w:val="32"/>
            <w:szCs w:val="32"/>
            <w:lang w:val="en-US" w:eastAsia="zh-CN"/>
          </w:rPr>
          <w:t>价格</w:t>
        </w:r>
      </w:ins>
      <w:ins w:id="1125" w:author="Jinglin Sun" w:date="2024-09-22T11:06:43Z">
        <w:r>
          <w:rPr>
            <w:rFonts w:hint="eastAsia" w:eastAsia="仿宋_GB2312"/>
            <w:sz w:val="32"/>
            <w:szCs w:val="32"/>
            <w:lang w:val="en-US" w:eastAsia="zh-CN"/>
          </w:rPr>
          <w:t>混为一谈</w:t>
        </w:r>
      </w:ins>
      <w:ins w:id="1126" w:author="Jinglin Sun" w:date="2024-09-22T11:06:44Z">
        <w:r>
          <w:rPr>
            <w:rFonts w:hint="eastAsia" w:eastAsia="仿宋_GB2312"/>
            <w:sz w:val="32"/>
            <w:szCs w:val="32"/>
            <w:lang w:val="en-US" w:eastAsia="zh-CN"/>
          </w:rPr>
          <w:t>，</w:t>
        </w:r>
      </w:ins>
      <w:ins w:id="1127" w:author="Jinglin Sun" w:date="2024-09-22T11:07:05Z">
        <w:r>
          <w:rPr>
            <w:rFonts w:hint="eastAsia" w:eastAsia="仿宋_GB2312"/>
            <w:sz w:val="32"/>
            <w:szCs w:val="32"/>
            <w:lang w:val="en-US" w:eastAsia="zh-CN"/>
          </w:rPr>
          <w:t>导致</w:t>
        </w:r>
      </w:ins>
      <w:ins w:id="1128" w:author="Jinglin Sun" w:date="2024-09-22T11:07:06Z">
        <w:r>
          <w:rPr>
            <w:rFonts w:hint="eastAsia" w:eastAsia="仿宋_GB2312"/>
            <w:sz w:val="32"/>
            <w:szCs w:val="32"/>
            <w:lang w:val="en-US" w:eastAsia="zh-CN"/>
          </w:rPr>
          <w:t>创新药</w:t>
        </w:r>
      </w:ins>
      <w:ins w:id="1129" w:author="Jinglin Sun" w:date="2024-09-22T11:07:33Z">
        <w:r>
          <w:rPr>
            <w:rFonts w:hint="eastAsia" w:eastAsia="仿宋_GB2312"/>
            <w:sz w:val="32"/>
            <w:szCs w:val="32"/>
            <w:lang w:val="en-US" w:eastAsia="zh-CN"/>
          </w:rPr>
          <w:t>难以</w:t>
        </w:r>
      </w:ins>
      <w:ins w:id="1130" w:author="Jinglin Sun" w:date="2024-09-22T11:07:34Z">
        <w:r>
          <w:rPr>
            <w:rFonts w:hint="eastAsia" w:eastAsia="仿宋_GB2312"/>
            <w:sz w:val="32"/>
            <w:szCs w:val="32"/>
            <w:lang w:val="en-US" w:eastAsia="zh-CN"/>
          </w:rPr>
          <w:t>按“</w:t>
        </w:r>
      </w:ins>
      <w:ins w:id="1131" w:author="Jinglin Sun" w:date="2024-09-22T11:07:36Z">
        <w:r>
          <w:rPr>
            <w:rFonts w:hint="eastAsia" w:eastAsia="仿宋_GB2312"/>
            <w:sz w:val="32"/>
            <w:szCs w:val="32"/>
            <w:lang w:val="en-US" w:eastAsia="zh-CN"/>
          </w:rPr>
          <w:t>价值</w:t>
        </w:r>
      </w:ins>
      <w:ins w:id="1132" w:author="Jinglin Sun" w:date="2024-09-22T11:07:37Z">
        <w:r>
          <w:rPr>
            <w:rFonts w:hint="eastAsia" w:eastAsia="仿宋_GB2312"/>
            <w:sz w:val="32"/>
            <w:szCs w:val="32"/>
            <w:lang w:val="en-US" w:eastAsia="zh-CN"/>
          </w:rPr>
          <w:t>定价</w:t>
        </w:r>
      </w:ins>
      <w:ins w:id="1133" w:author="Jinglin Sun" w:date="2024-09-22T11:07:34Z">
        <w:r>
          <w:rPr>
            <w:rFonts w:hint="eastAsia" w:eastAsia="仿宋_GB2312"/>
            <w:sz w:val="32"/>
            <w:szCs w:val="32"/>
            <w:lang w:val="en-US" w:eastAsia="zh-CN"/>
          </w:rPr>
          <w:t>”</w:t>
        </w:r>
      </w:ins>
      <w:ins w:id="1134" w:author="Jinglin Sun" w:date="2024-09-22T11:07:38Z">
        <w:r>
          <w:rPr>
            <w:rFonts w:hint="eastAsia" w:eastAsia="仿宋_GB2312"/>
            <w:sz w:val="32"/>
            <w:szCs w:val="32"/>
            <w:lang w:val="en-US" w:eastAsia="zh-CN"/>
          </w:rPr>
          <w:t>，</w:t>
        </w:r>
      </w:ins>
      <w:ins w:id="1135" w:author="Jinglin Sun" w:date="2024-09-22T11:08:04Z">
        <w:r>
          <w:rPr>
            <w:rFonts w:hint="eastAsia" w:eastAsia="仿宋_GB2312"/>
            <w:sz w:val="32"/>
            <w:szCs w:val="32"/>
            <w:lang w:val="en-US" w:eastAsia="zh-CN"/>
          </w:rPr>
          <w:t>无法</w:t>
        </w:r>
      </w:ins>
      <w:ins w:id="1136" w:author="Jinglin Sun" w:date="2024-09-22T11:08:05Z">
        <w:r>
          <w:rPr>
            <w:rFonts w:hint="eastAsia" w:eastAsia="仿宋_GB2312"/>
            <w:sz w:val="32"/>
            <w:szCs w:val="32"/>
            <w:lang w:val="en-US" w:eastAsia="zh-CN"/>
          </w:rPr>
          <w:t>保证</w:t>
        </w:r>
      </w:ins>
      <w:ins w:id="1137" w:author="Jinglin Sun" w:date="2024-09-22T11:08:06Z">
        <w:r>
          <w:rPr>
            <w:rFonts w:hint="eastAsia" w:eastAsia="仿宋_GB2312"/>
            <w:sz w:val="32"/>
            <w:szCs w:val="32"/>
            <w:lang w:val="en-US" w:eastAsia="zh-CN"/>
          </w:rPr>
          <w:t>合理</w:t>
        </w:r>
      </w:ins>
      <w:ins w:id="1138" w:author="Jinglin Sun" w:date="2024-09-22T11:08:09Z">
        <w:r>
          <w:rPr>
            <w:rFonts w:hint="eastAsia" w:eastAsia="仿宋_GB2312"/>
            <w:sz w:val="32"/>
            <w:szCs w:val="32"/>
            <w:lang w:val="en-US" w:eastAsia="zh-CN"/>
          </w:rPr>
          <w:t>利润</w:t>
        </w:r>
      </w:ins>
      <w:ins w:id="1139" w:author="Jinglin Sun" w:date="2024-09-22T09:40:45Z">
        <w:r>
          <w:rPr>
            <w:rFonts w:hint="eastAsia" w:eastAsia="仿宋_GB2312"/>
            <w:sz w:val="32"/>
            <w:szCs w:val="32"/>
            <w:lang w:val="en-US" w:eastAsia="zh-CN"/>
          </w:rPr>
          <w:t>投入再研发再创新形成良性循环</w:t>
        </w:r>
      </w:ins>
      <w:ins w:id="1140" w:author="Jinglin Sun" w:date="2024-09-22T11:08:25Z">
        <w:r>
          <w:rPr>
            <w:rFonts w:hint="eastAsia" w:eastAsia="仿宋_GB2312"/>
            <w:sz w:val="32"/>
            <w:szCs w:val="32"/>
            <w:lang w:val="en-US" w:eastAsia="zh-CN"/>
          </w:rPr>
          <w:t>。</w:t>
        </w:r>
      </w:ins>
      <w:ins w:id="1141" w:author="Jinglin Sun" w:date="2024-09-22T11:09:25Z">
        <w:r>
          <w:rPr>
            <w:rFonts w:hint="eastAsia" w:eastAsia="仿宋_GB2312"/>
            <w:sz w:val="32"/>
            <w:szCs w:val="32"/>
            <w:lang w:val="en-US" w:eastAsia="zh-CN"/>
          </w:rPr>
          <w:t>课题</w:t>
        </w:r>
      </w:ins>
      <w:ins w:id="1142" w:author="Jinglin Sun" w:date="2024-09-22T11:08:50Z">
        <w:r>
          <w:rPr>
            <w:rFonts w:hint="eastAsia" w:eastAsia="仿宋_GB2312"/>
            <w:sz w:val="32"/>
            <w:szCs w:val="32"/>
            <w:lang w:val="en-US" w:eastAsia="zh-CN"/>
          </w:rPr>
          <w:t>调研</w:t>
        </w:r>
      </w:ins>
      <w:ins w:id="1143" w:author="Jinglin Sun" w:date="2024-09-22T11:08:51Z">
        <w:r>
          <w:rPr>
            <w:rFonts w:hint="eastAsia" w:eastAsia="仿宋_GB2312"/>
            <w:sz w:val="32"/>
            <w:szCs w:val="32"/>
            <w:lang w:val="en-US" w:eastAsia="zh-CN"/>
          </w:rPr>
          <w:t>中</w:t>
        </w:r>
      </w:ins>
      <w:ins w:id="1144" w:author="Jinglin Sun" w:date="2024-09-22T11:08:53Z">
        <w:r>
          <w:rPr>
            <w:rFonts w:hint="eastAsia" w:eastAsia="仿宋_GB2312"/>
            <w:sz w:val="32"/>
            <w:szCs w:val="32"/>
            <w:lang w:val="en-US" w:eastAsia="zh-CN"/>
          </w:rPr>
          <w:t>有</w:t>
        </w:r>
      </w:ins>
      <w:ins w:id="1145" w:author="Jinglin Sun" w:date="2024-09-22T11:08:57Z">
        <w:r>
          <w:rPr>
            <w:rFonts w:hint="eastAsia" w:eastAsia="仿宋_GB2312"/>
            <w:sz w:val="32"/>
            <w:szCs w:val="32"/>
            <w:lang w:val="en-US" w:eastAsia="zh-CN"/>
          </w:rPr>
          <w:t>多位</w:t>
        </w:r>
      </w:ins>
      <w:ins w:id="1146" w:author="Jinglin Sun" w:date="2024-09-22T11:09:00Z">
        <w:r>
          <w:rPr>
            <w:rFonts w:hint="eastAsia" w:eastAsia="仿宋_GB2312"/>
            <w:sz w:val="32"/>
            <w:szCs w:val="32"/>
            <w:lang w:val="en-US" w:eastAsia="zh-CN"/>
          </w:rPr>
          <w:t>一线</w:t>
        </w:r>
      </w:ins>
      <w:ins w:id="1147" w:author="Jinglin Sun" w:date="2024-09-22T11:09:02Z">
        <w:r>
          <w:rPr>
            <w:rFonts w:hint="eastAsia" w:eastAsia="仿宋_GB2312"/>
            <w:sz w:val="32"/>
            <w:szCs w:val="32"/>
            <w:lang w:val="en-US" w:eastAsia="zh-CN"/>
          </w:rPr>
          <w:t>专家</w:t>
        </w:r>
      </w:ins>
      <w:ins w:id="1148" w:author="Jinglin Sun" w:date="2024-09-22T11:09:05Z">
        <w:r>
          <w:rPr>
            <w:rFonts w:hint="eastAsia" w:eastAsia="仿宋_GB2312"/>
            <w:sz w:val="32"/>
            <w:szCs w:val="32"/>
            <w:lang w:val="en-US" w:eastAsia="zh-CN"/>
          </w:rPr>
          <w:t>及</w:t>
        </w:r>
      </w:ins>
      <w:ins w:id="1149" w:author="Jinglin Sun" w:date="2024-09-22T11:09:07Z">
        <w:r>
          <w:rPr>
            <w:rFonts w:hint="eastAsia" w:eastAsia="仿宋_GB2312"/>
            <w:sz w:val="32"/>
            <w:szCs w:val="32"/>
            <w:lang w:val="en-US" w:eastAsia="zh-CN"/>
          </w:rPr>
          <w:t>从业</w:t>
        </w:r>
      </w:ins>
      <w:ins w:id="1150" w:author="Jinglin Sun" w:date="2024-09-22T11:09:13Z">
        <w:r>
          <w:rPr>
            <w:rFonts w:hint="eastAsia" w:eastAsia="仿宋_GB2312"/>
            <w:sz w:val="32"/>
            <w:szCs w:val="32"/>
            <w:lang w:val="en-US" w:eastAsia="zh-CN"/>
          </w:rPr>
          <w:t>人员</w:t>
        </w:r>
      </w:ins>
      <w:ins w:id="1151" w:author="Jinglin Sun" w:date="2024-09-22T11:09:19Z">
        <w:r>
          <w:rPr>
            <w:rFonts w:hint="eastAsia" w:eastAsia="仿宋_GB2312"/>
            <w:sz w:val="32"/>
            <w:szCs w:val="32"/>
            <w:lang w:val="en-US" w:eastAsia="zh-CN"/>
          </w:rPr>
          <w:t>指出</w:t>
        </w:r>
      </w:ins>
      <w:ins w:id="1152" w:author="Jinglin Sun" w:date="2024-09-22T11:09:45Z">
        <w:r>
          <w:rPr>
            <w:rFonts w:hint="eastAsia" w:eastAsia="仿宋_GB2312"/>
            <w:sz w:val="32"/>
            <w:szCs w:val="32"/>
            <w:lang w:val="en-US" w:eastAsia="zh-CN"/>
          </w:rPr>
          <w:t>，</w:t>
        </w:r>
      </w:ins>
      <w:ins w:id="1153" w:author="Jinglin Sun" w:date="2024-09-22T11:09:47Z">
        <w:r>
          <w:rPr>
            <w:rFonts w:hint="eastAsia" w:eastAsia="仿宋_GB2312"/>
            <w:sz w:val="32"/>
            <w:szCs w:val="32"/>
            <w:lang w:val="en-US" w:eastAsia="zh-CN"/>
          </w:rPr>
          <w:t>要</w:t>
        </w:r>
      </w:ins>
      <w:ins w:id="1154" w:author="Jinglin Sun" w:date="2024-09-22T11:09:48Z">
        <w:r>
          <w:rPr>
            <w:rFonts w:hint="eastAsia" w:eastAsia="仿宋_GB2312"/>
            <w:sz w:val="32"/>
            <w:szCs w:val="32"/>
            <w:lang w:val="en-US" w:eastAsia="zh-CN"/>
          </w:rPr>
          <w:t>把</w:t>
        </w:r>
      </w:ins>
      <w:ins w:id="1155" w:author="Jinglin Sun" w:date="2024-09-22T11:10:19Z">
        <w:r>
          <w:rPr>
            <w:rFonts w:hint="eastAsia" w:eastAsia="仿宋_GB2312"/>
            <w:sz w:val="32"/>
            <w:szCs w:val="32"/>
            <w:lang w:val="en-US" w:eastAsia="zh-CN"/>
          </w:rPr>
          <w:t>医保</w:t>
        </w:r>
      </w:ins>
      <w:ins w:id="1156" w:author="Jinglin Sun" w:date="2024-09-22T11:10:20Z">
        <w:r>
          <w:rPr>
            <w:rFonts w:hint="eastAsia" w:eastAsia="仿宋_GB2312"/>
            <w:sz w:val="32"/>
            <w:szCs w:val="32"/>
            <w:lang w:val="en-US" w:eastAsia="zh-CN"/>
          </w:rPr>
          <w:t>支付与</w:t>
        </w:r>
      </w:ins>
      <w:ins w:id="1157" w:author="Jinglin Sun" w:date="2024-09-22T11:10:21Z">
        <w:r>
          <w:rPr>
            <w:rFonts w:hint="eastAsia" w:eastAsia="仿宋_GB2312"/>
            <w:sz w:val="32"/>
            <w:szCs w:val="32"/>
            <w:lang w:val="en-US" w:eastAsia="zh-CN"/>
          </w:rPr>
          <w:t>创新药</w:t>
        </w:r>
      </w:ins>
      <w:ins w:id="1158" w:author="Jinglin Sun" w:date="2024-09-22T11:10:23Z">
        <w:r>
          <w:rPr>
            <w:rFonts w:hint="eastAsia" w:eastAsia="仿宋_GB2312"/>
            <w:sz w:val="32"/>
            <w:szCs w:val="32"/>
            <w:lang w:val="en-US" w:eastAsia="zh-CN"/>
          </w:rPr>
          <w:t>定价</w:t>
        </w:r>
      </w:ins>
      <w:ins w:id="1159" w:author="Jinglin Sun" w:date="2024-09-22T11:10:24Z">
        <w:r>
          <w:rPr>
            <w:rFonts w:hint="eastAsia" w:eastAsia="仿宋_GB2312"/>
            <w:sz w:val="32"/>
            <w:szCs w:val="32"/>
            <w:lang w:val="en-US" w:eastAsia="zh-CN"/>
          </w:rPr>
          <w:t>分开</w:t>
        </w:r>
      </w:ins>
      <w:ins w:id="1160" w:author="Jinglin Sun" w:date="2024-09-22T11:10:25Z">
        <w:r>
          <w:rPr>
            <w:rFonts w:hint="eastAsia" w:eastAsia="仿宋_GB2312"/>
            <w:sz w:val="32"/>
            <w:szCs w:val="32"/>
            <w:lang w:val="en-US" w:eastAsia="zh-CN"/>
          </w:rPr>
          <w:t>而</w:t>
        </w:r>
      </w:ins>
      <w:ins w:id="1161" w:author="Jinglin Sun" w:date="2024-09-22T11:10:26Z">
        <w:r>
          <w:rPr>
            <w:rFonts w:hint="eastAsia" w:eastAsia="仿宋_GB2312"/>
            <w:sz w:val="32"/>
            <w:szCs w:val="32"/>
            <w:lang w:val="en-US" w:eastAsia="zh-CN"/>
          </w:rPr>
          <w:t>论，</w:t>
        </w:r>
      </w:ins>
      <w:ins w:id="1162" w:author="Jinglin Sun" w:date="2024-09-22T11:10:35Z">
        <w:r>
          <w:rPr>
            <w:rFonts w:hint="eastAsia" w:eastAsia="仿宋_GB2312"/>
            <w:sz w:val="32"/>
            <w:szCs w:val="32"/>
            <w:lang w:val="en-US" w:eastAsia="zh-CN"/>
          </w:rPr>
          <w:t>医保</w:t>
        </w:r>
      </w:ins>
      <w:ins w:id="1163" w:author="Jinglin Sun" w:date="2024-09-22T11:10:37Z">
        <w:r>
          <w:rPr>
            <w:rFonts w:hint="eastAsia" w:eastAsia="仿宋_GB2312"/>
            <w:sz w:val="32"/>
            <w:szCs w:val="32"/>
            <w:lang w:val="en-US" w:eastAsia="zh-CN"/>
          </w:rPr>
          <w:t>部门负责</w:t>
        </w:r>
      </w:ins>
      <w:ins w:id="1164" w:author="Jinglin Sun" w:date="2024-09-22T11:10:46Z">
        <w:r>
          <w:rPr>
            <w:rFonts w:hint="eastAsia" w:eastAsia="仿宋_GB2312"/>
            <w:sz w:val="32"/>
            <w:szCs w:val="32"/>
            <w:lang w:val="en-US" w:eastAsia="zh-CN"/>
          </w:rPr>
          <w:t>制定</w:t>
        </w:r>
      </w:ins>
      <w:ins w:id="1165" w:author="Jinglin Sun" w:date="2024-09-22T11:10:48Z">
        <w:r>
          <w:rPr>
            <w:rFonts w:hint="eastAsia" w:eastAsia="仿宋_GB2312"/>
            <w:sz w:val="32"/>
            <w:szCs w:val="32"/>
            <w:lang w:val="en-US" w:eastAsia="zh-CN"/>
          </w:rPr>
          <w:t>支付</w:t>
        </w:r>
      </w:ins>
      <w:ins w:id="1166" w:author="Jinglin Sun" w:date="2024-09-22T11:10:49Z">
        <w:r>
          <w:rPr>
            <w:rFonts w:hint="eastAsia" w:eastAsia="仿宋_GB2312"/>
            <w:sz w:val="32"/>
            <w:szCs w:val="32"/>
            <w:lang w:val="en-US" w:eastAsia="zh-CN"/>
          </w:rPr>
          <w:t>标准，</w:t>
        </w:r>
      </w:ins>
      <w:ins w:id="1167" w:author="Jinglin Sun" w:date="2024-09-22T11:10:50Z">
        <w:r>
          <w:rPr>
            <w:rFonts w:hint="eastAsia" w:eastAsia="仿宋_GB2312"/>
            <w:sz w:val="32"/>
            <w:szCs w:val="32"/>
            <w:lang w:val="en-US" w:eastAsia="zh-CN"/>
          </w:rPr>
          <w:t>企业</w:t>
        </w:r>
      </w:ins>
      <w:ins w:id="1168" w:author="Jinglin Sun" w:date="2024-09-22T11:11:02Z">
        <w:r>
          <w:rPr>
            <w:rFonts w:hint="eastAsia" w:eastAsia="仿宋_GB2312"/>
            <w:sz w:val="32"/>
            <w:szCs w:val="32"/>
            <w:lang w:val="en-US" w:eastAsia="zh-CN"/>
          </w:rPr>
          <w:t>决定</w:t>
        </w:r>
      </w:ins>
      <w:ins w:id="1169" w:author="Jinglin Sun" w:date="2024-09-22T11:11:03Z">
        <w:r>
          <w:rPr>
            <w:rFonts w:hint="eastAsia" w:eastAsia="仿宋_GB2312"/>
            <w:sz w:val="32"/>
            <w:szCs w:val="32"/>
            <w:lang w:val="en-US" w:eastAsia="zh-CN"/>
          </w:rPr>
          <w:t>如何</w:t>
        </w:r>
      </w:ins>
      <w:ins w:id="1170" w:author="Jinglin Sun" w:date="2024-09-22T11:11:06Z">
        <w:r>
          <w:rPr>
            <w:rFonts w:hint="eastAsia" w:eastAsia="仿宋_GB2312"/>
            <w:sz w:val="32"/>
            <w:szCs w:val="32"/>
            <w:lang w:val="en-US" w:eastAsia="zh-CN"/>
          </w:rPr>
          <w:t>给创新</w:t>
        </w:r>
      </w:ins>
      <w:ins w:id="1171" w:author="Jinglin Sun" w:date="2024-09-22T11:11:07Z">
        <w:r>
          <w:rPr>
            <w:rFonts w:hint="eastAsia" w:eastAsia="仿宋_GB2312"/>
            <w:sz w:val="32"/>
            <w:szCs w:val="32"/>
            <w:lang w:val="en-US" w:eastAsia="zh-CN"/>
          </w:rPr>
          <w:t>药</w:t>
        </w:r>
      </w:ins>
      <w:ins w:id="1172" w:author="Jinglin Sun" w:date="2024-09-22T11:11:09Z">
        <w:r>
          <w:rPr>
            <w:rFonts w:hint="eastAsia" w:eastAsia="仿宋_GB2312"/>
            <w:sz w:val="32"/>
            <w:szCs w:val="32"/>
            <w:lang w:val="en-US" w:eastAsia="zh-CN"/>
          </w:rPr>
          <w:t>定价</w:t>
        </w:r>
      </w:ins>
      <w:ins w:id="1173" w:author="Jinglin Sun" w:date="2024-09-22T11:11:15Z">
        <w:r>
          <w:rPr>
            <w:rFonts w:hint="eastAsia" w:eastAsia="仿宋_GB2312"/>
            <w:sz w:val="32"/>
            <w:szCs w:val="32"/>
            <w:lang w:val="en-US" w:eastAsia="zh-CN"/>
          </w:rPr>
          <w:t>。</w:t>
        </w:r>
      </w:ins>
      <w:ins w:id="1174" w:author="Jinglin Sun" w:date="2024-09-22T11:11:29Z">
        <w:r>
          <w:rPr>
            <w:rFonts w:hint="eastAsia" w:eastAsia="仿宋_GB2312"/>
            <w:sz w:val="32"/>
            <w:szCs w:val="32"/>
            <w:lang w:val="en-US" w:eastAsia="zh-CN"/>
          </w:rPr>
          <w:t>在</w:t>
        </w:r>
      </w:ins>
      <w:ins w:id="1175" w:author="Jinglin Sun" w:date="2024-09-22T11:11:33Z">
        <w:r>
          <w:rPr>
            <w:rFonts w:hint="eastAsia" w:eastAsia="仿宋_GB2312"/>
            <w:sz w:val="32"/>
            <w:szCs w:val="32"/>
            <w:lang w:val="en-US" w:eastAsia="zh-CN"/>
          </w:rPr>
          <w:t>支付</w:t>
        </w:r>
      </w:ins>
      <w:ins w:id="1176" w:author="Jinglin Sun" w:date="2024-09-22T11:11:34Z">
        <w:r>
          <w:rPr>
            <w:rFonts w:hint="eastAsia" w:eastAsia="仿宋_GB2312"/>
            <w:sz w:val="32"/>
            <w:szCs w:val="32"/>
            <w:lang w:val="en-US" w:eastAsia="zh-CN"/>
          </w:rPr>
          <w:t>环节</w:t>
        </w:r>
      </w:ins>
      <w:ins w:id="1177" w:author="Jinglin Sun" w:date="2024-09-22T11:11:35Z">
        <w:r>
          <w:rPr>
            <w:rFonts w:hint="eastAsia" w:eastAsia="仿宋_GB2312"/>
            <w:sz w:val="32"/>
            <w:szCs w:val="32"/>
            <w:lang w:val="en-US" w:eastAsia="zh-CN"/>
          </w:rPr>
          <w:t>，</w:t>
        </w:r>
      </w:ins>
      <w:ins w:id="1178" w:author="Jinglin Sun" w:date="2024-09-22T11:13:32Z">
        <w:r>
          <w:rPr>
            <w:rFonts w:hint="eastAsia" w:eastAsia="仿宋_GB2312"/>
            <w:sz w:val="32"/>
            <w:szCs w:val="32"/>
            <w:lang w:val="en-US" w:eastAsia="zh-CN"/>
          </w:rPr>
          <w:t>还未形成医保、商保相结合的综合费用分担机制。一是现行医保对创新药的准入报销机制存在以支付能力为基础“一刀切”的粗放管理模式，为充分发挥市场对支付价格的调节作用。二是商保与医保保障边界尚未界定清晰、产品开发缺乏历史数据支撑，且受经济发展阶段影响，受众面偏小，市场开发动力不足。</w:t>
        </w:r>
      </w:ins>
    </w:p>
    <w:p w14:paraId="57BD33E0">
      <w:pPr>
        <w:wordWrap w:val="0"/>
        <w:adjustRightInd w:val="0"/>
        <w:snapToGrid w:val="0"/>
        <w:spacing w:line="560" w:lineRule="exact"/>
        <w:ind w:firstLine="640" w:firstLineChars="200"/>
        <w:outlineLvl w:val="9"/>
        <w:rPr>
          <w:del w:id="1180" w:author="Jinglin Sun" w:date="2024-09-22T11:13:44Z"/>
          <w:rFonts w:hint="default" w:eastAsia="仿宋_GB2312"/>
          <w:sz w:val="32"/>
          <w:szCs w:val="32"/>
          <w:lang w:val="en-US" w:eastAsia="zh-CN"/>
        </w:rPr>
        <w:pPrChange w:id="1179" w:author="Jinglin Sun" w:date="2024-07-10T17:31:05Z">
          <w:pPr>
            <w:wordWrap w:val="0"/>
            <w:adjustRightInd w:val="0"/>
            <w:snapToGrid w:val="0"/>
            <w:spacing w:line="560" w:lineRule="exact"/>
            <w:ind w:firstLine="640" w:firstLineChars="200"/>
          </w:pPr>
        </w:pPrChange>
      </w:pPr>
    </w:p>
    <w:p w14:paraId="16FE0B9D">
      <w:pPr>
        <w:pStyle w:val="5"/>
        <w:ind w:firstLine="640" w:firstLineChars="200"/>
        <w:outlineLvl w:val="1"/>
        <w:rPr>
          <w:del w:id="1181" w:author="Jinglin Sun" w:date="2024-07-10T17:30:49Z"/>
        </w:rPr>
      </w:pPr>
      <w:del w:id="1182" w:author="Jinglin Sun" w:date="2024-07-10T17:30:49Z">
        <w:r>
          <w:rPr>
            <w:rFonts w:hint="eastAsia"/>
          </w:rPr>
          <w:delText>3.</w:delText>
        </w:r>
      </w:del>
      <w:del w:id="1183" w:author="Jinglin Sun" w:date="2024-07-10T17:30:49Z">
        <w:r>
          <w:rPr/>
          <w:delText>政府持续研发资金投入机制尚未形成</w:delText>
        </w:r>
      </w:del>
    </w:p>
    <w:p w14:paraId="291B752F">
      <w:pPr>
        <w:wordWrap w:val="0"/>
        <w:adjustRightInd w:val="0"/>
        <w:snapToGrid w:val="0"/>
        <w:spacing w:line="560" w:lineRule="exact"/>
        <w:ind w:firstLine="640" w:firstLineChars="200"/>
        <w:outlineLvl w:val="1"/>
        <w:rPr>
          <w:del w:id="1184" w:author="Jinglin Sun" w:date="2024-07-10T17:30:49Z"/>
          <w:rFonts w:eastAsia="仿宋_GB2312"/>
          <w:sz w:val="32"/>
          <w:szCs w:val="32"/>
        </w:rPr>
      </w:pPr>
      <w:del w:id="1185" w:author="Jinglin Sun" w:date="2024-07-10T17:30:49Z">
        <w:r>
          <w:rPr>
            <w:rFonts w:eastAsia="仿宋_GB2312"/>
            <w:sz w:val="32"/>
            <w:szCs w:val="32"/>
          </w:rPr>
          <w:delText>生物医药产业是典型的高技术产业，技术门槛高、投入高、风险高、研发时间长，市场机制存在一定失灵情况。当前，我国政府对生物医药产业创新的支持力度严重不足。据了解，我国每年用于生物领域的中央财政支出约为50亿，各级政府实际支持生物医药的研发投入仅为20亿元，难以满足生物医药产业的前沿基础的研究需求。</w:delText>
        </w:r>
      </w:del>
    </w:p>
    <w:p w14:paraId="66BEA09D">
      <w:pPr>
        <w:wordWrap w:val="0"/>
        <w:adjustRightInd w:val="0"/>
        <w:snapToGrid w:val="0"/>
        <w:spacing w:line="560" w:lineRule="exact"/>
        <w:ind w:firstLine="640" w:firstLineChars="200"/>
        <w:outlineLvl w:val="1"/>
        <w:rPr>
          <w:del w:id="1186" w:author="Jinglin Sun" w:date="2024-07-10T17:30:49Z"/>
          <w:rFonts w:hint="eastAsia" w:eastAsia="仿宋_GB2312"/>
          <w:sz w:val="32"/>
          <w:szCs w:val="32"/>
          <w:lang w:val="en-US" w:eastAsia="zh-CN"/>
        </w:rPr>
      </w:pPr>
      <w:del w:id="1187" w:author="Jinglin Sun" w:date="2024-07-10T17:30:49Z">
        <w:r>
          <w:rPr>
            <w:rFonts w:hint="eastAsia" w:eastAsia="仿宋_GB2312"/>
            <w:sz w:val="32"/>
            <w:szCs w:val="32"/>
            <w:lang w:val="en-US" w:eastAsia="zh-CN"/>
          </w:rPr>
          <w:delText>研发管线布局相对集中，</w:delText>
        </w:r>
      </w:del>
    </w:p>
    <w:p w14:paraId="2214E4DE">
      <w:pPr>
        <w:wordWrap w:val="0"/>
        <w:adjustRightInd w:val="0"/>
        <w:snapToGrid w:val="0"/>
        <w:spacing w:line="560" w:lineRule="exact"/>
        <w:ind w:firstLine="640" w:firstLineChars="200"/>
        <w:outlineLvl w:val="9"/>
        <w:rPr>
          <w:del w:id="1188" w:author="Jinglin Sun" w:date="2024-07-10T17:30:49Z"/>
          <w:rFonts w:hint="default" w:eastAsia="仿宋_GB2312"/>
          <w:sz w:val="32"/>
          <w:szCs w:val="32"/>
          <w:lang w:val="en-US" w:eastAsia="zh-CN"/>
        </w:rPr>
      </w:pPr>
    </w:p>
    <w:p w14:paraId="30E956E3">
      <w:pPr>
        <w:pStyle w:val="5"/>
        <w:ind w:firstLine="640" w:firstLineChars="200"/>
        <w:outlineLvl w:val="1"/>
        <w:rPr>
          <w:del w:id="1189" w:author="Jinglin Sun" w:date="2024-07-10T17:30:49Z"/>
          <w:rFonts w:hint="default" w:eastAsia="黑体"/>
          <w:b/>
          <w:highlight w:val="yellow"/>
          <w:lang w:val="en-US" w:eastAsia="zh-CN"/>
          <w:rPrChange w:id="1190" w:author="Jinglin Sun" w:date="2024-05-14T10:32:37Z">
            <w:rPr>
              <w:del w:id="1191" w:author="Jinglin Sun" w:date="2024-07-10T17:30:49Z"/>
              <w:rFonts w:hint="default" w:eastAsia="黑体"/>
              <w:b/>
              <w:lang w:val="en-US" w:eastAsia="zh-CN"/>
            </w:rPr>
          </w:rPrChange>
        </w:rPr>
      </w:pPr>
      <w:del w:id="1192" w:author="Jinglin Sun" w:date="2024-07-10T17:30:49Z">
        <w:bookmarkStart w:id="2" w:name="_Toc161844345"/>
        <w:r>
          <w:rPr>
            <w:rFonts w:hint="default"/>
            <w:lang w:val="en-US"/>
          </w:rPr>
          <w:delText>5</w:delText>
        </w:r>
      </w:del>
      <w:del w:id="1193" w:author="Jinglin Sun" w:date="2024-07-10T17:30:49Z">
        <w:r>
          <w:rPr>
            <w:rFonts w:hint="eastAsia"/>
          </w:rPr>
          <w:delText>.</w:delText>
        </w:r>
      </w:del>
      <w:del w:id="1194" w:author="Jinglin Sun" w:date="2024-07-10T17:30:49Z">
        <w:r>
          <w:rPr/>
          <w:delText>国内缺乏价格机制保证持续研发投入</w:delText>
        </w:r>
      </w:del>
    </w:p>
    <w:p w14:paraId="3DE1EE1A">
      <w:pPr>
        <w:wordWrap w:val="0"/>
        <w:adjustRightInd w:val="0"/>
        <w:snapToGrid w:val="0"/>
        <w:spacing w:line="560" w:lineRule="exact"/>
        <w:ind w:firstLine="640" w:firstLineChars="200"/>
        <w:outlineLvl w:val="1"/>
        <w:rPr>
          <w:del w:id="1195" w:author="Jinglin Sun" w:date="2024-07-10T17:30:49Z"/>
          <w:rFonts w:hint="default" w:eastAsia="仿宋_GB2312"/>
          <w:sz w:val="32"/>
          <w:szCs w:val="32"/>
          <w:lang w:val="en-US" w:eastAsia="zh-CN"/>
        </w:rPr>
      </w:pPr>
      <w:del w:id="1196" w:author="Jinglin Sun" w:date="2024-07-10T17:30:49Z">
        <w:r>
          <w:rPr>
            <w:rFonts w:eastAsia="仿宋_GB2312"/>
            <w:sz w:val="32"/>
            <w:szCs w:val="32"/>
          </w:rPr>
          <w:delText>在国内不能通过高价格来保证持续研发投入。除了高风险高投入以外，创新药还存在专利悬崖，即专利到期之后将有大量仿制药以更低的价格涌入市场，致使原研产品的销售和利润大幅下降，因此，为了在短暂的专利期内获得充足现金流来支撑持续加大的研发投入，企业通常会将创新药价格定得相对较高。考虑到创新药能够满足临床需求，因此市场潜力较大，具有高回报特性。但受限于国内医保谈判等政策，企业需要以价换量，难以覆盖企业创新成本。</w:delText>
        </w:r>
      </w:del>
    </w:p>
    <w:p w14:paraId="65DF5FA1">
      <w:pPr>
        <w:pStyle w:val="4"/>
        <w:wordWrap w:val="0"/>
        <w:spacing w:line="560" w:lineRule="exact"/>
        <w:outlineLvl w:val="1"/>
        <w:rPr>
          <w:rFonts w:ascii="楷体_GB2312" w:hAnsi="Times New Roman" w:eastAsia="楷体_GB2312" w:cs="Times New Roman"/>
          <w:b w:val="0"/>
          <w:bCs w:val="0"/>
          <w:sz w:val="32"/>
        </w:rPr>
      </w:pPr>
      <w:r>
        <w:rPr>
          <w:rFonts w:hint="eastAsia" w:ascii="楷体_GB2312" w:hAnsi="Times New Roman" w:eastAsia="楷体_GB2312" w:cs="Times New Roman"/>
          <w:b w:val="0"/>
          <w:bCs w:val="0"/>
          <w:sz w:val="32"/>
        </w:rPr>
        <w:t>（二）</w:t>
      </w:r>
      <w:r>
        <w:rPr>
          <w:rFonts w:ascii="楷体_GB2312" w:hAnsi="Times New Roman" w:eastAsia="楷体_GB2312" w:cs="Times New Roman"/>
          <w:b w:val="0"/>
          <w:bCs w:val="0"/>
          <w:sz w:val="32"/>
        </w:rPr>
        <w:t>市场需求广阔，但支撑产业创新发展的中短期市场状况趋弱</w:t>
      </w:r>
      <w:bookmarkEnd w:id="2"/>
    </w:p>
    <w:p w14:paraId="3A65BEF7">
      <w:pPr>
        <w:wordWrap w:val="0"/>
        <w:adjustRightInd w:val="0"/>
        <w:snapToGrid w:val="0"/>
        <w:spacing w:line="560" w:lineRule="exact"/>
        <w:ind w:firstLine="640" w:firstLineChars="200"/>
        <w:rPr>
          <w:del w:id="1197" w:author="Jinglin Sun" w:date="2024-07-15T14:23:27Z"/>
          <w:rFonts w:hint="default" w:eastAsia="仿宋_GB2312"/>
          <w:sz w:val="32"/>
          <w:szCs w:val="32"/>
          <w:lang w:val="en-US"/>
        </w:rPr>
      </w:pPr>
      <w:r>
        <w:rPr>
          <w:rFonts w:eastAsia="仿宋_GB2312"/>
          <w:sz w:val="32"/>
          <w:szCs w:val="32"/>
        </w:rPr>
        <w:t>目前，</w:t>
      </w:r>
      <w:ins w:id="1198" w:author="Jinglin Sun" w:date="2024-07-15T14:18:27Z">
        <w:r>
          <w:rPr>
            <w:rFonts w:hint="eastAsia" w:eastAsia="仿宋_GB2312"/>
            <w:sz w:val="32"/>
            <w:szCs w:val="32"/>
            <w:lang w:val="en-US" w:eastAsia="zh-CN"/>
          </w:rPr>
          <w:t>我</w:t>
        </w:r>
      </w:ins>
      <w:del w:id="1199" w:author="Jinglin Sun" w:date="2024-07-15T14:18:26Z">
        <w:r>
          <w:rPr>
            <w:rFonts w:eastAsia="仿宋_GB2312"/>
            <w:sz w:val="32"/>
            <w:szCs w:val="32"/>
          </w:rPr>
          <w:delText>中</w:delText>
        </w:r>
      </w:del>
      <w:r>
        <w:rPr>
          <w:rFonts w:eastAsia="仿宋_GB2312"/>
          <w:sz w:val="32"/>
          <w:szCs w:val="32"/>
        </w:rPr>
        <w:t>国正加速步入老龄化社会。根据国家统计局发布数据显示，</w:t>
      </w:r>
      <w:ins w:id="1200" w:author="Jinglin Sun" w:date="2024-07-15T14:19:37Z">
        <w:r>
          <w:rPr>
            <w:rFonts w:hint="eastAsia" w:eastAsia="仿宋_GB2312"/>
            <w:sz w:val="32"/>
            <w:szCs w:val="32"/>
            <w:lang w:val="en-US" w:eastAsia="zh-CN"/>
          </w:rPr>
          <w:t>截至</w:t>
        </w:r>
      </w:ins>
      <w:del w:id="1201" w:author="Jinglin Sun" w:date="2024-07-15T14:19:34Z">
        <w:r>
          <w:rPr>
            <w:rFonts w:eastAsia="仿宋_GB2312"/>
            <w:sz w:val="32"/>
            <w:szCs w:val="32"/>
          </w:rPr>
          <w:delText>至</w:delText>
        </w:r>
      </w:del>
      <w:r>
        <w:rPr>
          <w:rFonts w:eastAsia="仿宋_GB2312"/>
          <w:sz w:val="32"/>
          <w:szCs w:val="32"/>
        </w:rPr>
        <w:t>2023年末</w:t>
      </w:r>
      <w:del w:id="1202" w:author="Jinglin Sun" w:date="2024-07-15T14:18:43Z">
        <w:r>
          <w:rPr>
            <w:rFonts w:eastAsia="仿宋_GB2312"/>
            <w:sz w:val="32"/>
            <w:szCs w:val="32"/>
          </w:rPr>
          <w:delText>，</w:delText>
        </w:r>
      </w:del>
      <w:ins w:id="1203" w:author="Jinglin Sun" w:date="2024-07-15T14:18:46Z">
        <w:r>
          <w:rPr>
            <w:rFonts w:hint="eastAsia" w:eastAsia="仿宋_GB2312"/>
            <w:sz w:val="32"/>
            <w:szCs w:val="32"/>
            <w:lang w:val="en-US" w:eastAsia="zh-CN"/>
          </w:rPr>
          <w:t>我</w:t>
        </w:r>
      </w:ins>
      <w:del w:id="1204" w:author="Jinglin Sun" w:date="2024-07-15T14:18:46Z">
        <w:r>
          <w:rPr>
            <w:rFonts w:eastAsia="仿宋_GB2312"/>
            <w:sz w:val="32"/>
            <w:szCs w:val="32"/>
          </w:rPr>
          <w:delText>中</w:delText>
        </w:r>
      </w:del>
      <w:r>
        <w:rPr>
          <w:rFonts w:eastAsia="仿宋_GB2312"/>
          <w:sz w:val="32"/>
          <w:szCs w:val="32"/>
        </w:rPr>
        <w:t>国</w:t>
      </w:r>
      <w:ins w:id="1205" w:author="Jinglin Sun" w:date="2024-07-15T14:20:04Z">
        <w:r>
          <w:rPr>
            <w:rFonts w:hint="eastAsia" w:eastAsia="仿宋_GB2312"/>
            <w:sz w:val="32"/>
            <w:szCs w:val="32"/>
            <w:lang w:val="en-US" w:eastAsia="zh-CN"/>
          </w:rPr>
          <w:t>老年人</w:t>
        </w:r>
      </w:ins>
      <w:ins w:id="1206" w:author="Jinglin Sun" w:date="2024-07-15T14:20:05Z">
        <w:r>
          <w:rPr>
            <w:rFonts w:hint="eastAsia" w:eastAsia="仿宋_GB2312"/>
            <w:sz w:val="32"/>
            <w:szCs w:val="32"/>
            <w:lang w:val="en-US" w:eastAsia="zh-CN"/>
          </w:rPr>
          <w:t>口</w:t>
        </w:r>
      </w:ins>
      <w:ins w:id="1207" w:author="Jinglin Sun" w:date="2024-07-15T14:20:07Z">
        <w:r>
          <w:rPr>
            <w:rFonts w:hint="eastAsia" w:eastAsia="仿宋_GB2312"/>
            <w:sz w:val="32"/>
            <w:szCs w:val="32"/>
            <w:lang w:val="en-US" w:eastAsia="zh-CN"/>
          </w:rPr>
          <w:t>（</w:t>
        </w:r>
      </w:ins>
      <w:ins w:id="1208" w:author="Jinglin Sun" w:date="2024-07-15T14:20:13Z">
        <w:r>
          <w:rPr>
            <w:rFonts w:eastAsia="仿宋_GB2312"/>
            <w:sz w:val="32"/>
            <w:szCs w:val="32"/>
          </w:rPr>
          <w:t>60岁及以上</w:t>
        </w:r>
      </w:ins>
      <w:ins w:id="1209" w:author="Jinglin Sun" w:date="2024-07-15T14:20:07Z">
        <w:r>
          <w:rPr>
            <w:rFonts w:hint="eastAsia" w:eastAsia="仿宋_GB2312"/>
            <w:sz w:val="32"/>
            <w:szCs w:val="32"/>
            <w:lang w:val="en-US" w:eastAsia="zh-CN"/>
          </w:rPr>
          <w:t>）</w:t>
        </w:r>
      </w:ins>
      <w:del w:id="1210" w:author="Jinglin Sun" w:date="2024-07-15T14:20:13Z">
        <w:r>
          <w:rPr>
            <w:rFonts w:eastAsia="仿宋_GB2312"/>
            <w:sz w:val="32"/>
            <w:szCs w:val="32"/>
          </w:rPr>
          <w:delText>60岁及以上</w:delText>
        </w:r>
      </w:del>
      <w:del w:id="1211" w:author="Jinglin Sun" w:date="2024-07-15T14:20:18Z">
        <w:r>
          <w:rPr>
            <w:rFonts w:eastAsia="仿宋_GB2312"/>
            <w:sz w:val="32"/>
            <w:szCs w:val="32"/>
          </w:rPr>
          <w:delText>人口</w:delText>
        </w:r>
      </w:del>
      <w:r>
        <w:rPr>
          <w:rFonts w:eastAsia="仿宋_GB2312"/>
          <w:sz w:val="32"/>
          <w:szCs w:val="32"/>
        </w:rPr>
        <w:t>达2.97亿人，占总人口的21.1%</w:t>
      </w:r>
      <w:del w:id="1212" w:author="Jinglin Sun" w:date="2024-07-15T14:19:02Z">
        <w:r>
          <w:rPr>
            <w:rFonts w:eastAsia="仿宋_GB2312"/>
            <w:sz w:val="32"/>
            <w:szCs w:val="32"/>
          </w:rPr>
          <w:delText>。据测算，</w:delText>
        </w:r>
      </w:del>
      <w:ins w:id="1213" w:author="Jinglin Sun" w:date="2024-07-15T14:19:02Z">
        <w:r>
          <w:rPr>
            <w:rFonts w:hint="eastAsia" w:eastAsia="仿宋_GB2312"/>
            <w:sz w:val="32"/>
            <w:szCs w:val="32"/>
            <w:lang w:eastAsia="zh-CN"/>
          </w:rPr>
          <w:t>，</w:t>
        </w:r>
      </w:ins>
      <w:ins w:id="1214" w:author="Jinglin Sun" w:date="2024-07-15T14:19:03Z">
        <w:r>
          <w:rPr>
            <w:rFonts w:hint="eastAsia" w:eastAsia="仿宋_GB2312"/>
            <w:sz w:val="32"/>
            <w:szCs w:val="32"/>
            <w:lang w:val="en-US" w:eastAsia="zh-CN"/>
          </w:rPr>
          <w:t>到</w:t>
        </w:r>
      </w:ins>
      <w:r>
        <w:rPr>
          <w:rFonts w:eastAsia="仿宋_GB2312"/>
          <w:sz w:val="32"/>
          <w:szCs w:val="32"/>
        </w:rPr>
        <w:t>2035年</w:t>
      </w:r>
      <w:ins w:id="1215" w:author="Jinglin Sun" w:date="2024-07-15T14:19:18Z">
        <w:r>
          <w:rPr>
            <w:rFonts w:hint="eastAsia" w:eastAsia="仿宋_GB2312"/>
            <w:sz w:val="32"/>
            <w:szCs w:val="32"/>
            <w:lang w:val="en-US" w:eastAsia="zh-CN"/>
          </w:rPr>
          <w:t>我国</w:t>
        </w:r>
      </w:ins>
      <w:del w:id="1216" w:author="Jinglin Sun" w:date="2024-07-15T14:19:14Z">
        <w:r>
          <w:rPr>
            <w:rFonts w:eastAsia="仿宋_GB2312"/>
            <w:sz w:val="32"/>
            <w:szCs w:val="32"/>
          </w:rPr>
          <w:delText>，</w:delText>
        </w:r>
      </w:del>
      <w:del w:id="1217" w:author="Jinglin Sun" w:date="2024-07-15T14:19:08Z">
        <w:r>
          <w:rPr>
            <w:rFonts w:eastAsia="仿宋_GB2312"/>
            <w:sz w:val="32"/>
            <w:szCs w:val="32"/>
          </w:rPr>
          <w:delText>我国总人口将减至不足14亿人，</w:delText>
        </w:r>
      </w:del>
      <w:r>
        <w:rPr>
          <w:rFonts w:eastAsia="仿宋_GB2312"/>
          <w:sz w:val="32"/>
          <w:szCs w:val="32"/>
        </w:rPr>
        <w:t>老年人口将突破4亿人。</w:t>
      </w:r>
      <w:ins w:id="1218" w:author="Jinglin Sun" w:date="2024-07-15T14:20:32Z">
        <w:r>
          <w:rPr>
            <w:rFonts w:hint="eastAsia" w:eastAsia="仿宋_GB2312"/>
            <w:sz w:val="32"/>
            <w:szCs w:val="32"/>
            <w:lang w:val="en-US" w:eastAsia="zh-CN"/>
          </w:rPr>
          <w:t>人口</w:t>
        </w:r>
      </w:ins>
      <w:del w:id="1219" w:author="Jinglin Sun" w:date="2024-07-15T14:15:04Z">
        <w:r>
          <w:rPr>
            <w:rFonts w:eastAsia="仿宋_GB2312"/>
            <w:sz w:val="32"/>
            <w:szCs w:val="32"/>
          </w:rPr>
          <w:delText>中国</w:delText>
        </w:r>
      </w:del>
      <w:r>
        <w:rPr>
          <w:rFonts w:eastAsia="仿宋_GB2312"/>
          <w:sz w:val="32"/>
          <w:szCs w:val="32"/>
        </w:rPr>
        <w:t>老龄化</w:t>
      </w:r>
      <w:ins w:id="1220" w:author="Jinglin Sun" w:date="2024-07-15T14:21:11Z">
        <w:r>
          <w:rPr>
            <w:rFonts w:hint="eastAsia" w:eastAsia="仿宋_GB2312"/>
            <w:sz w:val="32"/>
            <w:szCs w:val="32"/>
            <w:lang w:val="en-US" w:eastAsia="zh-CN"/>
          </w:rPr>
          <w:t>与</w:t>
        </w:r>
      </w:ins>
      <w:ins w:id="1221" w:author="Jinglin Sun" w:date="2024-07-15T14:21:13Z">
        <w:r>
          <w:rPr>
            <w:rFonts w:hint="eastAsia" w:eastAsia="仿宋_GB2312"/>
            <w:sz w:val="32"/>
            <w:szCs w:val="32"/>
            <w:lang w:val="en-US" w:eastAsia="zh-CN"/>
          </w:rPr>
          <w:t>慢性病</w:t>
        </w:r>
      </w:ins>
      <w:ins w:id="1222" w:author="Jinglin Sun" w:date="2024-07-15T14:21:15Z">
        <w:r>
          <w:rPr>
            <w:rFonts w:hint="eastAsia" w:eastAsia="仿宋_GB2312"/>
            <w:sz w:val="32"/>
            <w:szCs w:val="32"/>
            <w:lang w:val="en-US" w:eastAsia="zh-CN"/>
          </w:rPr>
          <w:t>紧密</w:t>
        </w:r>
      </w:ins>
      <w:ins w:id="1223" w:author="Jinglin Sun" w:date="2024-07-15T14:21:17Z">
        <w:r>
          <w:rPr>
            <w:rFonts w:hint="eastAsia" w:eastAsia="仿宋_GB2312"/>
            <w:sz w:val="32"/>
            <w:szCs w:val="32"/>
            <w:lang w:val="en-US" w:eastAsia="zh-CN"/>
          </w:rPr>
          <w:t>相关</w:t>
        </w:r>
      </w:ins>
      <w:ins w:id="1224" w:author="Jinglin Sun" w:date="2024-07-15T14:21:18Z">
        <w:r>
          <w:rPr>
            <w:rFonts w:hint="eastAsia" w:eastAsia="仿宋_GB2312"/>
            <w:sz w:val="32"/>
            <w:szCs w:val="32"/>
            <w:lang w:val="en-US" w:eastAsia="zh-CN"/>
          </w:rPr>
          <w:t>，</w:t>
        </w:r>
      </w:ins>
      <w:del w:id="1225" w:author="Jinglin Sun" w:date="2024-07-15T14:21:26Z">
        <w:r>
          <w:rPr>
            <w:rFonts w:eastAsia="仿宋_GB2312"/>
            <w:sz w:val="32"/>
            <w:szCs w:val="32"/>
          </w:rPr>
          <w:delText>将带来慢性病需求增加。研究表明老年与大多数慢性病呈正相关</w:delText>
        </w:r>
      </w:del>
      <w:del w:id="1226" w:author="Jinglin Sun" w:date="2024-07-15T14:21:28Z">
        <w:r>
          <w:rPr>
            <w:rFonts w:eastAsia="仿宋_GB2312"/>
            <w:sz w:val="32"/>
            <w:szCs w:val="32"/>
          </w:rPr>
          <w:delText>，</w:delText>
        </w:r>
      </w:del>
      <w:r>
        <w:rPr>
          <w:rFonts w:eastAsia="仿宋_GB2312"/>
          <w:sz w:val="32"/>
          <w:szCs w:val="32"/>
        </w:rPr>
        <w:t>超过80%的老年人</w:t>
      </w:r>
      <w:del w:id="1227" w:author="Jinglin Sun" w:date="2024-07-15T14:21:36Z">
        <w:r>
          <w:rPr>
            <w:rFonts w:eastAsia="仿宋_GB2312"/>
            <w:sz w:val="32"/>
            <w:szCs w:val="32"/>
          </w:rPr>
          <w:delText>（≥60岁）</w:delText>
        </w:r>
      </w:del>
      <w:r>
        <w:rPr>
          <w:rFonts w:eastAsia="仿宋_GB2312"/>
          <w:sz w:val="32"/>
          <w:szCs w:val="32"/>
        </w:rPr>
        <w:t>至少患有一种慢性病，包括关节炎、高血压、心血管疾病</w:t>
      </w:r>
      <w:del w:id="1228" w:author="Jinglin Sun" w:date="2024-07-15T14:21:51Z">
        <w:r>
          <w:rPr>
            <w:rFonts w:eastAsia="仿宋_GB2312"/>
            <w:sz w:val="32"/>
            <w:szCs w:val="32"/>
          </w:rPr>
          <w:delText>、白内障、糖尿病、生殖疾病和癌症</w:delText>
        </w:r>
      </w:del>
      <w:r>
        <w:rPr>
          <w:rFonts w:eastAsia="仿宋_GB2312"/>
          <w:sz w:val="32"/>
          <w:szCs w:val="32"/>
        </w:rPr>
        <w:t>等。</w:t>
      </w:r>
      <w:del w:id="1229" w:author="Jinglin Sun" w:date="2024-06-20T10:53:50Z">
        <w:r>
          <w:rPr>
            <w:rFonts w:eastAsia="仿宋_GB2312"/>
            <w:sz w:val="32"/>
            <w:szCs w:val="32"/>
          </w:rPr>
          <w:delText>如图所示，</w:delText>
        </w:r>
      </w:del>
      <w:del w:id="1230" w:author="Jinglin Sun" w:date="2024-07-15T14:22:01Z">
        <w:r>
          <w:rPr>
            <w:rFonts w:eastAsia="仿宋_GB2312"/>
            <w:sz w:val="32"/>
            <w:szCs w:val="32"/>
          </w:rPr>
          <w:delText>I</w:delText>
        </w:r>
      </w:del>
      <w:del w:id="1231" w:author="Jinglin Sun" w:date="2024-07-15T14:22:00Z">
        <w:r>
          <w:rPr>
            <w:rFonts w:eastAsia="仿宋_GB2312"/>
            <w:sz w:val="32"/>
            <w:szCs w:val="32"/>
          </w:rPr>
          <w:delText>QVIA</w:delText>
        </w:r>
      </w:del>
      <w:r>
        <w:rPr>
          <w:rFonts w:eastAsia="仿宋_GB2312"/>
          <w:sz w:val="32"/>
          <w:szCs w:val="32"/>
        </w:rPr>
        <w:t>数据显示</w:t>
      </w:r>
      <w:ins w:id="1232" w:author="Jinglin Sun" w:date="2024-06-20T10:58:44Z">
        <w:r>
          <w:rPr>
            <w:rFonts w:hint="eastAsia" w:eastAsia="仿宋_GB2312"/>
            <w:sz w:val="32"/>
            <w:szCs w:val="32"/>
            <w:lang w:eastAsia="zh-CN"/>
          </w:rPr>
          <w:t>，</w:t>
        </w:r>
      </w:ins>
      <w:ins w:id="1233" w:author="Jinglin Sun" w:date="2024-07-15T14:22:11Z">
        <w:r>
          <w:rPr>
            <w:rFonts w:hint="eastAsia" w:eastAsia="仿宋_GB2312"/>
            <w:sz w:val="32"/>
            <w:szCs w:val="32"/>
            <w:lang w:val="en-US" w:eastAsia="zh-CN"/>
          </w:rPr>
          <w:t>我</w:t>
        </w:r>
      </w:ins>
      <w:del w:id="1234" w:author="Jinglin Sun" w:date="2024-07-15T14:22:11Z">
        <w:r>
          <w:rPr>
            <w:rFonts w:eastAsia="仿宋_GB2312"/>
            <w:sz w:val="32"/>
            <w:szCs w:val="32"/>
          </w:rPr>
          <w:delText>中</w:delText>
        </w:r>
      </w:del>
      <w:r>
        <w:rPr>
          <w:rFonts w:eastAsia="仿宋_GB2312"/>
          <w:sz w:val="32"/>
          <w:szCs w:val="32"/>
        </w:rPr>
        <w:t>国药品支出</w:t>
      </w:r>
      <w:ins w:id="1235" w:author="Jinglin Sun" w:date="2024-07-15T14:22:27Z">
        <w:r>
          <w:rPr>
            <w:rFonts w:hint="eastAsia" w:eastAsia="仿宋_GB2312"/>
            <w:sz w:val="32"/>
            <w:szCs w:val="32"/>
            <w:lang w:val="en-US" w:eastAsia="zh-CN"/>
          </w:rPr>
          <w:t>呈现</w:t>
        </w:r>
      </w:ins>
      <w:ins w:id="1236" w:author="Jinglin Sun" w:date="2024-07-15T14:22:28Z">
        <w:r>
          <w:rPr>
            <w:rFonts w:hint="eastAsia" w:eastAsia="仿宋_GB2312"/>
            <w:sz w:val="32"/>
            <w:szCs w:val="32"/>
            <w:lang w:val="en-US" w:eastAsia="zh-CN"/>
          </w:rPr>
          <w:t>持续</w:t>
        </w:r>
      </w:ins>
      <w:ins w:id="1237" w:author="Jinglin Sun" w:date="2024-07-15T14:22:29Z">
        <w:r>
          <w:rPr>
            <w:rFonts w:hint="eastAsia" w:eastAsia="仿宋_GB2312"/>
            <w:sz w:val="32"/>
            <w:szCs w:val="32"/>
            <w:lang w:val="en-US" w:eastAsia="zh-CN"/>
          </w:rPr>
          <w:t>增长</w:t>
        </w:r>
      </w:ins>
      <w:ins w:id="1238" w:author="Jinglin Sun" w:date="2024-07-15T14:22:31Z">
        <w:r>
          <w:rPr>
            <w:rFonts w:hint="eastAsia" w:eastAsia="仿宋_GB2312"/>
            <w:sz w:val="32"/>
            <w:szCs w:val="32"/>
            <w:lang w:val="en-US" w:eastAsia="zh-CN"/>
          </w:rPr>
          <w:t>态势，</w:t>
        </w:r>
      </w:ins>
      <w:r>
        <w:rPr>
          <w:rFonts w:eastAsia="仿宋_GB2312"/>
          <w:sz w:val="32"/>
          <w:szCs w:val="32"/>
        </w:rPr>
        <w:t>从2013年的930亿美元上涨到2022年的1660亿美元</w:t>
      </w:r>
      <w:del w:id="1239" w:author="Jinglin Sun" w:date="2024-07-15T14:22:45Z">
        <w:r>
          <w:rPr>
            <w:rFonts w:eastAsia="仿宋_GB2312"/>
            <w:sz w:val="32"/>
            <w:szCs w:val="32"/>
          </w:rPr>
          <w:delText>。</w:delText>
        </w:r>
      </w:del>
      <w:ins w:id="1240" w:author="Jinglin Sun" w:date="2024-07-15T14:22:45Z">
        <w:r>
          <w:rPr>
            <w:rFonts w:hint="eastAsia" w:eastAsia="仿宋_GB2312"/>
            <w:sz w:val="32"/>
            <w:szCs w:val="32"/>
            <w:lang w:eastAsia="zh-CN"/>
          </w:rPr>
          <w:t>；</w:t>
        </w:r>
      </w:ins>
      <w:r>
        <w:rPr>
          <w:rFonts w:eastAsia="仿宋_GB2312"/>
          <w:sz w:val="32"/>
          <w:szCs w:val="32"/>
        </w:rPr>
        <w:t>未来5年，</w:t>
      </w:r>
      <w:del w:id="1241" w:author="Jinglin Sun" w:date="2024-07-15T14:22:40Z">
        <w:r>
          <w:rPr>
            <w:rFonts w:hint="default" w:eastAsia="仿宋_GB2312"/>
            <w:sz w:val="32"/>
            <w:szCs w:val="32"/>
            <w:lang w:val="en-US"/>
          </w:rPr>
          <w:delText>受创新药上市数量和用量增加驱动，中国药品支出</w:delText>
        </w:r>
      </w:del>
      <w:ins w:id="1242" w:author="Jinglin Sun" w:date="2024-07-15T14:22:41Z">
        <w:r>
          <w:rPr>
            <w:rFonts w:hint="eastAsia" w:eastAsia="仿宋_GB2312"/>
            <w:sz w:val="32"/>
            <w:szCs w:val="32"/>
            <w:lang w:val="en-US" w:eastAsia="zh-CN"/>
          </w:rPr>
          <w:t>还</w:t>
        </w:r>
      </w:ins>
      <w:r>
        <w:rPr>
          <w:rFonts w:eastAsia="仿宋_GB2312"/>
          <w:sz w:val="32"/>
          <w:szCs w:val="32"/>
        </w:rPr>
        <w:t>将以3.1%的</w:t>
      </w:r>
      <w:del w:id="1243" w:author="Jinglin Sun" w:date="2024-07-15T14:22:50Z">
        <w:r>
          <w:rPr>
            <w:rFonts w:hint="default" w:eastAsia="仿宋_GB2312"/>
            <w:sz w:val="32"/>
            <w:szCs w:val="32"/>
            <w:lang w:val="en-US"/>
          </w:rPr>
          <w:delText>CAGR</w:delText>
        </w:r>
      </w:del>
      <w:ins w:id="1244" w:author="Jinglin Sun" w:date="2024-07-15T14:22:52Z">
        <w:r>
          <w:rPr>
            <w:rFonts w:hint="eastAsia" w:eastAsia="仿宋_GB2312"/>
            <w:sz w:val="32"/>
            <w:szCs w:val="32"/>
            <w:lang w:val="en-US" w:eastAsia="zh-CN"/>
          </w:rPr>
          <w:t>复合增长</w:t>
        </w:r>
      </w:ins>
      <w:ins w:id="1245" w:author="Jinglin Sun" w:date="2024-07-15T14:22:55Z">
        <w:r>
          <w:rPr>
            <w:rFonts w:hint="eastAsia" w:eastAsia="仿宋_GB2312"/>
            <w:sz w:val="32"/>
            <w:szCs w:val="32"/>
            <w:lang w:val="en-US" w:eastAsia="zh-CN"/>
          </w:rPr>
          <w:t>率</w:t>
        </w:r>
      </w:ins>
      <w:r>
        <w:rPr>
          <w:rFonts w:eastAsia="仿宋_GB2312"/>
          <w:sz w:val="32"/>
          <w:szCs w:val="32"/>
        </w:rPr>
        <w:t>增长，预计到2027年将达到1940亿美元。</w:t>
      </w:r>
    </w:p>
    <w:p w14:paraId="2248EA8A">
      <w:pPr>
        <w:wordWrap w:val="0"/>
        <w:adjustRightInd w:val="0"/>
        <w:snapToGrid w:val="0"/>
        <w:spacing w:line="560" w:lineRule="exact"/>
        <w:ind w:firstLine="640" w:firstLineChars="200"/>
        <w:rPr>
          <w:rFonts w:eastAsia="仿宋_GB2312"/>
          <w:sz w:val="32"/>
          <w:szCs w:val="32"/>
        </w:rPr>
      </w:pPr>
      <w:del w:id="1246" w:author="Jinglin Sun" w:date="2024-07-15T14:23:27Z">
        <w:r>
          <w:rPr>
            <w:rFonts w:hint="default" w:eastAsia="仿宋_GB2312"/>
            <w:sz w:val="32"/>
            <w:szCs w:val="32"/>
            <w:lang w:val="en-US"/>
          </w:rPr>
          <w:delText>目前，</w:delText>
        </w:r>
      </w:del>
      <w:ins w:id="1247" w:author="Jinglin Sun" w:date="2024-07-15T14:23:32Z">
        <w:r>
          <w:rPr>
            <w:rFonts w:hint="eastAsia" w:eastAsia="仿宋_GB2312"/>
            <w:sz w:val="32"/>
            <w:szCs w:val="32"/>
            <w:lang w:val="en-US" w:eastAsia="zh-CN"/>
          </w:rPr>
          <w:t>同时，</w:t>
        </w:r>
      </w:ins>
      <w:ins w:id="1248" w:author="Jinglin Sun" w:date="2024-07-15T14:23:13Z">
        <w:r>
          <w:rPr>
            <w:rFonts w:hint="eastAsia" w:eastAsia="仿宋_GB2312"/>
            <w:sz w:val="32"/>
            <w:szCs w:val="32"/>
            <w:lang w:val="en-US" w:eastAsia="zh-CN"/>
          </w:rPr>
          <w:t>我</w:t>
        </w:r>
      </w:ins>
      <w:del w:id="1249" w:author="Jinglin Sun" w:date="2024-07-15T14:23:12Z">
        <w:r>
          <w:rPr>
            <w:rFonts w:eastAsia="仿宋_GB2312"/>
            <w:sz w:val="32"/>
            <w:szCs w:val="32"/>
          </w:rPr>
          <w:delText>中</w:delText>
        </w:r>
      </w:del>
      <w:r>
        <w:rPr>
          <w:rFonts w:eastAsia="仿宋_GB2312"/>
          <w:sz w:val="32"/>
          <w:szCs w:val="32"/>
        </w:rPr>
        <w:t>国存在大量未被满足的临床需求，</w:t>
      </w:r>
      <w:del w:id="1250" w:author="Jinglin Sun" w:date="2024-07-15T14:24:14Z">
        <w:r>
          <w:rPr>
            <w:rFonts w:eastAsia="仿宋_GB2312"/>
            <w:sz w:val="32"/>
            <w:szCs w:val="32"/>
          </w:rPr>
          <w:delText>为整个行业的创新研发带来了发展机遇与空间。我国</w:delText>
        </w:r>
      </w:del>
      <w:r>
        <w:rPr>
          <w:rFonts w:eastAsia="仿宋_GB2312"/>
          <w:sz w:val="32"/>
          <w:szCs w:val="32"/>
        </w:rPr>
        <w:t>恶性肿瘤、心脏病和脑血管病等重大疾病负担较重，</w:t>
      </w:r>
      <w:del w:id="1251" w:author="Jinglin Sun" w:date="2024-07-15T14:25:08Z">
        <w:r>
          <w:rPr>
            <w:rFonts w:eastAsia="仿宋_GB2312"/>
            <w:sz w:val="32"/>
            <w:szCs w:val="32"/>
          </w:rPr>
          <w:delText>在</w:delText>
        </w:r>
      </w:del>
      <w:r>
        <w:rPr>
          <w:rFonts w:eastAsia="仿宋_GB2312"/>
          <w:sz w:val="32"/>
          <w:szCs w:val="32"/>
        </w:rPr>
        <w:t>防治水平</w:t>
      </w:r>
      <w:del w:id="1252" w:author="Jinglin Sun" w:date="2024-07-15T14:25:11Z">
        <w:r>
          <w:rPr>
            <w:rFonts w:eastAsia="仿宋_GB2312"/>
            <w:sz w:val="32"/>
            <w:szCs w:val="32"/>
          </w:rPr>
          <w:delText>上</w:delText>
        </w:r>
      </w:del>
      <w:r>
        <w:rPr>
          <w:rFonts w:eastAsia="仿宋_GB2312"/>
          <w:sz w:val="32"/>
          <w:szCs w:val="32"/>
        </w:rPr>
        <w:t>仍有较大进步空间。</w:t>
      </w:r>
      <w:ins w:id="1253" w:author="Jinglin Sun" w:date="2024-07-15T14:25:50Z">
        <w:r>
          <w:rPr>
            <w:rFonts w:hint="eastAsia" w:eastAsia="仿宋_GB2312"/>
            <w:sz w:val="32"/>
            <w:szCs w:val="32"/>
            <w:lang w:val="en-US" w:eastAsia="zh-CN"/>
          </w:rPr>
          <w:t>比如</w:t>
        </w:r>
      </w:ins>
      <w:del w:id="1254" w:author="Jinglin Sun" w:date="2024-07-15T14:25:48Z">
        <w:r>
          <w:rPr>
            <w:rFonts w:eastAsia="仿宋_GB2312"/>
            <w:sz w:val="32"/>
            <w:szCs w:val="32"/>
          </w:rPr>
          <w:delText>以恶性肿瘤为例，</w:delText>
        </w:r>
      </w:del>
      <w:del w:id="1255" w:author="Jinglin Sun" w:date="2024-07-15T14:17:09Z">
        <w:r>
          <w:rPr>
            <w:rFonts w:hint="default" w:eastAsia="仿宋_GB2312"/>
            <w:sz w:val="32"/>
            <w:szCs w:val="32"/>
            <w:lang w:val="en-US"/>
          </w:rPr>
          <w:delText>中</w:delText>
        </w:r>
      </w:del>
      <w:ins w:id="1256" w:author="Jinglin Sun" w:date="2024-07-15T14:17:10Z">
        <w:r>
          <w:rPr>
            <w:rFonts w:hint="eastAsia" w:eastAsia="仿宋_GB2312"/>
            <w:sz w:val="32"/>
            <w:szCs w:val="32"/>
            <w:lang w:val="en-US" w:eastAsia="zh-CN"/>
          </w:rPr>
          <w:t>我</w:t>
        </w:r>
      </w:ins>
      <w:r>
        <w:rPr>
          <w:rFonts w:eastAsia="仿宋_GB2312"/>
          <w:sz w:val="32"/>
          <w:szCs w:val="32"/>
        </w:rPr>
        <w:t>国</w:t>
      </w:r>
      <w:del w:id="1257" w:author="Jinglin Sun" w:date="2024-07-15T14:17:12Z">
        <w:r>
          <w:rPr>
            <w:rFonts w:eastAsia="仿宋_GB2312"/>
            <w:sz w:val="32"/>
            <w:szCs w:val="32"/>
          </w:rPr>
          <w:delText>的</w:delText>
        </w:r>
      </w:del>
      <w:r>
        <w:rPr>
          <w:rFonts w:eastAsia="仿宋_GB2312"/>
          <w:sz w:val="32"/>
          <w:szCs w:val="32"/>
        </w:rPr>
        <w:t>癌症发病数与死亡数均</w:t>
      </w:r>
      <w:del w:id="1258" w:author="Jinglin Sun" w:date="2024-07-15T14:25:59Z">
        <w:r>
          <w:rPr>
            <w:rFonts w:eastAsia="仿宋_GB2312"/>
            <w:sz w:val="32"/>
            <w:szCs w:val="32"/>
          </w:rPr>
          <w:delText>高</w:delText>
        </w:r>
      </w:del>
      <w:r>
        <w:rPr>
          <w:rFonts w:eastAsia="仿宋_GB2312"/>
          <w:sz w:val="32"/>
          <w:szCs w:val="32"/>
        </w:rPr>
        <w:t>居全球首位</w:t>
      </w:r>
      <w:del w:id="1259" w:author="Jinglin Sun" w:date="2024-07-15T14:17:22Z">
        <w:r>
          <w:rPr>
            <w:rFonts w:eastAsia="仿宋_GB2312"/>
            <w:sz w:val="32"/>
            <w:szCs w:val="32"/>
          </w:rPr>
          <w:delText>（</w:delText>
        </w:r>
      </w:del>
      <w:ins w:id="1260" w:author="Jinglin Sun" w:date="2024-07-15T14:17:22Z">
        <w:r>
          <w:rPr>
            <w:rFonts w:hint="eastAsia" w:eastAsia="仿宋_GB2312"/>
            <w:sz w:val="32"/>
            <w:szCs w:val="32"/>
            <w:lang w:eastAsia="zh-CN"/>
          </w:rPr>
          <w:t>，</w:t>
        </w:r>
      </w:ins>
      <w:r>
        <w:rPr>
          <w:rFonts w:eastAsia="仿宋_GB2312"/>
          <w:sz w:val="32"/>
          <w:szCs w:val="32"/>
        </w:rPr>
        <w:t>分别占全球发病数与死亡数的23.7%</w:t>
      </w:r>
      <w:del w:id="1261" w:author="Jinglin Sun" w:date="2024-07-15T14:17:27Z">
        <w:r>
          <w:rPr>
            <w:rFonts w:eastAsia="仿宋_GB2312"/>
            <w:sz w:val="32"/>
            <w:szCs w:val="32"/>
          </w:rPr>
          <w:delText>与</w:delText>
        </w:r>
      </w:del>
      <w:ins w:id="1262" w:author="Jinglin Sun" w:date="2024-07-15T14:17:27Z">
        <w:r>
          <w:rPr>
            <w:rFonts w:hint="eastAsia" w:eastAsia="仿宋_GB2312"/>
            <w:sz w:val="32"/>
            <w:szCs w:val="32"/>
            <w:lang w:eastAsia="zh-CN"/>
          </w:rPr>
          <w:t>、</w:t>
        </w:r>
      </w:ins>
      <w:r>
        <w:rPr>
          <w:rFonts w:eastAsia="仿宋_GB2312"/>
          <w:sz w:val="32"/>
          <w:szCs w:val="32"/>
        </w:rPr>
        <w:t>30.2%</w:t>
      </w:r>
      <w:ins w:id="1263" w:author="Jinglin Sun" w:date="2024-07-15T14:17:34Z">
        <w:r>
          <w:rPr>
            <w:rFonts w:hint="eastAsia" w:eastAsia="仿宋_GB2312"/>
            <w:sz w:val="32"/>
            <w:szCs w:val="32"/>
            <w:lang w:eastAsia="zh-CN"/>
          </w:rPr>
          <w:t>，</w:t>
        </w:r>
      </w:ins>
      <w:del w:id="1264" w:author="Jinglin Sun" w:date="2024-07-15T14:17:32Z">
        <w:r>
          <w:rPr>
            <w:rFonts w:eastAsia="仿宋_GB2312"/>
            <w:sz w:val="32"/>
            <w:szCs w:val="32"/>
          </w:rPr>
          <w:delText>）</w:delText>
        </w:r>
      </w:del>
      <w:del w:id="1265" w:author="Jinglin Sun" w:date="2024-07-15T14:17:30Z">
        <w:r>
          <w:rPr>
            <w:rFonts w:eastAsia="仿宋_GB2312"/>
            <w:sz w:val="32"/>
            <w:szCs w:val="32"/>
          </w:rPr>
          <w:delText>，</w:delText>
        </w:r>
      </w:del>
      <w:r>
        <w:rPr>
          <w:rFonts w:eastAsia="仿宋_GB2312"/>
          <w:sz w:val="32"/>
          <w:szCs w:val="32"/>
        </w:rPr>
        <w:t>并且我国癌症五年生存率</w:t>
      </w:r>
      <w:ins w:id="1266" w:author="Jinglin Sun" w:date="2024-07-15T14:26:15Z">
        <w:r>
          <w:rPr>
            <w:rFonts w:hint="eastAsia" w:eastAsia="仿宋_GB2312"/>
            <w:sz w:val="32"/>
            <w:szCs w:val="32"/>
            <w:lang w:val="en-US" w:eastAsia="zh-CN"/>
          </w:rPr>
          <w:t>仅</w:t>
        </w:r>
      </w:ins>
      <w:r>
        <w:rPr>
          <w:rFonts w:eastAsia="仿宋_GB2312"/>
          <w:sz w:val="32"/>
          <w:szCs w:val="32"/>
        </w:rPr>
        <w:t>为40.5%，</w:t>
      </w:r>
      <w:del w:id="1267" w:author="Jinglin Sun" w:date="2024-07-15T14:26:27Z">
        <w:r>
          <w:rPr>
            <w:rFonts w:eastAsia="仿宋_GB2312"/>
            <w:sz w:val="32"/>
            <w:szCs w:val="32"/>
          </w:rPr>
          <w:delText>于发达国家的防治水平较低（</w:delText>
        </w:r>
      </w:del>
      <w:r>
        <w:rPr>
          <w:rFonts w:eastAsia="仿宋_GB2312"/>
          <w:sz w:val="32"/>
          <w:szCs w:val="32"/>
        </w:rPr>
        <w:t>美国</w:t>
      </w:r>
      <w:ins w:id="1268" w:author="Jinglin Sun" w:date="2024-07-15T14:26:32Z">
        <w:r>
          <w:rPr>
            <w:rFonts w:hint="eastAsia" w:eastAsia="仿宋_GB2312"/>
            <w:sz w:val="32"/>
            <w:szCs w:val="32"/>
            <w:lang w:val="en-US" w:eastAsia="zh-CN"/>
          </w:rPr>
          <w:t>为</w:t>
        </w:r>
      </w:ins>
      <w:r>
        <w:rPr>
          <w:rFonts w:eastAsia="仿宋_GB2312"/>
          <w:sz w:val="32"/>
          <w:szCs w:val="32"/>
        </w:rPr>
        <w:t>68.1%，日本</w:t>
      </w:r>
      <w:ins w:id="1269" w:author="Jinglin Sun" w:date="2024-07-15T14:26:35Z">
        <w:r>
          <w:rPr>
            <w:rFonts w:hint="eastAsia" w:eastAsia="仿宋_GB2312"/>
            <w:sz w:val="32"/>
            <w:szCs w:val="32"/>
            <w:lang w:val="en-US" w:eastAsia="zh-CN"/>
          </w:rPr>
          <w:t>为</w:t>
        </w:r>
      </w:ins>
      <w:r>
        <w:rPr>
          <w:rFonts w:eastAsia="仿宋_GB2312"/>
          <w:sz w:val="32"/>
          <w:szCs w:val="32"/>
        </w:rPr>
        <w:t>66.4%</w:t>
      </w:r>
      <w:del w:id="1270" w:author="Jinglin Sun" w:date="2024-07-15T14:26:37Z">
        <w:r>
          <w:rPr>
            <w:rFonts w:eastAsia="仿宋_GB2312"/>
            <w:sz w:val="32"/>
            <w:szCs w:val="32"/>
          </w:rPr>
          <w:delText>）</w:delText>
        </w:r>
      </w:del>
      <w:r>
        <w:rPr>
          <w:rFonts w:eastAsia="仿宋_GB2312"/>
          <w:sz w:val="32"/>
          <w:szCs w:val="32"/>
        </w:rPr>
        <w:t>。</w:t>
      </w:r>
      <w:ins w:id="1271" w:author="Jinglin Sun" w:date="2024-07-15T14:27:15Z">
        <w:r>
          <w:rPr>
            <w:rFonts w:hint="eastAsia" w:eastAsia="仿宋_GB2312"/>
            <w:sz w:val="32"/>
            <w:szCs w:val="32"/>
            <w:lang w:val="en-US" w:eastAsia="zh-CN"/>
          </w:rPr>
          <w:t>总体而言</w:t>
        </w:r>
      </w:ins>
      <w:ins w:id="1272" w:author="Jinglin Sun" w:date="2024-07-15T14:27:16Z">
        <w:r>
          <w:rPr>
            <w:rFonts w:hint="eastAsia" w:eastAsia="仿宋_GB2312"/>
            <w:sz w:val="32"/>
            <w:szCs w:val="32"/>
            <w:lang w:val="en-US" w:eastAsia="zh-CN"/>
          </w:rPr>
          <w:t>，</w:t>
        </w:r>
      </w:ins>
      <w:del w:id="1273" w:author="Jinglin Sun" w:date="2024-07-15T14:26:46Z">
        <w:r>
          <w:rPr>
            <w:rFonts w:eastAsia="仿宋_GB2312"/>
            <w:sz w:val="32"/>
            <w:szCs w:val="32"/>
          </w:rPr>
          <w:delText>但是，</w:delText>
        </w:r>
      </w:del>
      <w:r>
        <w:rPr>
          <w:rFonts w:eastAsia="仿宋_GB2312"/>
          <w:sz w:val="32"/>
          <w:szCs w:val="32"/>
        </w:rPr>
        <w:t>我国创新药市场</w:t>
      </w:r>
      <w:del w:id="1274" w:author="Jinglin Sun" w:date="2024-07-15T14:26:54Z">
        <w:r>
          <w:rPr>
            <w:rFonts w:eastAsia="仿宋_GB2312"/>
            <w:sz w:val="32"/>
            <w:szCs w:val="32"/>
          </w:rPr>
          <w:delText>也</w:delText>
        </w:r>
      </w:del>
      <w:r>
        <w:rPr>
          <w:rFonts w:eastAsia="仿宋_GB2312"/>
          <w:sz w:val="32"/>
          <w:szCs w:val="32"/>
        </w:rPr>
        <w:t>面临诸多问题：</w:t>
      </w:r>
    </w:p>
    <w:p w14:paraId="5D0AD2ED">
      <w:pPr>
        <w:pStyle w:val="5"/>
        <w:ind w:firstLine="640" w:firstLineChars="200"/>
        <w:outlineLvl w:val="2"/>
        <w:rPr>
          <w:ins w:id="1275" w:author="Jinglin Sun" w:date="2024-07-15T14:28:34Z"/>
          <w:b/>
        </w:rPr>
      </w:pPr>
      <w:ins w:id="1276" w:author="Jinglin Sun" w:date="2024-07-15T15:35:52Z">
        <w:r>
          <w:rPr>
            <w:rFonts w:hint="eastAsia"/>
            <w:lang w:val="en-US" w:eastAsia="zh-CN"/>
          </w:rPr>
          <w:t>1</w:t>
        </w:r>
      </w:ins>
      <w:ins w:id="1277" w:author="Jinglin Sun" w:date="2024-07-15T14:28:34Z">
        <w:r>
          <w:rPr>
            <w:rFonts w:hint="eastAsia"/>
          </w:rPr>
          <w:t>.</w:t>
        </w:r>
      </w:ins>
      <w:ins w:id="1278" w:author="Jinglin Sun" w:date="2024-07-15T14:28:34Z">
        <w:r>
          <w:rPr/>
          <w:t>创新药</w:t>
        </w:r>
      </w:ins>
      <w:ins w:id="1279" w:author="Jinglin Sun" w:date="2024-07-15T14:38:39Z">
        <w:r>
          <w:rPr>
            <w:rFonts w:hint="eastAsia"/>
            <w:lang w:val="en-US" w:eastAsia="zh-CN"/>
          </w:rPr>
          <w:t>市场</w:t>
        </w:r>
      </w:ins>
      <w:ins w:id="1280" w:author="Jinglin Sun" w:date="2024-07-15T14:38:40Z">
        <w:r>
          <w:rPr>
            <w:rFonts w:hint="eastAsia"/>
            <w:lang w:val="en-US" w:eastAsia="zh-CN"/>
          </w:rPr>
          <w:t>发展</w:t>
        </w:r>
      </w:ins>
      <w:ins w:id="1281" w:author="Jinglin Sun" w:date="2024-07-15T14:38:44Z">
        <w:r>
          <w:rPr>
            <w:rFonts w:hint="eastAsia"/>
            <w:lang w:val="en-US" w:eastAsia="zh-CN"/>
          </w:rPr>
          <w:t>迅速，</w:t>
        </w:r>
      </w:ins>
      <w:ins w:id="1282" w:author="Jinglin Sun" w:date="2024-07-15T14:38:45Z">
        <w:r>
          <w:rPr>
            <w:rFonts w:hint="eastAsia"/>
            <w:lang w:val="en-US" w:eastAsia="zh-CN"/>
          </w:rPr>
          <w:t>但</w:t>
        </w:r>
      </w:ins>
      <w:ins w:id="1283" w:author="Jinglin Sun" w:date="2024-07-15T15:36:14Z">
        <w:r>
          <w:rPr>
            <w:rFonts w:hint="eastAsia"/>
            <w:lang w:val="en-US" w:eastAsia="zh-CN"/>
          </w:rPr>
          <w:t>国内</w:t>
        </w:r>
      </w:ins>
      <w:ins w:id="1284" w:author="Jinglin Sun" w:date="2024-07-15T15:36:20Z">
        <w:r>
          <w:rPr>
            <w:rFonts w:hint="eastAsia"/>
            <w:lang w:val="en-US" w:eastAsia="zh-CN"/>
          </w:rPr>
          <w:t>市场</w:t>
        </w:r>
      </w:ins>
      <w:ins w:id="1285" w:author="Jinglin Sun" w:date="2024-07-15T14:28:34Z">
        <w:r>
          <w:rPr/>
          <w:t>规模偏小</w:t>
        </w:r>
      </w:ins>
    </w:p>
    <w:p w14:paraId="252DA3B3">
      <w:pPr>
        <w:wordWrap w:val="0"/>
        <w:adjustRightInd w:val="0"/>
        <w:snapToGrid w:val="0"/>
        <w:spacing w:line="560" w:lineRule="exact"/>
        <w:ind w:firstLine="643" w:firstLineChars="200"/>
        <w:rPr>
          <w:ins w:id="1287" w:author="Jinglin Sun" w:date="2024-07-15T16:43:33Z"/>
          <w:rFonts w:hint="default" w:eastAsia="仿宋_GB2312"/>
          <w:sz w:val="32"/>
          <w:szCs w:val="32"/>
          <w:lang w:val="en-US" w:eastAsia="zh-CN"/>
        </w:rPr>
        <w:pPrChange w:id="1286" w:author="Jinglin Sun" w:date="2024-07-15T15:39:49Z">
          <w:pPr>
            <w:wordWrap w:val="0"/>
            <w:adjustRightInd w:val="0"/>
            <w:snapToGrid w:val="0"/>
            <w:spacing w:line="560" w:lineRule="exact"/>
            <w:ind w:firstLine="640" w:firstLineChars="200"/>
          </w:pPr>
        </w:pPrChange>
      </w:pPr>
      <w:ins w:id="1288" w:author="Jinglin Sun" w:date="2024-07-15T16:23:03Z">
        <w:r>
          <w:rPr>
            <w:rFonts w:hint="eastAsia" w:eastAsia="仿宋_GB2312"/>
            <w:sz w:val="32"/>
            <w:szCs w:val="32"/>
            <w:lang w:val="en-US" w:eastAsia="zh-CN"/>
          </w:rPr>
          <w:t>据统计，</w:t>
        </w:r>
      </w:ins>
      <w:ins w:id="1289" w:author="Jinglin Sun" w:date="2024-07-15T16:23:30Z">
        <w:r>
          <w:rPr>
            <w:rFonts w:hint="eastAsia" w:eastAsia="仿宋_GB2312"/>
            <w:sz w:val="32"/>
            <w:szCs w:val="32"/>
            <w:lang w:val="en-US" w:eastAsia="zh-CN"/>
          </w:rPr>
          <w:t>2023年</w:t>
        </w:r>
      </w:ins>
      <w:ins w:id="1290" w:author="Jinglin Sun" w:date="2024-07-15T16:23:03Z">
        <w:r>
          <w:rPr>
            <w:rFonts w:hint="eastAsia" w:eastAsia="仿宋_GB2312"/>
            <w:sz w:val="32"/>
            <w:szCs w:val="32"/>
            <w:lang w:val="en-US" w:eastAsia="zh-CN"/>
          </w:rPr>
          <w:t>全球医药市场整体规模为1.58万亿美元，预计到2030年，全球医药市场规模可达到2.08万亿美元</w:t>
        </w:r>
      </w:ins>
      <w:ins w:id="1291" w:author="Jinglin Sun" w:date="2024-07-15T16:23:20Z">
        <w:r>
          <w:rPr>
            <w:rFonts w:hint="eastAsia" w:eastAsia="仿宋_GB2312"/>
            <w:sz w:val="32"/>
            <w:szCs w:val="32"/>
            <w:lang w:val="en-US" w:eastAsia="zh-CN"/>
          </w:rPr>
          <w:t>。</w:t>
        </w:r>
      </w:ins>
      <w:ins w:id="1292" w:author="Jinglin Sun" w:date="2024-07-15T15:28:03Z">
        <w:r>
          <w:rPr>
            <w:rFonts w:hint="eastAsia" w:eastAsia="仿宋_GB2312"/>
            <w:sz w:val="32"/>
            <w:szCs w:val="32"/>
            <w:lang w:val="en-US" w:eastAsia="zh-CN"/>
          </w:rPr>
          <w:t>我国</w:t>
        </w:r>
      </w:ins>
      <w:ins w:id="1293" w:author="Jinglin Sun" w:date="2024-07-18T11:42:43Z">
        <w:r>
          <w:rPr>
            <w:rFonts w:hint="eastAsia" w:eastAsia="仿宋_GB2312"/>
            <w:sz w:val="32"/>
            <w:szCs w:val="32"/>
            <w:lang w:val="en-US" w:eastAsia="zh-CN"/>
          </w:rPr>
          <w:t>创新</w:t>
        </w:r>
      </w:ins>
      <w:ins w:id="1294" w:author="Jinglin Sun" w:date="2024-07-15T15:32:30Z">
        <w:r>
          <w:rPr>
            <w:rFonts w:hint="eastAsia" w:eastAsia="仿宋_GB2312"/>
            <w:sz w:val="32"/>
            <w:szCs w:val="32"/>
            <w:lang w:val="en-US" w:eastAsia="zh-CN"/>
          </w:rPr>
          <w:t>药</w:t>
        </w:r>
      </w:ins>
      <w:ins w:id="1295" w:author="Jinglin Sun" w:date="2024-07-15T15:32:32Z">
        <w:r>
          <w:rPr>
            <w:rFonts w:hint="eastAsia" w:eastAsia="仿宋_GB2312"/>
            <w:sz w:val="32"/>
            <w:szCs w:val="32"/>
            <w:lang w:val="en-US" w:eastAsia="zh-CN"/>
          </w:rPr>
          <w:t>市场</w:t>
        </w:r>
      </w:ins>
      <w:ins w:id="1296" w:author="Jinglin Sun" w:date="2024-07-15T15:32:33Z">
        <w:r>
          <w:rPr>
            <w:rFonts w:hint="eastAsia" w:eastAsia="仿宋_GB2312"/>
            <w:sz w:val="32"/>
            <w:szCs w:val="32"/>
            <w:lang w:val="en-US" w:eastAsia="zh-CN"/>
          </w:rPr>
          <w:t>发展</w:t>
        </w:r>
      </w:ins>
      <w:ins w:id="1297" w:author="Jinglin Sun" w:date="2024-07-15T15:32:35Z">
        <w:r>
          <w:rPr>
            <w:rFonts w:hint="eastAsia" w:eastAsia="仿宋_GB2312"/>
            <w:sz w:val="32"/>
            <w:szCs w:val="32"/>
            <w:lang w:val="en-US" w:eastAsia="zh-CN"/>
          </w:rPr>
          <w:t>迅速，</w:t>
        </w:r>
      </w:ins>
      <w:ins w:id="1298" w:author="Jinglin Sun" w:date="2024-07-18T11:42:56Z">
        <w:r>
          <w:rPr>
            <w:rFonts w:hint="eastAsia" w:eastAsia="仿宋_GB2312"/>
            <w:sz w:val="32"/>
            <w:szCs w:val="32"/>
            <w:lang w:val="en-US" w:eastAsia="zh-CN"/>
          </w:rPr>
          <w:t>202</w:t>
        </w:r>
      </w:ins>
      <w:ins w:id="1299" w:author="Jinglin Sun" w:date="2024-07-18T11:42:57Z">
        <w:r>
          <w:rPr>
            <w:rFonts w:hint="eastAsia" w:eastAsia="仿宋_GB2312"/>
            <w:sz w:val="32"/>
            <w:szCs w:val="32"/>
            <w:lang w:val="en-US" w:eastAsia="zh-CN"/>
          </w:rPr>
          <w:t>3</w:t>
        </w:r>
      </w:ins>
      <w:ins w:id="1300" w:author="Jinglin Sun" w:date="2024-07-18T11:42:58Z">
        <w:r>
          <w:rPr>
            <w:rFonts w:hint="eastAsia" w:eastAsia="仿宋_GB2312"/>
            <w:sz w:val="32"/>
            <w:szCs w:val="32"/>
            <w:lang w:val="en-US" w:eastAsia="zh-CN"/>
          </w:rPr>
          <w:t>年</w:t>
        </w:r>
      </w:ins>
      <w:ins w:id="1301" w:author="Jinglin Sun" w:date="2024-07-18T11:43:01Z">
        <w:r>
          <w:rPr>
            <w:rFonts w:hint="eastAsia" w:eastAsia="仿宋_GB2312"/>
            <w:sz w:val="32"/>
            <w:szCs w:val="32"/>
            <w:lang w:val="en-US" w:eastAsia="zh-CN"/>
          </w:rPr>
          <w:t>市场</w:t>
        </w:r>
      </w:ins>
      <w:ins w:id="1302" w:author="Jinglin Sun" w:date="2024-07-18T11:43:02Z">
        <w:r>
          <w:rPr>
            <w:rFonts w:hint="eastAsia" w:eastAsia="仿宋_GB2312"/>
            <w:sz w:val="32"/>
            <w:szCs w:val="32"/>
            <w:lang w:val="en-US" w:eastAsia="zh-CN"/>
          </w:rPr>
          <w:t>规模</w:t>
        </w:r>
      </w:ins>
      <w:ins w:id="1303" w:author="Jinglin Sun" w:date="2024-07-18T11:43:04Z">
        <w:r>
          <w:rPr>
            <w:rFonts w:hint="eastAsia" w:eastAsia="仿宋_GB2312"/>
            <w:sz w:val="32"/>
            <w:szCs w:val="32"/>
            <w:lang w:val="en-US" w:eastAsia="zh-CN"/>
          </w:rPr>
          <w:t>约为</w:t>
        </w:r>
      </w:ins>
      <w:ins w:id="1304" w:author="Jinglin Sun" w:date="2024-07-18T11:43:07Z">
        <w:r>
          <w:rPr>
            <w:rFonts w:hint="eastAsia" w:eastAsia="仿宋_GB2312"/>
            <w:sz w:val="32"/>
            <w:szCs w:val="32"/>
            <w:lang w:val="en-US" w:eastAsia="zh-CN"/>
          </w:rPr>
          <w:t>70</w:t>
        </w:r>
      </w:ins>
      <w:ins w:id="1305" w:author="Jinglin Sun" w:date="2024-07-18T11:43:09Z">
        <w:r>
          <w:rPr>
            <w:rFonts w:hint="eastAsia" w:eastAsia="仿宋_GB2312"/>
            <w:sz w:val="32"/>
            <w:szCs w:val="32"/>
            <w:lang w:val="en-US" w:eastAsia="zh-CN"/>
          </w:rPr>
          <w:t>9</w:t>
        </w:r>
      </w:ins>
      <w:ins w:id="1306" w:author="Jinglin Sun" w:date="2024-07-18T11:43:10Z">
        <w:r>
          <w:rPr>
            <w:rFonts w:hint="eastAsia" w:eastAsia="仿宋_GB2312"/>
            <w:sz w:val="32"/>
            <w:szCs w:val="32"/>
            <w:lang w:val="en-US" w:eastAsia="zh-CN"/>
          </w:rPr>
          <w:t>7</w:t>
        </w:r>
      </w:ins>
      <w:ins w:id="1307" w:author="Jinglin Sun" w:date="2024-07-18T11:43:11Z">
        <w:r>
          <w:rPr>
            <w:rFonts w:hint="eastAsia" w:eastAsia="仿宋_GB2312"/>
            <w:sz w:val="32"/>
            <w:szCs w:val="32"/>
            <w:lang w:val="en-US" w:eastAsia="zh-CN"/>
          </w:rPr>
          <w:t>亿</w:t>
        </w:r>
      </w:ins>
      <w:ins w:id="1308" w:author="Jinglin Sun" w:date="2024-07-18T11:43:14Z">
        <w:r>
          <w:rPr>
            <w:rFonts w:hint="eastAsia" w:eastAsia="仿宋_GB2312"/>
            <w:sz w:val="32"/>
            <w:szCs w:val="32"/>
            <w:lang w:val="en-US" w:eastAsia="zh-CN"/>
          </w:rPr>
          <w:t>元</w:t>
        </w:r>
      </w:ins>
      <w:ins w:id="1309" w:author="Jinglin Sun" w:date="2024-07-18T11:43:15Z">
        <w:r>
          <w:rPr>
            <w:rFonts w:hint="eastAsia" w:eastAsia="仿宋_GB2312"/>
            <w:sz w:val="32"/>
            <w:szCs w:val="32"/>
            <w:lang w:val="en-US" w:eastAsia="zh-CN"/>
          </w:rPr>
          <w:t>，</w:t>
        </w:r>
      </w:ins>
      <w:ins w:id="1310" w:author="Jinglin Sun" w:date="2024-07-15T14:28:34Z">
        <w:r>
          <w:rPr>
            <w:rFonts w:eastAsia="仿宋_GB2312"/>
            <w:sz w:val="32"/>
            <w:szCs w:val="32"/>
          </w:rPr>
          <w:t>新药上市数量</w:t>
        </w:r>
      </w:ins>
      <w:ins w:id="1311" w:author="Jinglin Sun" w:date="2024-07-15T15:28:15Z">
        <w:r>
          <w:rPr>
            <w:rFonts w:hint="eastAsia" w:eastAsia="仿宋_GB2312"/>
            <w:sz w:val="32"/>
            <w:szCs w:val="32"/>
            <w:lang w:eastAsia="zh-CN"/>
          </w:rPr>
          <w:t>、</w:t>
        </w:r>
      </w:ins>
      <w:ins w:id="1312" w:author="Jinglin Sun" w:date="2024-07-15T14:28:34Z">
        <w:r>
          <w:rPr>
            <w:rFonts w:eastAsia="仿宋_GB2312"/>
            <w:sz w:val="32"/>
            <w:szCs w:val="32"/>
          </w:rPr>
          <w:t>在研管线数量均</w:t>
        </w:r>
      </w:ins>
      <w:ins w:id="1313" w:author="Jinglin Sun" w:date="2024-07-15T15:28:24Z">
        <w:r>
          <w:rPr>
            <w:rFonts w:hint="default" w:eastAsia="仿宋_GB2312"/>
            <w:sz w:val="32"/>
            <w:szCs w:val="32"/>
            <w:lang w:val="en-US" w:eastAsia="zh-CN"/>
            <w:rPrChange w:id="1314" w:author="Jinglin Sun" w:date="2024-07-15T15:29:27Z">
              <w:rPr>
                <w:rFonts w:hint="eastAsia" w:eastAsia="仿宋_GB2312"/>
                <w:sz w:val="32"/>
                <w:szCs w:val="32"/>
                <w:lang w:val="en-US" w:eastAsia="zh-CN"/>
              </w:rPr>
            </w:rPrChange>
          </w:rPr>
          <w:t>位居</w:t>
        </w:r>
      </w:ins>
      <w:ins w:id="1315" w:author="Jinglin Sun" w:date="2024-07-15T15:28:26Z">
        <w:r>
          <w:rPr>
            <w:rFonts w:hint="default" w:eastAsia="仿宋_GB2312"/>
            <w:sz w:val="32"/>
            <w:szCs w:val="32"/>
            <w:lang w:val="en-US" w:eastAsia="zh-CN"/>
            <w:rPrChange w:id="1316" w:author="Jinglin Sun" w:date="2024-07-15T15:29:27Z">
              <w:rPr>
                <w:rFonts w:hint="eastAsia" w:eastAsia="仿宋_GB2312"/>
                <w:sz w:val="32"/>
                <w:szCs w:val="32"/>
                <w:lang w:val="en-US" w:eastAsia="zh-CN"/>
              </w:rPr>
            </w:rPrChange>
          </w:rPr>
          <w:t>全球</w:t>
        </w:r>
      </w:ins>
      <w:ins w:id="1317" w:author="Jinglin Sun" w:date="2024-07-15T14:28:34Z">
        <w:r>
          <w:rPr>
            <w:rFonts w:eastAsia="仿宋_GB2312"/>
            <w:sz w:val="32"/>
            <w:szCs w:val="32"/>
          </w:rPr>
          <w:t>第二，</w:t>
        </w:r>
      </w:ins>
      <w:ins w:id="1318" w:author="Jinglin Sun" w:date="2024-07-15T15:29:22Z">
        <w:r>
          <w:rPr>
            <w:rFonts w:ascii="Times New Roman" w:hAnsi="Times New Roman" w:eastAsia="仿宋_GB2312" w:cs="Times New Roman"/>
            <w:i w:val="0"/>
            <w:iCs w:val="0"/>
            <w:caps w:val="0"/>
            <w:color w:val="auto"/>
            <w:spacing w:val="0"/>
            <w:sz w:val="32"/>
            <w:szCs w:val="32"/>
            <w:shd w:val="clear" w:fill="auto"/>
            <w:rPrChange w:id="1319" w:author="Jinglin Sun" w:date="2024-07-15T15:29:27Z">
              <w:rPr>
                <w:rFonts w:ascii="Arial" w:hAnsi="Arial" w:eastAsia="宋体" w:cs="Arial"/>
                <w:i w:val="0"/>
                <w:iCs w:val="0"/>
                <w:caps w:val="0"/>
                <w:color w:val="1F1F1F"/>
                <w:spacing w:val="0"/>
                <w:sz w:val="19"/>
                <w:szCs w:val="19"/>
                <w:shd w:val="clear" w:fill="FFFFFF"/>
              </w:rPr>
            </w:rPrChange>
          </w:rPr>
          <w:t>原料药产业生产、出口位居世界前列</w:t>
        </w:r>
      </w:ins>
      <w:ins w:id="1320" w:author="Jinglin Sun" w:date="2024-07-15T15:29:30Z">
        <w:r>
          <w:rPr>
            <w:rFonts w:hint="eastAsia" w:eastAsia="仿宋_GB2312" w:cs="Times New Roman"/>
            <w:i w:val="0"/>
            <w:iCs w:val="0"/>
            <w:caps w:val="0"/>
            <w:spacing w:val="0"/>
            <w:sz w:val="32"/>
            <w:szCs w:val="32"/>
            <w:shd w:val="clear"/>
            <w:lang w:eastAsia="zh-CN"/>
          </w:rPr>
          <w:t>，</w:t>
        </w:r>
      </w:ins>
      <w:ins w:id="1321" w:author="Jinglin Sun" w:date="2024-07-15T15:31:20Z">
        <w:r>
          <w:rPr>
            <w:rFonts w:hint="eastAsia" w:eastAsia="仿宋_GB2312" w:cs="Times New Roman"/>
            <w:i w:val="0"/>
            <w:iCs w:val="0"/>
            <w:caps w:val="0"/>
            <w:spacing w:val="0"/>
            <w:sz w:val="32"/>
            <w:szCs w:val="32"/>
            <w:shd w:val="clear"/>
            <w:lang w:val="en-US" w:eastAsia="zh-CN"/>
          </w:rPr>
          <w:t>医药</w:t>
        </w:r>
      </w:ins>
      <w:ins w:id="1322" w:author="Jinglin Sun" w:date="2024-07-15T15:31:22Z">
        <w:r>
          <w:rPr>
            <w:rFonts w:hint="eastAsia" w:eastAsia="仿宋_GB2312" w:cs="Times New Roman"/>
            <w:i w:val="0"/>
            <w:iCs w:val="0"/>
            <w:caps w:val="0"/>
            <w:spacing w:val="0"/>
            <w:sz w:val="32"/>
            <w:szCs w:val="32"/>
            <w:shd w:val="clear"/>
            <w:lang w:val="en-US" w:eastAsia="zh-CN"/>
          </w:rPr>
          <w:t>行业</w:t>
        </w:r>
      </w:ins>
      <w:ins w:id="1323" w:author="Jinglin Sun" w:date="2024-07-15T15:31:23Z">
        <w:r>
          <w:rPr>
            <w:rFonts w:hint="eastAsia" w:eastAsia="仿宋_GB2312" w:cs="Times New Roman"/>
            <w:i w:val="0"/>
            <w:iCs w:val="0"/>
            <w:caps w:val="0"/>
            <w:spacing w:val="0"/>
            <w:sz w:val="32"/>
            <w:szCs w:val="32"/>
            <w:shd w:val="clear"/>
            <w:lang w:val="en-US" w:eastAsia="zh-CN"/>
          </w:rPr>
          <w:t>发展</w:t>
        </w:r>
      </w:ins>
      <w:ins w:id="1324" w:author="Jinglin Sun" w:date="2024-07-15T15:31:24Z">
        <w:r>
          <w:rPr>
            <w:rFonts w:hint="eastAsia" w:eastAsia="仿宋_GB2312" w:cs="Times New Roman"/>
            <w:i w:val="0"/>
            <w:iCs w:val="0"/>
            <w:caps w:val="0"/>
            <w:spacing w:val="0"/>
            <w:sz w:val="32"/>
            <w:szCs w:val="32"/>
            <w:shd w:val="clear"/>
            <w:lang w:val="en-US" w:eastAsia="zh-CN"/>
          </w:rPr>
          <w:t>整体</w:t>
        </w:r>
      </w:ins>
      <w:ins w:id="1325" w:author="Jinglin Sun" w:date="2024-07-15T15:31:26Z">
        <w:r>
          <w:rPr>
            <w:rFonts w:hint="eastAsia" w:eastAsia="仿宋_GB2312" w:cs="Times New Roman"/>
            <w:i w:val="0"/>
            <w:iCs w:val="0"/>
            <w:caps w:val="0"/>
            <w:spacing w:val="0"/>
            <w:sz w:val="32"/>
            <w:szCs w:val="32"/>
            <w:shd w:val="clear"/>
            <w:lang w:val="en-US" w:eastAsia="zh-CN"/>
          </w:rPr>
          <w:t>形势</w:t>
        </w:r>
      </w:ins>
      <w:ins w:id="1326" w:author="Jinglin Sun" w:date="2024-07-15T15:31:27Z">
        <w:r>
          <w:rPr>
            <w:rFonts w:hint="eastAsia" w:eastAsia="仿宋_GB2312" w:cs="Times New Roman"/>
            <w:i w:val="0"/>
            <w:iCs w:val="0"/>
            <w:caps w:val="0"/>
            <w:spacing w:val="0"/>
            <w:sz w:val="32"/>
            <w:szCs w:val="32"/>
            <w:shd w:val="clear"/>
            <w:lang w:val="en-US" w:eastAsia="zh-CN"/>
          </w:rPr>
          <w:t>向好</w:t>
        </w:r>
      </w:ins>
      <w:ins w:id="1327" w:author="Jinglin Sun" w:date="2024-07-15T15:31:28Z">
        <w:r>
          <w:rPr>
            <w:rFonts w:hint="eastAsia" w:eastAsia="仿宋_GB2312" w:cs="Times New Roman"/>
            <w:i w:val="0"/>
            <w:iCs w:val="0"/>
            <w:caps w:val="0"/>
            <w:spacing w:val="0"/>
            <w:sz w:val="32"/>
            <w:szCs w:val="32"/>
            <w:shd w:val="clear"/>
            <w:lang w:val="en-US" w:eastAsia="zh-CN"/>
          </w:rPr>
          <w:t>，</w:t>
        </w:r>
      </w:ins>
      <w:ins w:id="1328" w:author="Jinglin Sun" w:date="2024-07-15T15:31:35Z">
        <w:r>
          <w:rPr>
            <w:rFonts w:hint="eastAsia" w:eastAsia="仿宋_GB2312" w:cs="Times New Roman"/>
            <w:i w:val="0"/>
            <w:iCs w:val="0"/>
            <w:caps w:val="0"/>
            <w:spacing w:val="0"/>
            <w:sz w:val="32"/>
            <w:szCs w:val="32"/>
            <w:shd w:val="clear"/>
            <w:lang w:val="en-US" w:eastAsia="zh-CN"/>
          </w:rPr>
          <w:t>产业</w:t>
        </w:r>
      </w:ins>
      <w:ins w:id="1329" w:author="Jinglin Sun" w:date="2024-07-15T15:31:38Z">
        <w:r>
          <w:rPr>
            <w:rFonts w:hint="eastAsia" w:eastAsia="仿宋_GB2312" w:cs="Times New Roman"/>
            <w:i w:val="0"/>
            <w:iCs w:val="0"/>
            <w:caps w:val="0"/>
            <w:spacing w:val="0"/>
            <w:sz w:val="32"/>
            <w:szCs w:val="32"/>
            <w:shd w:val="clear"/>
            <w:lang w:val="en-US" w:eastAsia="zh-CN"/>
          </w:rPr>
          <w:t>竞争力</w:t>
        </w:r>
      </w:ins>
      <w:ins w:id="1330" w:author="Jinglin Sun" w:date="2024-07-15T15:31:43Z">
        <w:r>
          <w:rPr>
            <w:rFonts w:hint="eastAsia" w:eastAsia="仿宋_GB2312" w:cs="Times New Roman"/>
            <w:i w:val="0"/>
            <w:iCs w:val="0"/>
            <w:caps w:val="0"/>
            <w:spacing w:val="0"/>
            <w:sz w:val="32"/>
            <w:szCs w:val="32"/>
            <w:shd w:val="clear"/>
            <w:lang w:val="en-US" w:eastAsia="zh-CN"/>
          </w:rPr>
          <w:t>逐步</w:t>
        </w:r>
      </w:ins>
      <w:ins w:id="1331" w:author="Jinglin Sun" w:date="2024-07-15T15:31:45Z">
        <w:r>
          <w:rPr>
            <w:rFonts w:hint="eastAsia" w:eastAsia="仿宋_GB2312" w:cs="Times New Roman"/>
            <w:i w:val="0"/>
            <w:iCs w:val="0"/>
            <w:caps w:val="0"/>
            <w:spacing w:val="0"/>
            <w:sz w:val="32"/>
            <w:szCs w:val="32"/>
            <w:shd w:val="clear"/>
            <w:lang w:val="en-US" w:eastAsia="zh-CN"/>
          </w:rPr>
          <w:t>增强</w:t>
        </w:r>
      </w:ins>
      <w:ins w:id="1332" w:author="Jinglin Sun" w:date="2024-07-15T15:32:48Z">
        <w:r>
          <w:rPr>
            <w:rFonts w:hint="eastAsia" w:eastAsia="仿宋_GB2312" w:cs="Times New Roman"/>
            <w:i w:val="0"/>
            <w:iCs w:val="0"/>
            <w:caps w:val="0"/>
            <w:spacing w:val="0"/>
            <w:sz w:val="32"/>
            <w:szCs w:val="32"/>
            <w:shd w:val="clear"/>
            <w:lang w:val="en-US" w:eastAsia="zh-CN"/>
          </w:rPr>
          <w:t>。</w:t>
        </w:r>
      </w:ins>
      <w:ins w:id="1333" w:author="Jinglin Sun" w:date="2024-07-15T15:33:05Z">
        <w:r>
          <w:rPr>
            <w:rFonts w:hint="eastAsia" w:eastAsia="仿宋_GB2312" w:cs="Times New Roman"/>
            <w:i w:val="0"/>
            <w:iCs w:val="0"/>
            <w:caps w:val="0"/>
            <w:spacing w:val="0"/>
            <w:sz w:val="32"/>
            <w:szCs w:val="32"/>
            <w:shd w:val="clear"/>
            <w:lang w:val="en-US" w:eastAsia="zh-CN"/>
          </w:rPr>
          <w:t>但</w:t>
        </w:r>
      </w:ins>
      <w:ins w:id="1334" w:author="Jinglin Sun" w:date="2024-07-15T15:33:21Z">
        <w:r>
          <w:rPr>
            <w:rFonts w:hint="eastAsia" w:eastAsia="仿宋_GB2312" w:cs="Times New Roman"/>
            <w:i w:val="0"/>
            <w:iCs w:val="0"/>
            <w:caps w:val="0"/>
            <w:spacing w:val="0"/>
            <w:sz w:val="32"/>
            <w:szCs w:val="32"/>
            <w:shd w:val="clear"/>
            <w:lang w:val="en-US" w:eastAsia="zh-CN"/>
          </w:rPr>
          <w:t>国内</w:t>
        </w:r>
      </w:ins>
      <w:ins w:id="1335" w:author="Jinglin Sun" w:date="2024-07-15T15:33:22Z">
        <w:r>
          <w:rPr>
            <w:rFonts w:hint="eastAsia" w:eastAsia="仿宋_GB2312" w:cs="Times New Roman"/>
            <w:i w:val="0"/>
            <w:iCs w:val="0"/>
            <w:caps w:val="0"/>
            <w:spacing w:val="0"/>
            <w:sz w:val="32"/>
            <w:szCs w:val="32"/>
            <w:shd w:val="clear"/>
            <w:lang w:val="en-US" w:eastAsia="zh-CN"/>
          </w:rPr>
          <w:t>市场</w:t>
        </w:r>
      </w:ins>
      <w:ins w:id="1336" w:author="Jinglin Sun" w:date="2024-07-15T15:33:25Z">
        <w:r>
          <w:rPr>
            <w:rFonts w:hint="eastAsia" w:eastAsia="仿宋_GB2312" w:cs="Times New Roman"/>
            <w:i w:val="0"/>
            <w:iCs w:val="0"/>
            <w:caps w:val="0"/>
            <w:spacing w:val="0"/>
            <w:sz w:val="32"/>
            <w:szCs w:val="32"/>
            <w:shd w:val="clear"/>
            <w:lang w:val="en-US" w:eastAsia="zh-CN"/>
          </w:rPr>
          <w:t>空间</w:t>
        </w:r>
      </w:ins>
      <w:ins w:id="1337" w:author="Jinglin Sun" w:date="2024-07-15T15:33:27Z">
        <w:r>
          <w:rPr>
            <w:rFonts w:hint="eastAsia" w:eastAsia="仿宋_GB2312" w:cs="Times New Roman"/>
            <w:i w:val="0"/>
            <w:iCs w:val="0"/>
            <w:caps w:val="0"/>
            <w:spacing w:val="0"/>
            <w:sz w:val="32"/>
            <w:szCs w:val="32"/>
            <w:shd w:val="clear"/>
            <w:lang w:val="en-US" w:eastAsia="zh-CN"/>
          </w:rPr>
          <w:t>相对</w:t>
        </w:r>
      </w:ins>
      <w:ins w:id="1338" w:author="Jinglin Sun" w:date="2024-07-15T15:33:35Z">
        <w:r>
          <w:rPr>
            <w:rFonts w:hint="eastAsia" w:eastAsia="仿宋_GB2312" w:cs="Times New Roman"/>
            <w:i w:val="0"/>
            <w:iCs w:val="0"/>
            <w:caps w:val="0"/>
            <w:spacing w:val="0"/>
            <w:sz w:val="32"/>
            <w:szCs w:val="32"/>
            <w:shd w:val="clear"/>
            <w:lang w:val="en-US" w:eastAsia="zh-CN"/>
          </w:rPr>
          <w:t>狭小，</w:t>
        </w:r>
      </w:ins>
      <w:ins w:id="1339" w:author="Jinglin Sun" w:date="2024-07-15T15:33:36Z">
        <w:r>
          <w:rPr>
            <w:rFonts w:hint="eastAsia" w:eastAsia="仿宋_GB2312" w:cs="Times New Roman"/>
            <w:i w:val="0"/>
            <w:iCs w:val="0"/>
            <w:caps w:val="0"/>
            <w:spacing w:val="0"/>
            <w:sz w:val="32"/>
            <w:szCs w:val="32"/>
            <w:shd w:val="clear"/>
            <w:lang w:val="en-US" w:eastAsia="zh-CN"/>
          </w:rPr>
          <w:t>提升</w:t>
        </w:r>
      </w:ins>
      <w:ins w:id="1340" w:author="Jinglin Sun" w:date="2024-07-15T15:33:39Z">
        <w:r>
          <w:rPr>
            <w:rFonts w:hint="eastAsia" w:eastAsia="仿宋_GB2312" w:cs="Times New Roman"/>
            <w:i w:val="0"/>
            <w:iCs w:val="0"/>
            <w:caps w:val="0"/>
            <w:spacing w:val="0"/>
            <w:sz w:val="32"/>
            <w:szCs w:val="32"/>
            <w:shd w:val="clear"/>
            <w:lang w:val="en-US" w:eastAsia="zh-CN"/>
          </w:rPr>
          <w:t>潜力</w:t>
        </w:r>
      </w:ins>
      <w:ins w:id="1341" w:author="Jinglin Sun" w:date="2024-07-15T15:33:42Z">
        <w:r>
          <w:rPr>
            <w:rFonts w:hint="eastAsia" w:eastAsia="仿宋_GB2312" w:cs="Times New Roman"/>
            <w:i w:val="0"/>
            <w:iCs w:val="0"/>
            <w:caps w:val="0"/>
            <w:spacing w:val="0"/>
            <w:sz w:val="32"/>
            <w:szCs w:val="32"/>
            <w:shd w:val="clear"/>
            <w:lang w:val="en-US" w:eastAsia="zh-CN"/>
          </w:rPr>
          <w:t>巨大</w:t>
        </w:r>
      </w:ins>
      <w:ins w:id="1342" w:author="Jinglin Sun" w:date="2024-07-15T15:33:43Z">
        <w:r>
          <w:rPr>
            <w:rFonts w:hint="eastAsia" w:eastAsia="仿宋_GB2312" w:cs="Times New Roman"/>
            <w:i w:val="0"/>
            <w:iCs w:val="0"/>
            <w:caps w:val="0"/>
            <w:spacing w:val="0"/>
            <w:sz w:val="32"/>
            <w:szCs w:val="32"/>
            <w:shd w:val="clear"/>
            <w:lang w:val="en-US" w:eastAsia="zh-CN"/>
          </w:rPr>
          <w:t>。</w:t>
        </w:r>
      </w:ins>
      <w:ins w:id="1343" w:author="Jinglin Sun" w:date="2024-07-15T14:28:34Z">
        <w:r>
          <w:rPr>
            <w:rFonts w:eastAsia="仿宋_GB2312"/>
            <w:sz w:val="32"/>
            <w:szCs w:val="32"/>
          </w:rPr>
          <w:t>据BCG测算，2021年中国创新药销售额约250亿美元，占全国药品销售额约11%；美国创新药销售额约4565亿美元，占美国药品销售额约79%</w:t>
        </w:r>
      </w:ins>
      <w:ins w:id="1344" w:author="Jinglin Sun" w:date="2024-07-15T15:23:56Z">
        <w:r>
          <w:rPr>
            <w:rFonts w:hint="eastAsia" w:eastAsia="仿宋_GB2312"/>
            <w:sz w:val="32"/>
            <w:szCs w:val="32"/>
            <w:lang w:eastAsia="zh-CN"/>
          </w:rPr>
          <w:t>，</w:t>
        </w:r>
      </w:ins>
      <w:ins w:id="1345" w:author="Jinglin Sun" w:date="2024-07-15T15:23:58Z">
        <w:r>
          <w:rPr>
            <w:rFonts w:hint="eastAsia" w:eastAsia="仿宋_GB2312"/>
            <w:sz w:val="32"/>
            <w:szCs w:val="32"/>
            <w:lang w:val="en-US" w:eastAsia="zh-CN"/>
          </w:rPr>
          <w:t>日本、</w:t>
        </w:r>
      </w:ins>
      <w:ins w:id="1346" w:author="Jinglin Sun" w:date="2024-07-15T15:24:00Z">
        <w:r>
          <w:rPr>
            <w:rFonts w:hint="eastAsia" w:eastAsia="仿宋_GB2312"/>
            <w:sz w:val="32"/>
            <w:szCs w:val="32"/>
            <w:lang w:val="en-US" w:eastAsia="zh-CN"/>
          </w:rPr>
          <w:t>德国</w:t>
        </w:r>
      </w:ins>
      <w:ins w:id="1347" w:author="Jinglin Sun" w:date="2024-07-15T15:24:02Z">
        <w:r>
          <w:rPr>
            <w:rFonts w:hint="eastAsia" w:eastAsia="仿宋_GB2312"/>
            <w:sz w:val="32"/>
            <w:szCs w:val="32"/>
            <w:lang w:val="en-US" w:eastAsia="zh-CN"/>
          </w:rPr>
          <w:t>均</w:t>
        </w:r>
      </w:ins>
      <w:ins w:id="1348" w:author="Jinglin Sun" w:date="2024-07-15T15:24:05Z">
        <w:r>
          <w:rPr>
            <w:rFonts w:hint="eastAsia" w:eastAsia="仿宋_GB2312"/>
            <w:sz w:val="32"/>
            <w:szCs w:val="32"/>
            <w:lang w:val="en-US" w:eastAsia="zh-CN"/>
          </w:rPr>
          <w:t>超</w:t>
        </w:r>
      </w:ins>
      <w:ins w:id="1349" w:author="Jinglin Sun" w:date="2024-07-15T15:24:07Z">
        <w:r>
          <w:rPr>
            <w:rFonts w:hint="eastAsia" w:eastAsia="仿宋_GB2312"/>
            <w:sz w:val="32"/>
            <w:szCs w:val="32"/>
            <w:lang w:val="en-US" w:eastAsia="zh-CN"/>
          </w:rPr>
          <w:t>过5</w:t>
        </w:r>
      </w:ins>
      <w:ins w:id="1350" w:author="Jinglin Sun" w:date="2024-07-15T15:24:08Z">
        <w:r>
          <w:rPr>
            <w:rFonts w:hint="eastAsia" w:eastAsia="仿宋_GB2312"/>
            <w:sz w:val="32"/>
            <w:szCs w:val="32"/>
            <w:lang w:val="en-US" w:eastAsia="zh-CN"/>
          </w:rPr>
          <w:t>0%</w:t>
        </w:r>
      </w:ins>
      <w:ins w:id="1351" w:author="Jinglin Sun" w:date="2024-07-15T14:28:34Z">
        <w:r>
          <w:rPr>
            <w:rFonts w:eastAsia="仿宋_GB2312"/>
            <w:sz w:val="32"/>
            <w:szCs w:val="32"/>
          </w:rPr>
          <w:t>。对</w:t>
        </w:r>
      </w:ins>
      <w:ins w:id="1352" w:author="Jinglin Sun" w:date="2024-07-15T15:37:58Z">
        <w:r>
          <w:rPr>
            <w:rFonts w:hint="eastAsia" w:eastAsia="仿宋_GB2312"/>
            <w:sz w:val="32"/>
            <w:szCs w:val="32"/>
            <w:lang w:val="en-US" w:eastAsia="zh-CN"/>
          </w:rPr>
          <w:t>于</w:t>
        </w:r>
      </w:ins>
      <w:ins w:id="1353" w:author="Jinglin Sun" w:date="2024-07-15T16:49:52Z">
        <w:r>
          <w:rPr>
            <w:rFonts w:hint="eastAsia" w:eastAsia="仿宋_GB2312"/>
            <w:sz w:val="32"/>
            <w:szCs w:val="32"/>
            <w:lang w:val="en-US" w:eastAsia="zh-CN"/>
          </w:rPr>
          <w:t>创新</w:t>
        </w:r>
      </w:ins>
      <w:ins w:id="1354" w:author="Jinglin Sun" w:date="2024-07-15T14:28:34Z">
        <w:r>
          <w:rPr>
            <w:rFonts w:eastAsia="仿宋_GB2312"/>
            <w:sz w:val="32"/>
            <w:szCs w:val="32"/>
          </w:rPr>
          <w:t>药企而言，</w:t>
        </w:r>
      </w:ins>
      <w:ins w:id="1355" w:author="Jinglin Sun" w:date="2024-07-15T15:40:08Z">
        <w:r>
          <w:rPr>
            <w:rFonts w:hint="eastAsia" w:eastAsia="仿宋_GB2312"/>
            <w:sz w:val="32"/>
            <w:szCs w:val="32"/>
            <w:lang w:val="en-US" w:eastAsia="zh-CN"/>
          </w:rPr>
          <w:t>国内</w:t>
        </w:r>
      </w:ins>
      <w:ins w:id="1356" w:author="Jinglin Sun" w:date="2024-07-15T15:40:15Z">
        <w:r>
          <w:rPr>
            <w:rFonts w:hint="eastAsia" w:eastAsia="仿宋_GB2312"/>
            <w:sz w:val="32"/>
            <w:szCs w:val="32"/>
            <w:lang w:val="en-US" w:eastAsia="zh-CN"/>
          </w:rPr>
          <w:t>市场</w:t>
        </w:r>
      </w:ins>
      <w:ins w:id="1357" w:author="Jinglin Sun" w:date="2024-07-15T16:42:40Z">
        <w:r>
          <w:rPr>
            <w:rFonts w:hint="eastAsia" w:eastAsia="仿宋_GB2312"/>
            <w:sz w:val="32"/>
            <w:szCs w:val="32"/>
            <w:lang w:val="en-US" w:eastAsia="zh-CN"/>
          </w:rPr>
          <w:t>销售</w:t>
        </w:r>
      </w:ins>
      <w:ins w:id="1358" w:author="Jinglin Sun" w:date="2024-07-15T16:48:11Z">
        <w:r>
          <w:rPr>
            <w:rFonts w:hint="eastAsia" w:eastAsia="仿宋_GB2312"/>
            <w:sz w:val="32"/>
            <w:szCs w:val="32"/>
            <w:lang w:val="en-US" w:eastAsia="zh-CN"/>
          </w:rPr>
          <w:t>规模</w:t>
        </w:r>
      </w:ins>
      <w:ins w:id="1359" w:author="Jinglin Sun" w:date="2024-07-15T16:47:48Z">
        <w:r>
          <w:rPr>
            <w:rFonts w:hint="eastAsia" w:eastAsia="仿宋_GB2312"/>
            <w:sz w:val="32"/>
            <w:szCs w:val="32"/>
            <w:lang w:val="en-US" w:eastAsia="zh-CN"/>
          </w:rPr>
          <w:t>远</w:t>
        </w:r>
      </w:ins>
      <w:ins w:id="1360" w:author="Jinglin Sun" w:date="2024-07-15T15:40:34Z">
        <w:r>
          <w:rPr>
            <w:rFonts w:hint="eastAsia" w:eastAsia="仿宋_GB2312"/>
            <w:sz w:val="32"/>
            <w:szCs w:val="32"/>
            <w:lang w:val="en-US" w:eastAsia="zh-CN"/>
          </w:rPr>
          <w:t>不及预期</w:t>
        </w:r>
      </w:ins>
      <w:ins w:id="1361" w:author="Jinglin Sun" w:date="2024-07-15T16:48:02Z">
        <w:r>
          <w:rPr>
            <w:rFonts w:hint="eastAsia" w:eastAsia="仿宋_GB2312"/>
            <w:sz w:val="32"/>
            <w:szCs w:val="32"/>
            <w:lang w:val="en-US" w:eastAsia="zh-CN"/>
          </w:rPr>
          <w:t>，</w:t>
        </w:r>
      </w:ins>
      <w:ins w:id="1362" w:author="Jinglin Sun" w:date="2024-07-15T16:49:40Z">
        <w:r>
          <w:rPr>
            <w:rFonts w:hint="eastAsia" w:eastAsia="仿宋_GB2312"/>
            <w:sz w:val="32"/>
            <w:szCs w:val="32"/>
            <w:lang w:val="en-US" w:eastAsia="zh-CN"/>
          </w:rPr>
          <w:t>无法</w:t>
        </w:r>
      </w:ins>
      <w:ins w:id="1363" w:author="Jinglin Sun" w:date="2024-07-15T16:49:41Z">
        <w:r>
          <w:rPr>
            <w:rFonts w:hint="eastAsia" w:eastAsia="仿宋_GB2312"/>
            <w:sz w:val="32"/>
            <w:szCs w:val="32"/>
            <w:lang w:val="en-US" w:eastAsia="zh-CN"/>
          </w:rPr>
          <w:t>形成</w:t>
        </w:r>
      </w:ins>
      <w:ins w:id="1364" w:author="Jinglin Sun" w:date="2024-07-15T16:49:43Z">
        <w:r>
          <w:rPr>
            <w:rFonts w:hint="eastAsia" w:eastAsia="仿宋_GB2312"/>
            <w:sz w:val="32"/>
            <w:szCs w:val="32"/>
            <w:lang w:val="en-US" w:eastAsia="zh-CN"/>
          </w:rPr>
          <w:t>良性</w:t>
        </w:r>
      </w:ins>
      <w:ins w:id="1365" w:author="Jinglin Sun" w:date="2024-07-15T16:49:44Z">
        <w:r>
          <w:rPr>
            <w:rFonts w:hint="eastAsia" w:eastAsia="仿宋_GB2312"/>
            <w:sz w:val="32"/>
            <w:szCs w:val="32"/>
            <w:lang w:val="en-US" w:eastAsia="zh-CN"/>
          </w:rPr>
          <w:t>创新</w:t>
        </w:r>
      </w:ins>
      <w:ins w:id="1366" w:author="Jinglin Sun" w:date="2024-07-15T16:49:45Z">
        <w:r>
          <w:rPr>
            <w:rFonts w:hint="eastAsia" w:eastAsia="仿宋_GB2312"/>
            <w:sz w:val="32"/>
            <w:szCs w:val="32"/>
            <w:lang w:val="en-US" w:eastAsia="zh-CN"/>
          </w:rPr>
          <w:t>循环</w:t>
        </w:r>
      </w:ins>
      <w:ins w:id="1367" w:author="Jinglin Sun" w:date="2024-07-15T16:47:54Z">
        <w:r>
          <w:rPr>
            <w:rFonts w:hint="eastAsia" w:eastAsia="仿宋_GB2312"/>
            <w:sz w:val="32"/>
            <w:szCs w:val="32"/>
            <w:lang w:val="en-US" w:eastAsia="zh-CN"/>
          </w:rPr>
          <w:t>。</w:t>
        </w:r>
      </w:ins>
      <w:ins w:id="1368" w:author="Jinglin Sun" w:date="2024-07-15T14:28:34Z">
        <w:r>
          <w:rPr>
            <w:rFonts w:eastAsia="仿宋_GB2312"/>
            <w:sz w:val="32"/>
            <w:szCs w:val="32"/>
          </w:rPr>
          <w:t>以百济神州的百悦泽为例，该药已在</w:t>
        </w:r>
      </w:ins>
      <w:ins w:id="1369" w:author="Jinglin Sun" w:date="2024-07-15T15:39:09Z">
        <w:r>
          <w:rPr>
            <w:rFonts w:eastAsia="仿宋_GB2312"/>
            <w:sz w:val="32"/>
            <w:szCs w:val="32"/>
          </w:rPr>
          <w:t>中国、</w:t>
        </w:r>
      </w:ins>
      <w:ins w:id="1370" w:author="Jinglin Sun" w:date="2024-07-15T14:28:34Z">
        <w:r>
          <w:rPr>
            <w:rFonts w:eastAsia="仿宋_GB2312"/>
            <w:sz w:val="32"/>
            <w:szCs w:val="32"/>
          </w:rPr>
          <w:t>美国、欧盟、英国、加拿大、澳大利亚</w:t>
        </w:r>
      </w:ins>
      <w:ins w:id="1371" w:author="Jinglin Sun" w:date="2024-07-15T15:39:25Z">
        <w:r>
          <w:rPr>
            <w:rFonts w:hint="eastAsia" w:eastAsia="仿宋_GB2312"/>
            <w:sz w:val="32"/>
            <w:szCs w:val="32"/>
            <w:lang w:val="en-US" w:eastAsia="zh-CN"/>
          </w:rPr>
          <w:t>等</w:t>
        </w:r>
      </w:ins>
      <w:ins w:id="1372" w:author="Jinglin Sun" w:date="2024-07-15T15:39:27Z">
        <w:r>
          <w:rPr>
            <w:rFonts w:hint="eastAsia" w:eastAsia="仿宋_GB2312"/>
            <w:sz w:val="32"/>
            <w:szCs w:val="32"/>
            <w:lang w:val="en-US" w:eastAsia="zh-CN"/>
          </w:rPr>
          <w:t>多个</w:t>
        </w:r>
      </w:ins>
      <w:ins w:id="1373" w:author="Jinglin Sun" w:date="2024-07-15T15:39:28Z">
        <w:r>
          <w:rPr>
            <w:rFonts w:hint="eastAsia" w:eastAsia="仿宋_GB2312"/>
            <w:sz w:val="32"/>
            <w:szCs w:val="32"/>
            <w:lang w:val="en-US" w:eastAsia="zh-CN"/>
          </w:rPr>
          <w:t>国家</w:t>
        </w:r>
      </w:ins>
      <w:ins w:id="1374" w:author="Jinglin Sun" w:date="2024-07-15T14:28:34Z">
        <w:r>
          <w:rPr>
            <w:rFonts w:eastAsia="仿宋_GB2312"/>
            <w:sz w:val="32"/>
            <w:szCs w:val="32"/>
          </w:rPr>
          <w:t>获批上市</w:t>
        </w:r>
      </w:ins>
      <w:ins w:id="1375" w:author="Jinglin Sun" w:date="2024-07-15T16:43:19Z">
        <w:r>
          <w:rPr>
            <w:rFonts w:hint="eastAsia" w:eastAsia="仿宋_GB2312"/>
            <w:sz w:val="32"/>
            <w:szCs w:val="32"/>
            <w:lang w:eastAsia="zh-CN"/>
          </w:rPr>
          <w:t>，</w:t>
        </w:r>
      </w:ins>
      <w:ins w:id="1376" w:author="Jinglin Sun" w:date="2024-07-15T14:28:34Z">
        <w:r>
          <w:rPr>
            <w:rFonts w:eastAsia="仿宋_GB2312"/>
            <w:sz w:val="32"/>
            <w:szCs w:val="32"/>
          </w:rPr>
          <w:t>2022年百悦泽全球销售额总计5.65亿美元，</w:t>
        </w:r>
      </w:ins>
      <w:ins w:id="1377" w:author="Jinglin Sun" w:date="2024-07-15T14:33:02Z">
        <w:r>
          <w:rPr>
            <w:rFonts w:hint="eastAsia" w:eastAsia="仿宋_GB2312"/>
            <w:sz w:val="32"/>
            <w:szCs w:val="32"/>
            <w:lang w:val="en-US" w:eastAsia="zh-CN"/>
          </w:rPr>
          <w:t>而</w:t>
        </w:r>
      </w:ins>
      <w:ins w:id="1378" w:author="Jinglin Sun" w:date="2024-07-15T14:33:04Z">
        <w:r>
          <w:rPr>
            <w:rFonts w:hint="eastAsia" w:eastAsia="仿宋_GB2312"/>
            <w:sz w:val="32"/>
            <w:szCs w:val="32"/>
            <w:lang w:val="en-US" w:eastAsia="zh-CN"/>
          </w:rPr>
          <w:t>国内</w:t>
        </w:r>
      </w:ins>
      <w:ins w:id="1379" w:author="Jinglin Sun" w:date="2024-07-15T14:28:34Z">
        <w:r>
          <w:rPr>
            <w:rFonts w:eastAsia="仿宋_GB2312"/>
            <w:sz w:val="32"/>
            <w:szCs w:val="32"/>
          </w:rPr>
          <w:t>销售额</w:t>
        </w:r>
      </w:ins>
      <w:ins w:id="1380" w:author="Jinglin Sun" w:date="2024-07-15T14:33:10Z">
        <w:r>
          <w:rPr>
            <w:rFonts w:hint="eastAsia" w:eastAsia="仿宋_GB2312"/>
            <w:sz w:val="32"/>
            <w:szCs w:val="32"/>
            <w:lang w:val="en-US" w:eastAsia="zh-CN"/>
          </w:rPr>
          <w:t>仅</w:t>
        </w:r>
      </w:ins>
      <w:ins w:id="1381" w:author="Jinglin Sun" w:date="2024-07-15T14:28:34Z">
        <w:r>
          <w:rPr>
            <w:rFonts w:eastAsia="仿宋_GB2312"/>
            <w:sz w:val="32"/>
            <w:szCs w:val="32"/>
          </w:rPr>
          <w:t>为1.5亿美元。</w:t>
        </w:r>
      </w:ins>
      <w:ins w:id="1382" w:author="Jinglin Sun" w:date="2024-07-15T16:44:25Z">
        <w:r>
          <w:rPr>
            <w:rFonts w:hint="eastAsia" w:eastAsia="仿宋_GB2312"/>
            <w:sz w:val="32"/>
            <w:szCs w:val="32"/>
            <w:lang w:val="en-US" w:eastAsia="zh-CN"/>
          </w:rPr>
          <w:t>20</w:t>
        </w:r>
      </w:ins>
      <w:ins w:id="1383" w:author="Jinglin Sun" w:date="2024-07-15T16:44:26Z">
        <w:r>
          <w:rPr>
            <w:rFonts w:hint="eastAsia" w:eastAsia="仿宋_GB2312"/>
            <w:sz w:val="32"/>
            <w:szCs w:val="32"/>
            <w:lang w:val="en-US" w:eastAsia="zh-CN"/>
          </w:rPr>
          <w:t>21</w:t>
        </w:r>
      </w:ins>
      <w:ins w:id="1384" w:author="Jinglin Sun" w:date="2024-07-15T16:44:27Z">
        <w:r>
          <w:rPr>
            <w:rFonts w:hint="eastAsia" w:eastAsia="仿宋_GB2312"/>
            <w:sz w:val="32"/>
            <w:szCs w:val="32"/>
            <w:lang w:val="en-US" w:eastAsia="zh-CN"/>
          </w:rPr>
          <w:t>年</w:t>
        </w:r>
      </w:ins>
      <w:ins w:id="1385" w:author="Jinglin Sun" w:date="2024-07-15T16:44:31Z">
        <w:r>
          <w:rPr>
            <w:rFonts w:hint="eastAsia" w:eastAsia="仿宋_GB2312"/>
            <w:sz w:val="32"/>
            <w:szCs w:val="32"/>
            <w:lang w:val="en-US" w:eastAsia="zh-CN"/>
          </w:rPr>
          <w:t>我国</w:t>
        </w:r>
      </w:ins>
      <w:ins w:id="1386" w:author="Jinglin Sun" w:date="2024-07-15T16:44:33Z">
        <w:r>
          <w:rPr>
            <w:rFonts w:hint="eastAsia" w:eastAsia="仿宋_GB2312"/>
            <w:sz w:val="32"/>
            <w:szCs w:val="32"/>
            <w:lang w:val="en-US" w:eastAsia="zh-CN"/>
          </w:rPr>
          <w:t>创新</w:t>
        </w:r>
      </w:ins>
      <w:ins w:id="1387" w:author="Jinglin Sun" w:date="2024-07-15T16:44:34Z">
        <w:r>
          <w:rPr>
            <w:rFonts w:hint="eastAsia" w:eastAsia="仿宋_GB2312"/>
            <w:sz w:val="32"/>
            <w:szCs w:val="32"/>
            <w:lang w:val="en-US" w:eastAsia="zh-CN"/>
          </w:rPr>
          <w:t>药</w:t>
        </w:r>
      </w:ins>
      <w:ins w:id="1388" w:author="Jinglin Sun" w:date="2024-07-15T16:44:36Z">
        <w:r>
          <w:rPr>
            <w:rFonts w:hint="eastAsia" w:eastAsia="仿宋_GB2312"/>
            <w:sz w:val="32"/>
            <w:szCs w:val="32"/>
            <w:lang w:val="en-US" w:eastAsia="zh-CN"/>
          </w:rPr>
          <w:t>迎来</w:t>
        </w:r>
      </w:ins>
      <w:ins w:id="1389" w:author="Jinglin Sun" w:date="2024-07-15T16:44:37Z">
        <w:r>
          <w:rPr>
            <w:rFonts w:hint="eastAsia" w:eastAsia="仿宋_GB2312"/>
            <w:sz w:val="32"/>
            <w:szCs w:val="32"/>
            <w:lang w:val="en-US" w:eastAsia="zh-CN"/>
          </w:rPr>
          <w:t>发展</w:t>
        </w:r>
      </w:ins>
      <w:ins w:id="1390" w:author="Jinglin Sun" w:date="2024-07-15T16:44:39Z">
        <w:r>
          <w:rPr>
            <w:rFonts w:hint="eastAsia" w:eastAsia="仿宋_GB2312"/>
            <w:sz w:val="32"/>
            <w:szCs w:val="32"/>
            <w:lang w:val="en-US" w:eastAsia="zh-CN"/>
          </w:rPr>
          <w:t>高峰，</w:t>
        </w:r>
      </w:ins>
      <w:ins w:id="1391" w:author="Jinglin Sun" w:date="2024-07-15T16:45:28Z">
        <w:r>
          <w:rPr>
            <w:rFonts w:hint="eastAsia" w:eastAsia="仿宋_GB2312"/>
            <w:sz w:val="32"/>
            <w:szCs w:val="32"/>
            <w:lang w:val="en-US" w:eastAsia="zh-CN"/>
          </w:rPr>
          <w:t>当年</w:t>
        </w:r>
      </w:ins>
      <w:ins w:id="1392" w:author="Jinglin Sun" w:date="2024-07-15T16:45:32Z">
        <w:r>
          <w:rPr>
            <w:rFonts w:hint="eastAsia" w:eastAsia="仿宋_GB2312"/>
            <w:sz w:val="32"/>
            <w:szCs w:val="32"/>
            <w:lang w:val="en-US" w:eastAsia="zh-CN"/>
          </w:rPr>
          <w:t>37</w:t>
        </w:r>
      </w:ins>
      <w:ins w:id="1393" w:author="Jinglin Sun" w:date="2024-07-15T16:45:33Z">
        <w:r>
          <w:rPr>
            <w:rFonts w:hint="eastAsia" w:eastAsia="仿宋_GB2312"/>
            <w:sz w:val="32"/>
            <w:szCs w:val="32"/>
            <w:lang w:val="en-US" w:eastAsia="zh-CN"/>
          </w:rPr>
          <w:t>家</w:t>
        </w:r>
      </w:ins>
      <w:ins w:id="1394" w:author="Jinglin Sun" w:date="2024-07-15T16:45:41Z">
        <w:r>
          <w:rPr>
            <w:rFonts w:hint="eastAsia" w:eastAsia="仿宋_GB2312"/>
            <w:sz w:val="32"/>
            <w:szCs w:val="32"/>
            <w:lang w:val="en-US" w:eastAsia="zh-CN"/>
          </w:rPr>
          <w:t>新</w:t>
        </w:r>
      </w:ins>
      <w:ins w:id="1395" w:author="Jinglin Sun" w:date="2024-07-15T16:45:34Z">
        <w:r>
          <w:rPr>
            <w:rFonts w:hint="eastAsia" w:eastAsia="仿宋_GB2312"/>
            <w:sz w:val="32"/>
            <w:szCs w:val="32"/>
            <w:lang w:val="en-US" w:eastAsia="zh-CN"/>
          </w:rPr>
          <w:t>上市</w:t>
        </w:r>
      </w:ins>
      <w:ins w:id="1396" w:author="Jinglin Sun" w:date="2024-07-15T16:45:37Z">
        <w:r>
          <w:rPr>
            <w:rFonts w:hint="eastAsia" w:eastAsia="仿宋_GB2312"/>
            <w:sz w:val="32"/>
            <w:szCs w:val="32"/>
            <w:lang w:val="en-US" w:eastAsia="zh-CN"/>
          </w:rPr>
          <w:t>生物</w:t>
        </w:r>
      </w:ins>
      <w:ins w:id="1397" w:author="Jinglin Sun" w:date="2024-07-15T16:45:45Z">
        <w:r>
          <w:rPr>
            <w:rFonts w:hint="eastAsia" w:eastAsia="仿宋_GB2312"/>
            <w:sz w:val="32"/>
            <w:szCs w:val="32"/>
            <w:lang w:val="en-US" w:eastAsia="zh-CN"/>
          </w:rPr>
          <w:t>科技</w:t>
        </w:r>
      </w:ins>
      <w:ins w:id="1398" w:author="Jinglin Sun" w:date="2024-07-15T16:45:46Z">
        <w:r>
          <w:rPr>
            <w:rFonts w:hint="eastAsia" w:eastAsia="仿宋_GB2312"/>
            <w:sz w:val="32"/>
            <w:szCs w:val="32"/>
            <w:lang w:val="en-US" w:eastAsia="zh-CN"/>
          </w:rPr>
          <w:t>企业</w:t>
        </w:r>
      </w:ins>
      <w:ins w:id="1399" w:author="Jinglin Sun" w:date="2024-07-15T16:45:49Z">
        <w:r>
          <w:rPr>
            <w:rFonts w:hint="eastAsia" w:eastAsia="仿宋_GB2312"/>
            <w:sz w:val="32"/>
            <w:szCs w:val="32"/>
            <w:lang w:val="en-US" w:eastAsia="zh-CN"/>
          </w:rPr>
          <w:t>中</w:t>
        </w:r>
      </w:ins>
      <w:ins w:id="1400" w:author="Jinglin Sun" w:date="2024-07-15T16:45:50Z">
        <w:r>
          <w:rPr>
            <w:rFonts w:hint="eastAsia" w:eastAsia="仿宋_GB2312"/>
            <w:sz w:val="32"/>
            <w:szCs w:val="32"/>
            <w:lang w:val="en-US" w:eastAsia="zh-CN"/>
          </w:rPr>
          <w:t>60</w:t>
        </w:r>
      </w:ins>
      <w:ins w:id="1401" w:author="Jinglin Sun" w:date="2024-07-15T16:45:56Z">
        <w:r>
          <w:rPr>
            <w:rFonts w:hint="eastAsia" w:eastAsia="仿宋_GB2312"/>
            <w:sz w:val="32"/>
            <w:szCs w:val="32"/>
            <w:lang w:val="en-US" w:eastAsia="zh-CN"/>
          </w:rPr>
          <w:t>%</w:t>
        </w:r>
      </w:ins>
      <w:ins w:id="1402" w:author="Jinglin Sun" w:date="2024-07-15T16:46:00Z">
        <w:r>
          <w:rPr>
            <w:rFonts w:hint="eastAsia" w:eastAsia="仿宋_GB2312"/>
            <w:sz w:val="32"/>
            <w:szCs w:val="32"/>
            <w:lang w:val="en-US" w:eastAsia="zh-CN"/>
          </w:rPr>
          <w:t>进入</w:t>
        </w:r>
      </w:ins>
      <w:ins w:id="1403" w:author="Jinglin Sun" w:date="2024-07-15T16:46:01Z">
        <w:r>
          <w:rPr>
            <w:rFonts w:hint="eastAsia" w:eastAsia="仿宋_GB2312"/>
            <w:sz w:val="32"/>
            <w:szCs w:val="32"/>
            <w:lang w:val="en-US" w:eastAsia="zh-CN"/>
          </w:rPr>
          <w:t>商业化</w:t>
        </w:r>
      </w:ins>
      <w:ins w:id="1404" w:author="Jinglin Sun" w:date="2024-07-15T16:46:02Z">
        <w:r>
          <w:rPr>
            <w:rFonts w:hint="eastAsia" w:eastAsia="仿宋_GB2312"/>
            <w:sz w:val="32"/>
            <w:szCs w:val="32"/>
            <w:lang w:val="en-US" w:eastAsia="zh-CN"/>
          </w:rPr>
          <w:t>阶段</w:t>
        </w:r>
      </w:ins>
      <w:ins w:id="1405" w:author="Jinglin Sun" w:date="2024-07-15T16:46:03Z">
        <w:r>
          <w:rPr>
            <w:rFonts w:hint="eastAsia" w:eastAsia="仿宋_GB2312"/>
            <w:sz w:val="32"/>
            <w:szCs w:val="32"/>
            <w:lang w:val="en-US" w:eastAsia="zh-CN"/>
          </w:rPr>
          <w:t>，</w:t>
        </w:r>
      </w:ins>
      <w:ins w:id="1406" w:author="Jinglin Sun" w:date="2024-07-15T16:46:20Z">
        <w:r>
          <w:rPr>
            <w:rFonts w:hint="eastAsia" w:eastAsia="仿宋_GB2312"/>
            <w:sz w:val="32"/>
            <w:szCs w:val="32"/>
            <w:lang w:val="en-US" w:eastAsia="zh-CN"/>
          </w:rPr>
          <w:t>但</w:t>
        </w:r>
      </w:ins>
      <w:ins w:id="1407" w:author="Jinglin Sun" w:date="2024-07-15T16:46:27Z">
        <w:r>
          <w:rPr>
            <w:rFonts w:hint="eastAsia" w:eastAsia="仿宋_GB2312"/>
            <w:sz w:val="32"/>
            <w:szCs w:val="32"/>
            <w:lang w:val="en-US" w:eastAsia="zh-CN"/>
          </w:rPr>
          <w:t>绝大部分</w:t>
        </w:r>
      </w:ins>
      <w:ins w:id="1408" w:author="Jinglin Sun" w:date="2024-07-15T16:46:30Z">
        <w:r>
          <w:rPr>
            <w:rFonts w:hint="eastAsia" w:eastAsia="仿宋_GB2312"/>
            <w:sz w:val="32"/>
            <w:szCs w:val="32"/>
            <w:lang w:val="en-US" w:eastAsia="zh-CN"/>
          </w:rPr>
          <w:t>企业的</w:t>
        </w:r>
      </w:ins>
      <w:ins w:id="1409" w:author="Jinglin Sun" w:date="2024-07-15T16:46:31Z">
        <w:r>
          <w:rPr>
            <w:rFonts w:hint="eastAsia" w:eastAsia="仿宋_GB2312"/>
            <w:sz w:val="32"/>
            <w:szCs w:val="32"/>
            <w:lang w:val="en-US" w:eastAsia="zh-CN"/>
          </w:rPr>
          <w:t>核心</w:t>
        </w:r>
      </w:ins>
      <w:ins w:id="1410" w:author="Jinglin Sun" w:date="2024-07-15T16:46:32Z">
        <w:r>
          <w:rPr>
            <w:rFonts w:hint="eastAsia" w:eastAsia="仿宋_GB2312"/>
            <w:sz w:val="32"/>
            <w:szCs w:val="32"/>
            <w:lang w:val="en-US" w:eastAsia="zh-CN"/>
          </w:rPr>
          <w:t>产品</w:t>
        </w:r>
      </w:ins>
      <w:ins w:id="1411" w:author="Jinglin Sun" w:date="2024-07-15T16:46:34Z">
        <w:r>
          <w:rPr>
            <w:rFonts w:hint="eastAsia" w:eastAsia="仿宋_GB2312"/>
            <w:sz w:val="32"/>
            <w:szCs w:val="32"/>
            <w:lang w:val="en-US" w:eastAsia="zh-CN"/>
          </w:rPr>
          <w:t>至今</w:t>
        </w:r>
      </w:ins>
      <w:ins w:id="1412" w:author="Jinglin Sun" w:date="2024-07-15T16:46:39Z">
        <w:r>
          <w:rPr>
            <w:rFonts w:hint="eastAsia" w:eastAsia="仿宋_GB2312"/>
            <w:sz w:val="32"/>
            <w:szCs w:val="32"/>
            <w:lang w:val="en-US" w:eastAsia="zh-CN"/>
          </w:rPr>
          <w:t>销售额</w:t>
        </w:r>
      </w:ins>
      <w:ins w:id="1413" w:author="Jinglin Sun" w:date="2024-07-15T16:47:05Z">
        <w:r>
          <w:rPr>
            <w:rFonts w:hint="eastAsia" w:eastAsia="仿宋_GB2312"/>
            <w:sz w:val="32"/>
            <w:szCs w:val="32"/>
            <w:lang w:val="en-US" w:eastAsia="zh-CN"/>
          </w:rPr>
          <w:t>未</w:t>
        </w:r>
      </w:ins>
      <w:ins w:id="1414" w:author="Jinglin Sun" w:date="2024-07-15T16:46:41Z">
        <w:r>
          <w:rPr>
            <w:rFonts w:hint="eastAsia" w:eastAsia="仿宋_GB2312"/>
            <w:sz w:val="32"/>
            <w:szCs w:val="32"/>
            <w:lang w:val="en-US" w:eastAsia="zh-CN"/>
          </w:rPr>
          <w:t>突破</w:t>
        </w:r>
      </w:ins>
      <w:ins w:id="1415" w:author="Jinglin Sun" w:date="2024-07-15T16:46:43Z">
        <w:r>
          <w:rPr>
            <w:rFonts w:hint="eastAsia" w:eastAsia="仿宋_GB2312"/>
            <w:sz w:val="32"/>
            <w:szCs w:val="32"/>
            <w:lang w:val="en-US" w:eastAsia="zh-CN"/>
          </w:rPr>
          <w:t>10</w:t>
        </w:r>
      </w:ins>
      <w:ins w:id="1416" w:author="Jinglin Sun" w:date="2024-07-15T16:46:45Z">
        <w:r>
          <w:rPr>
            <w:rFonts w:hint="eastAsia" w:eastAsia="仿宋_GB2312"/>
            <w:sz w:val="32"/>
            <w:szCs w:val="32"/>
            <w:lang w:val="en-US" w:eastAsia="zh-CN"/>
          </w:rPr>
          <w:t>亿元</w:t>
        </w:r>
      </w:ins>
      <w:ins w:id="1417" w:author="Jinglin Sun" w:date="2024-07-15T16:51:21Z">
        <w:r>
          <w:rPr>
            <w:rFonts w:hint="eastAsia" w:eastAsia="仿宋_GB2312"/>
            <w:sz w:val="32"/>
            <w:szCs w:val="32"/>
            <w:lang w:val="en-US" w:eastAsia="zh-CN"/>
          </w:rPr>
          <w:t>，</w:t>
        </w:r>
      </w:ins>
      <w:ins w:id="1418" w:author="Jinglin Sun" w:date="2024-07-15T16:51:30Z">
        <w:r>
          <w:rPr>
            <w:rFonts w:hint="eastAsia" w:eastAsia="仿宋_GB2312"/>
            <w:sz w:val="32"/>
            <w:szCs w:val="32"/>
            <w:lang w:val="en-US" w:eastAsia="zh-CN"/>
          </w:rPr>
          <w:t>商业化</w:t>
        </w:r>
      </w:ins>
      <w:ins w:id="1419" w:author="Jinglin Sun" w:date="2024-07-15T16:51:33Z">
        <w:r>
          <w:rPr>
            <w:rFonts w:hint="eastAsia" w:eastAsia="仿宋_GB2312"/>
            <w:sz w:val="32"/>
            <w:szCs w:val="32"/>
            <w:lang w:val="en-US" w:eastAsia="zh-CN"/>
          </w:rPr>
          <w:t>之路</w:t>
        </w:r>
      </w:ins>
      <w:ins w:id="1420" w:author="Jinglin Sun" w:date="2024-07-15T16:52:41Z">
        <w:r>
          <w:rPr>
            <w:rFonts w:hint="eastAsia" w:eastAsia="仿宋_GB2312"/>
            <w:sz w:val="32"/>
            <w:szCs w:val="32"/>
            <w:lang w:val="en-US" w:eastAsia="zh-CN"/>
          </w:rPr>
          <w:t>缓慢艰难</w:t>
        </w:r>
      </w:ins>
      <w:ins w:id="1421" w:author="Jinglin Sun" w:date="2024-07-15T16:52:42Z">
        <w:r>
          <w:rPr>
            <w:rFonts w:hint="eastAsia" w:eastAsia="仿宋_GB2312"/>
            <w:sz w:val="32"/>
            <w:szCs w:val="32"/>
            <w:lang w:val="en-US" w:eastAsia="zh-CN"/>
          </w:rPr>
          <w:t>。</w:t>
        </w:r>
      </w:ins>
    </w:p>
    <w:p w14:paraId="53493DE2">
      <w:pPr>
        <w:pStyle w:val="5"/>
        <w:ind w:firstLine="640" w:firstLineChars="200"/>
        <w:outlineLvl w:val="2"/>
        <w:rPr>
          <w:del w:id="1422" w:author="Jinglin Sun" w:date="2024-07-15T16:09:22Z"/>
        </w:rPr>
      </w:pPr>
      <w:del w:id="1423" w:author="Jinglin Sun" w:date="2024-07-15T16:09:22Z">
        <w:r>
          <w:rPr>
            <w:rFonts w:hint="eastAsia"/>
          </w:rPr>
          <w:delText>1.</w:delText>
        </w:r>
      </w:del>
      <w:del w:id="1424" w:author="Jinglin Sun" w:date="2024-07-15T16:09:22Z">
        <w:r>
          <w:rPr/>
          <w:delText>中低端产能严重过剩</w:delText>
        </w:r>
      </w:del>
    </w:p>
    <w:p w14:paraId="7801633B">
      <w:pPr>
        <w:wordWrap w:val="0"/>
        <w:adjustRightInd w:val="0"/>
        <w:snapToGrid w:val="0"/>
        <w:spacing w:line="560" w:lineRule="exact"/>
        <w:ind w:firstLine="640" w:firstLineChars="200"/>
        <w:outlineLvl w:val="2"/>
        <w:rPr>
          <w:del w:id="1425" w:author="Jinglin Sun" w:date="2024-07-15T16:09:22Z"/>
          <w:rFonts w:eastAsia="仿宋_GB2312"/>
          <w:sz w:val="32"/>
          <w:szCs w:val="32"/>
        </w:rPr>
      </w:pPr>
      <w:del w:id="1426" w:author="Jinglin Sun" w:date="2024-07-15T16:09:22Z">
        <w:r>
          <w:rPr>
            <w:rFonts w:eastAsia="仿宋_GB2312"/>
            <w:sz w:val="32"/>
            <w:szCs w:val="32"/>
          </w:rPr>
          <w:delText>2023年全国规模以上医药工业营业收入2.96万亿元，同比下降4%，增加值约1.3万亿元，同比下降5.2%，实现利润4127.2亿元，同比下降16.2%。三项指标增速多年来首次均为负增长，且分别低于全国工业整体增速9.8、5.1和13.9个百分点。</w:delText>
        </w:r>
      </w:del>
      <w:del w:id="1427" w:author="Jinglin Sun" w:date="2024-07-15T16:09:22Z">
        <w:r>
          <w:rPr>
            <w:rFonts w:eastAsia="仿宋_GB2312"/>
            <w:sz w:val="32"/>
            <w:szCs w:val="32"/>
            <w:highlight w:val="yellow"/>
            <w:rPrChange w:id="1428" w:author="Jinglin Sun" w:date="2024-07-15T15:51:48Z">
              <w:rPr>
                <w:rFonts w:eastAsia="仿宋_GB2312"/>
                <w:sz w:val="32"/>
                <w:szCs w:val="32"/>
              </w:rPr>
            </w:rPrChange>
          </w:rPr>
          <w:delText>全国医药企业有4500多家，医疗器械企业10000余家，存在加工能力严重过剩问题。</w:delText>
        </w:r>
      </w:del>
      <w:del w:id="1429" w:author="Jinglin Sun" w:date="2024-07-15T16:09:22Z">
        <w:r>
          <w:rPr>
            <w:rFonts w:eastAsia="仿宋_GB2312"/>
            <w:sz w:val="32"/>
            <w:szCs w:val="32"/>
          </w:rPr>
          <w:delText>据中国医药企业管理协会统计，目前我国医药行业中片剂、胶囊、水针剂的生产利用率分别为45%、40%、50%，粉针剂的生产利用率仅为27%。我国生物医药产业仍处于全球分工的中下游，出口的大头仍然是附加值较低的化学原料药。继2022年医药出口出现下滑后，2023年医药出口仍为负增长。全年规模以上企业实现出口交货值3371.5亿元，同比下降16.3%，产业自身难以负担创新成本。</w:delText>
        </w:r>
      </w:del>
    </w:p>
    <w:p w14:paraId="3628447C">
      <w:pPr>
        <w:pStyle w:val="5"/>
        <w:ind w:firstLine="640" w:firstLineChars="200"/>
        <w:outlineLvl w:val="2"/>
        <w:rPr>
          <w:del w:id="1430" w:author="Jinglin Sun" w:date="2024-04-28T11:00:00Z"/>
          <w:b/>
        </w:rPr>
      </w:pPr>
      <w:del w:id="1431" w:author="Jinglin Sun" w:date="2024-04-28T11:00:00Z">
        <w:r>
          <w:rPr>
            <w:rFonts w:hint="eastAsia"/>
          </w:rPr>
          <w:delText>2.</w:delText>
        </w:r>
      </w:del>
      <w:del w:id="1432" w:author="Jinglin Sun" w:date="2024-04-28T11:00:00Z">
        <w:r>
          <w:rPr/>
          <w:delText>中国创新药销售规模偏小</w:delText>
        </w:r>
      </w:del>
    </w:p>
    <w:p w14:paraId="0FBAA20D">
      <w:pPr>
        <w:wordWrap w:val="0"/>
        <w:adjustRightInd w:val="0"/>
        <w:snapToGrid w:val="0"/>
        <w:spacing w:line="560" w:lineRule="exact"/>
        <w:ind w:firstLine="640" w:firstLineChars="200"/>
        <w:outlineLvl w:val="2"/>
        <w:rPr>
          <w:del w:id="1433" w:author="Jinglin Sun" w:date="2024-04-28T11:00:00Z"/>
          <w:rFonts w:eastAsia="仿宋_GB2312"/>
          <w:sz w:val="32"/>
          <w:szCs w:val="32"/>
        </w:rPr>
      </w:pPr>
      <w:del w:id="1434" w:author="Jinglin Sun" w:date="2024-04-28T11:00:00Z">
        <w:r>
          <w:rPr>
            <w:rFonts w:eastAsia="仿宋_GB2312"/>
            <w:sz w:val="32"/>
            <w:szCs w:val="32"/>
          </w:rPr>
          <w:delText>根据医药魔方数据显示，截至2023年8月，中国新药上市数量与在研管线数量在全球排名均排名第二，中国已然成为全球创新药物研发中重要的参与方。在创新药的研发端，申请临床和申请上市的本土创新药数量持续增长，并且中国开展的核心临床数量已接近美国。</w:delText>
        </w:r>
      </w:del>
    </w:p>
    <w:p w14:paraId="6B90A082">
      <w:pPr>
        <w:wordWrap w:val="0"/>
        <w:adjustRightInd w:val="0"/>
        <w:snapToGrid w:val="0"/>
        <w:spacing w:line="560" w:lineRule="exact"/>
        <w:ind w:firstLine="640" w:firstLineChars="200"/>
        <w:outlineLvl w:val="2"/>
        <w:rPr>
          <w:del w:id="1435" w:author="Jinglin Sun" w:date="2024-04-28T11:00:00Z"/>
          <w:rFonts w:eastAsia="仿宋_GB2312"/>
          <w:sz w:val="32"/>
          <w:szCs w:val="32"/>
        </w:rPr>
      </w:pPr>
      <w:del w:id="1436" w:author="Jinglin Sun" w:date="2024-04-28T11:00:00Z">
        <w:r>
          <w:rPr>
            <w:rFonts w:eastAsia="仿宋_GB2312"/>
            <w:sz w:val="32"/>
            <w:szCs w:val="32"/>
          </w:rPr>
          <w:delText>虽然中国创新药市场发展迅速，但销售市场上与美国有较大差距。根据BCG测算，2021年中国创新药销售额约250亿美元，占全国药品销售额约11%；美国创新药销售额约4565亿美元，占美国药品销售额约79%。对于创新药企业而言，寻求海外市场是必然的。以百济神州的btk抑制剂百悦泽为例，该药于2019年11月在美国获加速批准应用，成为了首个在美国上市的中国本土创新药。截至目前，百悦泽已在美国、中国、欧盟、英国、加拿大、澳大利亚和其他国际市场获批上市。2022年，百悦泽的全球销售额总计5.65亿美元，这主要是海外市场销售额所贡献，其中美国市场的销售额就达到3.90亿美元。反观在中国市场，百悦泽在中国的销售额为1.5亿美元，还不及美国市场销售额一半。国产创新药销售规模普遍偏小，无法为产业创新提供持续动力。</w:delText>
        </w:r>
      </w:del>
    </w:p>
    <w:p w14:paraId="588893A8">
      <w:pPr>
        <w:pStyle w:val="5"/>
        <w:ind w:firstLine="640" w:firstLineChars="200"/>
        <w:outlineLvl w:val="2"/>
        <w:rPr>
          <w:del w:id="1437" w:author="Jinglin Sun" w:date="2024-07-15T14:28:34Z"/>
          <w:b/>
        </w:rPr>
      </w:pPr>
      <w:del w:id="1438" w:author="Jinglin Sun" w:date="2024-07-15T14:28:34Z">
        <w:r>
          <w:rPr>
            <w:rFonts w:hint="eastAsia"/>
          </w:rPr>
          <w:delText>2.</w:delText>
        </w:r>
      </w:del>
      <w:del w:id="1439" w:author="Jinglin Sun" w:date="2024-07-15T14:28:34Z">
        <w:r>
          <w:rPr/>
          <w:delText>中国创新药销售规模偏小</w:delText>
        </w:r>
      </w:del>
    </w:p>
    <w:p w14:paraId="112F15BB">
      <w:pPr>
        <w:wordWrap w:val="0"/>
        <w:adjustRightInd w:val="0"/>
        <w:snapToGrid w:val="0"/>
        <w:spacing w:line="560" w:lineRule="exact"/>
        <w:ind w:firstLine="640" w:firstLineChars="200"/>
        <w:outlineLvl w:val="2"/>
        <w:rPr>
          <w:del w:id="1440" w:author="Jinglin Sun" w:date="2024-07-15T14:28:34Z"/>
          <w:rFonts w:eastAsia="仿宋_GB2312"/>
          <w:sz w:val="32"/>
          <w:szCs w:val="32"/>
        </w:rPr>
      </w:pPr>
      <w:del w:id="1441" w:author="Jinglin Sun" w:date="2024-07-15T14:28:34Z">
        <w:r>
          <w:rPr>
            <w:rFonts w:eastAsia="仿宋_GB2312"/>
            <w:sz w:val="32"/>
            <w:szCs w:val="32"/>
          </w:rPr>
          <w:delText>根据医药魔方数据显示，截至2023年8月，中国新药上市数量与在研管线数量在全球排名均排名第二，中国已然成为全球创新药物研发中重要的参与方。在创新药的研发端，申请临床和申请上市的本土创新药数量持续增长，并且中国开展的核心临床数量已接近美国。</w:delText>
        </w:r>
      </w:del>
    </w:p>
    <w:p w14:paraId="647DCA70">
      <w:pPr>
        <w:wordWrap w:val="0"/>
        <w:adjustRightInd w:val="0"/>
        <w:snapToGrid w:val="0"/>
        <w:spacing w:line="560" w:lineRule="exact"/>
        <w:ind w:firstLine="643" w:firstLineChars="200"/>
        <w:outlineLvl w:val="2"/>
        <w:rPr>
          <w:del w:id="1442" w:author="Jinglin Sun" w:date="2024-07-15T14:28:34Z"/>
          <w:rFonts w:eastAsia="仿宋_GB2312"/>
          <w:sz w:val="32"/>
          <w:szCs w:val="32"/>
        </w:rPr>
      </w:pPr>
      <w:del w:id="1443" w:author="Jinglin Sun" w:date="2024-07-15T14:28:34Z">
        <w:r>
          <w:rPr>
            <w:rFonts w:eastAsia="仿宋_GB2312"/>
            <w:b/>
            <w:bCs/>
            <w:sz w:val="32"/>
            <w:szCs w:val="32"/>
            <w:rPrChange w:id="1444" w:author="Jinglin Sun" w:date="2024-06-20T11:04:25Z">
              <w:rPr>
                <w:rFonts w:eastAsia="仿宋_GB2312"/>
                <w:sz w:val="32"/>
                <w:szCs w:val="32"/>
              </w:rPr>
            </w:rPrChange>
          </w:rPr>
          <w:delText>虽然中国创新药市场发展迅速，但销售市场上与美国有较大差距</w:delText>
        </w:r>
      </w:del>
      <w:del w:id="1445" w:author="Jinglin Sun" w:date="2024-07-15T14:28:34Z">
        <w:r>
          <w:rPr>
            <w:rFonts w:eastAsia="仿宋_GB2312"/>
            <w:sz w:val="32"/>
            <w:szCs w:val="32"/>
          </w:rPr>
          <w:delText>。根据BCG测算，2021年中国创新药销售额约250亿美元，占全国药品销售额约11%；美国创新药销售额约4565亿美元，占美国药品销售额约79%。对于创新药企业而言，寻求海外市场是必然的。以百济神州的btk抑制剂百悦泽为例，该药于2019年11月在美国获加速批准应用，成为了首个在美国上市的中国本土创新药。截至目前，百悦泽已在美国、中国、欧盟、英国、加拿大、澳大利亚和其他国际市场获批上市。2022年，百悦泽的全球销售额总计5.65亿美元，这主要是海外市场销售额所贡献，其中美国市场的销售额就达到3.90亿美元。反观在中国市场，百悦泽在中国的销售额为1.5亿美元，还不及美国市场销售额一半。国产创新药销售规模普遍偏小，无法为产业创新提供持续动力。</w:delText>
        </w:r>
      </w:del>
    </w:p>
    <w:p w14:paraId="288BA234">
      <w:pPr>
        <w:pStyle w:val="5"/>
        <w:ind w:firstLine="640" w:firstLineChars="200"/>
        <w:outlineLvl w:val="2"/>
        <w:rPr>
          <w:rFonts w:hint="default" w:eastAsia="黑体"/>
          <w:b/>
          <w:lang w:val="en-US" w:eastAsia="zh-CN"/>
        </w:rPr>
      </w:pPr>
      <w:del w:id="1446" w:author="Jinglin Sun" w:date="2024-07-15T16:09:28Z">
        <w:r>
          <w:rPr>
            <w:rFonts w:hint="default"/>
            <w:lang w:val="en-US"/>
          </w:rPr>
          <w:delText>3</w:delText>
        </w:r>
      </w:del>
      <w:ins w:id="1447" w:author="Jinglin Sun" w:date="2024-07-15T16:09:28Z">
        <w:r>
          <w:rPr>
            <w:rFonts w:hint="eastAsia"/>
            <w:lang w:val="en-US" w:eastAsia="zh-CN"/>
          </w:rPr>
          <w:t>2</w:t>
        </w:r>
      </w:ins>
      <w:r>
        <w:rPr>
          <w:rFonts w:hint="eastAsia"/>
        </w:rPr>
        <w:t>.</w:t>
      </w:r>
      <w:del w:id="1448" w:author="Jinglin Sun" w:date="2024-07-15T15:42:51Z">
        <w:r>
          <w:rPr/>
          <w:delText>中国</w:delText>
        </w:r>
      </w:del>
      <w:r>
        <w:t>创新药</w:t>
      </w:r>
      <w:del w:id="1449" w:author="Jinglin Sun" w:date="2024-07-15T16:14:06Z">
        <w:r>
          <w:rPr/>
          <w:delText>产品</w:delText>
        </w:r>
      </w:del>
      <w:r>
        <w:t>同质化竞争激烈</w:t>
      </w:r>
      <w:ins w:id="1450" w:author="Jinglin Sun" w:date="2024-07-15T16:07:48Z">
        <w:r>
          <w:rPr>
            <w:rFonts w:hint="eastAsia"/>
            <w:lang w:eastAsia="zh-CN"/>
          </w:rPr>
          <w:t>，</w:t>
        </w:r>
      </w:ins>
      <w:ins w:id="1451" w:author="Jinglin Sun" w:date="2024-07-15T16:07:56Z">
        <w:r>
          <w:rPr>
            <w:rFonts w:hint="eastAsia"/>
            <w:lang w:val="en-US" w:eastAsia="zh-CN"/>
          </w:rPr>
          <w:t>赛道</w:t>
        </w:r>
      </w:ins>
      <w:ins w:id="1452" w:author="Jinglin Sun" w:date="2024-07-15T16:07:57Z">
        <w:r>
          <w:rPr>
            <w:rFonts w:hint="eastAsia"/>
            <w:lang w:val="en-US" w:eastAsia="zh-CN"/>
          </w:rPr>
          <w:t>拥挤</w:t>
        </w:r>
      </w:ins>
      <w:ins w:id="1453" w:author="Jinglin Sun" w:date="2024-07-18T16:00:32Z">
        <w:r>
          <w:rPr>
            <w:rFonts w:hint="eastAsia"/>
            <w:lang w:val="en-US" w:eastAsia="zh-CN"/>
          </w:rPr>
          <w:t>“</w:t>
        </w:r>
      </w:ins>
      <w:ins w:id="1454" w:author="Jinglin Sun" w:date="2024-07-18T16:00:34Z">
        <w:r>
          <w:rPr>
            <w:rFonts w:hint="eastAsia"/>
            <w:lang w:val="en-US" w:eastAsia="zh-CN"/>
          </w:rPr>
          <w:t>内卷</w:t>
        </w:r>
      </w:ins>
      <w:ins w:id="1455" w:author="Jinglin Sun" w:date="2024-07-18T16:00:32Z">
        <w:r>
          <w:rPr>
            <w:rFonts w:hint="eastAsia"/>
            <w:lang w:val="en-US" w:eastAsia="zh-CN"/>
          </w:rPr>
          <w:t>”</w:t>
        </w:r>
      </w:ins>
      <w:ins w:id="1456" w:author="Jinglin Sun" w:date="2024-07-18T16:00:39Z">
        <w:r>
          <w:rPr>
            <w:rFonts w:hint="eastAsia"/>
            <w:lang w:val="en-US" w:eastAsia="zh-CN"/>
          </w:rPr>
          <w:t>严重</w:t>
        </w:r>
      </w:ins>
    </w:p>
    <w:p w14:paraId="15B6FA28">
      <w:pPr>
        <w:wordWrap w:val="0"/>
        <w:adjustRightInd w:val="0"/>
        <w:snapToGrid w:val="0"/>
        <w:spacing w:line="560" w:lineRule="exact"/>
        <w:ind w:firstLine="640" w:firstLineChars="200"/>
        <w:rPr>
          <w:ins w:id="1457" w:author="Jinglin Sun" w:date="2024-07-18T15:39:01Z"/>
          <w:rFonts w:hint="default" w:eastAsia="仿宋_GB2312"/>
          <w:sz w:val="32"/>
          <w:szCs w:val="32"/>
          <w:lang w:val="en-US" w:eastAsia="zh-CN"/>
        </w:rPr>
      </w:pPr>
      <w:ins w:id="1458" w:author="Jinglin Sun" w:date="2024-09-06T16:53:22Z">
        <w:r>
          <w:rPr>
            <w:rFonts w:hint="eastAsia" w:eastAsia="仿宋_GB2312"/>
            <w:sz w:val="32"/>
            <w:szCs w:val="32"/>
            <w:lang w:val="en-US" w:eastAsia="zh-CN"/>
          </w:rPr>
          <w:t>课题组调查问卷显示，“创新药靶点扎堆，同质化竞争激烈”是影响创新主体对行业市场环境预期的最主要原因。</w:t>
        </w:r>
      </w:ins>
      <w:ins w:id="1459" w:author="Jinglin Sun" w:date="2024-07-18T15:08:51Z">
        <w:r>
          <w:rPr>
            <w:rFonts w:hint="eastAsia" w:eastAsia="仿宋_GB2312"/>
            <w:sz w:val="32"/>
            <w:szCs w:val="32"/>
            <w:lang w:val="en-US" w:eastAsia="zh-CN"/>
          </w:rPr>
          <w:t>抗肿瘤</w:t>
        </w:r>
      </w:ins>
      <w:ins w:id="1460" w:author="Jinglin Sun" w:date="2024-07-18T15:08:52Z">
        <w:r>
          <w:rPr>
            <w:rFonts w:hint="eastAsia" w:eastAsia="仿宋_GB2312"/>
            <w:sz w:val="32"/>
            <w:szCs w:val="32"/>
            <w:lang w:val="en-US" w:eastAsia="zh-CN"/>
          </w:rPr>
          <w:t>药物</w:t>
        </w:r>
      </w:ins>
      <w:ins w:id="1461" w:author="Jinglin Sun" w:date="2024-07-18T15:08:59Z">
        <w:r>
          <w:rPr>
            <w:rFonts w:hint="eastAsia" w:eastAsia="仿宋_GB2312"/>
            <w:sz w:val="32"/>
            <w:szCs w:val="32"/>
            <w:lang w:val="en-US" w:eastAsia="zh-CN"/>
          </w:rPr>
          <w:t>在</w:t>
        </w:r>
      </w:ins>
      <w:ins w:id="1462" w:author="Jinglin Sun" w:date="2024-07-18T15:09:13Z">
        <w:r>
          <w:rPr>
            <w:rFonts w:hint="eastAsia" w:eastAsia="仿宋_GB2312"/>
            <w:sz w:val="32"/>
            <w:szCs w:val="32"/>
            <w:lang w:val="en-US" w:eastAsia="zh-CN"/>
          </w:rPr>
          <w:t>我国</w:t>
        </w:r>
      </w:ins>
      <w:ins w:id="1463" w:author="Jinglin Sun" w:date="2024-07-18T15:09:19Z">
        <w:r>
          <w:rPr>
            <w:rFonts w:hint="eastAsia" w:eastAsia="仿宋_GB2312"/>
            <w:sz w:val="32"/>
            <w:szCs w:val="32"/>
            <w:lang w:val="en-US" w:eastAsia="zh-CN"/>
          </w:rPr>
          <w:t>药物研发</w:t>
        </w:r>
      </w:ins>
      <w:ins w:id="1464" w:author="Jinglin Sun" w:date="2024-07-18T15:09:20Z">
        <w:r>
          <w:rPr>
            <w:rFonts w:hint="eastAsia" w:eastAsia="仿宋_GB2312"/>
            <w:sz w:val="32"/>
            <w:szCs w:val="32"/>
            <w:lang w:val="en-US" w:eastAsia="zh-CN"/>
          </w:rPr>
          <w:t>中</w:t>
        </w:r>
      </w:ins>
      <w:ins w:id="1465" w:author="Jinglin Sun" w:date="2024-07-18T15:09:23Z">
        <w:r>
          <w:rPr>
            <w:rFonts w:hint="eastAsia" w:eastAsia="仿宋_GB2312"/>
            <w:sz w:val="32"/>
            <w:szCs w:val="32"/>
            <w:lang w:val="en-US" w:eastAsia="zh-CN"/>
          </w:rPr>
          <w:t>占据</w:t>
        </w:r>
      </w:ins>
      <w:ins w:id="1466" w:author="Jinglin Sun" w:date="2024-07-18T15:09:24Z">
        <w:r>
          <w:rPr>
            <w:rFonts w:hint="eastAsia" w:eastAsia="仿宋_GB2312"/>
            <w:sz w:val="32"/>
            <w:szCs w:val="32"/>
            <w:lang w:val="en-US" w:eastAsia="zh-CN"/>
          </w:rPr>
          <w:t>最大</w:t>
        </w:r>
      </w:ins>
      <w:ins w:id="1467" w:author="Jinglin Sun" w:date="2024-07-18T15:09:25Z">
        <w:r>
          <w:rPr>
            <w:rFonts w:hint="eastAsia" w:eastAsia="仿宋_GB2312"/>
            <w:sz w:val="32"/>
            <w:szCs w:val="32"/>
            <w:lang w:val="en-US" w:eastAsia="zh-CN"/>
          </w:rPr>
          <w:t>比重</w:t>
        </w:r>
      </w:ins>
      <w:ins w:id="1468" w:author="Jinglin Sun" w:date="2024-07-18T15:09:26Z">
        <w:r>
          <w:rPr>
            <w:rFonts w:hint="eastAsia" w:eastAsia="仿宋_GB2312"/>
            <w:sz w:val="32"/>
            <w:szCs w:val="32"/>
            <w:lang w:val="en-US" w:eastAsia="zh-CN"/>
          </w:rPr>
          <w:t>。</w:t>
        </w:r>
      </w:ins>
      <w:ins w:id="1469" w:author="Jinglin Sun" w:date="2024-07-18T15:09:40Z">
        <w:r>
          <w:rPr>
            <w:rFonts w:hint="eastAsia" w:eastAsia="仿宋_GB2312"/>
            <w:sz w:val="32"/>
            <w:szCs w:val="32"/>
            <w:lang w:val="en-US" w:eastAsia="zh-CN"/>
          </w:rPr>
          <w:t>数据</w:t>
        </w:r>
      </w:ins>
      <w:ins w:id="1470" w:author="Jinglin Sun" w:date="2024-07-18T15:09:42Z">
        <w:r>
          <w:rPr>
            <w:rFonts w:hint="eastAsia" w:eastAsia="仿宋_GB2312"/>
            <w:sz w:val="32"/>
            <w:szCs w:val="32"/>
            <w:lang w:val="en-US" w:eastAsia="zh-CN"/>
          </w:rPr>
          <w:t>显示，</w:t>
        </w:r>
      </w:ins>
      <w:ins w:id="1471" w:author="Jinglin Sun" w:date="2024-07-18T15:09:43Z">
        <w:r>
          <w:rPr>
            <w:rFonts w:hint="eastAsia" w:eastAsia="仿宋_GB2312"/>
            <w:sz w:val="32"/>
            <w:szCs w:val="32"/>
            <w:lang w:val="en-US" w:eastAsia="zh-CN"/>
          </w:rPr>
          <w:t>201</w:t>
        </w:r>
      </w:ins>
      <w:ins w:id="1472" w:author="Jinglin Sun" w:date="2024-07-18T15:09:44Z">
        <w:r>
          <w:rPr>
            <w:rFonts w:hint="eastAsia" w:eastAsia="仿宋_GB2312"/>
            <w:sz w:val="32"/>
            <w:szCs w:val="32"/>
            <w:lang w:val="en-US" w:eastAsia="zh-CN"/>
          </w:rPr>
          <w:t>6</w:t>
        </w:r>
      </w:ins>
      <w:ins w:id="1473" w:author="Jinglin Sun" w:date="2024-07-18T15:09:52Z">
        <w:r>
          <w:rPr>
            <w:rFonts w:hint="eastAsia" w:eastAsia="仿宋_GB2312"/>
            <w:sz w:val="32"/>
            <w:szCs w:val="32"/>
            <w:lang w:val="en-US" w:eastAsia="zh-CN"/>
          </w:rPr>
          <w:t>至</w:t>
        </w:r>
      </w:ins>
      <w:ins w:id="1474" w:author="Jinglin Sun" w:date="2024-07-18T15:09:53Z">
        <w:r>
          <w:rPr>
            <w:rFonts w:hint="eastAsia" w:eastAsia="仿宋_GB2312"/>
            <w:sz w:val="32"/>
            <w:szCs w:val="32"/>
            <w:lang w:val="en-US" w:eastAsia="zh-CN"/>
          </w:rPr>
          <w:t>20</w:t>
        </w:r>
      </w:ins>
      <w:ins w:id="1475" w:author="Jinglin Sun" w:date="2024-07-18T15:09:54Z">
        <w:r>
          <w:rPr>
            <w:rFonts w:hint="eastAsia" w:eastAsia="仿宋_GB2312"/>
            <w:sz w:val="32"/>
            <w:szCs w:val="32"/>
            <w:lang w:val="en-US" w:eastAsia="zh-CN"/>
          </w:rPr>
          <w:t>22年</w:t>
        </w:r>
      </w:ins>
      <w:ins w:id="1476" w:author="Jinglin Sun" w:date="2024-07-18T15:09:55Z">
        <w:r>
          <w:rPr>
            <w:rFonts w:hint="eastAsia" w:eastAsia="仿宋_GB2312"/>
            <w:sz w:val="32"/>
            <w:szCs w:val="32"/>
            <w:lang w:val="en-US" w:eastAsia="zh-CN"/>
          </w:rPr>
          <w:t>，</w:t>
        </w:r>
      </w:ins>
      <w:ins w:id="1477" w:author="Jinglin Sun" w:date="2024-07-18T15:10:40Z">
        <w:r>
          <w:rPr>
            <w:rFonts w:hint="eastAsia" w:eastAsia="仿宋_GB2312"/>
            <w:sz w:val="32"/>
            <w:szCs w:val="32"/>
            <w:lang w:val="en-US" w:eastAsia="zh-CN"/>
          </w:rPr>
          <w:t>我国</w:t>
        </w:r>
      </w:ins>
      <w:ins w:id="1478" w:author="Jinglin Sun" w:date="2024-07-18T15:10:41Z">
        <w:r>
          <w:rPr>
            <w:rFonts w:hint="eastAsia" w:eastAsia="仿宋_GB2312"/>
            <w:sz w:val="32"/>
            <w:szCs w:val="32"/>
            <w:lang w:val="en-US" w:eastAsia="zh-CN"/>
          </w:rPr>
          <w:t>上市</w:t>
        </w:r>
      </w:ins>
      <w:ins w:id="1479" w:author="Jinglin Sun" w:date="2024-07-18T15:10:42Z">
        <w:r>
          <w:rPr>
            <w:rFonts w:hint="eastAsia" w:eastAsia="仿宋_GB2312"/>
            <w:sz w:val="32"/>
            <w:szCs w:val="32"/>
            <w:lang w:val="en-US" w:eastAsia="zh-CN"/>
          </w:rPr>
          <w:t>的</w:t>
        </w:r>
      </w:ins>
      <w:ins w:id="1480" w:author="Jinglin Sun" w:date="2024-07-18T15:10:44Z">
        <w:r>
          <w:rPr>
            <w:rFonts w:hint="eastAsia" w:eastAsia="仿宋_GB2312"/>
            <w:sz w:val="32"/>
            <w:szCs w:val="32"/>
            <w:lang w:val="en-US" w:eastAsia="zh-CN"/>
          </w:rPr>
          <w:t>I</w:t>
        </w:r>
      </w:ins>
      <w:ins w:id="1481" w:author="Jinglin Sun" w:date="2024-07-18T15:10:46Z">
        <w:r>
          <w:rPr>
            <w:rFonts w:hint="eastAsia" w:eastAsia="仿宋_GB2312"/>
            <w:sz w:val="32"/>
            <w:szCs w:val="32"/>
            <w:lang w:val="en-US" w:eastAsia="zh-CN"/>
          </w:rPr>
          <w:t>类创新</w:t>
        </w:r>
      </w:ins>
      <w:ins w:id="1482" w:author="Jinglin Sun" w:date="2024-07-18T15:10:48Z">
        <w:r>
          <w:rPr>
            <w:rFonts w:hint="eastAsia" w:eastAsia="仿宋_GB2312"/>
            <w:sz w:val="32"/>
            <w:szCs w:val="32"/>
            <w:lang w:val="en-US" w:eastAsia="zh-CN"/>
          </w:rPr>
          <w:t>药</w:t>
        </w:r>
      </w:ins>
      <w:ins w:id="1483" w:author="Jinglin Sun" w:date="2024-07-18T15:10:49Z">
        <w:r>
          <w:rPr>
            <w:rFonts w:hint="eastAsia" w:eastAsia="仿宋_GB2312"/>
            <w:sz w:val="32"/>
            <w:szCs w:val="32"/>
            <w:lang w:val="en-US" w:eastAsia="zh-CN"/>
          </w:rPr>
          <w:t>中</w:t>
        </w:r>
      </w:ins>
      <w:ins w:id="1484" w:author="Jinglin Sun" w:date="2024-07-18T15:11:12Z">
        <w:r>
          <w:rPr>
            <w:rFonts w:hint="eastAsia" w:eastAsia="仿宋_GB2312"/>
            <w:sz w:val="32"/>
            <w:szCs w:val="32"/>
            <w:lang w:val="en-US" w:eastAsia="zh-CN"/>
          </w:rPr>
          <w:t>抗肿瘤</w:t>
        </w:r>
      </w:ins>
      <w:ins w:id="1485" w:author="Jinglin Sun" w:date="2024-07-18T15:11:14Z">
        <w:r>
          <w:rPr>
            <w:rFonts w:hint="eastAsia" w:eastAsia="仿宋_GB2312"/>
            <w:sz w:val="32"/>
            <w:szCs w:val="32"/>
            <w:lang w:val="en-US" w:eastAsia="zh-CN"/>
          </w:rPr>
          <w:t>药物</w:t>
        </w:r>
      </w:ins>
      <w:ins w:id="1486" w:author="Jinglin Sun" w:date="2024-07-18T15:10:51Z">
        <w:r>
          <w:rPr>
            <w:rFonts w:hint="eastAsia" w:eastAsia="仿宋_GB2312"/>
            <w:sz w:val="32"/>
            <w:szCs w:val="32"/>
            <w:lang w:val="en-US" w:eastAsia="zh-CN"/>
          </w:rPr>
          <w:t>超过</w:t>
        </w:r>
      </w:ins>
      <w:ins w:id="1487" w:author="Jinglin Sun" w:date="2024-07-18T15:10:54Z">
        <w:r>
          <w:rPr>
            <w:rFonts w:hint="eastAsia" w:eastAsia="仿宋_GB2312"/>
            <w:sz w:val="32"/>
            <w:szCs w:val="32"/>
            <w:lang w:val="en-US" w:eastAsia="zh-CN"/>
          </w:rPr>
          <w:t>70</w:t>
        </w:r>
      </w:ins>
      <w:ins w:id="1488" w:author="Jinglin Sun" w:date="2024-07-18T15:11:02Z">
        <w:r>
          <w:rPr>
            <w:rFonts w:hint="eastAsia" w:eastAsia="仿宋_GB2312"/>
            <w:sz w:val="32"/>
            <w:szCs w:val="32"/>
            <w:lang w:val="en-US" w:eastAsia="zh-CN"/>
          </w:rPr>
          <w:t>%</w:t>
        </w:r>
      </w:ins>
      <w:ins w:id="1489" w:author="Jinglin Sun" w:date="2024-07-18T15:11:59Z">
        <w:r>
          <w:rPr>
            <w:rFonts w:hint="eastAsia" w:eastAsia="仿宋_GB2312"/>
            <w:sz w:val="32"/>
            <w:szCs w:val="32"/>
            <w:lang w:val="en-US" w:eastAsia="zh-CN"/>
          </w:rPr>
          <w:t>，</w:t>
        </w:r>
      </w:ins>
      <w:ins w:id="1490" w:author="Jinglin Sun" w:date="2024-07-18T15:12:12Z">
        <w:r>
          <w:rPr>
            <w:rFonts w:hint="eastAsia" w:eastAsia="仿宋_GB2312"/>
            <w:sz w:val="32"/>
            <w:szCs w:val="32"/>
            <w:lang w:val="en-US" w:eastAsia="zh-CN"/>
          </w:rPr>
          <w:t>化药</w:t>
        </w:r>
      </w:ins>
      <w:ins w:id="1491" w:author="Jinglin Sun" w:date="2024-07-18T15:12:15Z">
        <w:r>
          <w:rPr>
            <w:rFonts w:hint="eastAsia" w:eastAsia="仿宋_GB2312"/>
            <w:sz w:val="32"/>
            <w:szCs w:val="32"/>
            <w:lang w:val="en-US" w:eastAsia="zh-CN"/>
          </w:rPr>
          <w:t>临床</w:t>
        </w:r>
      </w:ins>
      <w:ins w:id="1492" w:author="Jinglin Sun" w:date="2024-07-18T15:12:19Z">
        <w:r>
          <w:rPr>
            <w:rFonts w:hint="eastAsia" w:eastAsia="仿宋_GB2312"/>
            <w:sz w:val="32"/>
            <w:szCs w:val="32"/>
            <w:lang w:val="en-US" w:eastAsia="zh-CN"/>
          </w:rPr>
          <w:t>试验</w:t>
        </w:r>
      </w:ins>
      <w:ins w:id="1493" w:author="Jinglin Sun" w:date="2024-07-18T15:12:20Z">
        <w:r>
          <w:rPr>
            <w:rFonts w:hint="eastAsia" w:eastAsia="仿宋_GB2312"/>
            <w:sz w:val="32"/>
            <w:szCs w:val="32"/>
            <w:lang w:val="en-US" w:eastAsia="zh-CN"/>
          </w:rPr>
          <w:t>前</w:t>
        </w:r>
      </w:ins>
      <w:ins w:id="1494" w:author="Jinglin Sun" w:date="2024-07-18T15:12:24Z">
        <w:r>
          <w:rPr>
            <w:rFonts w:hint="eastAsia" w:eastAsia="仿宋_GB2312"/>
            <w:sz w:val="32"/>
            <w:szCs w:val="32"/>
            <w:lang w:val="en-US" w:eastAsia="zh-CN"/>
          </w:rPr>
          <w:t>10</w:t>
        </w:r>
      </w:ins>
      <w:ins w:id="1495" w:author="Jinglin Sun" w:date="2024-07-18T15:12:25Z">
        <w:r>
          <w:rPr>
            <w:rFonts w:hint="eastAsia" w:eastAsia="仿宋_GB2312"/>
            <w:sz w:val="32"/>
            <w:szCs w:val="32"/>
            <w:lang w:val="en-US" w:eastAsia="zh-CN"/>
          </w:rPr>
          <w:t>位</w:t>
        </w:r>
      </w:ins>
      <w:ins w:id="1496" w:author="Jinglin Sun" w:date="2024-07-18T15:12:26Z">
        <w:r>
          <w:rPr>
            <w:rFonts w:hint="eastAsia" w:eastAsia="仿宋_GB2312"/>
            <w:sz w:val="32"/>
            <w:szCs w:val="32"/>
            <w:lang w:val="en-US" w:eastAsia="zh-CN"/>
          </w:rPr>
          <w:t>中</w:t>
        </w:r>
      </w:ins>
      <w:ins w:id="1497" w:author="Jinglin Sun" w:date="2024-07-18T15:12:32Z">
        <w:r>
          <w:rPr>
            <w:rFonts w:hint="eastAsia" w:eastAsia="仿宋_GB2312"/>
            <w:sz w:val="32"/>
            <w:szCs w:val="32"/>
            <w:lang w:val="en-US" w:eastAsia="zh-CN"/>
          </w:rPr>
          <w:t>，</w:t>
        </w:r>
      </w:ins>
      <w:ins w:id="1498" w:author="Jinglin Sun" w:date="2024-07-18T15:12:40Z">
        <w:r>
          <w:rPr>
            <w:rFonts w:hint="eastAsia" w:eastAsia="仿宋_GB2312"/>
            <w:sz w:val="32"/>
            <w:szCs w:val="32"/>
            <w:lang w:val="en-US" w:eastAsia="zh-CN"/>
          </w:rPr>
          <w:t>5</w:t>
        </w:r>
      </w:ins>
      <w:ins w:id="1499" w:author="Jinglin Sun" w:date="2024-07-18T15:12:41Z">
        <w:r>
          <w:rPr>
            <w:rFonts w:hint="eastAsia" w:eastAsia="仿宋_GB2312"/>
            <w:sz w:val="32"/>
            <w:szCs w:val="32"/>
            <w:lang w:val="en-US" w:eastAsia="zh-CN"/>
          </w:rPr>
          <w:t>0</w:t>
        </w:r>
      </w:ins>
      <w:ins w:id="1500" w:author="Jinglin Sun" w:date="2024-07-18T15:12:42Z">
        <w:r>
          <w:rPr>
            <w:rFonts w:hint="eastAsia" w:eastAsia="仿宋_GB2312"/>
            <w:sz w:val="32"/>
            <w:szCs w:val="32"/>
            <w:lang w:val="en-US" w:eastAsia="zh-CN"/>
          </w:rPr>
          <w:t>%</w:t>
        </w:r>
      </w:ins>
      <w:ins w:id="1501" w:author="Jinglin Sun" w:date="2024-07-18T15:12:44Z">
        <w:r>
          <w:rPr>
            <w:rFonts w:hint="eastAsia" w:eastAsia="仿宋_GB2312"/>
            <w:sz w:val="32"/>
            <w:szCs w:val="32"/>
            <w:lang w:val="en-US" w:eastAsia="zh-CN"/>
          </w:rPr>
          <w:t>以上</w:t>
        </w:r>
      </w:ins>
      <w:ins w:id="1502" w:author="Jinglin Sun" w:date="2024-07-18T15:12:47Z">
        <w:r>
          <w:rPr>
            <w:rFonts w:hint="eastAsia" w:eastAsia="仿宋_GB2312"/>
            <w:sz w:val="32"/>
            <w:szCs w:val="32"/>
            <w:lang w:val="en-US" w:eastAsia="zh-CN"/>
          </w:rPr>
          <w:t>品种</w:t>
        </w:r>
      </w:ins>
      <w:ins w:id="1503" w:author="Jinglin Sun" w:date="2024-07-18T15:12:48Z">
        <w:r>
          <w:rPr>
            <w:rFonts w:hint="eastAsia" w:eastAsia="仿宋_GB2312"/>
            <w:sz w:val="32"/>
            <w:szCs w:val="32"/>
            <w:lang w:val="en-US" w:eastAsia="zh-CN"/>
          </w:rPr>
          <w:t>为</w:t>
        </w:r>
      </w:ins>
      <w:ins w:id="1504" w:author="Jinglin Sun" w:date="2024-07-18T15:12:52Z">
        <w:r>
          <w:rPr>
            <w:rFonts w:hint="eastAsia" w:eastAsia="仿宋_GB2312"/>
            <w:sz w:val="32"/>
            <w:szCs w:val="32"/>
            <w:lang w:val="en-US" w:eastAsia="zh-CN"/>
          </w:rPr>
          <w:t>抗肿瘤药</w:t>
        </w:r>
      </w:ins>
      <w:ins w:id="1505" w:author="Jinglin Sun" w:date="2024-07-18T15:12:54Z">
        <w:r>
          <w:rPr>
            <w:rFonts w:hint="eastAsia" w:eastAsia="仿宋_GB2312"/>
            <w:sz w:val="32"/>
            <w:szCs w:val="32"/>
            <w:lang w:val="en-US" w:eastAsia="zh-CN"/>
          </w:rPr>
          <w:t>，</w:t>
        </w:r>
      </w:ins>
      <w:ins w:id="1506" w:author="Jinglin Sun" w:date="2024-07-18T15:13:44Z">
        <w:r>
          <w:rPr>
            <w:rFonts w:hint="eastAsia" w:eastAsia="仿宋_GB2312"/>
            <w:sz w:val="32"/>
            <w:szCs w:val="32"/>
            <w:lang w:val="en-US" w:eastAsia="zh-CN"/>
          </w:rPr>
          <w:t>2023</w:t>
        </w:r>
      </w:ins>
      <w:ins w:id="1507" w:author="Jinglin Sun" w:date="2024-07-18T15:13:45Z">
        <w:r>
          <w:rPr>
            <w:rFonts w:hint="eastAsia" w:eastAsia="仿宋_GB2312"/>
            <w:sz w:val="32"/>
            <w:szCs w:val="32"/>
            <w:lang w:val="en-US" w:eastAsia="zh-CN"/>
          </w:rPr>
          <w:t>年</w:t>
        </w:r>
      </w:ins>
      <w:ins w:id="1508" w:author="Jinglin Sun" w:date="2024-07-18T15:13:51Z">
        <w:r>
          <w:rPr>
            <w:rFonts w:hint="eastAsia" w:eastAsia="仿宋_GB2312"/>
            <w:sz w:val="32"/>
            <w:szCs w:val="32"/>
            <w:lang w:val="en-US" w:eastAsia="zh-CN"/>
          </w:rPr>
          <w:t>批准的</w:t>
        </w:r>
      </w:ins>
      <w:ins w:id="1509" w:author="Jinglin Sun" w:date="2024-07-18T15:13:57Z">
        <w:r>
          <w:rPr>
            <w:rFonts w:hint="eastAsia" w:eastAsia="仿宋_GB2312"/>
            <w:sz w:val="32"/>
            <w:szCs w:val="32"/>
            <w:lang w:val="en-US" w:eastAsia="zh-CN"/>
          </w:rPr>
          <w:t>药品</w:t>
        </w:r>
      </w:ins>
      <w:ins w:id="1510" w:author="Jinglin Sun" w:date="2024-07-18T15:14:00Z">
        <w:r>
          <w:rPr>
            <w:rFonts w:hint="eastAsia" w:eastAsia="仿宋_GB2312"/>
            <w:sz w:val="32"/>
            <w:szCs w:val="32"/>
            <w:lang w:val="en-US" w:eastAsia="zh-CN"/>
          </w:rPr>
          <w:t>临床</w:t>
        </w:r>
      </w:ins>
      <w:ins w:id="1511" w:author="Jinglin Sun" w:date="2024-07-18T15:14:04Z">
        <w:r>
          <w:rPr>
            <w:rFonts w:hint="eastAsia" w:eastAsia="仿宋_GB2312"/>
            <w:sz w:val="32"/>
            <w:szCs w:val="32"/>
            <w:lang w:val="en-US" w:eastAsia="zh-CN"/>
          </w:rPr>
          <w:t>试验</w:t>
        </w:r>
      </w:ins>
      <w:ins w:id="1512" w:author="Jinglin Sun" w:date="2024-07-18T15:15:13Z">
        <w:r>
          <w:rPr>
            <w:rFonts w:hint="eastAsia" w:eastAsia="仿宋_GB2312"/>
            <w:sz w:val="32"/>
            <w:szCs w:val="32"/>
            <w:lang w:val="en-US" w:eastAsia="zh-CN"/>
          </w:rPr>
          <w:t>项目</w:t>
        </w:r>
      </w:ins>
      <w:ins w:id="1513" w:author="Jinglin Sun" w:date="2024-07-18T15:15:14Z">
        <w:r>
          <w:rPr>
            <w:rFonts w:hint="eastAsia" w:eastAsia="仿宋_GB2312"/>
            <w:sz w:val="32"/>
            <w:szCs w:val="32"/>
            <w:lang w:val="en-US" w:eastAsia="zh-CN"/>
          </w:rPr>
          <w:t>，</w:t>
        </w:r>
      </w:ins>
      <w:ins w:id="1514" w:author="Jinglin Sun" w:date="2024-07-18T15:15:26Z">
        <w:r>
          <w:rPr>
            <w:rFonts w:hint="eastAsia" w:eastAsia="仿宋_GB2312"/>
            <w:sz w:val="32"/>
            <w:szCs w:val="32"/>
            <w:lang w:val="en-US" w:eastAsia="zh-CN"/>
          </w:rPr>
          <w:t>其中</w:t>
        </w:r>
      </w:ins>
      <w:ins w:id="1515" w:author="Jinglin Sun" w:date="2024-07-18T15:14:26Z">
        <w:r>
          <w:rPr>
            <w:rFonts w:hint="eastAsia" w:eastAsia="仿宋_GB2312"/>
            <w:sz w:val="32"/>
            <w:szCs w:val="32"/>
            <w:lang w:val="en-US" w:eastAsia="zh-CN"/>
          </w:rPr>
          <w:t>抗</w:t>
        </w:r>
      </w:ins>
      <w:ins w:id="1516" w:author="Jinglin Sun" w:date="2024-07-18T15:14:28Z">
        <w:r>
          <w:rPr>
            <w:rFonts w:hint="eastAsia" w:eastAsia="仿宋_GB2312"/>
            <w:sz w:val="32"/>
            <w:szCs w:val="32"/>
            <w:lang w:val="en-US" w:eastAsia="zh-CN"/>
          </w:rPr>
          <w:t>肿瘤</w:t>
        </w:r>
      </w:ins>
      <w:ins w:id="1517" w:author="Jinglin Sun" w:date="2024-07-18T15:14:30Z">
        <w:r>
          <w:rPr>
            <w:rFonts w:hint="eastAsia" w:eastAsia="仿宋_GB2312"/>
            <w:sz w:val="32"/>
            <w:szCs w:val="32"/>
            <w:lang w:val="en-US" w:eastAsia="zh-CN"/>
          </w:rPr>
          <w:t>适应症</w:t>
        </w:r>
      </w:ins>
      <w:ins w:id="1518" w:author="Jinglin Sun" w:date="2024-07-18T15:14:33Z">
        <w:r>
          <w:rPr>
            <w:rFonts w:hint="eastAsia" w:eastAsia="仿宋_GB2312"/>
            <w:sz w:val="32"/>
            <w:szCs w:val="32"/>
            <w:lang w:val="en-US" w:eastAsia="zh-CN"/>
          </w:rPr>
          <w:t>项目</w:t>
        </w:r>
      </w:ins>
      <w:ins w:id="1519" w:author="Jinglin Sun" w:date="2024-07-18T15:15:50Z">
        <w:r>
          <w:rPr>
            <w:rFonts w:hint="eastAsia" w:eastAsia="仿宋_GB2312"/>
            <w:sz w:val="32"/>
            <w:szCs w:val="32"/>
            <w:lang w:val="en-US" w:eastAsia="zh-CN"/>
          </w:rPr>
          <w:t>为999个</w:t>
        </w:r>
      </w:ins>
      <w:ins w:id="1520" w:author="Jinglin Sun" w:date="2024-07-18T15:15:42Z">
        <w:r>
          <w:rPr>
            <w:rFonts w:hint="eastAsia" w:eastAsia="仿宋_GB2312"/>
            <w:sz w:val="32"/>
            <w:szCs w:val="32"/>
            <w:lang w:val="en-US" w:eastAsia="zh-CN"/>
          </w:rPr>
          <w:t>排</w:t>
        </w:r>
      </w:ins>
      <w:ins w:id="1521" w:author="Jinglin Sun" w:date="2024-07-18T15:17:49Z">
        <w:r>
          <w:rPr>
            <w:rFonts w:hint="eastAsia" w:eastAsia="仿宋_GB2312"/>
            <w:sz w:val="32"/>
            <w:szCs w:val="32"/>
            <w:lang w:val="en-US" w:eastAsia="zh-CN"/>
          </w:rPr>
          <w:t>名</w:t>
        </w:r>
      </w:ins>
      <w:ins w:id="1522" w:author="Jinglin Sun" w:date="2024-07-18T15:15:42Z">
        <w:r>
          <w:rPr>
            <w:rFonts w:hint="eastAsia" w:eastAsia="仿宋_GB2312"/>
            <w:sz w:val="32"/>
            <w:szCs w:val="32"/>
            <w:lang w:val="en-US" w:eastAsia="zh-CN"/>
          </w:rPr>
          <w:t>第一</w:t>
        </w:r>
      </w:ins>
      <w:ins w:id="1523" w:author="Jinglin Sun" w:date="2024-07-18T15:14:49Z">
        <w:r>
          <w:rPr>
            <w:rFonts w:hint="eastAsia" w:eastAsia="仿宋_GB2312"/>
            <w:sz w:val="32"/>
            <w:szCs w:val="32"/>
            <w:lang w:val="en-US" w:eastAsia="zh-CN"/>
          </w:rPr>
          <w:t>，</w:t>
        </w:r>
      </w:ins>
      <w:ins w:id="1524" w:author="Jinglin Sun" w:date="2024-07-18T15:16:08Z">
        <w:r>
          <w:rPr>
            <w:rFonts w:hint="eastAsia" w:eastAsia="仿宋_GB2312"/>
            <w:sz w:val="32"/>
            <w:szCs w:val="32"/>
            <w:lang w:val="en-US" w:eastAsia="zh-CN"/>
          </w:rPr>
          <w:t>远高于</w:t>
        </w:r>
      </w:ins>
      <w:ins w:id="1525" w:author="Jinglin Sun" w:date="2024-07-18T15:16:11Z">
        <w:r>
          <w:rPr>
            <w:rFonts w:hint="eastAsia" w:eastAsia="仿宋_GB2312"/>
            <w:sz w:val="32"/>
            <w:szCs w:val="32"/>
            <w:lang w:val="en-US" w:eastAsia="zh-CN"/>
          </w:rPr>
          <w:t>位居</w:t>
        </w:r>
      </w:ins>
      <w:ins w:id="1526" w:author="Jinglin Sun" w:date="2024-07-18T15:16:12Z">
        <w:r>
          <w:rPr>
            <w:rFonts w:hint="eastAsia" w:eastAsia="仿宋_GB2312"/>
            <w:sz w:val="32"/>
            <w:szCs w:val="32"/>
            <w:lang w:val="en-US" w:eastAsia="zh-CN"/>
          </w:rPr>
          <w:t>第二的</w:t>
        </w:r>
      </w:ins>
      <w:ins w:id="1527" w:author="Jinglin Sun" w:date="2024-07-18T15:18:02Z">
        <w:r>
          <w:rPr>
            <w:rFonts w:hint="eastAsia" w:eastAsia="仿宋_GB2312"/>
            <w:sz w:val="32"/>
            <w:szCs w:val="32"/>
            <w:lang w:val="en-US" w:eastAsia="zh-CN"/>
          </w:rPr>
          <w:t>皮肤</w:t>
        </w:r>
      </w:ins>
      <w:ins w:id="1528" w:author="Jinglin Sun" w:date="2024-07-18T15:16:40Z">
        <w:r>
          <w:rPr>
            <w:rFonts w:hint="eastAsia" w:eastAsia="仿宋_GB2312"/>
            <w:sz w:val="32"/>
            <w:szCs w:val="32"/>
            <w:lang w:val="en-US" w:eastAsia="zh-CN"/>
          </w:rPr>
          <w:t>及</w:t>
        </w:r>
      </w:ins>
      <w:ins w:id="1529" w:author="Jinglin Sun" w:date="2024-07-18T15:16:47Z">
        <w:r>
          <w:rPr>
            <w:rFonts w:hint="eastAsia" w:eastAsia="仿宋_GB2312"/>
            <w:sz w:val="32"/>
            <w:szCs w:val="32"/>
            <w:lang w:val="en-US" w:eastAsia="zh-CN"/>
          </w:rPr>
          <w:t>五官科</w:t>
        </w:r>
      </w:ins>
      <w:ins w:id="1530" w:author="Jinglin Sun" w:date="2024-07-18T15:16:48Z">
        <w:r>
          <w:rPr>
            <w:rFonts w:hint="eastAsia" w:eastAsia="仿宋_GB2312"/>
            <w:sz w:val="32"/>
            <w:szCs w:val="32"/>
            <w:lang w:val="en-US" w:eastAsia="zh-CN"/>
          </w:rPr>
          <w:t>药物</w:t>
        </w:r>
      </w:ins>
      <w:ins w:id="1531" w:author="Jinglin Sun" w:date="2024-07-18T15:17:03Z">
        <w:r>
          <w:rPr>
            <w:rFonts w:hint="eastAsia" w:eastAsia="仿宋_GB2312"/>
            <w:sz w:val="32"/>
            <w:szCs w:val="32"/>
            <w:lang w:val="en-US" w:eastAsia="zh-CN"/>
          </w:rPr>
          <w:t>26</w:t>
        </w:r>
      </w:ins>
      <w:ins w:id="1532" w:author="Jinglin Sun" w:date="2024-07-18T15:17:04Z">
        <w:r>
          <w:rPr>
            <w:rFonts w:hint="eastAsia" w:eastAsia="仿宋_GB2312"/>
            <w:sz w:val="32"/>
            <w:szCs w:val="32"/>
            <w:lang w:val="en-US" w:eastAsia="zh-CN"/>
          </w:rPr>
          <w:t>5</w:t>
        </w:r>
      </w:ins>
      <w:ins w:id="1533" w:author="Jinglin Sun" w:date="2024-07-18T15:17:05Z">
        <w:r>
          <w:rPr>
            <w:rFonts w:hint="eastAsia" w:eastAsia="仿宋_GB2312"/>
            <w:sz w:val="32"/>
            <w:szCs w:val="32"/>
            <w:lang w:val="en-US" w:eastAsia="zh-CN"/>
          </w:rPr>
          <w:t>个</w:t>
        </w:r>
      </w:ins>
      <w:ins w:id="1534" w:author="Jinglin Sun" w:date="2024-07-18T15:17:06Z">
        <w:r>
          <w:rPr>
            <w:rFonts w:hint="eastAsia" w:eastAsia="仿宋_GB2312"/>
            <w:sz w:val="32"/>
            <w:szCs w:val="32"/>
            <w:lang w:val="en-US" w:eastAsia="zh-CN"/>
          </w:rPr>
          <w:t>。</w:t>
        </w:r>
      </w:ins>
      <w:ins w:id="1535" w:author="Jinglin Sun" w:date="2024-07-18T15:26:06Z">
        <w:r>
          <w:rPr>
            <w:rFonts w:hint="eastAsia" w:eastAsia="仿宋_GB2312"/>
            <w:sz w:val="32"/>
            <w:szCs w:val="32"/>
            <w:lang w:val="en-US" w:eastAsia="zh-CN"/>
          </w:rPr>
          <w:t>从</w:t>
        </w:r>
      </w:ins>
      <w:ins w:id="1536" w:author="Jinglin Sun" w:date="2024-07-18T15:26:13Z">
        <w:r>
          <w:rPr>
            <w:rFonts w:hint="eastAsia" w:eastAsia="仿宋_GB2312"/>
            <w:sz w:val="32"/>
            <w:szCs w:val="32"/>
            <w:lang w:val="en-US" w:eastAsia="zh-CN"/>
          </w:rPr>
          <w:t>靶点</w:t>
        </w:r>
      </w:ins>
      <w:ins w:id="1537" w:author="Jinglin Sun" w:date="2024-07-18T15:26:14Z">
        <w:r>
          <w:rPr>
            <w:rFonts w:hint="eastAsia" w:eastAsia="仿宋_GB2312"/>
            <w:sz w:val="32"/>
            <w:szCs w:val="32"/>
            <w:lang w:val="en-US" w:eastAsia="zh-CN"/>
          </w:rPr>
          <w:t>来看，</w:t>
        </w:r>
      </w:ins>
      <w:ins w:id="1538" w:author="Jinglin Sun" w:date="2024-07-18T15:25:56Z">
        <w:r>
          <w:rPr>
            <w:rFonts w:hint="eastAsia" w:eastAsia="仿宋_GB2312"/>
            <w:sz w:val="32"/>
            <w:szCs w:val="32"/>
            <w:lang w:val="en-US" w:eastAsia="zh-CN"/>
          </w:rPr>
          <w:t>全球前</w:t>
        </w:r>
      </w:ins>
      <w:ins w:id="1539" w:author="Jinglin Sun" w:date="2024-07-18T15:26:29Z">
        <w:r>
          <w:rPr>
            <w:rFonts w:hint="eastAsia" w:eastAsia="仿宋_GB2312"/>
            <w:sz w:val="32"/>
            <w:szCs w:val="32"/>
            <w:lang w:val="en-US" w:eastAsia="zh-CN"/>
          </w:rPr>
          <w:t>十</w:t>
        </w:r>
      </w:ins>
      <w:ins w:id="1540" w:author="Jinglin Sun" w:date="2024-07-18T15:25:56Z">
        <w:r>
          <w:rPr>
            <w:rFonts w:hint="eastAsia" w:eastAsia="仿宋_GB2312"/>
            <w:sz w:val="32"/>
            <w:szCs w:val="32"/>
            <w:lang w:val="en-US" w:eastAsia="zh-CN"/>
          </w:rPr>
          <w:t>大创新药热门靶点的集中度为7.68%，</w:t>
        </w:r>
      </w:ins>
      <w:ins w:id="1541" w:author="Jinglin Sun" w:date="2024-07-18T15:26:40Z">
        <w:r>
          <w:rPr>
            <w:rFonts w:hint="eastAsia" w:eastAsia="仿宋_GB2312"/>
            <w:sz w:val="32"/>
            <w:szCs w:val="32"/>
            <w:lang w:val="en-US" w:eastAsia="zh-CN"/>
          </w:rPr>
          <w:t>而</w:t>
        </w:r>
      </w:ins>
      <w:ins w:id="1542" w:author="Jinglin Sun" w:date="2024-07-18T15:25:56Z">
        <w:r>
          <w:rPr>
            <w:rFonts w:hint="eastAsia" w:eastAsia="仿宋_GB2312"/>
            <w:sz w:val="32"/>
            <w:szCs w:val="32"/>
            <w:lang w:val="en-US" w:eastAsia="zh-CN"/>
          </w:rPr>
          <w:t>我国达到19.38%</w:t>
        </w:r>
      </w:ins>
      <w:ins w:id="1543" w:author="Jinglin Sun" w:date="2024-07-18T15:26:57Z">
        <w:r>
          <w:rPr>
            <w:rFonts w:hint="eastAsia" w:eastAsia="仿宋_GB2312"/>
            <w:sz w:val="32"/>
            <w:szCs w:val="32"/>
            <w:lang w:val="en-US" w:eastAsia="zh-CN"/>
          </w:rPr>
          <w:t>，</w:t>
        </w:r>
      </w:ins>
      <w:ins w:id="1544" w:author="Jinglin Sun" w:date="2024-07-18T15:24:05Z">
        <w:r>
          <w:rPr>
            <w:rFonts w:hint="eastAsia" w:eastAsia="仿宋_GB2312"/>
            <w:sz w:val="32"/>
            <w:szCs w:val="32"/>
            <w:lang w:val="en-US" w:eastAsia="zh-CN"/>
          </w:rPr>
          <w:t>当前我国有41%的创新药只聚焦在6%的热门靶点，</w:t>
        </w:r>
      </w:ins>
      <w:ins w:id="1545" w:author="Jinglin Sun" w:date="2024-07-18T15:29:49Z">
        <w:r>
          <w:rPr>
            <w:rFonts w:hint="eastAsia" w:eastAsia="仿宋_GB2312"/>
            <w:sz w:val="32"/>
            <w:szCs w:val="32"/>
            <w:lang w:val="en-US" w:eastAsia="zh-CN"/>
          </w:rPr>
          <w:t>靶点</w:t>
        </w:r>
      </w:ins>
      <w:ins w:id="1546" w:author="Jinglin Sun" w:date="2024-07-18T15:30:01Z">
        <w:r>
          <w:rPr>
            <w:rFonts w:hint="eastAsia" w:eastAsia="仿宋_GB2312"/>
            <w:sz w:val="32"/>
            <w:szCs w:val="32"/>
            <w:lang w:val="en-US" w:eastAsia="zh-CN"/>
          </w:rPr>
          <w:t>扎堆</w:t>
        </w:r>
      </w:ins>
      <w:ins w:id="1547" w:author="Jinglin Sun" w:date="2024-07-18T15:31:19Z">
        <w:r>
          <w:rPr>
            <w:rFonts w:hint="eastAsia" w:eastAsia="仿宋_GB2312"/>
            <w:sz w:val="32"/>
            <w:szCs w:val="32"/>
            <w:lang w:val="en-US" w:eastAsia="zh-CN"/>
          </w:rPr>
          <w:t>严重</w:t>
        </w:r>
      </w:ins>
      <w:del w:id="1548" w:author="Jinglin Sun" w:date="2024-07-18T16:01:35Z">
        <w:r>
          <w:rPr>
            <w:rFonts w:eastAsia="仿宋_GB2312"/>
            <w:sz w:val="32"/>
            <w:szCs w:val="32"/>
          </w:rPr>
          <w:delText>中国在研品种出现明显的同质化现象。与美国相比，靶点过于集中，靶点覆盖率低。</w:delText>
        </w:r>
      </w:del>
      <w:del w:id="1549" w:author="Jinglin Sun" w:date="2024-07-18T16:01:35Z">
        <w:r>
          <w:rPr>
            <w:rFonts w:eastAsia="仿宋_GB2312"/>
            <w:sz w:val="32"/>
            <w:szCs w:val="32"/>
            <w:highlight w:val="yellow"/>
            <w:rPrChange w:id="1550" w:author="Jinglin Sun" w:date="2024-07-15T15:53:51Z">
              <w:rPr>
                <w:rFonts w:eastAsia="仿宋_GB2312"/>
                <w:sz w:val="32"/>
                <w:szCs w:val="32"/>
              </w:rPr>
            </w:rPrChange>
          </w:rPr>
          <w:delText>如图所示</w:delText>
        </w:r>
      </w:del>
      <w:del w:id="1551" w:author="Jinglin Sun" w:date="2024-07-18T16:01:35Z">
        <w:r>
          <w:rPr>
            <w:rFonts w:eastAsia="仿宋_GB2312"/>
            <w:sz w:val="32"/>
            <w:szCs w:val="32"/>
          </w:rPr>
          <w:delText>，国内在研管线3291个，靶点覆盖786个，覆盖率为39%，且集中在Top20的靶点比例为32%。相比之下，美国在研管线有4282个，靶点覆盖达1436个，覆盖率达72%，集中在Top20的靶点比例则为18%。中国新药开发仍聚焦于充分验证的靶点，对于新兴靶点的探索亟待提高。</w:delText>
        </w:r>
      </w:del>
      <w:ins w:id="1552" w:author="Jinglin Sun" w:date="2024-07-18T16:01:37Z">
        <w:r>
          <w:rPr>
            <w:rFonts w:hint="eastAsia" w:eastAsia="仿宋_GB2312"/>
            <w:sz w:val="32"/>
            <w:szCs w:val="32"/>
            <w:lang w:eastAsia="zh-CN"/>
          </w:rPr>
          <w:t>。</w:t>
        </w:r>
      </w:ins>
      <w:r>
        <w:rPr>
          <w:rFonts w:eastAsia="仿宋_GB2312"/>
          <w:sz w:val="32"/>
          <w:szCs w:val="32"/>
        </w:rPr>
        <w:t>以</w:t>
      </w:r>
      <w:del w:id="1553" w:author="Jinglin Sun" w:date="2024-07-18T14:13:20Z">
        <w:r>
          <w:rPr>
            <w:rFonts w:eastAsia="仿宋_GB2312"/>
            <w:sz w:val="32"/>
            <w:szCs w:val="32"/>
          </w:rPr>
          <w:delText>“</w:delText>
        </w:r>
      </w:del>
      <w:del w:id="1554" w:author="Jinglin Sun" w:date="2024-07-18T14:13:19Z">
        <w:r>
          <w:rPr>
            <w:rFonts w:eastAsia="仿宋_GB2312"/>
            <w:sz w:val="32"/>
            <w:szCs w:val="32"/>
          </w:rPr>
          <w:delText>卷王”</w:delText>
        </w:r>
      </w:del>
      <w:r>
        <w:rPr>
          <w:rFonts w:eastAsia="仿宋_GB2312"/>
          <w:sz w:val="32"/>
          <w:szCs w:val="32"/>
        </w:rPr>
        <w:t>PD-1</w:t>
      </w:r>
      <w:ins w:id="1555" w:author="Jinglin Sun" w:date="2024-07-18T15:34:28Z">
        <w:r>
          <w:rPr>
            <w:rFonts w:hint="eastAsia" w:eastAsia="仿宋_GB2312"/>
            <w:sz w:val="32"/>
            <w:szCs w:val="32"/>
            <w:lang w:val="en-US" w:eastAsia="zh-CN"/>
          </w:rPr>
          <w:t>单抗</w:t>
        </w:r>
      </w:ins>
      <w:r>
        <w:rPr>
          <w:rFonts w:eastAsia="仿宋_GB2312"/>
          <w:sz w:val="32"/>
          <w:szCs w:val="32"/>
        </w:rPr>
        <w:t>为例</w:t>
      </w:r>
      <w:ins w:id="1556" w:author="Jinglin Sun" w:date="2024-07-18T15:34:05Z">
        <w:r>
          <w:rPr>
            <w:rFonts w:hint="eastAsia" w:eastAsia="仿宋_GB2312"/>
            <w:sz w:val="32"/>
            <w:szCs w:val="32"/>
            <w:lang w:eastAsia="zh-CN"/>
          </w:rPr>
          <w:t>，</w:t>
        </w:r>
      </w:ins>
      <w:ins w:id="1557" w:author="Jinglin Sun" w:date="2024-07-18T15:34:54Z">
        <w:r>
          <w:rPr>
            <w:rFonts w:hint="eastAsia" w:eastAsia="仿宋_GB2312"/>
            <w:sz w:val="32"/>
            <w:szCs w:val="32"/>
            <w:lang w:eastAsia="zh-CN"/>
          </w:rPr>
          <w:t>截至目前获批</w:t>
        </w:r>
      </w:ins>
      <w:ins w:id="1558" w:author="Jinglin Sun" w:date="2024-07-18T15:35:10Z">
        <w:r>
          <w:rPr>
            <w:rFonts w:hint="eastAsia" w:eastAsia="仿宋_GB2312"/>
            <w:sz w:val="32"/>
            <w:szCs w:val="32"/>
            <w:lang w:val="en-US" w:eastAsia="zh-CN"/>
          </w:rPr>
          <w:t>上市</w:t>
        </w:r>
      </w:ins>
      <w:ins w:id="1559" w:author="Jinglin Sun" w:date="2024-07-18T15:34:54Z">
        <w:r>
          <w:rPr>
            <w:rFonts w:hint="eastAsia" w:eastAsia="仿宋_GB2312"/>
            <w:sz w:val="32"/>
            <w:szCs w:val="32"/>
            <w:lang w:eastAsia="zh-CN"/>
          </w:rPr>
          <w:t>的国产PD-1单抗有8款</w:t>
        </w:r>
      </w:ins>
      <w:ins w:id="1560" w:author="Jinglin Sun" w:date="2024-07-18T15:35:16Z">
        <w:r>
          <w:rPr>
            <w:rFonts w:hint="eastAsia" w:eastAsia="仿宋_GB2312"/>
            <w:sz w:val="32"/>
            <w:szCs w:val="32"/>
            <w:lang w:eastAsia="zh-CN"/>
          </w:rPr>
          <w:t>，</w:t>
        </w:r>
      </w:ins>
      <w:ins w:id="1561" w:author="Jinglin Sun" w:date="2024-07-18T15:36:07Z">
        <w:r>
          <w:rPr>
            <w:rFonts w:hint="eastAsia" w:eastAsia="仿宋_GB2312"/>
            <w:sz w:val="32"/>
            <w:szCs w:val="32"/>
            <w:lang w:val="en-US" w:eastAsia="zh-CN"/>
          </w:rPr>
          <w:t>涉及</w:t>
        </w:r>
      </w:ins>
      <w:ins w:id="1562" w:author="Jinglin Sun" w:date="2024-07-18T15:36:19Z">
        <w:r>
          <w:rPr>
            <w:rFonts w:eastAsia="仿宋_GB2312"/>
            <w:sz w:val="32"/>
            <w:szCs w:val="32"/>
          </w:rPr>
          <w:t>君实生物</w:t>
        </w:r>
      </w:ins>
      <w:ins w:id="1563" w:author="Jinglin Sun" w:date="2024-07-18T15:36:20Z">
        <w:r>
          <w:rPr>
            <w:rFonts w:hint="eastAsia" w:eastAsia="仿宋_GB2312"/>
            <w:sz w:val="32"/>
            <w:szCs w:val="32"/>
            <w:lang w:eastAsia="zh-CN"/>
          </w:rPr>
          <w:t>、</w:t>
        </w:r>
      </w:ins>
      <w:ins w:id="1564" w:author="Jinglin Sun" w:date="2024-07-18T15:36:32Z">
        <w:r>
          <w:rPr>
            <w:rFonts w:eastAsia="仿宋_GB2312"/>
            <w:sz w:val="32"/>
            <w:szCs w:val="32"/>
          </w:rPr>
          <w:t>信达生物、恒瑞医药、百济神州</w:t>
        </w:r>
      </w:ins>
      <w:ins w:id="1565" w:author="Jinglin Sun" w:date="2024-07-18T15:36:36Z">
        <w:r>
          <w:rPr>
            <w:rFonts w:hint="eastAsia" w:eastAsia="仿宋_GB2312"/>
            <w:sz w:val="32"/>
            <w:szCs w:val="32"/>
            <w:lang w:val="en-US" w:eastAsia="zh-CN"/>
          </w:rPr>
          <w:t>等</w:t>
        </w:r>
      </w:ins>
      <w:ins w:id="1566" w:author="Jinglin Sun" w:date="2024-07-18T15:36:38Z">
        <w:r>
          <w:rPr>
            <w:rFonts w:hint="eastAsia" w:eastAsia="仿宋_GB2312"/>
            <w:sz w:val="32"/>
            <w:szCs w:val="32"/>
            <w:lang w:val="en-US" w:eastAsia="zh-CN"/>
          </w:rPr>
          <w:t>企业</w:t>
        </w:r>
      </w:ins>
      <w:ins w:id="1567" w:author="Jinglin Sun" w:date="2024-07-18T15:36:39Z">
        <w:r>
          <w:rPr>
            <w:rFonts w:hint="eastAsia" w:eastAsia="仿宋_GB2312"/>
            <w:sz w:val="32"/>
            <w:szCs w:val="32"/>
            <w:lang w:val="en-US" w:eastAsia="zh-CN"/>
          </w:rPr>
          <w:t>，</w:t>
        </w:r>
      </w:ins>
      <w:ins w:id="1568" w:author="Jinglin Sun" w:date="2024-07-18T15:37:03Z">
        <w:r>
          <w:rPr>
            <w:rFonts w:hint="eastAsia" w:eastAsia="仿宋_GB2312"/>
            <w:sz w:val="32"/>
            <w:szCs w:val="32"/>
            <w:lang w:val="en-US" w:eastAsia="zh-CN"/>
          </w:rPr>
          <w:t>同时</w:t>
        </w:r>
      </w:ins>
      <w:ins w:id="1569" w:author="Jinglin Sun" w:date="2024-07-18T15:37:05Z">
        <w:r>
          <w:rPr>
            <w:rFonts w:hint="eastAsia" w:eastAsia="仿宋_GB2312"/>
            <w:sz w:val="32"/>
            <w:szCs w:val="32"/>
            <w:lang w:val="en-US" w:eastAsia="zh-CN"/>
          </w:rPr>
          <w:t>市场</w:t>
        </w:r>
      </w:ins>
      <w:ins w:id="1570" w:author="Jinglin Sun" w:date="2024-07-18T15:37:06Z">
        <w:r>
          <w:rPr>
            <w:rFonts w:hint="eastAsia" w:eastAsia="仿宋_GB2312"/>
            <w:sz w:val="32"/>
            <w:szCs w:val="32"/>
            <w:lang w:val="en-US" w:eastAsia="zh-CN"/>
          </w:rPr>
          <w:t>上</w:t>
        </w:r>
      </w:ins>
      <w:ins w:id="1571" w:author="Jinglin Sun" w:date="2024-07-18T15:37:07Z">
        <w:r>
          <w:rPr>
            <w:rFonts w:hint="eastAsia" w:eastAsia="仿宋_GB2312"/>
            <w:sz w:val="32"/>
            <w:szCs w:val="32"/>
            <w:lang w:val="en-US" w:eastAsia="zh-CN"/>
          </w:rPr>
          <w:t>还有</w:t>
        </w:r>
      </w:ins>
      <w:ins w:id="1572" w:author="Jinglin Sun" w:date="2024-07-18T15:37:09Z">
        <w:r>
          <w:rPr>
            <w:rFonts w:hint="eastAsia" w:eastAsia="仿宋_GB2312"/>
            <w:sz w:val="32"/>
            <w:szCs w:val="32"/>
            <w:lang w:val="en-US" w:eastAsia="zh-CN"/>
          </w:rPr>
          <w:t>2</w:t>
        </w:r>
      </w:ins>
      <w:ins w:id="1573" w:author="Jinglin Sun" w:date="2024-07-18T15:37:19Z">
        <w:r>
          <w:rPr>
            <w:rFonts w:hint="eastAsia" w:eastAsia="仿宋_GB2312"/>
            <w:sz w:val="32"/>
            <w:szCs w:val="32"/>
            <w:lang w:val="en-US" w:eastAsia="zh-CN"/>
          </w:rPr>
          <w:t>款</w:t>
        </w:r>
      </w:ins>
      <w:ins w:id="1574" w:author="Jinglin Sun" w:date="2024-07-18T15:37:12Z">
        <w:r>
          <w:rPr>
            <w:rFonts w:hint="eastAsia" w:eastAsia="仿宋_GB2312"/>
            <w:sz w:val="32"/>
            <w:szCs w:val="32"/>
            <w:lang w:val="en-US" w:eastAsia="zh-CN"/>
          </w:rPr>
          <w:t>进口</w:t>
        </w:r>
      </w:ins>
      <w:ins w:id="1575" w:author="Jinglin Sun" w:date="2024-07-18T15:37:24Z">
        <w:r>
          <w:rPr>
            <w:rFonts w:eastAsia="仿宋_GB2312"/>
            <w:sz w:val="32"/>
            <w:szCs w:val="32"/>
          </w:rPr>
          <w:t>PD-1</w:t>
        </w:r>
      </w:ins>
      <w:ins w:id="1576" w:author="Jinglin Sun" w:date="2024-07-18T15:37:24Z">
        <w:r>
          <w:rPr>
            <w:rFonts w:hint="eastAsia" w:eastAsia="仿宋_GB2312"/>
            <w:sz w:val="32"/>
            <w:szCs w:val="32"/>
            <w:lang w:val="en-US" w:eastAsia="zh-CN"/>
          </w:rPr>
          <w:t>单抗</w:t>
        </w:r>
      </w:ins>
      <w:ins w:id="1577" w:author="Jinglin Sun" w:date="2024-07-18T15:37:25Z">
        <w:r>
          <w:rPr>
            <w:rFonts w:hint="eastAsia" w:eastAsia="仿宋_GB2312"/>
            <w:sz w:val="32"/>
            <w:szCs w:val="32"/>
            <w:lang w:val="en-US" w:eastAsia="zh-CN"/>
          </w:rPr>
          <w:t>，</w:t>
        </w:r>
      </w:ins>
      <w:ins w:id="1578" w:author="Jinglin Sun" w:date="2024-07-18T15:37:59Z">
        <w:r>
          <w:rPr>
            <w:rFonts w:hint="eastAsia" w:eastAsia="仿宋_GB2312"/>
            <w:sz w:val="32"/>
            <w:szCs w:val="32"/>
            <w:lang w:val="en-US" w:eastAsia="zh-CN"/>
          </w:rPr>
          <w:t>以及</w:t>
        </w:r>
      </w:ins>
      <w:ins w:id="1579" w:author="Jinglin Sun" w:date="2024-07-18T15:38:07Z">
        <w:r>
          <w:rPr>
            <w:rFonts w:eastAsia="仿宋_GB2312"/>
            <w:sz w:val="32"/>
            <w:szCs w:val="32"/>
          </w:rPr>
          <w:t>有77个PD-1</w:t>
        </w:r>
      </w:ins>
      <w:ins w:id="1580" w:author="Jinglin Sun" w:date="2024-07-18T15:38:18Z">
        <w:r>
          <w:rPr>
            <w:rFonts w:hint="eastAsia" w:eastAsia="仿宋_GB2312"/>
            <w:sz w:val="32"/>
            <w:szCs w:val="32"/>
            <w:lang w:val="en-US" w:eastAsia="zh-CN"/>
          </w:rPr>
          <w:t>单抗</w:t>
        </w:r>
      </w:ins>
      <w:ins w:id="1581" w:author="Jinglin Sun" w:date="2024-07-18T15:38:07Z">
        <w:r>
          <w:rPr>
            <w:rFonts w:eastAsia="仿宋_GB2312"/>
            <w:sz w:val="32"/>
            <w:szCs w:val="32"/>
          </w:rPr>
          <w:t>处于临床试验阶段</w:t>
        </w:r>
      </w:ins>
      <w:ins w:id="1582" w:author="Jinglin Sun" w:date="2024-07-18T15:38:21Z">
        <w:r>
          <w:rPr>
            <w:rFonts w:hint="eastAsia" w:eastAsia="仿宋_GB2312"/>
            <w:sz w:val="32"/>
            <w:szCs w:val="32"/>
            <w:lang w:eastAsia="zh-CN"/>
          </w:rPr>
          <w:t>。</w:t>
        </w:r>
      </w:ins>
      <w:ins w:id="1583" w:author="Jinglin Sun" w:date="2024-07-18T15:38:48Z">
        <w:r>
          <w:rPr>
            <w:rFonts w:hint="eastAsia" w:eastAsia="仿宋_GB2312"/>
            <w:sz w:val="32"/>
            <w:szCs w:val="32"/>
            <w:lang w:val="en-US" w:eastAsia="zh-CN"/>
          </w:rPr>
          <w:t>而从</w:t>
        </w:r>
      </w:ins>
      <w:ins w:id="1584" w:author="Jinglin Sun" w:date="2024-07-18T15:38:51Z">
        <w:r>
          <w:rPr>
            <w:rFonts w:hint="eastAsia" w:eastAsia="仿宋_GB2312"/>
            <w:sz w:val="32"/>
            <w:szCs w:val="32"/>
            <w:lang w:val="en-US" w:eastAsia="zh-CN"/>
          </w:rPr>
          <w:t>市场</w:t>
        </w:r>
      </w:ins>
      <w:ins w:id="1585" w:author="Jinglin Sun" w:date="2024-07-18T15:38:57Z">
        <w:r>
          <w:rPr>
            <w:rFonts w:hint="eastAsia" w:eastAsia="仿宋_GB2312"/>
            <w:sz w:val="32"/>
            <w:szCs w:val="32"/>
            <w:lang w:val="en-US" w:eastAsia="zh-CN"/>
          </w:rPr>
          <w:t>规模</w:t>
        </w:r>
      </w:ins>
      <w:ins w:id="1586" w:author="Jinglin Sun" w:date="2024-07-18T15:38:59Z">
        <w:r>
          <w:rPr>
            <w:rFonts w:hint="eastAsia" w:eastAsia="仿宋_GB2312"/>
            <w:sz w:val="32"/>
            <w:szCs w:val="32"/>
            <w:lang w:val="en-US" w:eastAsia="zh-CN"/>
          </w:rPr>
          <w:t>来看，</w:t>
        </w:r>
      </w:ins>
      <w:ins w:id="1587" w:author="Jinglin Sun" w:date="2024-07-18T15:41:45Z">
        <w:r>
          <w:rPr>
            <w:rFonts w:eastAsia="仿宋_GB2312"/>
            <w:sz w:val="32"/>
            <w:szCs w:val="32"/>
          </w:rPr>
          <w:t>信达生物</w:t>
        </w:r>
      </w:ins>
      <w:ins w:id="1588" w:author="Jinglin Sun" w:date="2024-07-18T15:41:47Z">
        <w:r>
          <w:rPr>
            <w:rFonts w:hint="eastAsia" w:eastAsia="仿宋_GB2312"/>
            <w:sz w:val="32"/>
            <w:szCs w:val="32"/>
            <w:lang w:val="en-US" w:eastAsia="zh-CN"/>
          </w:rPr>
          <w:t>的</w:t>
        </w:r>
      </w:ins>
      <w:ins w:id="1589" w:author="Jinglin Sun" w:date="2024-07-18T15:40:29Z">
        <w:r>
          <w:rPr>
            <w:rFonts w:hint="eastAsia" w:eastAsia="仿宋_GB2312"/>
            <w:sz w:val="32"/>
            <w:szCs w:val="32"/>
            <w:lang w:val="en-US" w:eastAsia="zh-CN"/>
          </w:rPr>
          <w:t>信迪利单抗2022年销售额</w:t>
        </w:r>
      </w:ins>
      <w:ins w:id="1590" w:author="Jinglin Sun" w:date="2024-07-18T15:40:53Z">
        <w:r>
          <w:rPr>
            <w:rFonts w:hint="eastAsia" w:eastAsia="仿宋_GB2312"/>
            <w:sz w:val="32"/>
            <w:szCs w:val="32"/>
            <w:lang w:val="en-US" w:eastAsia="zh-CN"/>
          </w:rPr>
          <w:t>为</w:t>
        </w:r>
      </w:ins>
      <w:ins w:id="1591" w:author="Jinglin Sun" w:date="2024-07-18T15:41:08Z">
        <w:r>
          <w:rPr>
            <w:rFonts w:hint="eastAsia" w:eastAsia="仿宋_GB2312"/>
            <w:sz w:val="32"/>
            <w:szCs w:val="32"/>
            <w:lang w:val="en-US" w:eastAsia="zh-CN"/>
          </w:rPr>
          <w:t>19.77亿元</w:t>
        </w:r>
      </w:ins>
      <w:ins w:id="1592" w:author="Jinglin Sun" w:date="2024-07-18T15:40:54Z">
        <w:r>
          <w:rPr>
            <w:rFonts w:hint="eastAsia" w:eastAsia="仿宋_GB2312"/>
            <w:sz w:val="32"/>
            <w:szCs w:val="32"/>
            <w:lang w:val="en-US" w:eastAsia="zh-CN"/>
          </w:rPr>
          <w:t>，</w:t>
        </w:r>
      </w:ins>
      <w:ins w:id="1593" w:author="Jinglin Sun" w:date="2024-07-18T15:40:29Z">
        <w:r>
          <w:rPr>
            <w:rFonts w:hint="eastAsia" w:eastAsia="仿宋_GB2312"/>
            <w:sz w:val="32"/>
            <w:szCs w:val="32"/>
            <w:lang w:val="en-US" w:eastAsia="zh-CN"/>
          </w:rPr>
          <w:t>较2021年下滑30%</w:t>
        </w:r>
      </w:ins>
      <w:ins w:id="1594" w:author="Jinglin Sun" w:date="2024-07-18T15:41:16Z">
        <w:r>
          <w:rPr>
            <w:rFonts w:hint="eastAsia" w:eastAsia="仿宋_GB2312"/>
            <w:sz w:val="32"/>
            <w:szCs w:val="32"/>
            <w:lang w:val="en-US" w:eastAsia="zh-CN"/>
          </w:rPr>
          <w:t>；</w:t>
        </w:r>
      </w:ins>
      <w:ins w:id="1595" w:author="Jinglin Sun" w:date="2024-07-18T15:40:29Z">
        <w:r>
          <w:rPr>
            <w:rFonts w:hint="eastAsia" w:eastAsia="仿宋_GB2312"/>
            <w:sz w:val="32"/>
            <w:szCs w:val="32"/>
            <w:lang w:val="en-US" w:eastAsia="zh-CN"/>
          </w:rPr>
          <w:t>君实生物的特瑞普利单抗2020年销售额约10亿元，2021年为4.12亿元，同比下滑近60%</w:t>
        </w:r>
      </w:ins>
      <w:ins w:id="1596" w:author="Jinglin Sun" w:date="2024-07-18T15:43:23Z">
        <w:r>
          <w:rPr>
            <w:rFonts w:hint="eastAsia" w:eastAsia="仿宋_GB2312"/>
            <w:sz w:val="32"/>
            <w:szCs w:val="32"/>
            <w:lang w:val="en-US" w:eastAsia="zh-CN"/>
          </w:rPr>
          <w:t>，</w:t>
        </w:r>
      </w:ins>
      <w:ins w:id="1597" w:author="Jinglin Sun" w:date="2024-07-18T15:43:25Z">
        <w:r>
          <w:rPr>
            <w:rFonts w:hint="eastAsia" w:eastAsia="仿宋_GB2312"/>
            <w:sz w:val="32"/>
            <w:szCs w:val="32"/>
            <w:lang w:val="en-US" w:eastAsia="zh-CN"/>
          </w:rPr>
          <w:t>202</w:t>
        </w:r>
      </w:ins>
      <w:ins w:id="1598" w:author="Jinglin Sun" w:date="2024-07-18T15:43:26Z">
        <w:r>
          <w:rPr>
            <w:rFonts w:hint="eastAsia" w:eastAsia="仿宋_GB2312"/>
            <w:sz w:val="32"/>
            <w:szCs w:val="32"/>
            <w:lang w:val="en-US" w:eastAsia="zh-CN"/>
          </w:rPr>
          <w:t>2年</w:t>
        </w:r>
      </w:ins>
      <w:ins w:id="1599" w:author="Jinglin Sun" w:date="2024-07-18T15:43:28Z">
        <w:r>
          <w:rPr>
            <w:rFonts w:hint="eastAsia" w:eastAsia="仿宋_GB2312"/>
            <w:sz w:val="32"/>
            <w:szCs w:val="32"/>
            <w:lang w:val="en-US" w:eastAsia="zh-CN"/>
          </w:rPr>
          <w:t>为</w:t>
        </w:r>
      </w:ins>
      <w:ins w:id="1600" w:author="Jinglin Sun" w:date="2024-07-18T15:43:38Z">
        <w:r>
          <w:rPr>
            <w:rFonts w:hint="eastAsia" w:eastAsia="仿宋_GB2312"/>
            <w:sz w:val="32"/>
            <w:szCs w:val="32"/>
            <w:lang w:val="en-US" w:eastAsia="zh-CN"/>
          </w:rPr>
          <w:t>7.</w:t>
        </w:r>
      </w:ins>
      <w:ins w:id="1601" w:author="Jinglin Sun" w:date="2024-07-18T15:43:39Z">
        <w:r>
          <w:rPr>
            <w:rFonts w:hint="eastAsia" w:eastAsia="仿宋_GB2312"/>
            <w:sz w:val="32"/>
            <w:szCs w:val="32"/>
            <w:lang w:val="en-US" w:eastAsia="zh-CN"/>
          </w:rPr>
          <w:t>36</w:t>
        </w:r>
      </w:ins>
      <w:ins w:id="1602" w:author="Jinglin Sun" w:date="2024-07-18T15:43:43Z">
        <w:r>
          <w:rPr>
            <w:rFonts w:hint="eastAsia" w:eastAsia="仿宋_GB2312"/>
            <w:sz w:val="32"/>
            <w:szCs w:val="32"/>
            <w:lang w:val="en-US" w:eastAsia="zh-CN"/>
          </w:rPr>
          <w:t>亿元</w:t>
        </w:r>
      </w:ins>
      <w:ins w:id="1603" w:author="Jinglin Sun" w:date="2024-07-18T15:44:12Z">
        <w:r>
          <w:rPr>
            <w:rFonts w:hint="eastAsia" w:eastAsia="仿宋_GB2312"/>
            <w:sz w:val="32"/>
            <w:szCs w:val="32"/>
            <w:lang w:val="en-US" w:eastAsia="zh-CN"/>
          </w:rPr>
          <w:t>，</w:t>
        </w:r>
      </w:ins>
      <w:ins w:id="1604" w:author="Jinglin Sun" w:date="2024-07-18T15:44:06Z">
        <w:r>
          <w:rPr>
            <w:rFonts w:hint="eastAsia" w:eastAsia="仿宋_GB2312"/>
            <w:sz w:val="32"/>
            <w:szCs w:val="32"/>
            <w:lang w:val="en-US" w:eastAsia="zh-CN"/>
          </w:rPr>
          <w:t>有所</w:t>
        </w:r>
      </w:ins>
      <w:ins w:id="1605" w:author="Jinglin Sun" w:date="2024-07-18T15:44:07Z">
        <w:r>
          <w:rPr>
            <w:rFonts w:hint="eastAsia" w:eastAsia="仿宋_GB2312"/>
            <w:sz w:val="32"/>
            <w:szCs w:val="32"/>
            <w:lang w:val="en-US" w:eastAsia="zh-CN"/>
          </w:rPr>
          <w:t>上升</w:t>
        </w:r>
      </w:ins>
      <w:ins w:id="1606" w:author="Jinglin Sun" w:date="2024-07-18T15:44:08Z">
        <w:r>
          <w:rPr>
            <w:rFonts w:hint="eastAsia" w:eastAsia="仿宋_GB2312"/>
            <w:sz w:val="32"/>
            <w:szCs w:val="32"/>
            <w:lang w:val="en-US" w:eastAsia="zh-CN"/>
          </w:rPr>
          <w:t>，</w:t>
        </w:r>
      </w:ins>
      <w:ins w:id="1607" w:author="Jinglin Sun" w:date="2024-07-18T15:44:09Z">
        <w:r>
          <w:rPr>
            <w:rFonts w:hint="eastAsia" w:eastAsia="仿宋_GB2312"/>
            <w:sz w:val="32"/>
            <w:szCs w:val="32"/>
            <w:lang w:val="en-US" w:eastAsia="zh-CN"/>
          </w:rPr>
          <w:t>但</w:t>
        </w:r>
      </w:ins>
      <w:ins w:id="1608" w:author="Jinglin Sun" w:date="2024-07-18T15:47:14Z">
        <w:r>
          <w:rPr>
            <w:rFonts w:hint="eastAsia" w:eastAsia="仿宋_GB2312"/>
            <w:sz w:val="32"/>
            <w:szCs w:val="32"/>
            <w:lang w:val="en-US" w:eastAsia="zh-CN"/>
          </w:rPr>
          <w:t>远</w:t>
        </w:r>
      </w:ins>
      <w:ins w:id="1609" w:author="Jinglin Sun" w:date="2024-07-18T15:47:16Z">
        <w:r>
          <w:rPr>
            <w:rFonts w:hint="eastAsia" w:eastAsia="仿宋_GB2312"/>
            <w:sz w:val="32"/>
            <w:szCs w:val="32"/>
            <w:lang w:val="en-US" w:eastAsia="zh-CN"/>
          </w:rPr>
          <w:t>不如</w:t>
        </w:r>
      </w:ins>
      <w:ins w:id="1610" w:author="Jinglin Sun" w:date="2024-07-18T15:47:17Z">
        <w:r>
          <w:rPr>
            <w:rFonts w:hint="eastAsia" w:eastAsia="仿宋_GB2312"/>
            <w:sz w:val="32"/>
            <w:szCs w:val="32"/>
            <w:lang w:val="en-US" w:eastAsia="zh-CN"/>
          </w:rPr>
          <w:t>预期</w:t>
        </w:r>
      </w:ins>
      <w:ins w:id="1611" w:author="Jinglin Sun" w:date="2024-07-18T15:40:29Z">
        <w:r>
          <w:rPr>
            <w:rFonts w:hint="eastAsia" w:eastAsia="仿宋_GB2312"/>
            <w:sz w:val="32"/>
            <w:szCs w:val="32"/>
            <w:lang w:val="en-US" w:eastAsia="zh-CN"/>
          </w:rPr>
          <w:t>。</w:t>
        </w:r>
      </w:ins>
      <w:ins w:id="1612" w:author="Jinglin Sun" w:date="2024-07-18T15:49:47Z">
        <w:r>
          <w:rPr>
            <w:rFonts w:hint="eastAsia" w:eastAsia="仿宋_GB2312"/>
            <w:sz w:val="32"/>
            <w:szCs w:val="32"/>
            <w:lang w:val="en-US" w:eastAsia="zh-CN"/>
          </w:rPr>
          <w:t>A</w:t>
        </w:r>
      </w:ins>
      <w:ins w:id="1613" w:author="Jinglin Sun" w:date="2024-07-18T15:49:48Z">
        <w:r>
          <w:rPr>
            <w:rFonts w:hint="eastAsia" w:eastAsia="仿宋_GB2312"/>
            <w:sz w:val="32"/>
            <w:szCs w:val="32"/>
            <w:lang w:val="en-US" w:eastAsia="zh-CN"/>
          </w:rPr>
          <w:t>DC</w:t>
        </w:r>
      </w:ins>
      <w:ins w:id="1614" w:author="Jinglin Sun" w:date="2024-07-18T15:50:32Z">
        <w:r>
          <w:rPr>
            <w:rFonts w:hint="eastAsia" w:eastAsia="仿宋_GB2312"/>
            <w:sz w:val="32"/>
            <w:szCs w:val="32"/>
            <w:lang w:val="en-US" w:eastAsia="zh-CN"/>
          </w:rPr>
          <w:t>（抗体偶联药物）</w:t>
        </w:r>
      </w:ins>
      <w:ins w:id="1615" w:author="Jinglin Sun" w:date="2024-07-18T15:50:35Z">
        <w:r>
          <w:rPr>
            <w:rFonts w:hint="eastAsia" w:eastAsia="仿宋_GB2312"/>
            <w:sz w:val="32"/>
            <w:szCs w:val="32"/>
            <w:lang w:val="en-US" w:eastAsia="zh-CN"/>
          </w:rPr>
          <w:t>作为</w:t>
        </w:r>
      </w:ins>
      <w:ins w:id="1616" w:author="Jinglin Sun" w:date="2024-07-18T15:51:36Z">
        <w:r>
          <w:rPr>
            <w:rFonts w:hint="eastAsia" w:eastAsia="仿宋_GB2312"/>
            <w:sz w:val="32"/>
            <w:szCs w:val="32"/>
            <w:lang w:val="en-US" w:eastAsia="zh-CN"/>
          </w:rPr>
          <w:t>当下</w:t>
        </w:r>
      </w:ins>
      <w:ins w:id="1617" w:author="Jinglin Sun" w:date="2024-07-18T15:51:39Z">
        <w:r>
          <w:rPr>
            <w:rFonts w:hint="eastAsia" w:eastAsia="仿宋_GB2312"/>
            <w:sz w:val="32"/>
            <w:szCs w:val="32"/>
            <w:lang w:val="en-US" w:eastAsia="zh-CN"/>
          </w:rPr>
          <w:t>新晋</w:t>
        </w:r>
      </w:ins>
      <w:ins w:id="1618" w:author="Jinglin Sun" w:date="2024-07-18T15:51:40Z">
        <w:r>
          <w:rPr>
            <w:rFonts w:hint="eastAsia" w:eastAsia="仿宋_GB2312"/>
            <w:sz w:val="32"/>
            <w:szCs w:val="32"/>
            <w:lang w:val="en-US" w:eastAsia="zh-CN"/>
          </w:rPr>
          <w:t>的</w:t>
        </w:r>
      </w:ins>
      <w:ins w:id="1619" w:author="Jinglin Sun" w:date="2024-07-18T15:51:45Z">
        <w:r>
          <w:rPr>
            <w:rFonts w:hint="eastAsia" w:eastAsia="仿宋_GB2312"/>
            <w:sz w:val="32"/>
            <w:szCs w:val="32"/>
            <w:lang w:val="en-US" w:eastAsia="zh-CN"/>
          </w:rPr>
          <w:t>热门</w:t>
        </w:r>
      </w:ins>
      <w:ins w:id="1620" w:author="Jinglin Sun" w:date="2024-07-18T15:51:47Z">
        <w:r>
          <w:rPr>
            <w:rFonts w:hint="eastAsia" w:eastAsia="仿宋_GB2312"/>
            <w:sz w:val="32"/>
            <w:szCs w:val="32"/>
            <w:lang w:val="en-US" w:eastAsia="zh-CN"/>
          </w:rPr>
          <w:t>赛道</w:t>
        </w:r>
      </w:ins>
      <w:ins w:id="1621" w:author="Jinglin Sun" w:date="2024-07-18T15:51:48Z">
        <w:r>
          <w:rPr>
            <w:rFonts w:hint="eastAsia" w:eastAsia="仿宋_GB2312"/>
            <w:sz w:val="32"/>
            <w:szCs w:val="32"/>
            <w:lang w:val="en-US" w:eastAsia="zh-CN"/>
          </w:rPr>
          <w:t>，</w:t>
        </w:r>
      </w:ins>
      <w:ins w:id="1622" w:author="Jinglin Sun" w:date="2024-07-18T15:52:22Z">
        <w:r>
          <w:rPr>
            <w:rFonts w:hint="eastAsia" w:eastAsia="仿宋_GB2312"/>
            <w:sz w:val="32"/>
            <w:szCs w:val="32"/>
            <w:lang w:eastAsia="zh-CN"/>
          </w:rPr>
          <w:t>截至目前</w:t>
        </w:r>
      </w:ins>
      <w:ins w:id="1623" w:author="Jinglin Sun" w:date="2024-07-18T15:52:44Z">
        <w:r>
          <w:rPr>
            <w:rFonts w:hint="eastAsia" w:eastAsia="仿宋_GB2312"/>
            <w:sz w:val="32"/>
            <w:szCs w:val="32"/>
            <w:lang w:val="en-US" w:eastAsia="zh-CN"/>
          </w:rPr>
          <w:t>国内</w:t>
        </w:r>
      </w:ins>
      <w:ins w:id="1624" w:author="Jinglin Sun" w:date="2024-07-18T15:52:33Z">
        <w:r>
          <w:rPr>
            <w:rFonts w:hint="eastAsia" w:eastAsia="仿宋_GB2312"/>
            <w:sz w:val="32"/>
            <w:szCs w:val="32"/>
            <w:lang w:val="en-US" w:eastAsia="zh-CN"/>
          </w:rPr>
          <w:t>已有</w:t>
        </w:r>
      </w:ins>
      <w:ins w:id="1625" w:author="Jinglin Sun" w:date="2024-07-18T15:52:34Z">
        <w:r>
          <w:rPr>
            <w:rFonts w:hint="eastAsia" w:eastAsia="仿宋_GB2312"/>
            <w:sz w:val="32"/>
            <w:szCs w:val="32"/>
            <w:lang w:val="en-US" w:eastAsia="zh-CN"/>
          </w:rPr>
          <w:t>7</w:t>
        </w:r>
      </w:ins>
      <w:ins w:id="1626" w:author="Jinglin Sun" w:date="2024-07-18T15:52:36Z">
        <w:r>
          <w:rPr>
            <w:rFonts w:hint="eastAsia" w:eastAsia="仿宋_GB2312"/>
            <w:sz w:val="32"/>
            <w:szCs w:val="32"/>
            <w:lang w:val="en-US" w:eastAsia="zh-CN"/>
          </w:rPr>
          <w:t>款</w:t>
        </w:r>
      </w:ins>
      <w:ins w:id="1627" w:author="Jinglin Sun" w:date="2024-07-18T15:52:22Z">
        <w:r>
          <w:rPr>
            <w:rFonts w:hint="eastAsia" w:eastAsia="仿宋_GB2312"/>
            <w:sz w:val="32"/>
            <w:szCs w:val="32"/>
            <w:lang w:eastAsia="zh-CN"/>
          </w:rPr>
          <w:t>获批</w:t>
        </w:r>
      </w:ins>
      <w:ins w:id="1628" w:author="Jinglin Sun" w:date="2024-07-18T15:52:22Z">
        <w:r>
          <w:rPr>
            <w:rFonts w:hint="eastAsia" w:eastAsia="仿宋_GB2312"/>
            <w:sz w:val="32"/>
            <w:szCs w:val="32"/>
            <w:lang w:val="en-US" w:eastAsia="zh-CN"/>
          </w:rPr>
          <w:t>上市</w:t>
        </w:r>
      </w:ins>
      <w:ins w:id="1629" w:author="Jinglin Sun" w:date="2024-07-18T15:52:39Z">
        <w:r>
          <w:rPr>
            <w:rFonts w:hint="eastAsia" w:eastAsia="仿宋_GB2312"/>
            <w:sz w:val="32"/>
            <w:szCs w:val="32"/>
            <w:lang w:eastAsia="zh-CN"/>
          </w:rPr>
          <w:t>，</w:t>
        </w:r>
      </w:ins>
      <w:ins w:id="1630" w:author="Jinglin Sun" w:date="2024-07-18T15:53:08Z">
        <w:r>
          <w:rPr>
            <w:rFonts w:hint="eastAsia" w:eastAsia="仿宋_GB2312"/>
            <w:sz w:val="32"/>
            <w:szCs w:val="32"/>
            <w:lang w:eastAsia="zh-CN"/>
          </w:rPr>
          <w:t>1180个临床试验项目</w:t>
        </w:r>
      </w:ins>
      <w:ins w:id="1631" w:author="Jinglin Sun" w:date="2024-07-18T15:53:15Z">
        <w:r>
          <w:rPr>
            <w:rFonts w:hint="eastAsia" w:eastAsia="仿宋_GB2312"/>
            <w:sz w:val="32"/>
            <w:szCs w:val="32"/>
            <w:lang w:val="en-US" w:eastAsia="zh-CN"/>
          </w:rPr>
          <w:t>正</w:t>
        </w:r>
      </w:ins>
      <w:ins w:id="1632" w:author="Jinglin Sun" w:date="2024-07-18T15:53:08Z">
        <w:r>
          <w:rPr>
            <w:rFonts w:hint="eastAsia" w:eastAsia="仿宋_GB2312"/>
            <w:sz w:val="32"/>
            <w:szCs w:val="32"/>
            <w:lang w:eastAsia="zh-CN"/>
          </w:rPr>
          <w:t>在开展</w:t>
        </w:r>
      </w:ins>
      <w:ins w:id="1633" w:author="Jinglin Sun" w:date="2024-07-18T15:53:55Z">
        <w:r>
          <w:rPr>
            <w:rFonts w:hint="eastAsia" w:eastAsia="仿宋_GB2312"/>
            <w:sz w:val="32"/>
            <w:szCs w:val="32"/>
            <w:lang w:eastAsia="zh-CN"/>
          </w:rPr>
          <w:t>，</w:t>
        </w:r>
      </w:ins>
      <w:ins w:id="1634" w:author="Jinglin Sun" w:date="2024-07-18T15:54:51Z">
        <w:r>
          <w:rPr>
            <w:rFonts w:hint="eastAsia" w:eastAsia="仿宋_GB2312"/>
            <w:sz w:val="32"/>
            <w:szCs w:val="32"/>
            <w:lang w:val="en-US" w:eastAsia="zh-CN"/>
          </w:rPr>
          <w:t>其中</w:t>
        </w:r>
      </w:ins>
      <w:ins w:id="1635" w:author="Jinglin Sun" w:date="2024-07-18T15:54:58Z">
        <w:r>
          <w:rPr>
            <w:rFonts w:hint="eastAsia" w:eastAsia="仿宋_GB2312"/>
            <w:sz w:val="32"/>
            <w:szCs w:val="32"/>
            <w:lang w:val="en-US" w:eastAsia="zh-CN"/>
          </w:rPr>
          <w:t>43</w:t>
        </w:r>
      </w:ins>
      <w:ins w:id="1636" w:author="Jinglin Sun" w:date="2024-07-18T15:55:00Z">
        <w:r>
          <w:rPr>
            <w:rFonts w:hint="eastAsia" w:eastAsia="仿宋_GB2312"/>
            <w:sz w:val="32"/>
            <w:szCs w:val="32"/>
            <w:lang w:val="en-US" w:eastAsia="zh-CN"/>
          </w:rPr>
          <w:t>%</w:t>
        </w:r>
      </w:ins>
      <w:ins w:id="1637" w:author="Jinglin Sun" w:date="2024-07-18T15:55:08Z">
        <w:r>
          <w:rPr>
            <w:rFonts w:hint="eastAsia" w:eastAsia="仿宋_GB2312"/>
            <w:sz w:val="32"/>
            <w:szCs w:val="32"/>
            <w:lang w:val="en-US" w:eastAsia="zh-CN"/>
          </w:rPr>
          <w:t>聚焦于</w:t>
        </w:r>
      </w:ins>
      <w:ins w:id="1638" w:author="Jinglin Sun" w:date="2024-07-18T15:55:21Z">
        <w:r>
          <w:rPr>
            <w:rFonts w:hint="eastAsia" w:eastAsia="仿宋_GB2312"/>
            <w:sz w:val="32"/>
            <w:szCs w:val="32"/>
            <w:lang w:val="en-US" w:eastAsia="zh-CN"/>
          </w:rPr>
          <w:t>HER2、CLDN18.2、TROP2</w:t>
        </w:r>
      </w:ins>
      <w:ins w:id="1639" w:author="Jinglin Sun" w:date="2024-07-18T15:55:24Z">
        <w:r>
          <w:rPr>
            <w:rFonts w:hint="eastAsia" w:eastAsia="仿宋_GB2312"/>
            <w:sz w:val="32"/>
            <w:szCs w:val="32"/>
            <w:lang w:val="en-US" w:eastAsia="zh-CN"/>
          </w:rPr>
          <w:t>，</w:t>
        </w:r>
      </w:ins>
      <w:ins w:id="1640" w:author="Jinglin Sun" w:date="2024-07-18T15:55:31Z">
        <w:r>
          <w:rPr>
            <w:rFonts w:hint="eastAsia" w:eastAsia="仿宋_GB2312"/>
            <w:sz w:val="32"/>
            <w:szCs w:val="32"/>
            <w:lang w:val="en-US" w:eastAsia="zh-CN"/>
          </w:rPr>
          <w:t>竞争</w:t>
        </w:r>
      </w:ins>
      <w:ins w:id="1641" w:author="Jinglin Sun" w:date="2024-07-18T15:55:34Z">
        <w:r>
          <w:rPr>
            <w:rFonts w:hint="eastAsia" w:eastAsia="仿宋_GB2312"/>
            <w:sz w:val="32"/>
            <w:szCs w:val="32"/>
            <w:lang w:val="en-US" w:eastAsia="zh-CN"/>
          </w:rPr>
          <w:t>异常</w:t>
        </w:r>
      </w:ins>
      <w:ins w:id="1642" w:author="Jinglin Sun" w:date="2024-07-18T15:55:35Z">
        <w:r>
          <w:rPr>
            <w:rFonts w:hint="eastAsia" w:eastAsia="仿宋_GB2312"/>
            <w:sz w:val="32"/>
            <w:szCs w:val="32"/>
            <w:lang w:val="en-US" w:eastAsia="zh-CN"/>
          </w:rPr>
          <w:t>激烈</w:t>
        </w:r>
      </w:ins>
      <w:ins w:id="1643" w:author="Jinglin Sun" w:date="2024-07-18T15:53:17Z">
        <w:r>
          <w:rPr>
            <w:rFonts w:hint="eastAsia" w:eastAsia="仿宋_GB2312"/>
            <w:sz w:val="32"/>
            <w:szCs w:val="32"/>
            <w:lang w:eastAsia="zh-CN"/>
          </w:rPr>
          <w:t>。</w:t>
        </w:r>
      </w:ins>
      <w:ins w:id="1644" w:author="Jinglin Sun" w:date="2024-07-18T16:01:47Z">
        <w:r>
          <w:rPr>
            <w:rFonts w:hint="eastAsia" w:eastAsia="仿宋_GB2312"/>
            <w:sz w:val="32"/>
            <w:szCs w:val="32"/>
            <w:lang w:val="en-US" w:eastAsia="zh-CN"/>
          </w:rPr>
          <w:t>创新</w:t>
        </w:r>
      </w:ins>
      <w:ins w:id="1645" w:author="Jinglin Sun" w:date="2024-07-18T16:01:48Z">
        <w:r>
          <w:rPr>
            <w:rFonts w:hint="eastAsia" w:eastAsia="仿宋_GB2312"/>
            <w:sz w:val="32"/>
            <w:szCs w:val="32"/>
            <w:lang w:val="en-US" w:eastAsia="zh-CN"/>
          </w:rPr>
          <w:t>药</w:t>
        </w:r>
      </w:ins>
      <w:ins w:id="1646" w:author="Jinglin Sun" w:date="2024-07-18T16:01:59Z">
        <w:r>
          <w:rPr>
            <w:rFonts w:hint="eastAsia" w:eastAsia="仿宋_GB2312"/>
            <w:sz w:val="32"/>
            <w:szCs w:val="32"/>
            <w:lang w:val="en-US" w:eastAsia="zh-CN"/>
          </w:rPr>
          <w:t>同质化</w:t>
        </w:r>
      </w:ins>
      <w:ins w:id="1647" w:author="Jinglin Sun" w:date="2024-07-18T16:02:30Z">
        <w:r>
          <w:rPr>
            <w:rFonts w:hint="eastAsia" w:eastAsia="仿宋_GB2312"/>
            <w:sz w:val="32"/>
            <w:szCs w:val="32"/>
            <w:lang w:val="en-US" w:eastAsia="zh-CN"/>
          </w:rPr>
          <w:t>开发</w:t>
        </w:r>
      </w:ins>
      <w:ins w:id="1648" w:author="Jinglin Sun" w:date="2024-07-18T16:02:25Z">
        <w:r>
          <w:rPr>
            <w:rFonts w:hint="eastAsia" w:eastAsia="仿宋_GB2312"/>
            <w:sz w:val="32"/>
            <w:szCs w:val="32"/>
            <w:lang w:val="en-US" w:eastAsia="zh-CN"/>
          </w:rPr>
          <w:t>会</w:t>
        </w:r>
      </w:ins>
      <w:ins w:id="1649" w:author="Jinglin Sun" w:date="2024-07-18T16:01:42Z">
        <w:r>
          <w:rPr>
            <w:rFonts w:hint="eastAsia" w:eastAsia="仿宋_GB2312"/>
            <w:sz w:val="32"/>
            <w:szCs w:val="32"/>
            <w:lang w:val="en-US" w:eastAsia="zh-CN"/>
          </w:rPr>
          <w:t>导致临床资源</w:t>
        </w:r>
      </w:ins>
      <w:ins w:id="1650" w:author="Jinglin Sun" w:date="2024-07-18T16:03:20Z">
        <w:r>
          <w:rPr>
            <w:rFonts w:hint="eastAsia" w:eastAsia="仿宋_GB2312"/>
            <w:sz w:val="32"/>
            <w:szCs w:val="32"/>
            <w:lang w:val="en-US" w:eastAsia="zh-CN"/>
          </w:rPr>
          <w:t>、</w:t>
        </w:r>
      </w:ins>
      <w:ins w:id="1651" w:author="Jinglin Sun" w:date="2024-07-18T16:03:24Z">
        <w:r>
          <w:rPr>
            <w:rFonts w:hint="eastAsia" w:eastAsia="仿宋_GB2312"/>
            <w:sz w:val="32"/>
            <w:szCs w:val="32"/>
            <w:lang w:val="en-US" w:eastAsia="zh-CN"/>
          </w:rPr>
          <w:t>企业资金</w:t>
        </w:r>
      </w:ins>
      <w:ins w:id="1652" w:author="Jinglin Sun" w:date="2024-07-18T16:01:42Z">
        <w:r>
          <w:rPr>
            <w:rFonts w:hint="eastAsia" w:eastAsia="仿宋_GB2312"/>
            <w:sz w:val="32"/>
            <w:szCs w:val="32"/>
            <w:lang w:val="en-US" w:eastAsia="zh-CN"/>
          </w:rPr>
          <w:t>大量浪费、</w:t>
        </w:r>
      </w:ins>
      <w:ins w:id="1653" w:author="Jinglin Sun" w:date="2024-07-18T16:02:52Z">
        <w:r>
          <w:rPr>
            <w:rFonts w:hint="eastAsia" w:eastAsia="仿宋_GB2312"/>
            <w:sz w:val="32"/>
            <w:szCs w:val="32"/>
            <w:lang w:val="en-US" w:eastAsia="zh-CN"/>
          </w:rPr>
          <w:t>无法</w:t>
        </w:r>
      </w:ins>
      <w:ins w:id="1654" w:author="Jinglin Sun" w:date="2024-07-18T16:01:42Z">
        <w:r>
          <w:rPr>
            <w:rFonts w:hint="eastAsia" w:eastAsia="仿宋_GB2312"/>
            <w:sz w:val="32"/>
            <w:szCs w:val="32"/>
            <w:lang w:val="en-US" w:eastAsia="zh-CN"/>
          </w:rPr>
          <w:t>抢占市场先机</w:t>
        </w:r>
      </w:ins>
      <w:ins w:id="1655" w:author="Jinglin Sun" w:date="2024-07-18T16:04:00Z">
        <w:r>
          <w:rPr>
            <w:rFonts w:hint="eastAsia" w:eastAsia="仿宋_GB2312"/>
            <w:sz w:val="32"/>
            <w:szCs w:val="32"/>
            <w:lang w:val="en-US" w:eastAsia="zh-CN"/>
          </w:rPr>
          <w:t>、</w:t>
        </w:r>
      </w:ins>
      <w:ins w:id="1656" w:author="Jinglin Sun" w:date="2024-07-18T16:04:28Z">
        <w:r>
          <w:rPr>
            <w:rFonts w:hint="eastAsia" w:eastAsia="仿宋_GB2312"/>
            <w:sz w:val="32"/>
            <w:szCs w:val="32"/>
            <w:lang w:val="en-US" w:eastAsia="zh-CN"/>
          </w:rPr>
          <w:t>低水平</w:t>
        </w:r>
      </w:ins>
      <w:ins w:id="1657" w:author="Jinglin Sun" w:date="2024-07-18T16:04:08Z">
        <w:r>
          <w:rPr>
            <w:rFonts w:hint="eastAsia" w:eastAsia="仿宋_GB2312"/>
            <w:sz w:val="32"/>
            <w:szCs w:val="32"/>
            <w:lang w:val="en-US" w:eastAsia="zh-CN"/>
          </w:rPr>
          <w:t>内卷</w:t>
        </w:r>
      </w:ins>
      <w:ins w:id="1658" w:author="Jinglin Sun" w:date="2024-07-18T16:04:22Z">
        <w:r>
          <w:rPr>
            <w:rFonts w:hint="eastAsia" w:eastAsia="仿宋_GB2312"/>
            <w:sz w:val="32"/>
            <w:szCs w:val="32"/>
            <w:lang w:val="en-US" w:eastAsia="zh-CN"/>
          </w:rPr>
          <w:t>严重</w:t>
        </w:r>
      </w:ins>
      <w:ins w:id="1659" w:author="Jinglin Sun" w:date="2024-07-18T16:01:42Z">
        <w:r>
          <w:rPr>
            <w:rFonts w:hint="eastAsia" w:eastAsia="仿宋_GB2312"/>
            <w:sz w:val="32"/>
            <w:szCs w:val="32"/>
            <w:lang w:val="en-US" w:eastAsia="zh-CN"/>
          </w:rPr>
          <w:t>等系列问题，影响整个行业的健康高质量发展。</w:t>
        </w:r>
      </w:ins>
    </w:p>
    <w:p w14:paraId="1E33D5BF">
      <w:pPr>
        <w:wordWrap w:val="0"/>
        <w:adjustRightInd w:val="0"/>
        <w:snapToGrid w:val="0"/>
        <w:spacing w:line="560" w:lineRule="exact"/>
        <w:ind w:firstLine="640" w:firstLineChars="200"/>
        <w:outlineLvl w:val="2"/>
        <w:rPr>
          <w:del w:id="1660" w:author="Jinglin Sun" w:date="2024-07-18T16:00:49Z"/>
          <w:rFonts w:eastAsia="仿宋_GB2312"/>
          <w:sz w:val="32"/>
          <w:szCs w:val="32"/>
        </w:rPr>
      </w:pPr>
      <w:del w:id="1661" w:author="Jinglin Sun" w:date="2024-07-18T16:00:49Z">
        <w:r>
          <w:rPr>
            <w:rFonts w:eastAsia="仿宋_GB2312"/>
            <w:sz w:val="32"/>
            <w:szCs w:val="32"/>
          </w:rPr>
          <w:delText>2018年12月17日，由君实生物研发的特瑞普利单抗注射液以优先优评的方式获国家药监局批准上市，成为首款获批的国产PD-1抑制剂。此后，信达生物、恒瑞医药、百济神州、康方生物、誉衡生物、复宏汉霖和乐普生物等多款国产PD-1抑制剂相继获批。另据智慧芽新药情报库数据显示，截至2023年4月，中国还有77个PD-1类药物处于临床试验阶段。</w:delText>
        </w:r>
      </w:del>
    </w:p>
    <w:p w14:paraId="2ADC05CF">
      <w:pPr>
        <w:wordWrap w:val="0"/>
        <w:adjustRightInd w:val="0"/>
        <w:snapToGrid w:val="0"/>
        <w:spacing w:line="560" w:lineRule="exact"/>
        <w:ind w:firstLine="640" w:firstLineChars="200"/>
        <w:outlineLvl w:val="2"/>
        <w:rPr>
          <w:del w:id="1662" w:author="Jinglin Sun" w:date="2024-07-18T16:00:49Z"/>
          <w:rFonts w:eastAsia="仿宋_GB2312"/>
          <w:sz w:val="32"/>
          <w:szCs w:val="32"/>
        </w:rPr>
      </w:pPr>
      <w:del w:id="1663" w:author="Jinglin Sun" w:date="2024-07-18T16:00:49Z">
        <w:r>
          <w:rPr>
            <w:rFonts w:eastAsia="仿宋_GB2312"/>
            <w:sz w:val="32"/>
            <w:szCs w:val="32"/>
          </w:rPr>
          <w:delText>适量的同质研发能够解决国内药物可及性问题，并且降低药物价格。但数量过多将大量浪费临床资源以及金钱，不仅无法给患者带来更显著的疗效，还将导致其他临床需求的药物在临床试验期间难以入组合适患者，研发难度进一步提升。此外，从经济效益来看，创新药存在明显的马太效应，头2款上市药物能够满足临床需求，将占据80%市场，而第6个及之后上市药物的总市占率将低于5%，因此进度较为落后的产品其市场价值和回报率较低。由此可见，创新药同质化严重导致本不充沛的产业创新资源浪费，创新效能低下。</w:delText>
        </w:r>
      </w:del>
    </w:p>
    <w:p w14:paraId="7DEFEE21">
      <w:pPr>
        <w:pStyle w:val="5"/>
        <w:ind w:firstLine="640" w:firstLineChars="200"/>
        <w:outlineLvl w:val="2"/>
        <w:rPr>
          <w:rFonts w:hint="default" w:eastAsia="黑体"/>
          <w:b/>
          <w:lang w:val="en-US" w:eastAsia="zh-CN"/>
        </w:rPr>
      </w:pPr>
      <w:ins w:id="1664" w:author="Jinglin Sun" w:date="2024-07-18T17:13:19Z">
        <w:r>
          <w:rPr>
            <w:rFonts w:hint="eastAsia"/>
            <w:lang w:val="en-US" w:eastAsia="zh-CN"/>
          </w:rPr>
          <w:t>3</w:t>
        </w:r>
      </w:ins>
      <w:del w:id="1665" w:author="Jinglin Sun" w:date="2024-07-18T17:13:19Z">
        <w:r>
          <w:rPr>
            <w:rFonts w:hint="eastAsia"/>
          </w:rPr>
          <w:delText>4</w:delText>
        </w:r>
      </w:del>
      <w:r>
        <w:rPr>
          <w:rFonts w:hint="eastAsia"/>
        </w:rPr>
        <w:t>.</w:t>
      </w:r>
      <w:del w:id="1666" w:author="Jinglin Sun" w:date="2024-07-18T16:23:47Z">
        <w:r>
          <w:rPr/>
          <w:delText>缺</w:delText>
        </w:r>
      </w:del>
      <w:del w:id="1667" w:author="Jinglin Sun" w:date="2024-07-18T16:23:46Z">
        <w:r>
          <w:rPr/>
          <w:delText>乏</w:delText>
        </w:r>
      </w:del>
      <w:r>
        <w:t>本土</w:t>
      </w:r>
      <w:ins w:id="1668" w:author="Jinglin Sun" w:date="2024-07-18T16:23:50Z">
        <w:r>
          <w:rPr>
            <w:rFonts w:hint="eastAsia"/>
            <w:lang w:val="en-US" w:eastAsia="zh-CN"/>
          </w:rPr>
          <w:t>制药</w:t>
        </w:r>
      </w:ins>
      <w:del w:id="1669" w:author="Jinglin Sun" w:date="2024-07-18T16:23:52Z">
        <w:r>
          <w:rPr/>
          <w:delText>全球</w:delText>
        </w:r>
      </w:del>
      <w:del w:id="1670" w:author="Jinglin Sun" w:date="2024-07-18T16:23:54Z">
        <w:r>
          <w:rPr/>
          <w:delText>创新</w:delText>
        </w:r>
      </w:del>
      <w:del w:id="1671" w:author="Jinglin Sun" w:date="2024-07-18T16:27:34Z">
        <w:r>
          <w:rPr/>
          <w:delText>龙</w:delText>
        </w:r>
      </w:del>
      <w:del w:id="1672" w:author="Jinglin Sun" w:date="2024-07-18T16:27:33Z">
        <w:r>
          <w:rPr/>
          <w:delText>头</w:delText>
        </w:r>
      </w:del>
      <w:r>
        <w:t>企业</w:t>
      </w:r>
      <w:ins w:id="1673" w:author="Jinglin Sun" w:date="2024-07-18T16:27:59Z">
        <w:r>
          <w:rPr>
            <w:rFonts w:hint="eastAsia"/>
            <w:lang w:val="en-US" w:eastAsia="zh-CN"/>
          </w:rPr>
          <w:t>国际</w:t>
        </w:r>
      </w:ins>
      <w:ins w:id="1674" w:author="Jinglin Sun" w:date="2024-07-18T16:28:01Z">
        <w:r>
          <w:rPr>
            <w:rFonts w:hint="eastAsia"/>
            <w:lang w:val="en-US" w:eastAsia="zh-CN"/>
          </w:rPr>
          <w:t>竞争</w:t>
        </w:r>
      </w:ins>
      <w:ins w:id="1675" w:author="Jinglin Sun" w:date="2024-07-18T16:28:03Z">
        <w:r>
          <w:rPr>
            <w:rFonts w:hint="eastAsia"/>
            <w:lang w:val="en-US" w:eastAsia="zh-CN"/>
          </w:rPr>
          <w:t>实力</w:t>
        </w:r>
      </w:ins>
      <w:ins w:id="1676" w:author="Jinglin Sun" w:date="2024-07-18T16:28:05Z">
        <w:r>
          <w:rPr>
            <w:rFonts w:hint="eastAsia"/>
            <w:lang w:val="en-US" w:eastAsia="zh-CN"/>
          </w:rPr>
          <w:t>偏弱</w:t>
        </w:r>
      </w:ins>
      <w:ins w:id="1677" w:author="Jinglin Sun" w:date="2024-07-18T16:28:11Z">
        <w:r>
          <w:rPr>
            <w:rFonts w:hint="eastAsia"/>
            <w:lang w:val="en-US" w:eastAsia="zh-CN"/>
          </w:rPr>
          <w:t>，</w:t>
        </w:r>
      </w:ins>
      <w:ins w:id="1678" w:author="Jinglin Sun" w:date="2024-07-18T16:28:51Z">
        <w:r>
          <w:rPr>
            <w:rFonts w:hint="eastAsia"/>
            <w:lang w:val="en-US" w:eastAsia="zh-CN"/>
          </w:rPr>
          <w:t>相比</w:t>
        </w:r>
      </w:ins>
      <w:ins w:id="1679" w:author="Jinglin Sun" w:date="2024-07-18T16:28:55Z">
        <w:r>
          <w:rPr>
            <w:rFonts w:hint="eastAsia"/>
            <w:lang w:val="en-US" w:eastAsia="zh-CN"/>
          </w:rPr>
          <w:t>国际</w:t>
        </w:r>
      </w:ins>
      <w:ins w:id="1680" w:author="Jinglin Sun" w:date="2024-07-18T16:28:56Z">
        <w:r>
          <w:rPr>
            <w:rFonts w:hint="eastAsia"/>
            <w:lang w:val="en-US" w:eastAsia="zh-CN"/>
          </w:rPr>
          <w:t>制药</w:t>
        </w:r>
      </w:ins>
      <w:ins w:id="1681" w:author="Jinglin Sun" w:date="2024-07-18T16:28:58Z">
        <w:r>
          <w:rPr>
            <w:rFonts w:hint="eastAsia"/>
            <w:lang w:val="en-US" w:eastAsia="zh-CN"/>
          </w:rPr>
          <w:t>龙头</w:t>
        </w:r>
      </w:ins>
      <w:ins w:id="1682" w:author="Jinglin Sun" w:date="2024-07-18T16:29:01Z">
        <w:r>
          <w:rPr>
            <w:rFonts w:hint="eastAsia"/>
            <w:lang w:val="en-US" w:eastAsia="zh-CN"/>
          </w:rPr>
          <w:t>尚有</w:t>
        </w:r>
      </w:ins>
      <w:ins w:id="1683" w:author="Jinglin Sun" w:date="2024-07-18T16:29:03Z">
        <w:r>
          <w:rPr>
            <w:rFonts w:hint="eastAsia"/>
            <w:lang w:val="en-US" w:eastAsia="zh-CN"/>
          </w:rPr>
          <w:t>很大</w:t>
        </w:r>
      </w:ins>
      <w:ins w:id="1684" w:author="Jinglin Sun" w:date="2024-07-18T16:29:04Z">
        <w:r>
          <w:rPr>
            <w:rFonts w:hint="eastAsia"/>
            <w:lang w:val="en-US" w:eastAsia="zh-CN"/>
          </w:rPr>
          <w:t>差距</w:t>
        </w:r>
      </w:ins>
    </w:p>
    <w:p w14:paraId="055734E1">
      <w:pPr>
        <w:wordWrap w:val="0"/>
        <w:adjustRightInd w:val="0"/>
        <w:snapToGrid w:val="0"/>
        <w:spacing w:line="560" w:lineRule="exact"/>
        <w:ind w:firstLine="640" w:firstLineChars="200"/>
        <w:rPr>
          <w:ins w:id="1685" w:author="Jinglin Sun" w:date="2024-07-19T16:18:00Z"/>
          <w:rFonts w:hint="default" w:eastAsia="仿宋_GB2312"/>
          <w:sz w:val="32"/>
          <w:szCs w:val="32"/>
          <w:lang w:val="en-US" w:eastAsia="zh-CN"/>
        </w:rPr>
      </w:pPr>
      <w:ins w:id="1686" w:author="Jinglin Sun" w:date="2024-07-19T15:07:31Z">
        <w:r>
          <w:rPr>
            <w:rFonts w:hint="eastAsia" w:eastAsia="仿宋_GB2312"/>
            <w:sz w:val="32"/>
            <w:szCs w:val="32"/>
            <w:lang w:val="en-US" w:eastAsia="zh-CN"/>
          </w:rPr>
          <w:t>据</w:t>
        </w:r>
      </w:ins>
      <w:ins w:id="1687" w:author="Jinglin Sun" w:date="2024-07-19T15:07:33Z">
        <w:r>
          <w:rPr>
            <w:rFonts w:hint="eastAsia" w:eastAsia="仿宋_GB2312"/>
            <w:sz w:val="32"/>
            <w:szCs w:val="32"/>
            <w:lang w:val="en-US" w:eastAsia="zh-CN"/>
          </w:rPr>
          <w:t>统计，</w:t>
        </w:r>
      </w:ins>
      <w:ins w:id="1688" w:author="Jinglin Sun" w:date="2024-07-19T15:07:35Z">
        <w:r>
          <w:rPr>
            <w:rFonts w:hint="eastAsia" w:eastAsia="仿宋_GB2312"/>
            <w:sz w:val="32"/>
            <w:szCs w:val="32"/>
            <w:lang w:val="en-US" w:eastAsia="zh-CN"/>
          </w:rPr>
          <w:t>20</w:t>
        </w:r>
      </w:ins>
      <w:ins w:id="1689" w:author="Jinglin Sun" w:date="2024-07-19T15:07:36Z">
        <w:r>
          <w:rPr>
            <w:rFonts w:hint="eastAsia" w:eastAsia="仿宋_GB2312"/>
            <w:sz w:val="32"/>
            <w:szCs w:val="32"/>
            <w:lang w:val="en-US" w:eastAsia="zh-CN"/>
          </w:rPr>
          <w:t>23年</w:t>
        </w:r>
      </w:ins>
      <w:ins w:id="1690" w:author="Jinglin Sun" w:date="2024-07-19T15:06:22Z">
        <w:r>
          <w:rPr>
            <w:rFonts w:hint="eastAsia" w:eastAsia="仿宋_GB2312"/>
            <w:sz w:val="32"/>
            <w:szCs w:val="32"/>
            <w:lang w:val="en-US" w:eastAsia="zh-CN"/>
          </w:rPr>
          <w:t>全球</w:t>
        </w:r>
      </w:ins>
      <w:ins w:id="1691" w:author="Jinglin Sun" w:date="2024-07-19T15:06:30Z">
        <w:r>
          <w:rPr>
            <w:rFonts w:hint="eastAsia" w:eastAsia="仿宋_GB2312"/>
            <w:sz w:val="32"/>
            <w:szCs w:val="32"/>
            <w:lang w:val="en-US" w:eastAsia="zh-CN"/>
          </w:rPr>
          <w:t>药品</w:t>
        </w:r>
      </w:ins>
      <w:ins w:id="1692" w:author="Jinglin Sun" w:date="2024-07-19T15:06:33Z">
        <w:r>
          <w:rPr>
            <w:rFonts w:hint="eastAsia" w:eastAsia="仿宋_GB2312"/>
            <w:sz w:val="32"/>
            <w:szCs w:val="32"/>
            <w:lang w:val="en-US" w:eastAsia="zh-CN"/>
          </w:rPr>
          <w:t>销售</w:t>
        </w:r>
      </w:ins>
      <w:ins w:id="1693" w:author="Jinglin Sun" w:date="2024-07-19T15:06:34Z">
        <w:r>
          <w:rPr>
            <w:rFonts w:hint="eastAsia" w:eastAsia="仿宋_GB2312"/>
            <w:sz w:val="32"/>
            <w:szCs w:val="32"/>
            <w:lang w:val="en-US" w:eastAsia="zh-CN"/>
          </w:rPr>
          <w:t>额</w:t>
        </w:r>
      </w:ins>
      <w:ins w:id="1694" w:author="Jinglin Sun" w:date="2024-07-19T15:06:45Z">
        <w:r>
          <w:rPr>
            <w:rFonts w:hint="eastAsia" w:eastAsia="仿宋_GB2312"/>
            <w:sz w:val="32"/>
            <w:szCs w:val="32"/>
            <w:lang w:val="en-US" w:eastAsia="zh-CN"/>
          </w:rPr>
          <w:t>TOP</w:t>
        </w:r>
      </w:ins>
      <w:ins w:id="1695" w:author="Jinglin Sun" w:date="2024-07-19T15:06:46Z">
        <w:r>
          <w:rPr>
            <w:rFonts w:hint="eastAsia" w:eastAsia="仿宋_GB2312"/>
            <w:sz w:val="32"/>
            <w:szCs w:val="32"/>
            <w:lang w:val="en-US" w:eastAsia="zh-CN"/>
          </w:rPr>
          <w:t>1</w:t>
        </w:r>
      </w:ins>
      <w:ins w:id="1696" w:author="Jinglin Sun" w:date="2024-07-19T15:06:47Z">
        <w:r>
          <w:rPr>
            <w:rFonts w:hint="eastAsia" w:eastAsia="仿宋_GB2312"/>
            <w:sz w:val="32"/>
            <w:szCs w:val="32"/>
            <w:lang w:val="en-US" w:eastAsia="zh-CN"/>
          </w:rPr>
          <w:t>00</w:t>
        </w:r>
      </w:ins>
      <w:ins w:id="1697" w:author="Jinglin Sun" w:date="2024-07-19T15:07:48Z">
        <w:r>
          <w:rPr>
            <w:rFonts w:hint="eastAsia" w:eastAsia="仿宋_GB2312"/>
            <w:sz w:val="32"/>
            <w:szCs w:val="32"/>
            <w:lang w:val="en-US" w:eastAsia="zh-CN"/>
          </w:rPr>
          <w:t>中</w:t>
        </w:r>
      </w:ins>
      <w:ins w:id="1698" w:author="Jinglin Sun" w:date="2024-07-19T15:07:49Z">
        <w:r>
          <w:rPr>
            <w:rFonts w:hint="eastAsia" w:eastAsia="仿宋_GB2312"/>
            <w:sz w:val="32"/>
            <w:szCs w:val="32"/>
            <w:lang w:val="en-US" w:eastAsia="zh-CN"/>
          </w:rPr>
          <w:t>，</w:t>
        </w:r>
      </w:ins>
      <w:ins w:id="1699" w:author="Jinglin Sun" w:date="2024-07-19T15:59:48Z">
        <w:r>
          <w:rPr>
            <w:rFonts w:hint="eastAsia" w:eastAsia="仿宋_GB2312"/>
            <w:sz w:val="32"/>
            <w:szCs w:val="32"/>
            <w:lang w:val="en-US" w:eastAsia="zh-CN"/>
          </w:rPr>
          <w:t>有</w:t>
        </w:r>
      </w:ins>
      <w:ins w:id="1700" w:author="Jinglin Sun" w:date="2024-07-19T15:59:49Z">
        <w:r>
          <w:rPr>
            <w:rFonts w:hint="eastAsia" w:eastAsia="仿宋_GB2312"/>
            <w:sz w:val="32"/>
            <w:szCs w:val="32"/>
            <w:lang w:val="en-US" w:eastAsia="zh-CN"/>
          </w:rPr>
          <w:t>10</w:t>
        </w:r>
      </w:ins>
      <w:ins w:id="1701" w:author="Jinglin Sun" w:date="2024-07-19T15:59:52Z">
        <w:r>
          <w:rPr>
            <w:rFonts w:hint="eastAsia" w:eastAsia="仿宋_GB2312"/>
            <w:sz w:val="32"/>
            <w:szCs w:val="32"/>
            <w:lang w:val="en-US" w:eastAsia="zh-CN"/>
          </w:rPr>
          <w:t>款</w:t>
        </w:r>
      </w:ins>
      <w:ins w:id="1702" w:author="Jinglin Sun" w:date="2024-07-19T15:59:54Z">
        <w:r>
          <w:rPr>
            <w:rFonts w:hint="eastAsia" w:eastAsia="仿宋_GB2312"/>
            <w:sz w:val="32"/>
            <w:szCs w:val="32"/>
            <w:lang w:val="en-US" w:eastAsia="zh-CN"/>
          </w:rPr>
          <w:t>药品</w:t>
        </w:r>
      </w:ins>
      <w:ins w:id="1703" w:author="Jinglin Sun" w:date="2024-07-19T15:59:57Z">
        <w:r>
          <w:rPr>
            <w:rFonts w:hint="eastAsia" w:eastAsia="仿宋_GB2312"/>
            <w:sz w:val="32"/>
            <w:szCs w:val="32"/>
            <w:lang w:val="en-US" w:eastAsia="zh-CN"/>
          </w:rPr>
          <w:t>销售额</w:t>
        </w:r>
      </w:ins>
      <w:ins w:id="1704" w:author="Jinglin Sun" w:date="2024-07-19T16:00:01Z">
        <w:r>
          <w:rPr>
            <w:rFonts w:hint="eastAsia" w:eastAsia="仿宋_GB2312"/>
            <w:sz w:val="32"/>
            <w:szCs w:val="32"/>
            <w:lang w:val="en-US" w:eastAsia="zh-CN"/>
          </w:rPr>
          <w:t>超</w:t>
        </w:r>
      </w:ins>
      <w:ins w:id="1705" w:author="Jinglin Sun" w:date="2024-07-19T16:00:03Z">
        <w:r>
          <w:rPr>
            <w:rFonts w:hint="eastAsia" w:eastAsia="仿宋_GB2312"/>
            <w:sz w:val="32"/>
            <w:szCs w:val="32"/>
            <w:lang w:val="en-US" w:eastAsia="zh-CN"/>
          </w:rPr>
          <w:t>100</w:t>
        </w:r>
      </w:ins>
      <w:ins w:id="1706" w:author="Jinglin Sun" w:date="2024-07-19T16:00:05Z">
        <w:r>
          <w:rPr>
            <w:rFonts w:hint="eastAsia" w:eastAsia="仿宋_GB2312"/>
            <w:sz w:val="32"/>
            <w:szCs w:val="32"/>
            <w:lang w:val="en-US" w:eastAsia="zh-CN"/>
          </w:rPr>
          <w:t>亿</w:t>
        </w:r>
      </w:ins>
      <w:ins w:id="1707" w:author="Jinglin Sun" w:date="2024-07-19T16:00:09Z">
        <w:r>
          <w:rPr>
            <w:rFonts w:hint="eastAsia" w:eastAsia="仿宋_GB2312"/>
            <w:sz w:val="32"/>
            <w:szCs w:val="32"/>
            <w:lang w:val="en-US" w:eastAsia="zh-CN"/>
          </w:rPr>
          <w:t>美元</w:t>
        </w:r>
      </w:ins>
      <w:ins w:id="1708" w:author="Jinglin Sun" w:date="2024-07-19T16:00:10Z">
        <w:r>
          <w:rPr>
            <w:rFonts w:hint="eastAsia" w:eastAsia="仿宋_GB2312"/>
            <w:sz w:val="32"/>
            <w:szCs w:val="32"/>
            <w:lang w:val="en-US" w:eastAsia="zh-CN"/>
          </w:rPr>
          <w:t>，</w:t>
        </w:r>
      </w:ins>
      <w:ins w:id="1709" w:author="Jinglin Sun" w:date="2024-07-19T16:13:43Z">
        <w:r>
          <w:rPr>
            <w:rFonts w:hint="eastAsia" w:eastAsia="仿宋_GB2312"/>
            <w:sz w:val="32"/>
            <w:szCs w:val="32"/>
            <w:lang w:val="en-US" w:eastAsia="zh-CN"/>
          </w:rPr>
          <w:t>1</w:t>
        </w:r>
      </w:ins>
      <w:ins w:id="1710" w:author="Jinglin Sun" w:date="2024-07-19T16:13:44Z">
        <w:r>
          <w:rPr>
            <w:rFonts w:hint="eastAsia" w:eastAsia="仿宋_GB2312"/>
            <w:sz w:val="32"/>
            <w:szCs w:val="32"/>
            <w:lang w:val="en-US" w:eastAsia="zh-CN"/>
          </w:rPr>
          <w:t>4</w:t>
        </w:r>
      </w:ins>
      <w:ins w:id="1711" w:author="Jinglin Sun" w:date="2024-07-19T16:13:47Z">
        <w:r>
          <w:rPr>
            <w:rFonts w:hint="eastAsia" w:eastAsia="仿宋_GB2312"/>
            <w:sz w:val="32"/>
            <w:szCs w:val="32"/>
            <w:lang w:val="en-US" w:eastAsia="zh-CN"/>
          </w:rPr>
          <w:t>款</w:t>
        </w:r>
      </w:ins>
      <w:ins w:id="1712" w:author="Jinglin Sun" w:date="2024-07-19T16:13:50Z">
        <w:r>
          <w:rPr>
            <w:rFonts w:hint="eastAsia" w:eastAsia="仿宋_GB2312"/>
            <w:sz w:val="32"/>
            <w:szCs w:val="32"/>
            <w:lang w:val="en-US" w:eastAsia="zh-CN"/>
          </w:rPr>
          <w:t>药品</w:t>
        </w:r>
      </w:ins>
      <w:ins w:id="1713" w:author="Jinglin Sun" w:date="2024-07-19T16:13:57Z">
        <w:r>
          <w:rPr>
            <w:rFonts w:hint="eastAsia" w:eastAsia="仿宋_GB2312"/>
            <w:sz w:val="32"/>
            <w:szCs w:val="32"/>
            <w:lang w:val="en-US" w:eastAsia="zh-CN"/>
          </w:rPr>
          <w:t>同比</w:t>
        </w:r>
      </w:ins>
      <w:ins w:id="1714" w:author="Jinglin Sun" w:date="2024-07-19T16:13:58Z">
        <w:r>
          <w:rPr>
            <w:rFonts w:hint="eastAsia" w:eastAsia="仿宋_GB2312"/>
            <w:sz w:val="32"/>
            <w:szCs w:val="32"/>
            <w:lang w:val="en-US" w:eastAsia="zh-CN"/>
          </w:rPr>
          <w:t>增长</w:t>
        </w:r>
      </w:ins>
      <w:ins w:id="1715" w:author="Jinglin Sun" w:date="2024-07-19T16:14:00Z">
        <w:r>
          <w:rPr>
            <w:rFonts w:hint="eastAsia" w:eastAsia="仿宋_GB2312"/>
            <w:sz w:val="32"/>
            <w:szCs w:val="32"/>
            <w:lang w:val="en-US" w:eastAsia="zh-CN"/>
          </w:rPr>
          <w:t>率</w:t>
        </w:r>
      </w:ins>
      <w:ins w:id="1716" w:author="Jinglin Sun" w:date="2024-07-19T16:14:02Z">
        <w:r>
          <w:rPr>
            <w:rFonts w:hint="eastAsia" w:eastAsia="仿宋_GB2312"/>
            <w:sz w:val="32"/>
            <w:szCs w:val="32"/>
            <w:lang w:val="en-US" w:eastAsia="zh-CN"/>
          </w:rPr>
          <w:t>超过</w:t>
        </w:r>
      </w:ins>
      <w:ins w:id="1717" w:author="Jinglin Sun" w:date="2024-07-19T16:14:04Z">
        <w:r>
          <w:rPr>
            <w:rFonts w:hint="eastAsia" w:eastAsia="仿宋_GB2312"/>
            <w:sz w:val="32"/>
            <w:szCs w:val="32"/>
            <w:lang w:val="en-US" w:eastAsia="zh-CN"/>
          </w:rPr>
          <w:t>40</w:t>
        </w:r>
      </w:ins>
      <w:ins w:id="1718" w:author="Jinglin Sun" w:date="2024-07-19T16:14:05Z">
        <w:r>
          <w:rPr>
            <w:rFonts w:hint="eastAsia" w:eastAsia="仿宋_GB2312"/>
            <w:sz w:val="32"/>
            <w:szCs w:val="32"/>
            <w:lang w:val="en-US" w:eastAsia="zh-CN"/>
          </w:rPr>
          <w:t>%</w:t>
        </w:r>
      </w:ins>
      <w:ins w:id="1719" w:author="Jinglin Sun" w:date="2024-07-19T16:14:06Z">
        <w:r>
          <w:rPr>
            <w:rFonts w:hint="eastAsia" w:eastAsia="仿宋_GB2312"/>
            <w:sz w:val="32"/>
            <w:szCs w:val="32"/>
            <w:lang w:val="en-US" w:eastAsia="zh-CN"/>
          </w:rPr>
          <w:t>，</w:t>
        </w:r>
      </w:ins>
      <w:ins w:id="1720" w:author="Jinglin Sun" w:date="2024-07-19T16:00:11Z">
        <w:r>
          <w:rPr>
            <w:rFonts w:hint="eastAsia" w:eastAsia="仿宋_GB2312"/>
            <w:sz w:val="32"/>
            <w:szCs w:val="32"/>
            <w:lang w:val="en-US" w:eastAsia="zh-CN"/>
          </w:rPr>
          <w:t>其中</w:t>
        </w:r>
      </w:ins>
      <w:ins w:id="1721" w:author="Jinglin Sun" w:date="2024-07-19T15:57:31Z">
        <w:r>
          <w:rPr>
            <w:rFonts w:hint="eastAsia" w:eastAsia="仿宋_GB2312"/>
            <w:sz w:val="32"/>
            <w:szCs w:val="32"/>
            <w:lang w:val="en-US" w:eastAsia="zh-CN"/>
          </w:rPr>
          <w:t>默沙东的</w:t>
        </w:r>
      </w:ins>
      <w:ins w:id="1722" w:author="Jinglin Sun" w:date="2024-07-19T15:57:57Z">
        <w:r>
          <w:rPr>
            <w:rFonts w:hint="eastAsia" w:eastAsia="仿宋_GB2312"/>
            <w:sz w:val="32"/>
            <w:szCs w:val="32"/>
            <w:lang w:val="en-US" w:eastAsia="zh-CN"/>
          </w:rPr>
          <w:t>帕博利珠</w:t>
        </w:r>
      </w:ins>
      <w:ins w:id="1723" w:author="Jinglin Sun" w:date="2024-07-19T15:58:01Z">
        <w:r>
          <w:rPr>
            <w:rFonts w:hint="eastAsia" w:eastAsia="仿宋_GB2312"/>
            <w:sz w:val="32"/>
            <w:szCs w:val="32"/>
            <w:lang w:val="en-US" w:eastAsia="zh-CN"/>
          </w:rPr>
          <w:t>单抗</w:t>
        </w:r>
      </w:ins>
      <w:ins w:id="1724" w:author="Jinglin Sun" w:date="2024-07-19T15:58:17Z">
        <w:r>
          <w:rPr>
            <w:rFonts w:hint="eastAsia" w:eastAsia="仿宋_GB2312"/>
            <w:sz w:val="32"/>
            <w:szCs w:val="32"/>
            <w:lang w:val="en-US" w:eastAsia="zh-CN"/>
          </w:rPr>
          <w:t>销售额</w:t>
        </w:r>
      </w:ins>
      <w:ins w:id="1725" w:author="Jinglin Sun" w:date="2024-07-19T15:58:18Z">
        <w:r>
          <w:rPr>
            <w:rFonts w:hint="eastAsia" w:eastAsia="仿宋_GB2312"/>
            <w:sz w:val="32"/>
            <w:szCs w:val="32"/>
            <w:lang w:val="en-US" w:eastAsia="zh-CN"/>
          </w:rPr>
          <w:t>为</w:t>
        </w:r>
      </w:ins>
      <w:ins w:id="1726" w:author="Jinglin Sun" w:date="2024-07-19T15:58:21Z">
        <w:r>
          <w:rPr>
            <w:rFonts w:hint="eastAsia" w:eastAsia="仿宋_GB2312"/>
            <w:sz w:val="32"/>
            <w:szCs w:val="32"/>
            <w:lang w:val="en-US" w:eastAsia="zh-CN"/>
          </w:rPr>
          <w:t>2</w:t>
        </w:r>
      </w:ins>
      <w:ins w:id="1727" w:author="Jinglin Sun" w:date="2024-07-19T15:58:22Z">
        <w:r>
          <w:rPr>
            <w:rFonts w:hint="eastAsia" w:eastAsia="仿宋_GB2312"/>
            <w:sz w:val="32"/>
            <w:szCs w:val="32"/>
            <w:lang w:val="en-US" w:eastAsia="zh-CN"/>
          </w:rPr>
          <w:t>50</w:t>
        </w:r>
      </w:ins>
      <w:ins w:id="1728" w:author="Jinglin Sun" w:date="2024-07-19T15:58:23Z">
        <w:r>
          <w:rPr>
            <w:rFonts w:hint="eastAsia" w:eastAsia="仿宋_GB2312"/>
            <w:sz w:val="32"/>
            <w:szCs w:val="32"/>
            <w:lang w:val="en-US" w:eastAsia="zh-CN"/>
          </w:rPr>
          <w:t>亿</w:t>
        </w:r>
      </w:ins>
      <w:ins w:id="1729" w:author="Jinglin Sun" w:date="2024-07-19T15:58:24Z">
        <w:r>
          <w:rPr>
            <w:rFonts w:hint="eastAsia" w:eastAsia="仿宋_GB2312"/>
            <w:sz w:val="32"/>
            <w:szCs w:val="32"/>
            <w:lang w:val="en-US" w:eastAsia="zh-CN"/>
          </w:rPr>
          <w:t>美元</w:t>
        </w:r>
      </w:ins>
      <w:ins w:id="1730" w:author="Jinglin Sun" w:date="2024-07-19T15:58:26Z">
        <w:r>
          <w:rPr>
            <w:rFonts w:hint="eastAsia" w:eastAsia="仿宋_GB2312"/>
            <w:sz w:val="32"/>
            <w:szCs w:val="32"/>
            <w:lang w:val="en-US" w:eastAsia="zh-CN"/>
          </w:rPr>
          <w:t>，</w:t>
        </w:r>
      </w:ins>
      <w:ins w:id="1731" w:author="Jinglin Sun" w:date="2024-07-19T15:58:27Z">
        <w:r>
          <w:rPr>
            <w:rFonts w:hint="eastAsia" w:eastAsia="仿宋_GB2312"/>
            <w:sz w:val="32"/>
            <w:szCs w:val="32"/>
            <w:lang w:val="en-US" w:eastAsia="zh-CN"/>
          </w:rPr>
          <w:t>位居</w:t>
        </w:r>
      </w:ins>
      <w:ins w:id="1732" w:author="Jinglin Sun" w:date="2024-07-19T15:58:29Z">
        <w:r>
          <w:rPr>
            <w:rFonts w:hint="eastAsia" w:eastAsia="仿宋_GB2312"/>
            <w:sz w:val="32"/>
            <w:szCs w:val="32"/>
            <w:lang w:val="en-US" w:eastAsia="zh-CN"/>
          </w:rPr>
          <w:t>第一</w:t>
        </w:r>
      </w:ins>
      <w:ins w:id="1733" w:author="Jinglin Sun" w:date="2024-07-19T15:58:30Z">
        <w:r>
          <w:rPr>
            <w:rFonts w:hint="eastAsia" w:eastAsia="仿宋_GB2312"/>
            <w:sz w:val="32"/>
            <w:szCs w:val="32"/>
            <w:lang w:val="en-US" w:eastAsia="zh-CN"/>
          </w:rPr>
          <w:t>。</w:t>
        </w:r>
      </w:ins>
      <w:ins w:id="1734" w:author="Jinglin Sun" w:date="2024-07-19T16:01:25Z">
        <w:r>
          <w:rPr>
            <w:rFonts w:hint="eastAsia" w:eastAsia="仿宋_GB2312"/>
            <w:sz w:val="32"/>
            <w:szCs w:val="32"/>
            <w:lang w:val="en-US" w:eastAsia="zh-CN"/>
          </w:rPr>
          <w:t>罗氏</w:t>
        </w:r>
      </w:ins>
      <w:ins w:id="1735" w:author="Jinglin Sun" w:date="2024-07-19T16:01:26Z">
        <w:r>
          <w:rPr>
            <w:rFonts w:hint="eastAsia" w:eastAsia="仿宋_GB2312"/>
            <w:sz w:val="32"/>
            <w:szCs w:val="32"/>
            <w:lang w:val="en-US" w:eastAsia="zh-CN"/>
          </w:rPr>
          <w:t>、</w:t>
        </w:r>
      </w:ins>
      <w:ins w:id="1736" w:author="Jinglin Sun" w:date="2024-07-19T16:01:28Z">
        <w:r>
          <w:rPr>
            <w:rFonts w:hint="eastAsia" w:eastAsia="仿宋_GB2312"/>
            <w:sz w:val="32"/>
            <w:szCs w:val="32"/>
            <w:lang w:val="en-US" w:eastAsia="zh-CN"/>
          </w:rPr>
          <w:t>强</w:t>
        </w:r>
      </w:ins>
      <w:ins w:id="1737" w:author="Jinglin Sun" w:date="2024-07-19T16:01:30Z">
        <w:r>
          <w:rPr>
            <w:rFonts w:hint="eastAsia" w:eastAsia="仿宋_GB2312"/>
            <w:sz w:val="32"/>
            <w:szCs w:val="32"/>
            <w:lang w:val="en-US" w:eastAsia="zh-CN"/>
          </w:rPr>
          <w:t>生和</w:t>
        </w:r>
      </w:ins>
      <w:ins w:id="1738" w:author="Jinglin Sun" w:date="2024-07-19T16:01:36Z">
        <w:r>
          <w:rPr>
            <w:rFonts w:hint="eastAsia" w:eastAsia="仿宋_GB2312"/>
            <w:sz w:val="32"/>
            <w:szCs w:val="32"/>
            <w:lang w:val="en-US" w:eastAsia="zh-CN"/>
          </w:rPr>
          <w:t>诺华</w:t>
        </w:r>
      </w:ins>
      <w:ins w:id="1739" w:author="Jinglin Sun" w:date="2024-07-19T16:12:29Z">
        <w:r>
          <w:rPr>
            <w:rFonts w:hint="eastAsia" w:eastAsia="仿宋_GB2312"/>
            <w:sz w:val="32"/>
            <w:szCs w:val="32"/>
            <w:lang w:val="en-US" w:eastAsia="zh-CN"/>
          </w:rPr>
          <w:t>等</w:t>
        </w:r>
      </w:ins>
      <w:ins w:id="1740" w:author="Jinglin Sun" w:date="2024-07-19T16:12:33Z">
        <w:r>
          <w:rPr>
            <w:rFonts w:hint="eastAsia" w:eastAsia="仿宋_GB2312"/>
            <w:sz w:val="32"/>
            <w:szCs w:val="32"/>
            <w:lang w:val="en-US" w:eastAsia="zh-CN"/>
          </w:rPr>
          <w:t>国际</w:t>
        </w:r>
      </w:ins>
      <w:ins w:id="1741" w:author="Jinglin Sun" w:date="2024-07-19T16:12:34Z">
        <w:r>
          <w:rPr>
            <w:rFonts w:hint="eastAsia" w:eastAsia="仿宋_GB2312"/>
            <w:sz w:val="32"/>
            <w:szCs w:val="32"/>
            <w:lang w:val="en-US" w:eastAsia="zh-CN"/>
          </w:rPr>
          <w:t>龙头</w:t>
        </w:r>
      </w:ins>
      <w:ins w:id="1742" w:author="Jinglin Sun" w:date="2024-07-19T16:12:39Z">
        <w:r>
          <w:rPr>
            <w:rFonts w:hint="eastAsia" w:eastAsia="仿宋_GB2312"/>
            <w:sz w:val="32"/>
            <w:szCs w:val="32"/>
            <w:lang w:val="en-US" w:eastAsia="zh-CN"/>
          </w:rPr>
          <w:t>均有</w:t>
        </w:r>
      </w:ins>
      <w:ins w:id="1743" w:author="Jinglin Sun" w:date="2024-07-19T16:12:41Z">
        <w:r>
          <w:rPr>
            <w:rFonts w:hint="eastAsia" w:eastAsia="仿宋_GB2312"/>
            <w:sz w:val="32"/>
            <w:szCs w:val="32"/>
            <w:lang w:val="en-US" w:eastAsia="zh-CN"/>
          </w:rPr>
          <w:t>超过1</w:t>
        </w:r>
      </w:ins>
      <w:ins w:id="1744" w:author="Jinglin Sun" w:date="2024-07-19T16:12:42Z">
        <w:r>
          <w:rPr>
            <w:rFonts w:hint="eastAsia" w:eastAsia="仿宋_GB2312"/>
            <w:sz w:val="32"/>
            <w:szCs w:val="32"/>
            <w:lang w:val="en-US" w:eastAsia="zh-CN"/>
          </w:rPr>
          <w:t>0</w:t>
        </w:r>
      </w:ins>
      <w:ins w:id="1745" w:author="Jinglin Sun" w:date="2024-07-19T16:12:44Z">
        <w:r>
          <w:rPr>
            <w:rFonts w:hint="eastAsia" w:eastAsia="仿宋_GB2312"/>
            <w:sz w:val="32"/>
            <w:szCs w:val="32"/>
            <w:lang w:val="en-US" w:eastAsia="zh-CN"/>
          </w:rPr>
          <w:t>款</w:t>
        </w:r>
      </w:ins>
      <w:ins w:id="1746" w:author="Jinglin Sun" w:date="2024-07-19T16:12:57Z">
        <w:r>
          <w:rPr>
            <w:rFonts w:hint="eastAsia" w:eastAsia="仿宋_GB2312"/>
            <w:sz w:val="32"/>
            <w:szCs w:val="32"/>
            <w:lang w:val="en-US" w:eastAsia="zh-CN"/>
          </w:rPr>
          <w:t>产品</w:t>
        </w:r>
      </w:ins>
      <w:ins w:id="1747" w:author="Jinglin Sun" w:date="2024-07-19T16:13:00Z">
        <w:r>
          <w:rPr>
            <w:rFonts w:hint="eastAsia" w:eastAsia="仿宋_GB2312"/>
            <w:sz w:val="32"/>
            <w:szCs w:val="32"/>
            <w:lang w:val="en-US" w:eastAsia="zh-CN"/>
          </w:rPr>
          <w:t>入围</w:t>
        </w:r>
      </w:ins>
      <w:ins w:id="1748" w:author="Jinglin Sun" w:date="2024-07-19T16:13:01Z">
        <w:r>
          <w:rPr>
            <w:rFonts w:hint="eastAsia" w:eastAsia="仿宋_GB2312"/>
            <w:sz w:val="32"/>
            <w:szCs w:val="32"/>
            <w:lang w:val="en-US" w:eastAsia="zh-CN"/>
          </w:rPr>
          <w:t>。</w:t>
        </w:r>
      </w:ins>
      <w:ins w:id="1749" w:author="Jinglin Sun" w:date="2024-07-19T16:18:25Z">
        <w:r>
          <w:rPr>
            <w:rFonts w:hint="eastAsia" w:eastAsia="仿宋_GB2312"/>
            <w:sz w:val="32"/>
            <w:szCs w:val="32"/>
            <w:lang w:val="en-US" w:eastAsia="zh-CN"/>
          </w:rPr>
          <w:t>截至2023年11月，我国规模以上医药工业企业数量超过1万家，</w:t>
        </w:r>
      </w:ins>
      <w:ins w:id="1750" w:author="Jinglin Sun" w:date="2024-07-19T16:27:10Z">
        <w:r>
          <w:rPr>
            <w:rFonts w:hint="eastAsia" w:eastAsia="仿宋_GB2312"/>
            <w:sz w:val="32"/>
            <w:szCs w:val="32"/>
            <w:lang w:val="en-US" w:eastAsia="zh-CN"/>
          </w:rPr>
          <w:t>而</w:t>
        </w:r>
      </w:ins>
      <w:ins w:id="1751" w:author="Jinglin Sun" w:date="2024-07-19T16:27:15Z">
        <w:r>
          <w:rPr>
            <w:rFonts w:hint="eastAsia" w:eastAsia="仿宋_GB2312"/>
            <w:sz w:val="32"/>
            <w:szCs w:val="32"/>
            <w:lang w:val="en-US" w:eastAsia="zh-CN"/>
          </w:rPr>
          <w:t>无一家企业入选</w:t>
        </w:r>
      </w:ins>
      <w:ins w:id="1752" w:author="Jinglin Sun" w:date="2024-07-19T16:26:31Z">
        <w:r>
          <w:rPr>
            <w:rFonts w:hint="eastAsia" w:eastAsia="仿宋_GB2312"/>
            <w:sz w:val="32"/>
            <w:szCs w:val="32"/>
            <w:lang w:val="en-US" w:eastAsia="zh-CN"/>
          </w:rPr>
          <w:t>TOP100榜单</w:t>
        </w:r>
      </w:ins>
      <w:ins w:id="1753" w:author="Jinglin Sun" w:date="2024-07-19T16:27:19Z">
        <w:r>
          <w:rPr>
            <w:rFonts w:hint="eastAsia" w:eastAsia="仿宋_GB2312"/>
            <w:sz w:val="32"/>
            <w:szCs w:val="32"/>
            <w:lang w:val="en-US" w:eastAsia="zh-CN"/>
          </w:rPr>
          <w:t>，</w:t>
        </w:r>
      </w:ins>
      <w:ins w:id="1754" w:author="Jinglin Sun" w:date="2024-07-19T16:27:28Z">
        <w:r>
          <w:rPr>
            <w:rFonts w:hint="eastAsia" w:eastAsia="仿宋_GB2312"/>
            <w:sz w:val="32"/>
            <w:szCs w:val="32"/>
            <w:lang w:val="en-US" w:eastAsia="zh-CN"/>
          </w:rPr>
          <w:t>即</w:t>
        </w:r>
      </w:ins>
      <w:ins w:id="1755" w:author="Jinglin Sun" w:date="2024-07-19T16:27:29Z">
        <w:r>
          <w:rPr>
            <w:rFonts w:hint="eastAsia" w:eastAsia="仿宋_GB2312"/>
            <w:sz w:val="32"/>
            <w:szCs w:val="32"/>
            <w:lang w:val="en-US" w:eastAsia="zh-CN"/>
          </w:rPr>
          <w:t>意味着</w:t>
        </w:r>
      </w:ins>
      <w:ins w:id="1756" w:author="Jinglin Sun" w:date="2024-07-19T16:27:38Z">
        <w:r>
          <w:rPr>
            <w:rFonts w:hint="eastAsia" w:eastAsia="仿宋_GB2312"/>
            <w:sz w:val="32"/>
            <w:szCs w:val="32"/>
            <w:lang w:val="en-US" w:eastAsia="zh-CN"/>
          </w:rPr>
          <w:t>未有</w:t>
        </w:r>
      </w:ins>
      <w:ins w:id="1757" w:author="Jinglin Sun" w:date="2024-07-19T16:39:02Z">
        <w:r>
          <w:rPr>
            <w:rFonts w:hint="eastAsia" w:eastAsia="仿宋_GB2312"/>
            <w:sz w:val="32"/>
            <w:szCs w:val="32"/>
            <w:lang w:val="en-US" w:eastAsia="zh-CN"/>
          </w:rPr>
          <w:t>一款</w:t>
        </w:r>
      </w:ins>
      <w:ins w:id="1758" w:author="Jinglin Sun" w:date="2024-07-19T16:39:04Z">
        <w:r>
          <w:rPr>
            <w:rFonts w:hint="eastAsia" w:eastAsia="仿宋_GB2312"/>
            <w:sz w:val="32"/>
            <w:szCs w:val="32"/>
            <w:lang w:val="en-US" w:eastAsia="zh-CN"/>
          </w:rPr>
          <w:t>明星</w:t>
        </w:r>
      </w:ins>
      <w:ins w:id="1759" w:author="Jinglin Sun" w:date="2024-07-19T16:39:05Z">
        <w:r>
          <w:rPr>
            <w:rFonts w:hint="eastAsia" w:eastAsia="仿宋_GB2312"/>
            <w:sz w:val="32"/>
            <w:szCs w:val="32"/>
            <w:lang w:val="en-US" w:eastAsia="zh-CN"/>
          </w:rPr>
          <w:t>产品</w:t>
        </w:r>
      </w:ins>
      <w:ins w:id="1760" w:author="Jinglin Sun" w:date="2024-07-19T16:27:44Z">
        <w:r>
          <w:rPr>
            <w:rFonts w:hint="eastAsia" w:eastAsia="仿宋_GB2312"/>
            <w:sz w:val="32"/>
            <w:szCs w:val="32"/>
            <w:lang w:val="en-US" w:eastAsia="zh-CN"/>
          </w:rPr>
          <w:t>年</w:t>
        </w:r>
      </w:ins>
      <w:ins w:id="1761" w:author="Jinglin Sun" w:date="2024-07-19T16:27:48Z">
        <w:r>
          <w:rPr>
            <w:rFonts w:hint="eastAsia" w:eastAsia="仿宋_GB2312"/>
            <w:sz w:val="32"/>
            <w:szCs w:val="32"/>
            <w:lang w:val="en-US" w:eastAsia="zh-CN"/>
          </w:rPr>
          <w:t>销售</w:t>
        </w:r>
      </w:ins>
      <w:ins w:id="1762" w:author="Jinglin Sun" w:date="2024-07-19T16:27:49Z">
        <w:r>
          <w:rPr>
            <w:rFonts w:hint="eastAsia" w:eastAsia="仿宋_GB2312"/>
            <w:sz w:val="32"/>
            <w:szCs w:val="32"/>
            <w:lang w:val="en-US" w:eastAsia="zh-CN"/>
          </w:rPr>
          <w:t>额</w:t>
        </w:r>
      </w:ins>
      <w:ins w:id="1763" w:author="Jinglin Sun" w:date="2024-07-19T16:27:50Z">
        <w:r>
          <w:rPr>
            <w:rFonts w:hint="eastAsia" w:eastAsia="仿宋_GB2312"/>
            <w:sz w:val="32"/>
            <w:szCs w:val="32"/>
            <w:lang w:val="en-US" w:eastAsia="zh-CN"/>
          </w:rPr>
          <w:t>达到</w:t>
        </w:r>
      </w:ins>
      <w:ins w:id="1764" w:author="Jinglin Sun" w:date="2024-07-19T16:26:31Z">
        <w:r>
          <w:rPr>
            <w:rFonts w:hint="eastAsia" w:eastAsia="仿宋_GB2312"/>
            <w:sz w:val="32"/>
            <w:szCs w:val="32"/>
            <w:lang w:val="en-US" w:eastAsia="zh-CN"/>
          </w:rPr>
          <w:t>17亿美元。</w:t>
        </w:r>
      </w:ins>
      <w:ins w:id="1765" w:author="Jinglin Sun" w:date="2024-07-19T16:21:45Z">
        <w:r>
          <w:rPr>
            <w:rFonts w:hint="eastAsia" w:eastAsia="仿宋_GB2312"/>
            <w:sz w:val="32"/>
            <w:szCs w:val="32"/>
            <w:lang w:val="en-US" w:eastAsia="zh-CN"/>
          </w:rPr>
          <w:t>2023年</w:t>
        </w:r>
      </w:ins>
      <w:ins w:id="1766" w:author="Jinglin Sun" w:date="2024-07-19T16:21:48Z">
        <w:r>
          <w:rPr>
            <w:rFonts w:hint="eastAsia" w:eastAsia="仿宋_GB2312"/>
            <w:sz w:val="32"/>
            <w:szCs w:val="32"/>
            <w:lang w:val="en-US" w:eastAsia="zh-CN"/>
          </w:rPr>
          <w:t>，</w:t>
        </w:r>
      </w:ins>
      <w:ins w:id="1767" w:author="Jinglin Sun" w:date="2024-07-19T16:20:30Z">
        <w:r>
          <w:rPr>
            <w:rFonts w:hint="eastAsia" w:eastAsia="仿宋_GB2312"/>
            <w:sz w:val="32"/>
            <w:szCs w:val="32"/>
            <w:lang w:val="en-US" w:eastAsia="zh-CN"/>
          </w:rPr>
          <w:t>百济神州</w:t>
        </w:r>
      </w:ins>
      <w:ins w:id="1768" w:author="Jinglin Sun" w:date="2024-07-19T16:20:31Z">
        <w:r>
          <w:rPr>
            <w:rFonts w:hint="eastAsia" w:eastAsia="仿宋_GB2312"/>
            <w:sz w:val="32"/>
            <w:szCs w:val="32"/>
            <w:lang w:val="en-US" w:eastAsia="zh-CN"/>
          </w:rPr>
          <w:t>的</w:t>
        </w:r>
      </w:ins>
      <w:ins w:id="1769" w:author="Jinglin Sun" w:date="2024-07-19T16:20:39Z">
        <w:r>
          <w:rPr>
            <w:rFonts w:hint="eastAsia" w:eastAsia="仿宋_GB2312"/>
            <w:sz w:val="32"/>
            <w:szCs w:val="32"/>
            <w:lang w:val="en-US" w:eastAsia="zh-CN"/>
          </w:rPr>
          <w:t>泽布尼替</w:t>
        </w:r>
      </w:ins>
      <w:ins w:id="1770" w:author="Jinglin Sun" w:date="2024-07-19T16:21:14Z">
        <w:r>
          <w:rPr>
            <w:rFonts w:hint="eastAsia" w:eastAsia="仿宋_GB2312"/>
            <w:sz w:val="32"/>
            <w:szCs w:val="32"/>
            <w:lang w:val="en-US" w:eastAsia="zh-CN"/>
          </w:rPr>
          <w:t>销售额</w:t>
        </w:r>
      </w:ins>
      <w:ins w:id="1771" w:author="Jinglin Sun" w:date="2024-07-19T16:21:15Z">
        <w:r>
          <w:rPr>
            <w:rFonts w:hint="eastAsia" w:eastAsia="仿宋_GB2312"/>
            <w:sz w:val="32"/>
            <w:szCs w:val="32"/>
            <w:lang w:val="en-US" w:eastAsia="zh-CN"/>
          </w:rPr>
          <w:t>为</w:t>
        </w:r>
      </w:ins>
      <w:ins w:id="1772" w:author="Jinglin Sun" w:date="2024-07-19T16:21:16Z">
        <w:r>
          <w:rPr>
            <w:rFonts w:hint="eastAsia" w:eastAsia="仿宋_GB2312"/>
            <w:sz w:val="32"/>
            <w:szCs w:val="32"/>
            <w:lang w:val="en-US" w:eastAsia="zh-CN"/>
          </w:rPr>
          <w:t>13</w:t>
        </w:r>
      </w:ins>
      <w:ins w:id="1773" w:author="Jinglin Sun" w:date="2024-07-19T16:21:17Z">
        <w:r>
          <w:rPr>
            <w:rFonts w:hint="eastAsia" w:eastAsia="仿宋_GB2312"/>
            <w:sz w:val="32"/>
            <w:szCs w:val="32"/>
            <w:lang w:val="en-US" w:eastAsia="zh-CN"/>
          </w:rPr>
          <w:t>亿</w:t>
        </w:r>
      </w:ins>
      <w:ins w:id="1774" w:author="Jinglin Sun" w:date="2024-07-19T16:21:18Z">
        <w:r>
          <w:rPr>
            <w:rFonts w:hint="eastAsia" w:eastAsia="仿宋_GB2312"/>
            <w:sz w:val="32"/>
            <w:szCs w:val="32"/>
            <w:lang w:val="en-US" w:eastAsia="zh-CN"/>
          </w:rPr>
          <w:t>美元</w:t>
        </w:r>
      </w:ins>
      <w:ins w:id="1775" w:author="Jinglin Sun" w:date="2024-07-19T16:21:19Z">
        <w:r>
          <w:rPr>
            <w:rFonts w:hint="eastAsia" w:eastAsia="仿宋_GB2312"/>
            <w:sz w:val="32"/>
            <w:szCs w:val="32"/>
            <w:lang w:val="en-US" w:eastAsia="zh-CN"/>
          </w:rPr>
          <w:t>，</w:t>
        </w:r>
      </w:ins>
      <w:ins w:id="1776" w:author="Jinglin Sun" w:date="2024-07-19T16:21:24Z">
        <w:r>
          <w:rPr>
            <w:rFonts w:hint="eastAsia" w:eastAsia="仿宋_GB2312"/>
            <w:sz w:val="32"/>
            <w:szCs w:val="32"/>
            <w:lang w:val="en-US" w:eastAsia="zh-CN"/>
          </w:rPr>
          <w:t>位居</w:t>
        </w:r>
      </w:ins>
      <w:ins w:id="1777" w:author="Jinglin Sun" w:date="2024-07-19T16:21:29Z">
        <w:r>
          <w:rPr>
            <w:rFonts w:hint="eastAsia" w:eastAsia="仿宋_GB2312"/>
            <w:sz w:val="32"/>
            <w:szCs w:val="32"/>
            <w:lang w:val="en-US" w:eastAsia="zh-CN"/>
          </w:rPr>
          <w:t>国内</w:t>
        </w:r>
      </w:ins>
      <w:ins w:id="1778" w:author="Jinglin Sun" w:date="2024-07-19T16:21:31Z">
        <w:r>
          <w:rPr>
            <w:rFonts w:hint="eastAsia" w:eastAsia="仿宋_GB2312"/>
            <w:sz w:val="32"/>
            <w:szCs w:val="32"/>
            <w:lang w:val="en-US" w:eastAsia="zh-CN"/>
          </w:rPr>
          <w:t>第一</w:t>
        </w:r>
      </w:ins>
      <w:ins w:id="1779" w:author="Jinglin Sun" w:date="2024-07-19T16:28:58Z">
        <w:r>
          <w:rPr>
            <w:rFonts w:hint="eastAsia" w:eastAsia="仿宋_GB2312"/>
            <w:sz w:val="32"/>
            <w:szCs w:val="32"/>
            <w:lang w:val="en-US" w:eastAsia="zh-CN"/>
          </w:rPr>
          <w:t>，</w:t>
        </w:r>
      </w:ins>
      <w:ins w:id="1780" w:author="Jinglin Sun" w:date="2024-07-19T16:29:27Z">
        <w:r>
          <w:rPr>
            <w:rFonts w:hint="eastAsia" w:eastAsia="仿宋_GB2312"/>
            <w:sz w:val="32"/>
            <w:szCs w:val="32"/>
            <w:lang w:val="en-US" w:eastAsia="zh-CN"/>
          </w:rPr>
          <w:t>但</w:t>
        </w:r>
      </w:ins>
      <w:ins w:id="1781" w:author="Jinglin Sun" w:date="2024-07-19T16:29:30Z">
        <w:r>
          <w:rPr>
            <w:rFonts w:hint="eastAsia" w:eastAsia="仿宋_GB2312"/>
            <w:sz w:val="32"/>
            <w:szCs w:val="32"/>
            <w:lang w:val="en-US" w:eastAsia="zh-CN"/>
          </w:rPr>
          <w:t>还不到</w:t>
        </w:r>
      </w:ins>
      <w:ins w:id="1782" w:author="Jinglin Sun" w:date="2024-07-19T16:29:38Z">
        <w:r>
          <w:rPr>
            <w:rFonts w:hint="eastAsia" w:eastAsia="仿宋_GB2312"/>
            <w:sz w:val="32"/>
            <w:szCs w:val="32"/>
            <w:lang w:val="en-US" w:eastAsia="zh-CN"/>
          </w:rPr>
          <w:t>默沙东的帕博利珠单抗</w:t>
        </w:r>
      </w:ins>
      <w:ins w:id="1783" w:author="Jinglin Sun" w:date="2024-07-19T16:29:40Z">
        <w:r>
          <w:rPr>
            <w:rFonts w:hint="eastAsia" w:eastAsia="仿宋_GB2312"/>
            <w:sz w:val="32"/>
            <w:szCs w:val="32"/>
            <w:lang w:val="en-US" w:eastAsia="zh-CN"/>
          </w:rPr>
          <w:t>的7</w:t>
        </w:r>
      </w:ins>
      <w:ins w:id="1784" w:author="Jinglin Sun" w:date="2024-07-19T16:29:41Z">
        <w:r>
          <w:rPr>
            <w:rFonts w:hint="eastAsia" w:eastAsia="仿宋_GB2312"/>
            <w:sz w:val="32"/>
            <w:szCs w:val="32"/>
            <w:lang w:val="en-US" w:eastAsia="zh-CN"/>
          </w:rPr>
          <w:t>%</w:t>
        </w:r>
      </w:ins>
      <w:ins w:id="1785" w:author="Jinglin Sun" w:date="2024-07-19T16:48:12Z">
        <w:r>
          <w:rPr>
            <w:rFonts w:hint="eastAsia" w:eastAsia="仿宋_GB2312"/>
            <w:sz w:val="32"/>
            <w:szCs w:val="32"/>
            <w:lang w:val="en-US" w:eastAsia="zh-CN"/>
          </w:rPr>
          <w:t>，</w:t>
        </w:r>
      </w:ins>
      <w:ins w:id="1786" w:author="Jinglin Sun" w:date="2024-07-19T16:48:13Z">
        <w:r>
          <w:rPr>
            <w:rFonts w:hint="eastAsia" w:eastAsia="仿宋_GB2312"/>
            <w:sz w:val="32"/>
            <w:szCs w:val="32"/>
            <w:lang w:val="en-US" w:eastAsia="zh-CN"/>
          </w:rPr>
          <w:t>差距</w:t>
        </w:r>
      </w:ins>
      <w:ins w:id="1787" w:author="Jinglin Sun" w:date="2024-07-19T16:48:14Z">
        <w:r>
          <w:rPr>
            <w:rFonts w:hint="eastAsia" w:eastAsia="仿宋_GB2312"/>
            <w:sz w:val="32"/>
            <w:szCs w:val="32"/>
            <w:lang w:val="en-US" w:eastAsia="zh-CN"/>
          </w:rPr>
          <w:t>显著</w:t>
        </w:r>
      </w:ins>
      <w:ins w:id="1788" w:author="Jinglin Sun" w:date="2024-07-19T16:29:42Z">
        <w:r>
          <w:rPr>
            <w:rFonts w:hint="eastAsia" w:eastAsia="仿宋_GB2312"/>
            <w:sz w:val="32"/>
            <w:szCs w:val="32"/>
            <w:lang w:val="en-US" w:eastAsia="zh-CN"/>
          </w:rPr>
          <w:t>。</w:t>
        </w:r>
      </w:ins>
      <w:ins w:id="1789" w:author="Jinglin Sun" w:date="2024-07-19T16:30:20Z">
        <w:r>
          <w:rPr>
            <w:rFonts w:hint="eastAsia" w:eastAsia="仿宋_GB2312"/>
            <w:sz w:val="32"/>
            <w:szCs w:val="32"/>
            <w:lang w:val="en-US" w:eastAsia="zh-CN"/>
          </w:rPr>
          <w:t>再者，</w:t>
        </w:r>
      </w:ins>
      <w:ins w:id="1790" w:author="Jinglin Sun" w:date="2024-07-19T16:30:21Z">
        <w:r>
          <w:rPr>
            <w:rFonts w:hint="eastAsia" w:eastAsia="仿宋_GB2312"/>
            <w:sz w:val="32"/>
            <w:szCs w:val="32"/>
            <w:lang w:val="en-US" w:eastAsia="zh-CN"/>
          </w:rPr>
          <w:t>从</w:t>
        </w:r>
      </w:ins>
      <w:ins w:id="1791" w:author="Jinglin Sun" w:date="2024-07-19T16:30:22Z">
        <w:r>
          <w:rPr>
            <w:rFonts w:hint="eastAsia" w:eastAsia="仿宋_GB2312"/>
            <w:sz w:val="32"/>
            <w:szCs w:val="32"/>
            <w:lang w:val="en-US" w:eastAsia="zh-CN"/>
          </w:rPr>
          <w:t>研发</w:t>
        </w:r>
      </w:ins>
      <w:ins w:id="1792" w:author="Jinglin Sun" w:date="2024-07-19T16:30:23Z">
        <w:r>
          <w:rPr>
            <w:rFonts w:hint="eastAsia" w:eastAsia="仿宋_GB2312"/>
            <w:sz w:val="32"/>
            <w:szCs w:val="32"/>
            <w:lang w:val="en-US" w:eastAsia="zh-CN"/>
          </w:rPr>
          <w:t>投入</w:t>
        </w:r>
      </w:ins>
      <w:ins w:id="1793" w:author="Jinglin Sun" w:date="2024-07-19T16:30:25Z">
        <w:r>
          <w:rPr>
            <w:rFonts w:hint="eastAsia" w:eastAsia="仿宋_GB2312"/>
            <w:sz w:val="32"/>
            <w:szCs w:val="32"/>
            <w:lang w:val="en-US" w:eastAsia="zh-CN"/>
          </w:rPr>
          <w:t>来看</w:t>
        </w:r>
      </w:ins>
      <w:ins w:id="1794" w:author="Jinglin Sun" w:date="2024-07-19T16:30:26Z">
        <w:r>
          <w:rPr>
            <w:rFonts w:hint="eastAsia" w:eastAsia="仿宋_GB2312"/>
            <w:sz w:val="32"/>
            <w:szCs w:val="32"/>
            <w:lang w:val="en-US" w:eastAsia="zh-CN"/>
          </w:rPr>
          <w:t>，</w:t>
        </w:r>
      </w:ins>
      <w:ins w:id="1795" w:author="Jinglin Sun" w:date="2024-07-19T16:45:43Z">
        <w:r>
          <w:rPr>
            <w:rFonts w:hint="eastAsia" w:eastAsia="仿宋_GB2312"/>
            <w:sz w:val="32"/>
            <w:szCs w:val="32"/>
            <w:lang w:val="en-US" w:eastAsia="zh-CN"/>
          </w:rPr>
          <w:t>2022年</w:t>
        </w:r>
      </w:ins>
      <w:ins w:id="1796" w:author="Jinglin Sun" w:date="2024-07-19T16:39:47Z">
        <w:r>
          <w:rPr>
            <w:rFonts w:hint="eastAsia" w:eastAsia="仿宋_GB2312"/>
            <w:sz w:val="32"/>
            <w:szCs w:val="32"/>
            <w:lang w:val="en-US" w:eastAsia="zh-CN"/>
          </w:rPr>
          <w:t>全球</w:t>
        </w:r>
      </w:ins>
      <w:ins w:id="1797" w:author="Jinglin Sun" w:date="2024-07-19T16:51:29Z">
        <w:r>
          <w:rPr>
            <w:rFonts w:hint="eastAsia" w:eastAsia="仿宋_GB2312"/>
            <w:sz w:val="32"/>
            <w:szCs w:val="32"/>
            <w:lang w:val="en-US" w:eastAsia="zh-CN"/>
          </w:rPr>
          <w:t>创新</w:t>
        </w:r>
      </w:ins>
      <w:ins w:id="1798" w:author="Jinglin Sun" w:date="2024-07-19T16:51:31Z">
        <w:r>
          <w:rPr>
            <w:rFonts w:hint="eastAsia" w:eastAsia="仿宋_GB2312"/>
            <w:sz w:val="32"/>
            <w:szCs w:val="32"/>
            <w:lang w:val="en-US" w:eastAsia="zh-CN"/>
          </w:rPr>
          <w:t>药</w:t>
        </w:r>
      </w:ins>
      <w:ins w:id="1799" w:author="Jinglin Sun" w:date="2024-07-19T16:39:47Z">
        <w:r>
          <w:rPr>
            <w:rFonts w:hint="eastAsia" w:eastAsia="仿宋_GB2312"/>
            <w:sz w:val="32"/>
            <w:szCs w:val="32"/>
            <w:lang w:val="en-US" w:eastAsia="zh-CN"/>
          </w:rPr>
          <w:t>的平均</w:t>
        </w:r>
      </w:ins>
      <w:ins w:id="1800" w:author="Jinglin Sun" w:date="2024-07-19T16:51:34Z">
        <w:r>
          <w:rPr>
            <w:rFonts w:hint="eastAsia" w:eastAsia="仿宋_GB2312"/>
            <w:sz w:val="32"/>
            <w:szCs w:val="32"/>
            <w:lang w:val="en-US" w:eastAsia="zh-CN"/>
          </w:rPr>
          <w:t>研发</w:t>
        </w:r>
      </w:ins>
      <w:ins w:id="1801" w:author="Jinglin Sun" w:date="2024-07-19T16:39:47Z">
        <w:r>
          <w:rPr>
            <w:rFonts w:hint="eastAsia" w:eastAsia="仿宋_GB2312"/>
            <w:sz w:val="32"/>
            <w:szCs w:val="32"/>
            <w:lang w:val="en-US" w:eastAsia="zh-CN"/>
          </w:rPr>
          <w:t>成本</w:t>
        </w:r>
      </w:ins>
      <w:ins w:id="1802" w:author="Jinglin Sun" w:date="2024-07-19T16:45:49Z">
        <w:r>
          <w:rPr>
            <w:rFonts w:hint="eastAsia" w:eastAsia="仿宋_GB2312"/>
            <w:sz w:val="32"/>
            <w:szCs w:val="32"/>
            <w:lang w:val="en-US" w:eastAsia="zh-CN"/>
          </w:rPr>
          <w:t>为</w:t>
        </w:r>
      </w:ins>
      <w:ins w:id="1803" w:author="Jinglin Sun" w:date="2024-07-19T16:39:47Z">
        <w:r>
          <w:rPr>
            <w:rFonts w:hint="eastAsia" w:eastAsia="仿宋_GB2312"/>
            <w:sz w:val="32"/>
            <w:szCs w:val="32"/>
            <w:lang w:val="en-US" w:eastAsia="zh-CN"/>
          </w:rPr>
          <w:t>22.84亿美元</w:t>
        </w:r>
      </w:ins>
      <w:ins w:id="1804" w:author="Jinglin Sun" w:date="2024-07-19T16:41:27Z">
        <w:r>
          <w:rPr>
            <w:rFonts w:hint="eastAsia" w:eastAsia="仿宋_GB2312"/>
            <w:sz w:val="32"/>
            <w:szCs w:val="32"/>
            <w:lang w:val="en-US" w:eastAsia="zh-CN"/>
          </w:rPr>
          <w:t>，</w:t>
        </w:r>
      </w:ins>
      <w:ins w:id="1805" w:author="Jinglin Sun" w:date="2024-07-19T16:46:31Z">
        <w:r>
          <w:rPr>
            <w:rFonts w:hint="eastAsia" w:eastAsia="仿宋_GB2312"/>
            <w:sz w:val="32"/>
            <w:szCs w:val="32"/>
            <w:lang w:val="en-US" w:eastAsia="zh-CN"/>
          </w:rPr>
          <w:t>T</w:t>
        </w:r>
      </w:ins>
      <w:ins w:id="1806" w:author="Jinglin Sun" w:date="2024-07-19T16:46:32Z">
        <w:r>
          <w:rPr>
            <w:rFonts w:hint="eastAsia" w:eastAsia="仿宋_GB2312"/>
            <w:sz w:val="32"/>
            <w:szCs w:val="32"/>
            <w:lang w:val="en-US" w:eastAsia="zh-CN"/>
          </w:rPr>
          <w:t>OP</w:t>
        </w:r>
      </w:ins>
      <w:ins w:id="1807" w:author="Jinglin Sun" w:date="2024-07-19T16:46:33Z">
        <w:r>
          <w:rPr>
            <w:rFonts w:hint="eastAsia" w:eastAsia="仿宋_GB2312"/>
            <w:sz w:val="32"/>
            <w:szCs w:val="32"/>
            <w:lang w:val="en-US" w:eastAsia="zh-CN"/>
          </w:rPr>
          <w:t>30</w:t>
        </w:r>
      </w:ins>
      <w:ins w:id="1808" w:author="Jinglin Sun" w:date="2024-07-19T16:46:34Z">
        <w:r>
          <w:rPr>
            <w:rFonts w:hint="eastAsia" w:eastAsia="仿宋_GB2312"/>
            <w:sz w:val="32"/>
            <w:szCs w:val="32"/>
            <w:lang w:val="en-US" w:eastAsia="zh-CN"/>
          </w:rPr>
          <w:t>创新</w:t>
        </w:r>
      </w:ins>
      <w:ins w:id="1809" w:author="Jinglin Sun" w:date="2024-07-19T16:46:36Z">
        <w:r>
          <w:rPr>
            <w:rFonts w:hint="eastAsia" w:eastAsia="仿宋_GB2312"/>
            <w:sz w:val="32"/>
            <w:szCs w:val="32"/>
            <w:lang w:val="en-US" w:eastAsia="zh-CN"/>
          </w:rPr>
          <w:t>药企</w:t>
        </w:r>
      </w:ins>
      <w:ins w:id="1810" w:author="Jinglin Sun" w:date="2024-07-19T16:46:43Z">
        <w:r>
          <w:rPr>
            <w:rFonts w:hint="eastAsia" w:eastAsia="仿宋_GB2312"/>
            <w:sz w:val="32"/>
            <w:szCs w:val="32"/>
            <w:lang w:val="en-US" w:eastAsia="zh-CN"/>
          </w:rPr>
          <w:t>的</w:t>
        </w:r>
      </w:ins>
      <w:ins w:id="1811" w:author="Jinglin Sun" w:date="2024-07-19T16:46:47Z">
        <w:r>
          <w:rPr>
            <w:rFonts w:hint="eastAsia" w:eastAsia="仿宋_GB2312"/>
            <w:sz w:val="32"/>
            <w:szCs w:val="32"/>
            <w:lang w:val="en-US" w:eastAsia="zh-CN"/>
          </w:rPr>
          <w:t>平均</w:t>
        </w:r>
      </w:ins>
      <w:ins w:id="1812" w:author="Jinglin Sun" w:date="2024-07-19T16:46:48Z">
        <w:r>
          <w:rPr>
            <w:rFonts w:hint="eastAsia" w:eastAsia="仿宋_GB2312"/>
            <w:sz w:val="32"/>
            <w:szCs w:val="32"/>
            <w:lang w:val="en-US" w:eastAsia="zh-CN"/>
          </w:rPr>
          <w:t>研发</w:t>
        </w:r>
      </w:ins>
      <w:ins w:id="1813" w:author="Jinglin Sun" w:date="2024-07-19T16:46:49Z">
        <w:r>
          <w:rPr>
            <w:rFonts w:hint="eastAsia" w:eastAsia="仿宋_GB2312"/>
            <w:sz w:val="32"/>
            <w:szCs w:val="32"/>
            <w:lang w:val="en-US" w:eastAsia="zh-CN"/>
          </w:rPr>
          <w:t>成本</w:t>
        </w:r>
      </w:ins>
      <w:ins w:id="1814" w:author="Jinglin Sun" w:date="2024-07-19T16:46:50Z">
        <w:r>
          <w:rPr>
            <w:rFonts w:hint="eastAsia" w:eastAsia="仿宋_GB2312"/>
            <w:sz w:val="32"/>
            <w:szCs w:val="32"/>
            <w:lang w:val="en-US" w:eastAsia="zh-CN"/>
          </w:rPr>
          <w:t>更是</w:t>
        </w:r>
      </w:ins>
      <w:ins w:id="1815" w:author="Jinglin Sun" w:date="2024-07-19T16:46:53Z">
        <w:r>
          <w:rPr>
            <w:rFonts w:hint="eastAsia" w:eastAsia="仿宋_GB2312"/>
            <w:sz w:val="32"/>
            <w:szCs w:val="32"/>
            <w:lang w:val="en-US" w:eastAsia="zh-CN"/>
          </w:rPr>
          <w:t>高达</w:t>
        </w:r>
      </w:ins>
      <w:ins w:id="1816" w:author="Jinglin Sun" w:date="2024-07-19T16:46:55Z">
        <w:r>
          <w:rPr>
            <w:rFonts w:hint="eastAsia" w:eastAsia="仿宋_GB2312"/>
            <w:sz w:val="32"/>
            <w:szCs w:val="32"/>
            <w:lang w:val="en-US" w:eastAsia="zh-CN"/>
          </w:rPr>
          <w:t>46</w:t>
        </w:r>
      </w:ins>
      <w:ins w:id="1817" w:author="Jinglin Sun" w:date="2024-07-19T16:46:56Z">
        <w:r>
          <w:rPr>
            <w:rFonts w:hint="eastAsia" w:eastAsia="仿宋_GB2312"/>
            <w:sz w:val="32"/>
            <w:szCs w:val="32"/>
            <w:lang w:val="en-US" w:eastAsia="zh-CN"/>
          </w:rPr>
          <w:t>亿</w:t>
        </w:r>
      </w:ins>
      <w:ins w:id="1818" w:author="Jinglin Sun" w:date="2024-07-19T16:46:57Z">
        <w:r>
          <w:rPr>
            <w:rFonts w:hint="eastAsia" w:eastAsia="仿宋_GB2312"/>
            <w:sz w:val="32"/>
            <w:szCs w:val="32"/>
            <w:lang w:val="en-US" w:eastAsia="zh-CN"/>
          </w:rPr>
          <w:t>美元</w:t>
        </w:r>
      </w:ins>
      <w:ins w:id="1819" w:author="Jinglin Sun" w:date="2024-07-19T16:51:43Z">
        <w:r>
          <w:rPr>
            <w:rFonts w:hint="eastAsia" w:eastAsia="仿宋_GB2312"/>
            <w:sz w:val="32"/>
            <w:szCs w:val="32"/>
            <w:lang w:val="en-US" w:eastAsia="zh-CN"/>
          </w:rPr>
          <w:t>，</w:t>
        </w:r>
      </w:ins>
      <w:ins w:id="1820" w:author="Jinglin Sun" w:date="2024-07-19T16:52:00Z">
        <w:r>
          <w:rPr>
            <w:rFonts w:hint="eastAsia" w:eastAsia="仿宋_GB2312"/>
            <w:sz w:val="32"/>
            <w:szCs w:val="32"/>
            <w:lang w:val="en-US" w:eastAsia="zh-CN"/>
          </w:rPr>
          <w:t>平均</w:t>
        </w:r>
      </w:ins>
      <w:ins w:id="1821" w:author="Jinglin Sun" w:date="2024-07-19T16:52:05Z">
        <w:r>
          <w:rPr>
            <w:rFonts w:hint="eastAsia" w:eastAsia="仿宋_GB2312"/>
            <w:sz w:val="32"/>
            <w:szCs w:val="32"/>
            <w:lang w:val="en-US" w:eastAsia="zh-CN"/>
          </w:rPr>
          <w:t>临床</w:t>
        </w:r>
      </w:ins>
      <w:ins w:id="1822" w:author="Jinglin Sun" w:date="2024-07-19T16:52:08Z">
        <w:r>
          <w:rPr>
            <w:rFonts w:hint="eastAsia" w:eastAsia="仿宋_GB2312"/>
            <w:sz w:val="32"/>
            <w:szCs w:val="32"/>
            <w:lang w:val="en-US" w:eastAsia="zh-CN"/>
          </w:rPr>
          <w:t>试验</w:t>
        </w:r>
      </w:ins>
      <w:ins w:id="1823" w:author="Jinglin Sun" w:date="2024-07-19T16:52:09Z">
        <w:r>
          <w:rPr>
            <w:rFonts w:hint="eastAsia" w:eastAsia="仿宋_GB2312"/>
            <w:sz w:val="32"/>
            <w:szCs w:val="32"/>
            <w:lang w:val="en-US" w:eastAsia="zh-CN"/>
          </w:rPr>
          <w:t>周期</w:t>
        </w:r>
      </w:ins>
      <w:ins w:id="1824" w:author="Jinglin Sun" w:date="2024-07-19T16:52:11Z">
        <w:r>
          <w:rPr>
            <w:rFonts w:hint="eastAsia" w:eastAsia="仿宋_GB2312"/>
            <w:sz w:val="32"/>
            <w:szCs w:val="32"/>
            <w:lang w:val="en-US" w:eastAsia="zh-CN"/>
          </w:rPr>
          <w:t>为</w:t>
        </w:r>
      </w:ins>
      <w:ins w:id="1825" w:author="Jinglin Sun" w:date="2024-07-19T16:52:13Z">
        <w:r>
          <w:rPr>
            <w:rFonts w:hint="eastAsia" w:eastAsia="仿宋_GB2312"/>
            <w:sz w:val="32"/>
            <w:szCs w:val="32"/>
            <w:lang w:val="en-US" w:eastAsia="zh-CN"/>
          </w:rPr>
          <w:t>6</w:t>
        </w:r>
      </w:ins>
      <w:ins w:id="1826" w:author="Jinglin Sun" w:date="2024-07-19T16:52:14Z">
        <w:r>
          <w:rPr>
            <w:rFonts w:hint="eastAsia" w:eastAsia="仿宋_GB2312"/>
            <w:sz w:val="32"/>
            <w:szCs w:val="32"/>
            <w:lang w:val="en-US" w:eastAsia="zh-CN"/>
          </w:rPr>
          <w:t>.74</w:t>
        </w:r>
      </w:ins>
      <w:ins w:id="1827" w:author="Jinglin Sun" w:date="2024-07-19T16:52:15Z">
        <w:r>
          <w:rPr>
            <w:rFonts w:hint="eastAsia" w:eastAsia="仿宋_GB2312"/>
            <w:sz w:val="32"/>
            <w:szCs w:val="32"/>
            <w:lang w:val="en-US" w:eastAsia="zh-CN"/>
          </w:rPr>
          <w:t>年</w:t>
        </w:r>
      </w:ins>
      <w:ins w:id="1828" w:author="Jinglin Sun" w:date="2024-07-19T16:52:18Z">
        <w:r>
          <w:rPr>
            <w:rFonts w:hint="eastAsia" w:eastAsia="仿宋_GB2312"/>
            <w:sz w:val="32"/>
            <w:szCs w:val="32"/>
            <w:lang w:val="en-US" w:eastAsia="zh-CN"/>
          </w:rPr>
          <w:t>，</w:t>
        </w:r>
      </w:ins>
      <w:ins w:id="1829" w:author="Jinglin Sun" w:date="2024-07-19T16:52:27Z">
        <w:r>
          <w:rPr>
            <w:rFonts w:hint="eastAsia" w:eastAsia="仿宋_GB2312"/>
            <w:sz w:val="32"/>
            <w:szCs w:val="32"/>
            <w:lang w:val="en-US" w:eastAsia="zh-CN"/>
          </w:rPr>
          <w:t>肿瘤</w:t>
        </w:r>
      </w:ins>
      <w:ins w:id="1830" w:author="Jinglin Sun" w:date="2024-07-19T16:52:29Z">
        <w:r>
          <w:rPr>
            <w:rFonts w:hint="eastAsia" w:eastAsia="仿宋_GB2312"/>
            <w:sz w:val="32"/>
            <w:szCs w:val="32"/>
            <w:lang w:val="en-US" w:eastAsia="zh-CN"/>
          </w:rPr>
          <w:t>药物</w:t>
        </w:r>
      </w:ins>
      <w:ins w:id="1831" w:author="Jinglin Sun" w:date="2024-07-19T16:52:34Z">
        <w:r>
          <w:rPr>
            <w:rFonts w:hint="eastAsia" w:eastAsia="仿宋_GB2312"/>
            <w:sz w:val="32"/>
            <w:szCs w:val="32"/>
            <w:lang w:val="en-US" w:eastAsia="zh-CN"/>
          </w:rPr>
          <w:t>高达</w:t>
        </w:r>
      </w:ins>
      <w:ins w:id="1832" w:author="Jinglin Sun" w:date="2024-07-19T16:52:36Z">
        <w:r>
          <w:rPr>
            <w:rFonts w:hint="eastAsia" w:eastAsia="仿宋_GB2312"/>
            <w:sz w:val="32"/>
            <w:szCs w:val="32"/>
            <w:lang w:val="en-US" w:eastAsia="zh-CN"/>
          </w:rPr>
          <w:t>11</w:t>
        </w:r>
      </w:ins>
      <w:ins w:id="1833" w:author="Jinglin Sun" w:date="2024-07-19T16:52:37Z">
        <w:r>
          <w:rPr>
            <w:rFonts w:hint="eastAsia" w:eastAsia="仿宋_GB2312"/>
            <w:sz w:val="32"/>
            <w:szCs w:val="32"/>
            <w:lang w:val="en-US" w:eastAsia="zh-CN"/>
          </w:rPr>
          <w:t>.</w:t>
        </w:r>
      </w:ins>
      <w:ins w:id="1834" w:author="Jinglin Sun" w:date="2024-07-19T16:52:38Z">
        <w:r>
          <w:rPr>
            <w:rFonts w:hint="eastAsia" w:eastAsia="仿宋_GB2312"/>
            <w:sz w:val="32"/>
            <w:szCs w:val="32"/>
            <w:lang w:val="en-US" w:eastAsia="zh-CN"/>
          </w:rPr>
          <w:t>6</w:t>
        </w:r>
      </w:ins>
      <w:ins w:id="1835" w:author="Jinglin Sun" w:date="2024-07-19T16:52:39Z">
        <w:r>
          <w:rPr>
            <w:rFonts w:hint="eastAsia" w:eastAsia="仿宋_GB2312"/>
            <w:sz w:val="32"/>
            <w:szCs w:val="32"/>
            <w:lang w:val="en-US" w:eastAsia="zh-CN"/>
          </w:rPr>
          <w:t>年</w:t>
        </w:r>
      </w:ins>
      <w:ins w:id="1836" w:author="Jinglin Sun" w:date="2024-07-19T16:39:47Z">
        <w:r>
          <w:rPr>
            <w:rFonts w:hint="eastAsia" w:eastAsia="仿宋_GB2312"/>
            <w:sz w:val="32"/>
            <w:szCs w:val="32"/>
            <w:lang w:val="en-US" w:eastAsia="zh-CN"/>
          </w:rPr>
          <w:t>。</w:t>
        </w:r>
      </w:ins>
      <w:ins w:id="1837" w:author="Jinglin Sun" w:date="2024-07-19T16:48:25Z">
        <w:r>
          <w:rPr>
            <w:rFonts w:hint="eastAsia" w:eastAsia="仿宋_GB2312"/>
            <w:sz w:val="32"/>
            <w:szCs w:val="32"/>
            <w:lang w:val="en-US" w:eastAsia="zh-CN"/>
          </w:rPr>
          <w:t>可见</w:t>
        </w:r>
      </w:ins>
      <w:ins w:id="1838" w:author="Jinglin Sun" w:date="2024-07-19T16:48:27Z">
        <w:r>
          <w:rPr>
            <w:rFonts w:hint="eastAsia" w:eastAsia="仿宋_GB2312"/>
            <w:sz w:val="32"/>
            <w:szCs w:val="32"/>
            <w:lang w:val="en-US" w:eastAsia="zh-CN"/>
          </w:rPr>
          <w:t>，</w:t>
        </w:r>
      </w:ins>
      <w:ins w:id="1839" w:author="Jinglin Sun" w:date="2024-07-19T16:49:06Z">
        <w:r>
          <w:rPr>
            <w:rFonts w:hint="eastAsia" w:eastAsia="仿宋_GB2312"/>
            <w:sz w:val="32"/>
            <w:szCs w:val="32"/>
            <w:lang w:val="en-US" w:eastAsia="zh-CN"/>
          </w:rPr>
          <w:t>创新</w:t>
        </w:r>
      </w:ins>
      <w:ins w:id="1840" w:author="Jinglin Sun" w:date="2024-07-19T16:49:07Z">
        <w:r>
          <w:rPr>
            <w:rFonts w:hint="eastAsia" w:eastAsia="仿宋_GB2312"/>
            <w:sz w:val="32"/>
            <w:szCs w:val="32"/>
            <w:lang w:val="en-US" w:eastAsia="zh-CN"/>
          </w:rPr>
          <w:t>药</w:t>
        </w:r>
      </w:ins>
      <w:ins w:id="1841" w:author="Jinglin Sun" w:date="2024-07-19T16:49:08Z">
        <w:r>
          <w:rPr>
            <w:rFonts w:hint="eastAsia" w:eastAsia="仿宋_GB2312"/>
            <w:sz w:val="32"/>
            <w:szCs w:val="32"/>
            <w:lang w:val="en-US" w:eastAsia="zh-CN"/>
          </w:rPr>
          <w:t>研发的</w:t>
        </w:r>
      </w:ins>
      <w:ins w:id="1842" w:author="Jinglin Sun" w:date="2024-07-19T16:49:09Z">
        <w:r>
          <w:rPr>
            <w:rFonts w:hint="eastAsia" w:eastAsia="仿宋_GB2312"/>
            <w:sz w:val="32"/>
            <w:szCs w:val="32"/>
            <w:lang w:val="en-US" w:eastAsia="zh-CN"/>
          </w:rPr>
          <w:t>高</w:t>
        </w:r>
      </w:ins>
      <w:ins w:id="1843" w:author="Jinglin Sun" w:date="2024-07-19T16:49:10Z">
        <w:r>
          <w:rPr>
            <w:rFonts w:hint="eastAsia" w:eastAsia="仿宋_GB2312"/>
            <w:sz w:val="32"/>
            <w:szCs w:val="32"/>
            <w:lang w:val="en-US" w:eastAsia="zh-CN"/>
          </w:rPr>
          <w:t>投入</w:t>
        </w:r>
      </w:ins>
      <w:ins w:id="1844" w:author="Jinglin Sun" w:date="2024-07-19T16:49:14Z">
        <w:r>
          <w:rPr>
            <w:rFonts w:hint="eastAsia" w:eastAsia="仿宋_GB2312"/>
            <w:sz w:val="32"/>
            <w:szCs w:val="32"/>
            <w:lang w:val="en-US" w:eastAsia="zh-CN"/>
          </w:rPr>
          <w:t>性</w:t>
        </w:r>
      </w:ins>
      <w:ins w:id="1845" w:author="Jinglin Sun" w:date="2024-07-19T16:53:05Z">
        <w:r>
          <w:rPr>
            <w:rFonts w:hint="eastAsia" w:eastAsia="仿宋_GB2312"/>
            <w:sz w:val="32"/>
            <w:szCs w:val="32"/>
            <w:lang w:val="en-US" w:eastAsia="zh-CN"/>
          </w:rPr>
          <w:t>、</w:t>
        </w:r>
      </w:ins>
      <w:ins w:id="1846" w:author="Jinglin Sun" w:date="2024-07-19T16:53:12Z">
        <w:r>
          <w:rPr>
            <w:rFonts w:hint="eastAsia" w:eastAsia="仿宋_GB2312"/>
            <w:sz w:val="32"/>
            <w:szCs w:val="32"/>
            <w:lang w:val="en-US" w:eastAsia="zh-CN"/>
          </w:rPr>
          <w:t>长</w:t>
        </w:r>
      </w:ins>
      <w:ins w:id="1847" w:author="Jinglin Sun" w:date="2024-07-19T16:53:14Z">
        <w:r>
          <w:rPr>
            <w:rFonts w:hint="eastAsia" w:eastAsia="仿宋_GB2312"/>
            <w:sz w:val="32"/>
            <w:szCs w:val="32"/>
            <w:lang w:val="en-US" w:eastAsia="zh-CN"/>
          </w:rPr>
          <w:t>周期</w:t>
        </w:r>
      </w:ins>
      <w:ins w:id="1848" w:author="Jinglin Sun" w:date="2024-07-19T16:53:15Z">
        <w:r>
          <w:rPr>
            <w:rFonts w:hint="eastAsia" w:eastAsia="仿宋_GB2312"/>
            <w:sz w:val="32"/>
            <w:szCs w:val="32"/>
            <w:lang w:val="en-US" w:eastAsia="zh-CN"/>
          </w:rPr>
          <w:t>性</w:t>
        </w:r>
      </w:ins>
      <w:ins w:id="1849" w:author="Jinglin Sun" w:date="2024-07-19T16:49:38Z">
        <w:r>
          <w:rPr>
            <w:rFonts w:hint="eastAsia" w:eastAsia="仿宋_GB2312"/>
            <w:sz w:val="32"/>
            <w:szCs w:val="32"/>
            <w:lang w:val="en-US" w:eastAsia="zh-CN"/>
          </w:rPr>
          <w:t>需要</w:t>
        </w:r>
      </w:ins>
      <w:ins w:id="1850" w:author="Jinglin Sun" w:date="2024-07-19T16:49:39Z">
        <w:r>
          <w:rPr>
            <w:rFonts w:hint="eastAsia" w:eastAsia="仿宋_GB2312"/>
            <w:sz w:val="32"/>
            <w:szCs w:val="32"/>
            <w:lang w:val="en-US" w:eastAsia="zh-CN"/>
          </w:rPr>
          <w:t>企业</w:t>
        </w:r>
      </w:ins>
      <w:ins w:id="1851" w:author="Jinglin Sun" w:date="2024-07-19T16:49:40Z">
        <w:r>
          <w:rPr>
            <w:rFonts w:hint="eastAsia" w:eastAsia="仿宋_GB2312"/>
            <w:sz w:val="32"/>
            <w:szCs w:val="32"/>
            <w:lang w:val="en-US" w:eastAsia="zh-CN"/>
          </w:rPr>
          <w:t>有</w:t>
        </w:r>
      </w:ins>
      <w:ins w:id="1852" w:author="Jinglin Sun" w:date="2024-07-19T16:49:50Z">
        <w:r>
          <w:rPr>
            <w:rFonts w:hint="eastAsia" w:eastAsia="仿宋_GB2312"/>
            <w:sz w:val="32"/>
            <w:szCs w:val="32"/>
            <w:lang w:val="en-US" w:eastAsia="zh-CN"/>
          </w:rPr>
          <w:t>持续</w:t>
        </w:r>
      </w:ins>
      <w:ins w:id="1853" w:author="Jinglin Sun" w:date="2024-07-19T16:49:52Z">
        <w:r>
          <w:rPr>
            <w:rFonts w:hint="eastAsia" w:eastAsia="仿宋_GB2312"/>
            <w:sz w:val="32"/>
            <w:szCs w:val="32"/>
            <w:lang w:val="en-US" w:eastAsia="zh-CN"/>
          </w:rPr>
          <w:t>、</w:t>
        </w:r>
      </w:ins>
      <w:ins w:id="1854" w:author="Jinglin Sun" w:date="2024-07-19T16:49:53Z">
        <w:r>
          <w:rPr>
            <w:rFonts w:hint="eastAsia" w:eastAsia="仿宋_GB2312"/>
            <w:sz w:val="32"/>
            <w:szCs w:val="32"/>
            <w:lang w:val="en-US" w:eastAsia="zh-CN"/>
          </w:rPr>
          <w:t>稳定的</w:t>
        </w:r>
      </w:ins>
      <w:ins w:id="1855" w:author="Jinglin Sun" w:date="2024-07-19T16:49:41Z">
        <w:r>
          <w:rPr>
            <w:rFonts w:hint="eastAsia" w:eastAsia="仿宋_GB2312"/>
            <w:sz w:val="32"/>
            <w:szCs w:val="32"/>
            <w:lang w:val="en-US" w:eastAsia="zh-CN"/>
          </w:rPr>
          <w:t>高</w:t>
        </w:r>
      </w:ins>
      <w:ins w:id="1856" w:author="Jinglin Sun" w:date="2024-07-19T16:49:44Z">
        <w:r>
          <w:rPr>
            <w:rFonts w:hint="eastAsia" w:eastAsia="仿宋_GB2312"/>
            <w:sz w:val="32"/>
            <w:szCs w:val="32"/>
            <w:lang w:val="en-US" w:eastAsia="zh-CN"/>
          </w:rPr>
          <w:t>营收</w:t>
        </w:r>
      </w:ins>
      <w:ins w:id="1857" w:author="Jinglin Sun" w:date="2024-07-19T16:49:58Z">
        <w:r>
          <w:rPr>
            <w:rFonts w:hint="eastAsia" w:eastAsia="仿宋_GB2312"/>
            <w:sz w:val="32"/>
            <w:szCs w:val="32"/>
            <w:lang w:val="en-US" w:eastAsia="zh-CN"/>
          </w:rPr>
          <w:t>来</w:t>
        </w:r>
      </w:ins>
      <w:ins w:id="1858" w:author="Jinglin Sun" w:date="2024-07-19T16:50:01Z">
        <w:r>
          <w:rPr>
            <w:rFonts w:hint="eastAsia" w:eastAsia="仿宋_GB2312"/>
            <w:sz w:val="32"/>
            <w:szCs w:val="32"/>
            <w:lang w:val="en-US" w:eastAsia="zh-CN"/>
          </w:rPr>
          <w:t>支撑</w:t>
        </w:r>
      </w:ins>
      <w:ins w:id="1859" w:author="Jinglin Sun" w:date="2024-07-19T16:50:02Z">
        <w:r>
          <w:rPr>
            <w:rFonts w:hint="eastAsia" w:eastAsia="仿宋_GB2312"/>
            <w:sz w:val="32"/>
            <w:szCs w:val="32"/>
            <w:lang w:val="en-US" w:eastAsia="zh-CN"/>
          </w:rPr>
          <w:t>。</w:t>
        </w:r>
      </w:ins>
    </w:p>
    <w:p w14:paraId="4BE1B2BA">
      <w:pPr>
        <w:wordWrap w:val="0"/>
        <w:adjustRightInd w:val="0"/>
        <w:snapToGrid w:val="0"/>
        <w:spacing w:line="560" w:lineRule="exact"/>
        <w:ind w:firstLine="640" w:firstLineChars="200"/>
        <w:outlineLvl w:val="2"/>
        <w:rPr>
          <w:del w:id="1860" w:author="Jinglin Sun" w:date="2024-07-18T16:59:26Z"/>
          <w:rFonts w:hint="eastAsia" w:eastAsia="仿宋_GB2312"/>
          <w:sz w:val="32"/>
          <w:szCs w:val="32"/>
          <w:lang w:val="en-US" w:eastAsia="zh-CN"/>
        </w:rPr>
      </w:pPr>
      <w:del w:id="1861" w:author="Jinglin Sun" w:date="2024-07-19T16:53:40Z">
        <w:r>
          <w:rPr>
            <w:rFonts w:eastAsia="仿宋_GB2312"/>
            <w:sz w:val="32"/>
            <w:szCs w:val="32"/>
          </w:rPr>
          <w:delText>创新药的研发具有高风险高投入的特性，从I期临床到获得FDA批准上市的成功率平均仅为7.9%，意味着药企需要至少布局12款药物中才有1款可能成功，因此研发投入较大。2021年全球创新药的研发平均成本为20.06亿美元，平均研发的时间周期为6.9年，上述特性决定只有龙头药企能够承担高风险和高投入。当前，中国大型药企和国外头部药企存在明显差距，营业收入和研发投入都不支持从事风险较大的研究。例如《2022年欧盟工业研发投资记分牌》显示，中国没有一家医药企业进入全球医药研发投入前20名。</w:delText>
        </w:r>
      </w:del>
    </w:p>
    <w:p w14:paraId="74EBC5D9">
      <w:pPr>
        <w:pStyle w:val="5"/>
        <w:ind w:firstLine="640" w:firstLineChars="200"/>
        <w:outlineLvl w:val="2"/>
        <w:rPr>
          <w:rFonts w:hint="default" w:eastAsia="黑体"/>
          <w:b/>
          <w:lang w:val="en-US" w:eastAsia="zh-CN"/>
        </w:rPr>
      </w:pPr>
      <w:del w:id="1862" w:author="Jinglin Sun" w:date="2024-07-19T17:17:39Z">
        <w:r>
          <w:rPr>
            <w:rFonts w:hint="default"/>
            <w:lang w:val="en-US"/>
          </w:rPr>
          <w:delText>6</w:delText>
        </w:r>
      </w:del>
      <w:ins w:id="1863" w:author="Jinglin Sun" w:date="2024-07-19T17:17:39Z">
        <w:r>
          <w:rPr>
            <w:rFonts w:hint="eastAsia"/>
            <w:lang w:val="en-US" w:eastAsia="zh-CN"/>
          </w:rPr>
          <w:t>4</w:t>
        </w:r>
      </w:ins>
      <w:r>
        <w:rPr>
          <w:rFonts w:hint="eastAsia"/>
        </w:rPr>
        <w:t>.</w:t>
      </w:r>
      <w:r>
        <w:t>创新药“进院难”</w:t>
      </w:r>
      <w:ins w:id="1864" w:author="Jinglin Sun" w:date="2024-07-22T14:05:23Z">
        <w:r>
          <w:rPr>
            <w:rFonts w:hint="eastAsia"/>
            <w:lang w:val="en-US" w:eastAsia="zh-CN"/>
          </w:rPr>
          <w:t>问题</w:t>
        </w:r>
      </w:ins>
      <w:ins w:id="1865" w:author="Jinglin Sun" w:date="2024-07-22T14:05:26Z">
        <w:r>
          <w:rPr>
            <w:rFonts w:hint="eastAsia"/>
            <w:lang w:val="en-US" w:eastAsia="zh-CN"/>
          </w:rPr>
          <w:t>显著</w:t>
        </w:r>
      </w:ins>
      <w:del w:id="1866" w:author="Jinglin Sun" w:date="2024-07-22T14:04:15Z">
        <w:r>
          <w:rPr/>
          <w:delText>问题显著</w:delText>
        </w:r>
      </w:del>
      <w:ins w:id="1867" w:author="Jinglin Sun" w:date="2024-07-22T10:53:32Z">
        <w:r>
          <w:rPr>
            <w:rFonts w:hint="eastAsia"/>
            <w:lang w:eastAsia="zh-CN"/>
          </w:rPr>
          <w:t>，</w:t>
        </w:r>
      </w:ins>
      <w:ins w:id="1868" w:author="Jinglin Sun" w:date="2024-07-22T14:07:43Z">
        <w:r>
          <w:rPr>
            <w:rFonts w:hint="eastAsia"/>
            <w:lang w:val="en-US" w:eastAsia="zh-CN"/>
          </w:rPr>
          <w:t>无法</w:t>
        </w:r>
      </w:ins>
      <w:ins w:id="1869" w:author="Jinglin Sun" w:date="2024-07-22T14:07:44Z">
        <w:r>
          <w:rPr>
            <w:rFonts w:hint="eastAsia"/>
            <w:lang w:val="en-US" w:eastAsia="zh-CN"/>
          </w:rPr>
          <w:t>实现</w:t>
        </w:r>
      </w:ins>
      <w:ins w:id="1870" w:author="Jinglin Sun" w:date="2024-07-22T14:05:31Z">
        <w:r>
          <w:rPr>
            <w:rFonts w:hint="eastAsia"/>
            <w:lang w:eastAsia="zh-CN"/>
          </w:rPr>
          <w:t>“</w:t>
        </w:r>
      </w:ins>
      <w:ins w:id="1871" w:author="Jinglin Sun" w:date="2024-07-22T14:05:33Z">
        <w:r>
          <w:rPr>
            <w:rFonts w:hint="eastAsia"/>
            <w:lang w:val="en-US" w:eastAsia="zh-CN"/>
          </w:rPr>
          <w:t>最后</w:t>
        </w:r>
      </w:ins>
      <w:ins w:id="1872" w:author="Jinglin Sun" w:date="2024-07-22T14:05:35Z">
        <w:r>
          <w:rPr>
            <w:rFonts w:hint="eastAsia"/>
            <w:lang w:val="en-US" w:eastAsia="zh-CN"/>
          </w:rPr>
          <w:t>一公里</w:t>
        </w:r>
      </w:ins>
      <w:ins w:id="1873" w:author="Jinglin Sun" w:date="2024-07-22T14:05:31Z">
        <w:r>
          <w:rPr>
            <w:rFonts w:hint="eastAsia"/>
            <w:lang w:eastAsia="zh-CN"/>
          </w:rPr>
          <w:t>”</w:t>
        </w:r>
      </w:ins>
      <w:ins w:id="1874" w:author="Jinglin Sun" w:date="2024-07-22T14:05:42Z">
        <w:r>
          <w:rPr>
            <w:rFonts w:hint="eastAsia"/>
            <w:lang w:val="en-US" w:eastAsia="zh-CN"/>
          </w:rPr>
          <w:t>落地</w:t>
        </w:r>
      </w:ins>
      <w:ins w:id="1875" w:author="Jinglin Sun" w:date="2024-07-22T14:07:37Z">
        <w:r>
          <w:rPr>
            <w:rFonts w:hint="eastAsia"/>
            <w:lang w:val="en-US" w:eastAsia="zh-CN"/>
          </w:rPr>
          <w:t>闭环</w:t>
        </w:r>
      </w:ins>
    </w:p>
    <w:p w14:paraId="6E19558C">
      <w:pPr>
        <w:wordWrap w:val="0"/>
        <w:adjustRightInd w:val="0"/>
        <w:snapToGrid w:val="0"/>
        <w:spacing w:line="560" w:lineRule="exact"/>
        <w:ind w:firstLine="640" w:firstLineChars="200"/>
        <w:rPr>
          <w:del w:id="1876" w:author="Jinglin Sun" w:date="2024-07-22T15:14:42Z"/>
          <w:rFonts w:eastAsia="仿宋_GB2312"/>
          <w:sz w:val="32"/>
          <w:szCs w:val="32"/>
        </w:rPr>
      </w:pPr>
      <w:ins w:id="1877" w:author="Jinglin Sun" w:date="2024-09-06T16:55:02Z">
        <w:r>
          <w:rPr>
            <w:rFonts w:hint="eastAsia" w:eastAsia="仿宋_GB2312"/>
            <w:sz w:val="32"/>
            <w:szCs w:val="32"/>
            <w:lang w:val="en-US" w:eastAsia="zh-CN"/>
          </w:rPr>
          <w:t>我们</w:t>
        </w:r>
      </w:ins>
      <w:ins w:id="1878" w:author="Jinglin Sun" w:date="2024-09-06T16:55:03Z">
        <w:r>
          <w:rPr>
            <w:rFonts w:hint="eastAsia" w:eastAsia="仿宋_GB2312"/>
            <w:sz w:val="32"/>
            <w:szCs w:val="32"/>
            <w:lang w:val="en-US" w:eastAsia="zh-CN"/>
          </w:rPr>
          <w:t>的</w:t>
        </w:r>
      </w:ins>
      <w:ins w:id="1879" w:author="Jinglin Sun" w:date="2024-09-06T16:55:04Z">
        <w:r>
          <w:rPr>
            <w:rFonts w:hint="eastAsia" w:eastAsia="仿宋_GB2312"/>
            <w:sz w:val="32"/>
            <w:szCs w:val="32"/>
            <w:lang w:val="en-US" w:eastAsia="zh-CN"/>
          </w:rPr>
          <w:t>实际</w:t>
        </w:r>
      </w:ins>
      <w:ins w:id="1880" w:author="Jinglin Sun" w:date="2024-09-06T16:55:09Z">
        <w:r>
          <w:rPr>
            <w:rFonts w:hint="eastAsia" w:eastAsia="仿宋_GB2312"/>
            <w:sz w:val="32"/>
            <w:szCs w:val="32"/>
            <w:lang w:val="en-US" w:eastAsia="zh-CN"/>
          </w:rPr>
          <w:t>问卷</w:t>
        </w:r>
      </w:ins>
      <w:ins w:id="1881" w:author="Jinglin Sun" w:date="2024-09-06T16:55:12Z">
        <w:r>
          <w:rPr>
            <w:rFonts w:hint="eastAsia" w:eastAsia="仿宋_GB2312"/>
            <w:sz w:val="32"/>
            <w:szCs w:val="32"/>
            <w:lang w:val="en-US" w:eastAsia="zh-CN"/>
          </w:rPr>
          <w:t>调查</w:t>
        </w:r>
      </w:ins>
      <w:ins w:id="1882" w:author="Jinglin Sun" w:date="2024-09-06T16:55:13Z">
        <w:r>
          <w:rPr>
            <w:rFonts w:hint="eastAsia" w:eastAsia="仿宋_GB2312"/>
            <w:sz w:val="32"/>
            <w:szCs w:val="32"/>
            <w:lang w:val="en-US" w:eastAsia="zh-CN"/>
          </w:rPr>
          <w:t>显示</w:t>
        </w:r>
      </w:ins>
      <w:ins w:id="1883" w:author="Jinglin Sun" w:date="2024-09-06T16:55:14Z">
        <w:r>
          <w:rPr>
            <w:rFonts w:hint="eastAsia" w:eastAsia="仿宋_GB2312"/>
            <w:sz w:val="32"/>
            <w:szCs w:val="32"/>
            <w:lang w:val="en-US" w:eastAsia="zh-CN"/>
          </w:rPr>
          <w:t>，</w:t>
        </w:r>
      </w:ins>
      <w:ins w:id="1884" w:author="Jinglin Sun" w:date="2024-09-06T16:55:57Z">
        <w:r>
          <w:rPr>
            <w:rFonts w:hint="eastAsia" w:eastAsia="仿宋_GB2312"/>
            <w:sz w:val="32"/>
            <w:szCs w:val="32"/>
            <w:lang w:val="en-US" w:eastAsia="zh-CN"/>
          </w:rPr>
          <w:t>有70</w:t>
        </w:r>
      </w:ins>
      <w:ins w:id="1885" w:author="Jinglin Sun" w:date="2024-09-06T16:55:58Z">
        <w:r>
          <w:rPr>
            <w:rFonts w:hint="eastAsia" w:eastAsia="仿宋_GB2312"/>
            <w:sz w:val="32"/>
            <w:szCs w:val="32"/>
            <w:lang w:val="en-US" w:eastAsia="zh-CN"/>
          </w:rPr>
          <w:t>%</w:t>
        </w:r>
      </w:ins>
      <w:ins w:id="1886" w:author="Jinglin Sun" w:date="2024-09-06T16:55:59Z">
        <w:r>
          <w:rPr>
            <w:rFonts w:hint="eastAsia" w:eastAsia="仿宋_GB2312"/>
            <w:sz w:val="32"/>
            <w:szCs w:val="32"/>
            <w:lang w:val="en-US" w:eastAsia="zh-CN"/>
          </w:rPr>
          <w:t>的</w:t>
        </w:r>
      </w:ins>
      <w:ins w:id="1887" w:author="Jinglin Sun" w:date="2024-09-06T16:56:00Z">
        <w:r>
          <w:rPr>
            <w:rFonts w:hint="eastAsia" w:eastAsia="仿宋_GB2312"/>
            <w:sz w:val="32"/>
            <w:szCs w:val="32"/>
            <w:lang w:val="en-US" w:eastAsia="zh-CN"/>
          </w:rPr>
          <w:t>创新</w:t>
        </w:r>
      </w:ins>
      <w:ins w:id="1888" w:author="Jinglin Sun" w:date="2024-09-06T16:56:01Z">
        <w:r>
          <w:rPr>
            <w:rFonts w:hint="eastAsia" w:eastAsia="仿宋_GB2312"/>
            <w:sz w:val="32"/>
            <w:szCs w:val="32"/>
            <w:lang w:val="en-US" w:eastAsia="zh-CN"/>
          </w:rPr>
          <w:t>主体</w:t>
        </w:r>
      </w:ins>
      <w:ins w:id="1889" w:author="Jinglin Sun" w:date="2024-09-06T16:56:06Z">
        <w:r>
          <w:rPr>
            <w:rFonts w:hint="eastAsia" w:eastAsia="仿宋_GB2312"/>
            <w:sz w:val="32"/>
            <w:szCs w:val="32"/>
            <w:lang w:val="en-US" w:eastAsia="zh-CN"/>
          </w:rPr>
          <w:t>认为</w:t>
        </w:r>
      </w:ins>
      <w:ins w:id="1890" w:author="Jinglin Sun" w:date="2024-09-06T16:56:08Z">
        <w:r>
          <w:rPr>
            <w:rFonts w:hint="eastAsia" w:eastAsia="仿宋_GB2312"/>
            <w:sz w:val="32"/>
            <w:szCs w:val="32"/>
            <w:lang w:val="en-US" w:eastAsia="zh-CN"/>
          </w:rPr>
          <w:t>创新药</w:t>
        </w:r>
      </w:ins>
      <w:ins w:id="1891" w:author="Jinglin Sun" w:date="2024-09-06T16:56:09Z">
        <w:r>
          <w:rPr>
            <w:rFonts w:hint="eastAsia" w:eastAsia="仿宋_GB2312"/>
            <w:sz w:val="32"/>
            <w:szCs w:val="32"/>
            <w:lang w:val="en-US" w:eastAsia="zh-CN"/>
          </w:rPr>
          <w:t>“</w:t>
        </w:r>
      </w:ins>
      <w:ins w:id="1892" w:author="Jinglin Sun" w:date="2024-09-06T16:56:14Z">
        <w:r>
          <w:rPr>
            <w:rFonts w:hint="eastAsia" w:eastAsia="仿宋_GB2312"/>
            <w:sz w:val="32"/>
            <w:szCs w:val="32"/>
            <w:lang w:val="en-US" w:eastAsia="zh-CN"/>
          </w:rPr>
          <w:t>进</w:t>
        </w:r>
      </w:ins>
      <w:ins w:id="1893" w:author="Jinglin Sun" w:date="2024-09-06T16:56:15Z">
        <w:r>
          <w:rPr>
            <w:rFonts w:hint="eastAsia" w:eastAsia="仿宋_GB2312"/>
            <w:sz w:val="32"/>
            <w:szCs w:val="32"/>
            <w:lang w:val="en-US" w:eastAsia="zh-CN"/>
          </w:rPr>
          <w:t>院难</w:t>
        </w:r>
      </w:ins>
      <w:ins w:id="1894" w:author="Jinglin Sun" w:date="2024-09-06T16:56:09Z">
        <w:r>
          <w:rPr>
            <w:rFonts w:hint="eastAsia" w:eastAsia="仿宋_GB2312"/>
            <w:sz w:val="32"/>
            <w:szCs w:val="32"/>
            <w:lang w:val="en-US" w:eastAsia="zh-CN"/>
          </w:rPr>
          <w:t>”</w:t>
        </w:r>
      </w:ins>
      <w:ins w:id="1895" w:author="Jinglin Sun" w:date="2024-09-06T16:56:22Z">
        <w:r>
          <w:rPr>
            <w:rFonts w:hint="eastAsia" w:eastAsia="仿宋_GB2312"/>
            <w:sz w:val="32"/>
            <w:szCs w:val="32"/>
            <w:lang w:val="en-US" w:eastAsia="zh-CN"/>
          </w:rPr>
          <w:t>问题是</w:t>
        </w:r>
      </w:ins>
      <w:ins w:id="1896" w:author="Jinglin Sun" w:date="2024-09-06T16:56:46Z">
        <w:r>
          <w:rPr>
            <w:rFonts w:hint="eastAsia" w:eastAsia="仿宋_GB2312"/>
            <w:sz w:val="32"/>
            <w:szCs w:val="32"/>
            <w:lang w:val="en-US" w:eastAsia="zh-CN"/>
          </w:rPr>
          <w:t>造成</w:t>
        </w:r>
      </w:ins>
      <w:ins w:id="1897" w:author="Jinglin Sun" w:date="2024-09-06T16:56:48Z">
        <w:r>
          <w:rPr>
            <w:rFonts w:hint="eastAsia" w:eastAsia="仿宋_GB2312"/>
            <w:sz w:val="32"/>
            <w:szCs w:val="32"/>
            <w:lang w:val="en-US" w:eastAsia="zh-CN"/>
          </w:rPr>
          <w:t>生物</w:t>
        </w:r>
      </w:ins>
      <w:ins w:id="1898" w:author="Jinglin Sun" w:date="2024-09-06T16:56:51Z">
        <w:r>
          <w:rPr>
            <w:rFonts w:hint="eastAsia" w:eastAsia="仿宋_GB2312"/>
            <w:sz w:val="32"/>
            <w:szCs w:val="32"/>
            <w:lang w:val="en-US" w:eastAsia="zh-CN"/>
          </w:rPr>
          <w:t>医药</w:t>
        </w:r>
      </w:ins>
      <w:ins w:id="1899" w:author="Jinglin Sun" w:date="2024-09-06T16:56:52Z">
        <w:r>
          <w:rPr>
            <w:rFonts w:hint="eastAsia" w:eastAsia="仿宋_GB2312"/>
            <w:sz w:val="32"/>
            <w:szCs w:val="32"/>
            <w:lang w:val="en-US" w:eastAsia="zh-CN"/>
          </w:rPr>
          <w:t>市场</w:t>
        </w:r>
      </w:ins>
      <w:ins w:id="1900" w:author="Jinglin Sun" w:date="2024-09-06T16:56:55Z">
        <w:r>
          <w:rPr>
            <w:rFonts w:hint="eastAsia" w:eastAsia="仿宋_GB2312"/>
            <w:sz w:val="32"/>
            <w:szCs w:val="32"/>
            <w:lang w:val="en-US" w:eastAsia="zh-CN"/>
          </w:rPr>
          <w:t>环境</w:t>
        </w:r>
      </w:ins>
      <w:ins w:id="1901" w:author="Jinglin Sun" w:date="2024-09-06T16:56:56Z">
        <w:r>
          <w:rPr>
            <w:rFonts w:hint="eastAsia" w:eastAsia="仿宋_GB2312"/>
            <w:sz w:val="32"/>
            <w:szCs w:val="32"/>
            <w:lang w:val="en-US" w:eastAsia="zh-CN"/>
          </w:rPr>
          <w:t>不好的</w:t>
        </w:r>
      </w:ins>
      <w:ins w:id="1902" w:author="Jinglin Sun" w:date="2024-09-06T16:56:57Z">
        <w:r>
          <w:rPr>
            <w:rFonts w:hint="eastAsia" w:eastAsia="仿宋_GB2312"/>
            <w:sz w:val="32"/>
            <w:szCs w:val="32"/>
            <w:lang w:val="en-US" w:eastAsia="zh-CN"/>
          </w:rPr>
          <w:t>主要</w:t>
        </w:r>
      </w:ins>
      <w:ins w:id="1903" w:author="Jinglin Sun" w:date="2024-09-06T16:57:00Z">
        <w:r>
          <w:rPr>
            <w:rFonts w:hint="eastAsia" w:eastAsia="仿宋_GB2312"/>
            <w:sz w:val="32"/>
            <w:szCs w:val="32"/>
            <w:lang w:val="en-US" w:eastAsia="zh-CN"/>
          </w:rPr>
          <w:t>原因</w:t>
        </w:r>
      </w:ins>
      <w:ins w:id="1904" w:author="Jinglin Sun" w:date="2024-09-06T16:57:01Z">
        <w:r>
          <w:rPr>
            <w:rFonts w:hint="eastAsia" w:eastAsia="仿宋_GB2312"/>
            <w:sz w:val="32"/>
            <w:szCs w:val="32"/>
            <w:lang w:val="en-US" w:eastAsia="zh-CN"/>
          </w:rPr>
          <w:t>。</w:t>
        </w:r>
      </w:ins>
      <w:r>
        <w:rPr>
          <w:rFonts w:eastAsia="仿宋_GB2312"/>
          <w:sz w:val="32"/>
          <w:szCs w:val="32"/>
        </w:rPr>
        <w:t>创新药</w:t>
      </w:r>
      <w:del w:id="1905" w:author="Jinglin Sun" w:date="2024-07-22T14:32:04Z">
        <w:r>
          <w:rPr>
            <w:rFonts w:hint="default" w:eastAsia="仿宋_GB2312"/>
            <w:sz w:val="32"/>
            <w:szCs w:val="32"/>
            <w:lang w:val="en-US"/>
          </w:rPr>
          <w:delText>基本</w:delText>
        </w:r>
      </w:del>
      <w:ins w:id="1906" w:author="Jinglin Sun" w:date="2024-07-22T14:32:06Z">
        <w:r>
          <w:rPr>
            <w:rFonts w:hint="eastAsia" w:eastAsia="仿宋_GB2312"/>
            <w:sz w:val="32"/>
            <w:szCs w:val="32"/>
            <w:lang w:val="en-US" w:eastAsia="zh-CN"/>
          </w:rPr>
          <w:t>一般</w:t>
        </w:r>
      </w:ins>
      <w:del w:id="1907" w:author="Jinglin Sun" w:date="2024-07-22T14:31:57Z">
        <w:r>
          <w:rPr>
            <w:rFonts w:hint="default" w:eastAsia="仿宋_GB2312"/>
            <w:sz w:val="32"/>
            <w:szCs w:val="32"/>
            <w:lang w:val="en-US"/>
          </w:rPr>
          <w:delText>都是</w:delText>
        </w:r>
      </w:del>
      <w:ins w:id="1908" w:author="Jinglin Sun" w:date="2024-07-22T14:31:57Z">
        <w:r>
          <w:rPr>
            <w:rFonts w:hint="eastAsia" w:eastAsia="仿宋_GB2312"/>
            <w:sz w:val="32"/>
            <w:szCs w:val="32"/>
            <w:lang w:val="en-US" w:eastAsia="zh-CN"/>
          </w:rPr>
          <w:t>为</w:t>
        </w:r>
      </w:ins>
      <w:r>
        <w:rPr>
          <w:rFonts w:eastAsia="仿宋_GB2312"/>
          <w:sz w:val="32"/>
          <w:szCs w:val="32"/>
        </w:rPr>
        <w:t>处方药，</w:t>
      </w:r>
      <w:del w:id="1909" w:author="Jinglin Sun" w:date="2024-07-22T14:32:30Z">
        <w:r>
          <w:rPr>
            <w:rFonts w:eastAsia="仿宋_GB2312"/>
            <w:sz w:val="32"/>
            <w:szCs w:val="32"/>
          </w:rPr>
          <w:delText>由于处方药的特殊性，</w:delText>
        </w:r>
      </w:del>
      <w:r>
        <w:rPr>
          <w:rFonts w:eastAsia="仿宋_GB2312"/>
          <w:sz w:val="32"/>
          <w:szCs w:val="32"/>
        </w:rPr>
        <w:t>医院</w:t>
      </w:r>
      <w:del w:id="1910" w:author="Jinglin Sun" w:date="2024-07-22T14:32:54Z">
        <w:r>
          <w:rPr>
            <w:rFonts w:hint="default" w:eastAsia="仿宋_GB2312"/>
            <w:sz w:val="32"/>
            <w:szCs w:val="32"/>
            <w:lang w:val="en-US"/>
          </w:rPr>
          <w:delText>长期占据我国处方药</w:delText>
        </w:r>
      </w:del>
      <w:ins w:id="1911" w:author="Jinglin Sun" w:date="2024-07-22T14:32:54Z">
        <w:r>
          <w:rPr>
            <w:rFonts w:hint="eastAsia" w:eastAsia="仿宋_GB2312"/>
            <w:sz w:val="32"/>
            <w:szCs w:val="32"/>
            <w:lang w:val="en-US" w:eastAsia="zh-CN"/>
          </w:rPr>
          <w:t>是</w:t>
        </w:r>
      </w:ins>
      <w:ins w:id="1912" w:author="Jinglin Sun" w:date="2024-07-22T14:32:55Z">
        <w:r>
          <w:rPr>
            <w:rFonts w:hint="eastAsia" w:eastAsia="仿宋_GB2312"/>
            <w:sz w:val="32"/>
            <w:szCs w:val="32"/>
            <w:lang w:val="en-US" w:eastAsia="zh-CN"/>
          </w:rPr>
          <w:t>其</w:t>
        </w:r>
      </w:ins>
      <w:ins w:id="1913" w:author="Jinglin Sun" w:date="2024-07-22T14:32:57Z">
        <w:r>
          <w:rPr>
            <w:rFonts w:hint="eastAsia" w:eastAsia="仿宋_GB2312"/>
            <w:sz w:val="32"/>
            <w:szCs w:val="32"/>
            <w:lang w:val="en-US" w:eastAsia="zh-CN"/>
          </w:rPr>
          <w:t>主要</w:t>
        </w:r>
      </w:ins>
      <w:r>
        <w:rPr>
          <w:rFonts w:eastAsia="仿宋_GB2312"/>
          <w:sz w:val="32"/>
          <w:szCs w:val="32"/>
        </w:rPr>
        <w:t>销售</w:t>
      </w:r>
      <w:del w:id="1914" w:author="Jinglin Sun" w:date="2024-07-22T14:33:00Z">
        <w:r>
          <w:rPr>
            <w:rFonts w:hint="default" w:eastAsia="仿宋_GB2312"/>
            <w:sz w:val="32"/>
            <w:szCs w:val="32"/>
            <w:lang w:val="en-US"/>
          </w:rPr>
          <w:delText>市场较大份额</w:delText>
        </w:r>
      </w:del>
      <w:ins w:id="1915" w:author="Jinglin Sun" w:date="2024-07-22T14:33:01Z">
        <w:r>
          <w:rPr>
            <w:rFonts w:hint="eastAsia" w:eastAsia="仿宋_GB2312"/>
            <w:sz w:val="32"/>
            <w:szCs w:val="32"/>
            <w:lang w:val="en-US" w:eastAsia="zh-CN"/>
          </w:rPr>
          <w:t>渠道</w:t>
        </w:r>
      </w:ins>
      <w:r>
        <w:rPr>
          <w:rFonts w:eastAsia="仿宋_GB2312"/>
          <w:sz w:val="32"/>
          <w:szCs w:val="32"/>
        </w:rPr>
        <w:t>。</w:t>
      </w:r>
      <w:del w:id="1916" w:author="Jinglin Sun" w:date="2024-07-22T14:33:18Z">
        <w:r>
          <w:rPr>
            <w:rFonts w:eastAsia="仿宋_GB2312"/>
            <w:sz w:val="32"/>
            <w:szCs w:val="32"/>
          </w:rPr>
          <w:delText>根据IQVIA</w:delText>
        </w:r>
      </w:del>
      <w:r>
        <w:rPr>
          <w:rFonts w:eastAsia="仿宋_GB2312"/>
          <w:sz w:val="32"/>
          <w:szCs w:val="32"/>
        </w:rPr>
        <w:t>数据显示，</w:t>
      </w:r>
      <w:del w:id="1917" w:author="Jinglin Sun" w:date="2024-07-22T14:33:30Z">
        <w:r>
          <w:rPr>
            <w:rFonts w:eastAsia="仿宋_GB2312"/>
            <w:sz w:val="32"/>
            <w:szCs w:val="32"/>
          </w:rPr>
          <w:delText>按终端零售价计算，</w:delText>
        </w:r>
      </w:del>
      <w:r>
        <w:rPr>
          <w:rFonts w:eastAsia="仿宋_GB2312"/>
          <w:sz w:val="32"/>
          <w:szCs w:val="32"/>
        </w:rPr>
        <w:t>2022年</w:t>
      </w:r>
      <w:del w:id="1918" w:author="Jinglin Sun" w:date="2024-07-22T14:33:15Z">
        <w:r>
          <w:rPr>
            <w:rFonts w:hint="default" w:eastAsia="仿宋_GB2312"/>
            <w:sz w:val="32"/>
            <w:szCs w:val="32"/>
            <w:lang w:val="en-US"/>
          </w:rPr>
          <w:delText>中</w:delText>
        </w:r>
      </w:del>
      <w:ins w:id="1919" w:author="Jinglin Sun" w:date="2024-07-22T14:33:16Z">
        <w:r>
          <w:rPr>
            <w:rFonts w:hint="eastAsia" w:eastAsia="仿宋_GB2312"/>
            <w:sz w:val="32"/>
            <w:szCs w:val="32"/>
            <w:lang w:val="en-US" w:eastAsia="zh-CN"/>
          </w:rPr>
          <w:t>我</w:t>
        </w:r>
      </w:ins>
      <w:r>
        <w:rPr>
          <w:rFonts w:eastAsia="仿宋_GB2312"/>
          <w:sz w:val="32"/>
          <w:szCs w:val="32"/>
        </w:rPr>
        <w:t>国</w:t>
      </w:r>
      <w:del w:id="1920" w:author="Jinglin Sun" w:date="2024-07-22T14:34:05Z">
        <w:r>
          <w:rPr>
            <w:rFonts w:eastAsia="仿宋_GB2312"/>
            <w:sz w:val="32"/>
            <w:szCs w:val="32"/>
          </w:rPr>
          <w:delText>整体</w:delText>
        </w:r>
      </w:del>
      <w:r>
        <w:rPr>
          <w:rFonts w:eastAsia="仿宋_GB2312"/>
          <w:sz w:val="32"/>
          <w:szCs w:val="32"/>
        </w:rPr>
        <w:t>处方药市场规模</w:t>
      </w:r>
      <w:ins w:id="1921" w:author="Jinglin Sun" w:date="2024-07-22T14:34:12Z">
        <w:r>
          <w:rPr>
            <w:rFonts w:hint="eastAsia" w:eastAsia="仿宋_GB2312"/>
            <w:sz w:val="32"/>
            <w:szCs w:val="32"/>
            <w:lang w:val="en-US" w:eastAsia="zh-CN"/>
          </w:rPr>
          <w:t>是</w:t>
        </w:r>
      </w:ins>
      <w:del w:id="1922" w:author="Jinglin Sun" w:date="2024-07-22T14:34:10Z">
        <w:r>
          <w:rPr>
            <w:rFonts w:eastAsia="仿宋_GB2312"/>
            <w:sz w:val="32"/>
            <w:szCs w:val="32"/>
          </w:rPr>
          <w:delText>达</w:delText>
        </w:r>
      </w:del>
      <w:r>
        <w:rPr>
          <w:rFonts w:eastAsia="仿宋_GB2312"/>
          <w:sz w:val="32"/>
          <w:szCs w:val="32"/>
        </w:rPr>
        <w:t>12</w:t>
      </w:r>
      <w:del w:id="1923" w:author="Jinglin Sun" w:date="2024-07-22T14:33:45Z">
        <w:r>
          <w:rPr>
            <w:rFonts w:eastAsia="仿宋_GB2312"/>
            <w:sz w:val="32"/>
            <w:szCs w:val="32"/>
          </w:rPr>
          <w:delText>,</w:delText>
        </w:r>
      </w:del>
      <w:r>
        <w:rPr>
          <w:rFonts w:eastAsia="仿宋_GB2312"/>
          <w:sz w:val="32"/>
          <w:szCs w:val="32"/>
        </w:rPr>
        <w:t>989亿元，占整个医药市场规模的82.9%，</w:t>
      </w:r>
      <w:ins w:id="1924" w:author="Jinglin Sun" w:date="2024-07-22T14:35:19Z">
        <w:r>
          <w:rPr>
            <w:rFonts w:hint="eastAsia" w:eastAsia="仿宋_GB2312"/>
            <w:sz w:val="32"/>
            <w:szCs w:val="32"/>
            <w:lang w:val="en-US" w:eastAsia="zh-CN"/>
          </w:rPr>
          <w:t>而</w:t>
        </w:r>
      </w:ins>
      <w:ins w:id="1925" w:author="Jinglin Sun" w:date="2024-07-22T14:35:22Z">
        <w:r>
          <w:rPr>
            <w:rFonts w:hint="eastAsia" w:eastAsia="仿宋_GB2312"/>
            <w:sz w:val="32"/>
            <w:szCs w:val="32"/>
            <w:lang w:val="en-US" w:eastAsia="zh-CN"/>
          </w:rPr>
          <w:t>有</w:t>
        </w:r>
      </w:ins>
      <w:ins w:id="1926" w:author="Jinglin Sun" w:date="2024-07-22T14:35:24Z">
        <w:r>
          <w:rPr>
            <w:rFonts w:hint="eastAsia" w:eastAsia="仿宋_GB2312"/>
            <w:sz w:val="32"/>
            <w:szCs w:val="32"/>
            <w:lang w:val="en-US" w:eastAsia="zh-CN"/>
          </w:rPr>
          <w:t>超过</w:t>
        </w:r>
      </w:ins>
      <w:ins w:id="1927" w:author="Jinglin Sun" w:date="2024-07-22T14:35:26Z">
        <w:r>
          <w:rPr>
            <w:rFonts w:hint="eastAsia" w:eastAsia="仿宋_GB2312"/>
            <w:sz w:val="32"/>
            <w:szCs w:val="32"/>
            <w:lang w:val="en-US" w:eastAsia="zh-CN"/>
          </w:rPr>
          <w:t>70</w:t>
        </w:r>
      </w:ins>
      <w:ins w:id="1928" w:author="Jinglin Sun" w:date="2024-07-22T14:35:27Z">
        <w:r>
          <w:rPr>
            <w:rFonts w:hint="eastAsia" w:eastAsia="仿宋_GB2312"/>
            <w:sz w:val="32"/>
            <w:szCs w:val="32"/>
            <w:lang w:val="en-US" w:eastAsia="zh-CN"/>
          </w:rPr>
          <w:t>%</w:t>
        </w:r>
      </w:ins>
      <w:ins w:id="1929" w:author="Jinglin Sun" w:date="2024-07-22T14:35:28Z">
        <w:r>
          <w:rPr>
            <w:rFonts w:hint="eastAsia" w:eastAsia="仿宋_GB2312"/>
            <w:sz w:val="32"/>
            <w:szCs w:val="32"/>
            <w:lang w:val="en-US" w:eastAsia="zh-CN"/>
          </w:rPr>
          <w:t>的</w:t>
        </w:r>
      </w:ins>
      <w:ins w:id="1930" w:author="Jinglin Sun" w:date="2024-07-22T14:35:32Z">
        <w:r>
          <w:rPr>
            <w:rFonts w:hint="eastAsia" w:eastAsia="仿宋_GB2312"/>
            <w:sz w:val="32"/>
            <w:szCs w:val="32"/>
            <w:lang w:val="en-US" w:eastAsia="zh-CN"/>
          </w:rPr>
          <w:t>处方药是</w:t>
        </w:r>
      </w:ins>
      <w:ins w:id="1931" w:author="Jinglin Sun" w:date="2024-07-22T14:35:33Z">
        <w:r>
          <w:rPr>
            <w:rFonts w:hint="eastAsia" w:eastAsia="仿宋_GB2312"/>
            <w:sz w:val="32"/>
            <w:szCs w:val="32"/>
            <w:lang w:val="en-US" w:eastAsia="zh-CN"/>
          </w:rPr>
          <w:t>从</w:t>
        </w:r>
      </w:ins>
      <w:ins w:id="1932" w:author="Jinglin Sun" w:date="2024-07-22T14:35:36Z">
        <w:r>
          <w:rPr>
            <w:rFonts w:hint="eastAsia" w:eastAsia="仿宋_GB2312"/>
            <w:sz w:val="32"/>
            <w:szCs w:val="32"/>
            <w:lang w:val="en-US" w:eastAsia="zh-CN"/>
          </w:rPr>
          <w:t>医院</w:t>
        </w:r>
      </w:ins>
      <w:ins w:id="1933" w:author="Jinglin Sun" w:date="2024-07-22T14:35:39Z">
        <w:r>
          <w:rPr>
            <w:rFonts w:hint="eastAsia" w:eastAsia="仿宋_GB2312"/>
            <w:sz w:val="32"/>
            <w:szCs w:val="32"/>
            <w:lang w:val="en-US" w:eastAsia="zh-CN"/>
          </w:rPr>
          <w:t>开具</w:t>
        </w:r>
      </w:ins>
      <w:ins w:id="1934" w:author="Jinglin Sun" w:date="2024-07-22T14:35:41Z">
        <w:r>
          <w:rPr>
            <w:rFonts w:hint="eastAsia" w:eastAsia="仿宋_GB2312"/>
            <w:sz w:val="32"/>
            <w:szCs w:val="32"/>
            <w:lang w:val="en-US" w:eastAsia="zh-CN"/>
          </w:rPr>
          <w:t>的</w:t>
        </w:r>
      </w:ins>
      <w:ins w:id="1935" w:author="Jinglin Sun" w:date="2024-07-22T14:41:20Z">
        <w:r>
          <w:rPr>
            <w:rFonts w:hint="eastAsia" w:eastAsia="仿宋_GB2312"/>
            <w:sz w:val="32"/>
            <w:szCs w:val="32"/>
            <w:lang w:val="en-US" w:eastAsia="zh-CN"/>
          </w:rPr>
          <w:t>，</w:t>
        </w:r>
      </w:ins>
      <w:ins w:id="1936" w:author="Jinglin Sun" w:date="2024-07-22T14:41:29Z">
        <w:r>
          <w:rPr>
            <w:rFonts w:hint="eastAsia" w:eastAsia="仿宋_GB2312"/>
            <w:sz w:val="32"/>
            <w:szCs w:val="32"/>
            <w:lang w:val="en-US" w:eastAsia="zh-CN"/>
          </w:rPr>
          <w:t>进医院</w:t>
        </w:r>
      </w:ins>
      <w:ins w:id="1937" w:author="Jinglin Sun" w:date="2024-07-22T14:41:30Z">
        <w:r>
          <w:rPr>
            <w:rFonts w:hint="eastAsia" w:eastAsia="仿宋_GB2312"/>
            <w:sz w:val="32"/>
            <w:szCs w:val="32"/>
            <w:lang w:val="en-US" w:eastAsia="zh-CN"/>
          </w:rPr>
          <w:t>是</w:t>
        </w:r>
      </w:ins>
      <w:ins w:id="1938" w:author="Jinglin Sun" w:date="2024-07-22T14:41:31Z">
        <w:r>
          <w:rPr>
            <w:rFonts w:hint="eastAsia" w:eastAsia="仿宋_GB2312"/>
            <w:sz w:val="32"/>
            <w:szCs w:val="32"/>
            <w:lang w:val="en-US" w:eastAsia="zh-CN"/>
          </w:rPr>
          <w:t>创新</w:t>
        </w:r>
      </w:ins>
      <w:ins w:id="1939" w:author="Jinglin Sun" w:date="2024-07-22T14:41:32Z">
        <w:r>
          <w:rPr>
            <w:rFonts w:hint="eastAsia" w:eastAsia="仿宋_GB2312"/>
            <w:sz w:val="32"/>
            <w:szCs w:val="32"/>
            <w:lang w:val="en-US" w:eastAsia="zh-CN"/>
          </w:rPr>
          <w:t>药</w:t>
        </w:r>
      </w:ins>
      <w:ins w:id="1940" w:author="Jinglin Sun" w:date="2024-07-22T14:41:33Z">
        <w:r>
          <w:rPr>
            <w:rFonts w:hint="eastAsia" w:eastAsia="仿宋_GB2312"/>
            <w:sz w:val="32"/>
            <w:szCs w:val="32"/>
            <w:lang w:val="en-US" w:eastAsia="zh-CN"/>
          </w:rPr>
          <w:t>实现</w:t>
        </w:r>
      </w:ins>
      <w:ins w:id="1941" w:author="Jinglin Sun" w:date="2024-07-22T14:41:37Z">
        <w:r>
          <w:rPr>
            <w:rFonts w:hint="eastAsia" w:eastAsia="仿宋_GB2312"/>
            <w:sz w:val="32"/>
            <w:szCs w:val="32"/>
            <w:lang w:val="en-US" w:eastAsia="zh-CN"/>
          </w:rPr>
          <w:t>销售</w:t>
        </w:r>
      </w:ins>
      <w:ins w:id="1942" w:author="Jinglin Sun" w:date="2024-07-22T14:41:39Z">
        <w:r>
          <w:rPr>
            <w:rFonts w:hint="eastAsia" w:eastAsia="仿宋_GB2312"/>
            <w:sz w:val="32"/>
            <w:szCs w:val="32"/>
            <w:lang w:val="en-US" w:eastAsia="zh-CN"/>
          </w:rPr>
          <w:t>闭环</w:t>
        </w:r>
      </w:ins>
      <w:ins w:id="1943" w:author="Jinglin Sun" w:date="2024-07-22T14:41:40Z">
        <w:r>
          <w:rPr>
            <w:rFonts w:hint="eastAsia" w:eastAsia="仿宋_GB2312"/>
            <w:sz w:val="32"/>
            <w:szCs w:val="32"/>
            <w:lang w:val="en-US" w:eastAsia="zh-CN"/>
          </w:rPr>
          <w:t>的</w:t>
        </w:r>
      </w:ins>
      <w:ins w:id="1944" w:author="Jinglin Sun" w:date="2024-07-22T14:41:43Z">
        <w:r>
          <w:rPr>
            <w:rFonts w:hint="eastAsia" w:eastAsia="仿宋_GB2312"/>
            <w:sz w:val="32"/>
            <w:szCs w:val="32"/>
            <w:lang w:val="en-US" w:eastAsia="zh-CN"/>
          </w:rPr>
          <w:t>必然选择</w:t>
        </w:r>
      </w:ins>
      <w:ins w:id="1945" w:author="Jinglin Sun" w:date="2024-07-22T14:35:42Z">
        <w:r>
          <w:rPr>
            <w:rFonts w:hint="eastAsia" w:eastAsia="仿宋_GB2312"/>
            <w:sz w:val="32"/>
            <w:szCs w:val="32"/>
            <w:lang w:val="en-US" w:eastAsia="zh-CN"/>
          </w:rPr>
          <w:t>。</w:t>
        </w:r>
      </w:ins>
      <w:ins w:id="1946" w:author="Jinglin Sun" w:date="2024-07-22T15:06:02Z">
        <w:r>
          <w:rPr>
            <w:rFonts w:hint="eastAsia" w:eastAsia="仿宋_GB2312"/>
            <w:sz w:val="32"/>
            <w:szCs w:val="32"/>
            <w:lang w:val="en-US" w:eastAsia="zh-CN"/>
          </w:rPr>
          <w:t>但</w:t>
        </w:r>
      </w:ins>
      <w:ins w:id="1947" w:author="Jinglin Sun" w:date="2024-07-22T15:06:03Z">
        <w:r>
          <w:rPr>
            <w:rFonts w:hint="eastAsia" w:eastAsia="仿宋_GB2312"/>
            <w:sz w:val="32"/>
            <w:szCs w:val="32"/>
            <w:lang w:val="en-US" w:eastAsia="zh-CN"/>
          </w:rPr>
          <w:t>目前创新</w:t>
        </w:r>
      </w:ins>
      <w:ins w:id="1948" w:author="Jinglin Sun" w:date="2024-07-22T15:06:04Z">
        <w:r>
          <w:rPr>
            <w:rFonts w:hint="eastAsia" w:eastAsia="仿宋_GB2312"/>
            <w:sz w:val="32"/>
            <w:szCs w:val="32"/>
            <w:lang w:val="en-US" w:eastAsia="zh-CN"/>
          </w:rPr>
          <w:t>药</w:t>
        </w:r>
      </w:ins>
      <w:ins w:id="1949" w:author="Jinglin Sun" w:date="2024-07-22T15:06:07Z">
        <w:r>
          <w:rPr>
            <w:rFonts w:hint="eastAsia" w:eastAsia="仿宋_GB2312"/>
            <w:sz w:val="32"/>
            <w:szCs w:val="32"/>
            <w:lang w:val="en-US" w:eastAsia="zh-CN"/>
          </w:rPr>
          <w:t>进入</w:t>
        </w:r>
      </w:ins>
      <w:ins w:id="1950" w:author="Jinglin Sun" w:date="2024-07-22T15:06:08Z">
        <w:r>
          <w:rPr>
            <w:rFonts w:hint="eastAsia" w:eastAsia="仿宋_GB2312"/>
            <w:sz w:val="32"/>
            <w:szCs w:val="32"/>
            <w:lang w:val="en-US" w:eastAsia="zh-CN"/>
          </w:rPr>
          <w:t>医院</w:t>
        </w:r>
      </w:ins>
      <w:ins w:id="1951" w:author="Jinglin Sun" w:date="2024-07-22T15:06:11Z">
        <w:r>
          <w:rPr>
            <w:rFonts w:hint="eastAsia" w:eastAsia="仿宋_GB2312"/>
            <w:sz w:val="32"/>
            <w:szCs w:val="32"/>
            <w:lang w:val="en-US" w:eastAsia="zh-CN"/>
          </w:rPr>
          <w:t>存在</w:t>
        </w:r>
      </w:ins>
      <w:ins w:id="1952" w:author="Jinglin Sun" w:date="2024-07-22T15:30:25Z">
        <w:r>
          <w:rPr>
            <w:rFonts w:hint="eastAsia" w:eastAsia="仿宋_GB2312"/>
            <w:sz w:val="32"/>
            <w:szCs w:val="32"/>
            <w:lang w:val="en-US" w:eastAsia="zh-CN"/>
          </w:rPr>
          <w:t>两大</w:t>
        </w:r>
      </w:ins>
      <w:ins w:id="1953" w:author="Jinglin Sun" w:date="2024-07-22T15:06:15Z">
        <w:r>
          <w:rPr>
            <w:rFonts w:hint="eastAsia" w:eastAsia="仿宋_GB2312"/>
            <w:sz w:val="32"/>
            <w:szCs w:val="32"/>
            <w:lang w:val="en-US" w:eastAsia="zh-CN"/>
          </w:rPr>
          <w:t>方面</w:t>
        </w:r>
      </w:ins>
      <w:ins w:id="1954" w:author="Jinglin Sun" w:date="2024-07-22T15:06:16Z">
        <w:r>
          <w:rPr>
            <w:rFonts w:hint="eastAsia" w:eastAsia="仿宋_GB2312"/>
            <w:sz w:val="32"/>
            <w:szCs w:val="32"/>
            <w:lang w:val="en-US" w:eastAsia="zh-CN"/>
          </w:rPr>
          <w:t>的</w:t>
        </w:r>
      </w:ins>
      <w:ins w:id="1955" w:author="Jinglin Sun" w:date="2024-07-22T15:06:18Z">
        <w:r>
          <w:rPr>
            <w:rFonts w:hint="eastAsia" w:eastAsia="仿宋_GB2312"/>
            <w:sz w:val="32"/>
            <w:szCs w:val="32"/>
            <w:lang w:val="en-US" w:eastAsia="zh-CN"/>
          </w:rPr>
          <w:t>问题与</w:t>
        </w:r>
      </w:ins>
      <w:ins w:id="1956" w:author="Jinglin Sun" w:date="2024-07-22T15:06:20Z">
        <w:r>
          <w:rPr>
            <w:rFonts w:hint="eastAsia" w:eastAsia="仿宋_GB2312"/>
            <w:sz w:val="32"/>
            <w:szCs w:val="32"/>
            <w:lang w:val="en-US" w:eastAsia="zh-CN"/>
          </w:rPr>
          <w:t>赌点</w:t>
        </w:r>
      </w:ins>
      <w:ins w:id="1957" w:author="Jinglin Sun" w:date="2024-07-22T15:06:21Z">
        <w:r>
          <w:rPr>
            <w:rFonts w:hint="eastAsia" w:eastAsia="仿宋_GB2312"/>
            <w:sz w:val="32"/>
            <w:szCs w:val="32"/>
            <w:lang w:val="en-US" w:eastAsia="zh-CN"/>
          </w:rPr>
          <w:t>：</w:t>
        </w:r>
      </w:ins>
      <w:ins w:id="1958" w:author="Jinglin Sun" w:date="2024-07-22T15:06:24Z">
        <w:r>
          <w:rPr>
            <w:rFonts w:hint="eastAsia" w:eastAsia="仿宋_GB2312"/>
            <w:sz w:val="32"/>
            <w:szCs w:val="32"/>
            <w:lang w:val="en-US" w:eastAsia="zh-CN"/>
          </w:rPr>
          <w:t>一是</w:t>
        </w:r>
      </w:ins>
      <w:ins w:id="1959" w:author="Jinglin Sun" w:date="2024-07-22T15:06:46Z">
        <w:r>
          <w:rPr>
            <w:rFonts w:eastAsia="仿宋_GB2312"/>
            <w:sz w:val="32"/>
            <w:szCs w:val="32"/>
          </w:rPr>
          <w:t>医院不可能配备所有医保目录药品。在实际药品采购中，医院主要依据其功能定位、临床科室需求筛选所需要的药品，且不同类型医院的药品目录也存在较大差异，难以做到每家医院都能配备所有医保目录药品。</w:t>
        </w:r>
      </w:ins>
      <w:ins w:id="1960" w:author="Jinglin Sun" w:date="2024-07-22T15:11:37Z">
        <w:r>
          <w:rPr>
            <w:rFonts w:hint="eastAsia" w:eastAsia="仿宋_GB2312"/>
            <w:sz w:val="32"/>
            <w:szCs w:val="32"/>
            <w:lang w:val="en-US" w:eastAsia="zh-CN"/>
          </w:rPr>
          <w:t>实际上</w:t>
        </w:r>
      </w:ins>
      <w:ins w:id="1961" w:author="Jinglin Sun" w:date="2024-07-22T15:11:39Z">
        <w:r>
          <w:rPr>
            <w:rFonts w:hint="eastAsia" w:eastAsia="仿宋_GB2312"/>
            <w:sz w:val="32"/>
            <w:szCs w:val="32"/>
            <w:lang w:val="en-US" w:eastAsia="zh-CN"/>
          </w:rPr>
          <w:t>，</w:t>
        </w:r>
      </w:ins>
      <w:ins w:id="1962" w:author="Jinglin Sun" w:date="2024-07-22T15:11:52Z">
        <w:r>
          <w:rPr>
            <w:rFonts w:hint="eastAsia" w:eastAsia="仿宋_GB2312"/>
            <w:sz w:val="32"/>
            <w:szCs w:val="32"/>
            <w:lang w:val="en-US" w:eastAsia="zh-CN"/>
          </w:rPr>
          <w:t>受</w:t>
        </w:r>
      </w:ins>
      <w:ins w:id="1963" w:author="Jinglin Sun" w:date="2024-07-22T15:11:52Z">
        <w:r>
          <w:rPr>
            <w:rFonts w:hint="eastAsia" w:eastAsia="仿宋_GB2312"/>
            <w:sz w:val="32"/>
            <w:szCs w:val="32"/>
            <w:lang w:eastAsia="zh-CN"/>
          </w:rPr>
          <w:t>“</w:t>
        </w:r>
      </w:ins>
      <w:ins w:id="1964" w:author="Jinglin Sun" w:date="2024-07-22T15:11:52Z">
        <w:r>
          <w:rPr>
            <w:rFonts w:eastAsia="仿宋_GB2312"/>
            <w:sz w:val="32"/>
            <w:szCs w:val="32"/>
          </w:rPr>
          <w:t>药占比</w:t>
        </w:r>
      </w:ins>
      <w:ins w:id="1965" w:author="Jinglin Sun" w:date="2024-07-22T15:11:52Z">
        <w:r>
          <w:rPr>
            <w:rFonts w:hint="eastAsia" w:eastAsia="仿宋_GB2312"/>
            <w:sz w:val="32"/>
            <w:szCs w:val="32"/>
            <w:lang w:eastAsia="zh-CN"/>
          </w:rPr>
          <w:t>”“</w:t>
        </w:r>
      </w:ins>
      <w:ins w:id="1966" w:author="Jinglin Sun" w:date="2024-07-22T15:11:52Z">
        <w:r>
          <w:rPr>
            <w:rFonts w:eastAsia="仿宋_GB2312"/>
            <w:sz w:val="32"/>
            <w:szCs w:val="32"/>
          </w:rPr>
          <w:t>一品两规</w:t>
        </w:r>
      </w:ins>
      <w:ins w:id="1967" w:author="Jinglin Sun" w:date="2024-07-22T15:11:52Z">
        <w:r>
          <w:rPr>
            <w:rFonts w:hint="eastAsia" w:eastAsia="仿宋_GB2312"/>
            <w:sz w:val="32"/>
            <w:szCs w:val="32"/>
            <w:lang w:eastAsia="zh-CN"/>
          </w:rPr>
          <w:t>”“</w:t>
        </w:r>
      </w:ins>
      <w:ins w:id="1968" w:author="Jinglin Sun" w:date="2024-07-22T15:11:52Z">
        <w:r>
          <w:rPr>
            <w:rFonts w:eastAsia="仿宋_GB2312"/>
            <w:sz w:val="32"/>
            <w:szCs w:val="32"/>
          </w:rPr>
          <w:t>药品零差率</w:t>
        </w:r>
      </w:ins>
      <w:ins w:id="1969" w:author="Jinglin Sun" w:date="2024-07-22T15:11:52Z">
        <w:r>
          <w:rPr>
            <w:rFonts w:hint="eastAsia" w:eastAsia="仿宋_GB2312"/>
            <w:sz w:val="32"/>
            <w:szCs w:val="32"/>
            <w:lang w:eastAsia="zh-CN"/>
          </w:rPr>
          <w:t>”</w:t>
        </w:r>
      </w:ins>
      <w:ins w:id="1970" w:author="Jinglin Sun" w:date="2024-07-22T15:11:52Z">
        <w:r>
          <w:rPr>
            <w:rFonts w:eastAsia="仿宋_GB2312"/>
            <w:sz w:val="32"/>
            <w:szCs w:val="32"/>
          </w:rPr>
          <w:t>等政策</w:t>
        </w:r>
      </w:ins>
      <w:ins w:id="1971" w:author="Jinglin Sun" w:date="2024-07-22T15:11:52Z">
        <w:r>
          <w:rPr>
            <w:rFonts w:hint="eastAsia" w:eastAsia="仿宋_GB2312"/>
            <w:sz w:val="32"/>
            <w:szCs w:val="32"/>
            <w:lang w:val="en-US" w:eastAsia="zh-CN"/>
          </w:rPr>
          <w:t>影响，</w:t>
        </w:r>
      </w:ins>
      <w:ins w:id="1972" w:author="Jinglin Sun" w:date="2024-07-22T15:13:35Z">
        <w:r>
          <w:rPr>
            <w:rFonts w:hint="eastAsia" w:eastAsia="仿宋_GB2312"/>
            <w:sz w:val="32"/>
            <w:szCs w:val="32"/>
            <w:lang w:val="en-US" w:eastAsia="zh-CN"/>
          </w:rPr>
          <w:t>医院</w:t>
        </w:r>
      </w:ins>
      <w:ins w:id="1973" w:author="Jinglin Sun" w:date="2024-07-22T15:13:38Z">
        <w:r>
          <w:rPr>
            <w:rFonts w:hint="eastAsia" w:eastAsia="仿宋_GB2312"/>
            <w:sz w:val="32"/>
            <w:szCs w:val="32"/>
            <w:lang w:val="en-US" w:eastAsia="zh-CN"/>
          </w:rPr>
          <w:t>对于</w:t>
        </w:r>
      </w:ins>
      <w:ins w:id="1974" w:author="Jinglin Sun" w:date="2024-07-22T15:12:18Z">
        <w:r>
          <w:rPr>
            <w:rFonts w:hint="eastAsia" w:eastAsia="仿宋_GB2312"/>
            <w:sz w:val="32"/>
            <w:szCs w:val="32"/>
            <w:lang w:val="en-US" w:eastAsia="zh-CN"/>
          </w:rPr>
          <w:t>创新</w:t>
        </w:r>
      </w:ins>
      <w:ins w:id="1975" w:author="Jinglin Sun" w:date="2024-07-22T15:12:19Z">
        <w:r>
          <w:rPr>
            <w:rFonts w:hint="eastAsia" w:eastAsia="仿宋_GB2312"/>
            <w:sz w:val="32"/>
            <w:szCs w:val="32"/>
            <w:lang w:val="en-US" w:eastAsia="zh-CN"/>
          </w:rPr>
          <w:t>药</w:t>
        </w:r>
      </w:ins>
      <w:ins w:id="1976" w:author="Jinglin Sun" w:date="2024-07-22T15:12:21Z">
        <w:r>
          <w:rPr>
            <w:rFonts w:hint="eastAsia" w:eastAsia="仿宋_GB2312"/>
            <w:sz w:val="32"/>
            <w:szCs w:val="32"/>
            <w:lang w:val="en-US" w:eastAsia="zh-CN"/>
          </w:rPr>
          <w:t>入院</w:t>
        </w:r>
      </w:ins>
      <w:ins w:id="1977" w:author="Jinglin Sun" w:date="2024-07-22T15:13:47Z">
        <w:r>
          <w:rPr>
            <w:rFonts w:hint="eastAsia" w:eastAsia="仿宋_GB2312"/>
            <w:sz w:val="32"/>
            <w:szCs w:val="32"/>
            <w:lang w:val="en-US" w:eastAsia="zh-CN"/>
          </w:rPr>
          <w:t>十分</w:t>
        </w:r>
      </w:ins>
      <w:ins w:id="1978" w:author="Jinglin Sun" w:date="2024-07-22T15:13:48Z">
        <w:r>
          <w:rPr>
            <w:rFonts w:hint="eastAsia" w:eastAsia="仿宋_GB2312"/>
            <w:sz w:val="32"/>
            <w:szCs w:val="32"/>
            <w:lang w:val="en-US" w:eastAsia="zh-CN"/>
          </w:rPr>
          <w:t>谨慎</w:t>
        </w:r>
      </w:ins>
      <w:ins w:id="1979" w:author="Jinglin Sun" w:date="2024-07-22T15:11:52Z">
        <w:r>
          <w:rPr>
            <w:rFonts w:eastAsia="仿宋_GB2312"/>
            <w:sz w:val="32"/>
            <w:szCs w:val="32"/>
          </w:rPr>
          <w:t>。</w:t>
        </w:r>
      </w:ins>
      <w:del w:id="1980" w:author="Jinglin Sun" w:date="2024-07-22T15:01:46Z">
        <w:r>
          <w:rPr>
            <w:rFonts w:hint="default" w:eastAsia="仿宋_GB2312"/>
            <w:sz w:val="32"/>
            <w:szCs w:val="32"/>
            <w:lang w:val="en-US"/>
          </w:rPr>
          <w:delText>市场规模庞大。从渠道贡献来看，医院渠道为处方药市场贡献超70%的份额，院端仍为主要的处方销售渠道。</w:delText>
        </w:r>
      </w:del>
      <w:ins w:id="1981" w:author="Jinglin Sun" w:date="2024-07-22T14:09:46Z">
        <w:r>
          <w:rPr>
            <w:rFonts w:hint="eastAsia" w:eastAsia="仿宋_GB2312"/>
            <w:sz w:val="32"/>
            <w:szCs w:val="32"/>
          </w:rPr>
          <w:t>国家2020版医保目录</w:t>
        </w:r>
      </w:ins>
      <w:ins w:id="1982" w:author="Jinglin Sun" w:date="2024-07-22T14:20:43Z">
        <w:r>
          <w:rPr>
            <w:rFonts w:hint="eastAsia" w:eastAsia="仿宋_GB2312"/>
            <w:sz w:val="32"/>
            <w:szCs w:val="32"/>
            <w:lang w:val="en-US" w:eastAsia="zh-CN"/>
          </w:rPr>
          <w:t>药品</w:t>
        </w:r>
      </w:ins>
      <w:ins w:id="1983" w:author="Jinglin Sun" w:date="2024-07-22T14:09:46Z">
        <w:r>
          <w:rPr>
            <w:rFonts w:hint="eastAsia" w:eastAsia="仿宋_GB2312"/>
            <w:sz w:val="32"/>
            <w:szCs w:val="32"/>
          </w:rPr>
          <w:t>数量是2800个，普通公立医院配置数量限额是1500个</w:t>
        </w:r>
      </w:ins>
      <w:ins w:id="1984" w:author="Jinglin Sun" w:date="2024-07-22T14:45:35Z">
        <w:r>
          <w:rPr>
            <w:rFonts w:hint="eastAsia" w:eastAsia="仿宋_GB2312"/>
            <w:sz w:val="32"/>
            <w:szCs w:val="32"/>
            <w:lang w:eastAsia="zh-CN"/>
          </w:rPr>
          <w:t>，</w:t>
        </w:r>
      </w:ins>
      <w:ins w:id="1985" w:author="Jinglin Sun" w:date="2024-07-22T14:48:47Z">
        <w:r>
          <w:rPr>
            <w:rFonts w:hint="eastAsia" w:eastAsia="仿宋_GB2312"/>
            <w:sz w:val="32"/>
            <w:szCs w:val="32"/>
            <w:lang w:val="en-US" w:eastAsia="zh-CN"/>
          </w:rPr>
          <w:t>仅为</w:t>
        </w:r>
      </w:ins>
      <w:ins w:id="1986" w:author="Jinglin Sun" w:date="2024-07-22T14:48:50Z">
        <w:r>
          <w:rPr>
            <w:rFonts w:hint="eastAsia" w:eastAsia="仿宋_GB2312"/>
            <w:sz w:val="32"/>
            <w:szCs w:val="32"/>
            <w:lang w:val="en-US" w:eastAsia="zh-CN"/>
          </w:rPr>
          <w:t>药品</w:t>
        </w:r>
      </w:ins>
      <w:ins w:id="1987" w:author="Jinglin Sun" w:date="2024-07-22T14:48:52Z">
        <w:r>
          <w:rPr>
            <w:rFonts w:hint="eastAsia" w:eastAsia="仿宋_GB2312"/>
            <w:sz w:val="32"/>
            <w:szCs w:val="32"/>
            <w:lang w:val="en-US" w:eastAsia="zh-CN"/>
          </w:rPr>
          <w:t>总数的</w:t>
        </w:r>
      </w:ins>
      <w:ins w:id="1988" w:author="Jinglin Sun" w:date="2024-07-22T14:48:57Z">
        <w:r>
          <w:rPr>
            <w:rFonts w:hint="eastAsia" w:eastAsia="仿宋_GB2312"/>
            <w:sz w:val="32"/>
            <w:szCs w:val="32"/>
            <w:lang w:val="en-US" w:eastAsia="zh-CN"/>
          </w:rPr>
          <w:t>1</w:t>
        </w:r>
      </w:ins>
      <w:ins w:id="1989" w:author="Jinglin Sun" w:date="2024-07-22T14:48:58Z">
        <w:r>
          <w:rPr>
            <w:rFonts w:hint="eastAsia" w:eastAsia="仿宋_GB2312"/>
            <w:sz w:val="32"/>
            <w:szCs w:val="32"/>
            <w:lang w:val="en-US" w:eastAsia="zh-CN"/>
          </w:rPr>
          <w:t>/2</w:t>
        </w:r>
      </w:ins>
      <w:ins w:id="1990" w:author="Jinglin Sun" w:date="2024-07-22T14:49:11Z">
        <w:r>
          <w:rPr>
            <w:rFonts w:hint="eastAsia" w:eastAsia="仿宋_GB2312"/>
            <w:sz w:val="32"/>
            <w:szCs w:val="32"/>
            <w:lang w:val="en-US" w:eastAsia="zh-CN"/>
          </w:rPr>
          <w:t>多一点</w:t>
        </w:r>
      </w:ins>
      <w:ins w:id="1991" w:author="Jinglin Sun" w:date="2024-07-22T14:09:46Z">
        <w:r>
          <w:rPr>
            <w:rFonts w:hint="eastAsia" w:eastAsia="仿宋_GB2312"/>
            <w:sz w:val="32"/>
            <w:szCs w:val="32"/>
          </w:rPr>
          <w:t>。也就是说，有将近</w:t>
        </w:r>
      </w:ins>
      <w:ins w:id="1992" w:author="Jinglin Sun" w:date="2024-07-22T14:12:39Z">
        <w:r>
          <w:rPr>
            <w:rFonts w:hint="eastAsia" w:eastAsia="仿宋_GB2312"/>
            <w:sz w:val="32"/>
            <w:szCs w:val="32"/>
            <w:lang w:val="en-US" w:eastAsia="zh-CN"/>
          </w:rPr>
          <w:t>50</w:t>
        </w:r>
      </w:ins>
      <w:ins w:id="1993" w:author="Jinglin Sun" w:date="2024-07-22T14:12:40Z">
        <w:r>
          <w:rPr>
            <w:rFonts w:hint="eastAsia" w:eastAsia="仿宋_GB2312"/>
            <w:sz w:val="32"/>
            <w:szCs w:val="32"/>
            <w:lang w:val="en-US" w:eastAsia="zh-CN"/>
          </w:rPr>
          <w:t>%</w:t>
        </w:r>
      </w:ins>
      <w:ins w:id="1994" w:author="Jinglin Sun" w:date="2024-07-22T14:49:40Z">
        <w:r>
          <w:rPr>
            <w:rFonts w:hint="eastAsia" w:eastAsia="仿宋_GB2312"/>
            <w:sz w:val="32"/>
            <w:szCs w:val="32"/>
            <w:lang w:val="en-US" w:eastAsia="zh-CN"/>
          </w:rPr>
          <w:t>的</w:t>
        </w:r>
      </w:ins>
      <w:ins w:id="1995" w:author="Jinglin Sun" w:date="2024-07-22T14:49:41Z">
        <w:r>
          <w:rPr>
            <w:rFonts w:hint="eastAsia" w:eastAsia="仿宋_GB2312"/>
            <w:sz w:val="32"/>
            <w:szCs w:val="32"/>
            <w:lang w:val="en-US" w:eastAsia="zh-CN"/>
          </w:rPr>
          <w:t>创新药</w:t>
        </w:r>
      </w:ins>
      <w:ins w:id="1996" w:author="Jinglin Sun" w:date="2024-07-22T14:09:46Z">
        <w:r>
          <w:rPr>
            <w:rFonts w:hint="eastAsia" w:eastAsia="仿宋_GB2312"/>
            <w:sz w:val="32"/>
            <w:szCs w:val="32"/>
          </w:rPr>
          <w:t>进不了医院。</w:t>
        </w:r>
      </w:ins>
      <w:ins w:id="1997" w:author="Jinglin Sun" w:date="2024-07-22T14:50:06Z">
        <w:r>
          <w:rPr>
            <w:rFonts w:hint="eastAsia" w:eastAsia="仿宋_GB2312"/>
            <w:sz w:val="32"/>
            <w:szCs w:val="32"/>
            <w:lang w:val="en-US" w:eastAsia="zh-CN"/>
          </w:rPr>
          <w:t>从</w:t>
        </w:r>
      </w:ins>
      <w:ins w:id="1998" w:author="Jinglin Sun" w:date="2024-07-22T14:50:07Z">
        <w:r>
          <w:rPr>
            <w:rFonts w:hint="eastAsia" w:eastAsia="仿宋_GB2312"/>
            <w:sz w:val="32"/>
            <w:szCs w:val="32"/>
            <w:lang w:val="en-US" w:eastAsia="zh-CN"/>
          </w:rPr>
          <w:t>近</w:t>
        </w:r>
      </w:ins>
      <w:ins w:id="1999" w:author="Jinglin Sun" w:date="2024-07-22T14:50:08Z">
        <w:r>
          <w:rPr>
            <w:rFonts w:hint="eastAsia" w:eastAsia="仿宋_GB2312"/>
            <w:sz w:val="32"/>
            <w:szCs w:val="32"/>
            <w:lang w:val="en-US" w:eastAsia="zh-CN"/>
          </w:rPr>
          <w:t>五年的</w:t>
        </w:r>
      </w:ins>
      <w:ins w:id="2000" w:author="Jinglin Sun" w:date="2024-07-22T14:50:10Z">
        <w:r>
          <w:rPr>
            <w:rFonts w:hint="eastAsia" w:eastAsia="仿宋_GB2312"/>
            <w:sz w:val="32"/>
            <w:szCs w:val="32"/>
            <w:lang w:val="en-US" w:eastAsia="zh-CN"/>
          </w:rPr>
          <w:t>数据</w:t>
        </w:r>
      </w:ins>
      <w:ins w:id="2001" w:author="Jinglin Sun" w:date="2024-07-22T14:50:11Z">
        <w:r>
          <w:rPr>
            <w:rFonts w:hint="eastAsia" w:eastAsia="仿宋_GB2312"/>
            <w:sz w:val="32"/>
            <w:szCs w:val="32"/>
            <w:lang w:val="en-US" w:eastAsia="zh-CN"/>
          </w:rPr>
          <w:t>来看</w:t>
        </w:r>
      </w:ins>
      <w:ins w:id="2002" w:author="Jinglin Sun" w:date="2024-07-22T14:50:12Z">
        <w:r>
          <w:rPr>
            <w:rFonts w:hint="eastAsia" w:eastAsia="仿宋_GB2312"/>
            <w:sz w:val="32"/>
            <w:szCs w:val="32"/>
            <w:lang w:val="en-US" w:eastAsia="zh-CN"/>
          </w:rPr>
          <w:t>，</w:t>
        </w:r>
      </w:ins>
      <w:del w:id="2003" w:author="Jinglin Sun" w:date="2024-07-22T14:50:15Z">
        <w:r>
          <w:rPr>
            <w:rFonts w:eastAsia="仿宋_GB2312"/>
            <w:sz w:val="32"/>
            <w:szCs w:val="32"/>
          </w:rPr>
          <w:delText>近五年，</w:delText>
        </w:r>
      </w:del>
      <w:r>
        <w:rPr>
          <w:rFonts w:eastAsia="仿宋_GB2312"/>
          <w:sz w:val="32"/>
          <w:szCs w:val="32"/>
        </w:rPr>
        <w:t>全国3300家三甲医院中</w:t>
      </w:r>
      <w:ins w:id="2004" w:author="Jinglin Sun" w:date="2024-07-22T14:39:17Z">
        <w:r>
          <w:rPr>
            <w:rFonts w:hint="eastAsia" w:eastAsia="仿宋_GB2312"/>
            <w:sz w:val="32"/>
            <w:szCs w:val="32"/>
            <w:lang w:eastAsia="zh-CN"/>
          </w:rPr>
          <w:t>，</w:t>
        </w:r>
      </w:ins>
      <w:r>
        <w:rPr>
          <w:rFonts w:eastAsia="仿宋_GB2312"/>
          <w:sz w:val="32"/>
          <w:szCs w:val="32"/>
        </w:rPr>
        <w:t>只有10%左右的医院</w:t>
      </w:r>
      <w:del w:id="2005" w:author="Jinglin Sun" w:date="2024-07-22T14:39:20Z">
        <w:r>
          <w:rPr>
            <w:rFonts w:eastAsia="仿宋_GB2312"/>
            <w:sz w:val="32"/>
            <w:szCs w:val="32"/>
          </w:rPr>
          <w:delText>，</w:delText>
        </w:r>
      </w:del>
      <w:r>
        <w:rPr>
          <w:rFonts w:eastAsia="仿宋_GB2312"/>
          <w:sz w:val="32"/>
          <w:szCs w:val="32"/>
        </w:rPr>
        <w:t>采购了列入医保报销目录的创新药</w:t>
      </w:r>
      <w:r>
        <w:rPr>
          <w:rFonts w:hint="eastAsia" w:eastAsia="仿宋_GB2312"/>
          <w:sz w:val="32"/>
          <w:szCs w:val="32"/>
        </w:rPr>
        <w:t>。</w:t>
      </w:r>
      <w:del w:id="2006" w:author="Jinglin Sun" w:date="2024-07-22T14:39:35Z">
        <w:r>
          <w:rPr>
            <w:rFonts w:eastAsia="仿宋_GB2312"/>
            <w:sz w:val="32"/>
            <w:szCs w:val="32"/>
          </w:rPr>
          <w:delText>其中采购2021年列入医保报销目录创新药的医院只有5.4%。</w:delText>
        </w:r>
      </w:del>
      <w:r>
        <w:rPr>
          <w:rFonts w:eastAsia="仿宋_GB2312"/>
          <w:sz w:val="32"/>
          <w:szCs w:val="32"/>
        </w:rPr>
        <w:t>比如，贝达的盐酸埃克替尼是中国自主研发的第一个小分子靶向抗癌药，</w:t>
      </w:r>
      <w:del w:id="2007" w:author="Jinglin Sun" w:date="2024-07-22T14:53:46Z">
        <w:r>
          <w:rPr>
            <w:rFonts w:eastAsia="仿宋_GB2312"/>
            <w:sz w:val="32"/>
            <w:szCs w:val="32"/>
          </w:rPr>
          <w:delText>被誉为民生领域的“两弹一星”，</w:delText>
        </w:r>
      </w:del>
      <w:r>
        <w:rPr>
          <w:rFonts w:eastAsia="仿宋_GB2312"/>
          <w:sz w:val="32"/>
          <w:szCs w:val="32"/>
        </w:rPr>
        <w:t>但</w:t>
      </w:r>
      <w:del w:id="2008" w:author="Jinglin Sun" w:date="2024-07-22T14:53:50Z">
        <w:r>
          <w:rPr>
            <w:rFonts w:eastAsia="仿宋_GB2312"/>
            <w:sz w:val="32"/>
            <w:szCs w:val="32"/>
          </w:rPr>
          <w:delText>埃克替尼</w:delText>
        </w:r>
      </w:del>
      <w:r>
        <w:rPr>
          <w:rFonts w:eastAsia="仿宋_GB2312"/>
          <w:sz w:val="32"/>
          <w:szCs w:val="32"/>
        </w:rPr>
        <w:t>自2011年上市以来</w:t>
      </w:r>
      <w:del w:id="2009" w:author="Jinglin Sun" w:date="2024-07-22T14:53:52Z">
        <w:r>
          <w:rPr>
            <w:rFonts w:eastAsia="仿宋_GB2312"/>
            <w:sz w:val="32"/>
            <w:szCs w:val="32"/>
          </w:rPr>
          <w:delText>，</w:delText>
        </w:r>
      </w:del>
      <w:del w:id="2010" w:author="Jinglin Sun" w:date="2024-07-22T14:53:18Z">
        <w:r>
          <w:rPr>
            <w:rFonts w:hint="default" w:eastAsia="仿宋_GB2312"/>
            <w:sz w:val="32"/>
            <w:szCs w:val="32"/>
            <w:lang w:val="en-US"/>
          </w:rPr>
          <w:delText>一共进入了2000多家医院</w:delText>
        </w:r>
      </w:del>
      <w:ins w:id="2011" w:author="Jinglin Sun" w:date="2024-07-22T14:53:20Z">
        <w:r>
          <w:rPr>
            <w:rFonts w:hint="eastAsia" w:eastAsia="仿宋_GB2312"/>
            <w:sz w:val="32"/>
            <w:szCs w:val="32"/>
            <w:lang w:val="en-US" w:eastAsia="zh-CN"/>
          </w:rPr>
          <w:t>并未</w:t>
        </w:r>
      </w:ins>
      <w:ins w:id="2012" w:author="Jinglin Sun" w:date="2024-07-22T14:53:22Z">
        <w:r>
          <w:rPr>
            <w:rFonts w:hint="eastAsia" w:eastAsia="仿宋_GB2312"/>
            <w:sz w:val="32"/>
            <w:szCs w:val="32"/>
            <w:lang w:val="en-US" w:eastAsia="zh-CN"/>
          </w:rPr>
          <w:t>进入</w:t>
        </w:r>
      </w:ins>
      <w:ins w:id="2013" w:author="Jinglin Sun" w:date="2024-07-22T14:53:24Z">
        <w:r>
          <w:rPr>
            <w:rFonts w:hint="eastAsia" w:eastAsia="仿宋_GB2312"/>
            <w:sz w:val="32"/>
            <w:szCs w:val="32"/>
            <w:lang w:val="en-US" w:eastAsia="zh-CN"/>
          </w:rPr>
          <w:t>所有</w:t>
        </w:r>
      </w:ins>
      <w:ins w:id="2014" w:author="Jinglin Sun" w:date="2024-07-22T14:53:26Z">
        <w:r>
          <w:rPr>
            <w:rFonts w:hint="eastAsia" w:eastAsia="仿宋_GB2312"/>
            <w:sz w:val="32"/>
            <w:szCs w:val="32"/>
            <w:lang w:val="en-US" w:eastAsia="zh-CN"/>
          </w:rPr>
          <w:t>三</w:t>
        </w:r>
      </w:ins>
      <w:ins w:id="2015" w:author="Jinglin Sun" w:date="2024-07-22T14:53:27Z">
        <w:r>
          <w:rPr>
            <w:rFonts w:hint="eastAsia" w:eastAsia="仿宋_GB2312"/>
            <w:sz w:val="32"/>
            <w:szCs w:val="32"/>
            <w:lang w:val="en-US" w:eastAsia="zh-CN"/>
          </w:rPr>
          <w:t>甲</w:t>
        </w:r>
      </w:ins>
      <w:ins w:id="2016" w:author="Jinglin Sun" w:date="2024-07-22T14:53:28Z">
        <w:r>
          <w:rPr>
            <w:rFonts w:hint="eastAsia" w:eastAsia="仿宋_GB2312"/>
            <w:sz w:val="32"/>
            <w:szCs w:val="32"/>
            <w:lang w:val="en-US" w:eastAsia="zh-CN"/>
          </w:rPr>
          <w:t>医院</w:t>
        </w:r>
      </w:ins>
      <w:r>
        <w:rPr>
          <w:rFonts w:eastAsia="仿宋_GB2312"/>
          <w:sz w:val="32"/>
          <w:szCs w:val="32"/>
        </w:rPr>
        <w:t>。</w:t>
      </w:r>
      <w:ins w:id="2017" w:author="Jinglin Sun" w:date="2024-07-22T14:54:59Z">
        <w:r>
          <w:rPr>
            <w:rFonts w:hint="eastAsia" w:eastAsia="仿宋_GB2312"/>
            <w:sz w:val="32"/>
            <w:szCs w:val="32"/>
            <w:lang w:val="en-US" w:eastAsia="zh-CN"/>
          </w:rPr>
          <w:t>抗肿瘤药</w:t>
        </w:r>
      </w:ins>
      <w:ins w:id="2018" w:author="Jinglin Sun" w:date="2024-07-22T14:55:00Z">
        <w:r>
          <w:rPr>
            <w:rFonts w:hint="eastAsia" w:eastAsia="仿宋_GB2312"/>
            <w:sz w:val="32"/>
            <w:szCs w:val="32"/>
            <w:lang w:val="en-US" w:eastAsia="zh-CN"/>
          </w:rPr>
          <w:t>作为</w:t>
        </w:r>
      </w:ins>
      <w:ins w:id="2019" w:author="Jinglin Sun" w:date="2024-07-22T14:55:03Z">
        <w:r>
          <w:rPr>
            <w:rFonts w:hint="eastAsia" w:eastAsia="仿宋_GB2312"/>
            <w:sz w:val="32"/>
            <w:szCs w:val="32"/>
            <w:lang w:val="en-US" w:eastAsia="zh-CN"/>
          </w:rPr>
          <w:t>我国</w:t>
        </w:r>
      </w:ins>
      <w:ins w:id="2020" w:author="Jinglin Sun" w:date="2024-07-22T14:55:04Z">
        <w:r>
          <w:rPr>
            <w:rFonts w:hint="eastAsia" w:eastAsia="仿宋_GB2312"/>
            <w:sz w:val="32"/>
            <w:szCs w:val="32"/>
            <w:lang w:val="en-US" w:eastAsia="zh-CN"/>
          </w:rPr>
          <w:t>创新</w:t>
        </w:r>
      </w:ins>
      <w:ins w:id="2021" w:author="Jinglin Sun" w:date="2024-07-22T14:55:09Z">
        <w:r>
          <w:rPr>
            <w:rFonts w:hint="eastAsia" w:eastAsia="仿宋_GB2312"/>
            <w:sz w:val="32"/>
            <w:szCs w:val="32"/>
            <w:lang w:val="en-US" w:eastAsia="zh-CN"/>
          </w:rPr>
          <w:t>药的</w:t>
        </w:r>
      </w:ins>
      <w:ins w:id="2022" w:author="Jinglin Sun" w:date="2024-07-22T14:55:10Z">
        <w:r>
          <w:rPr>
            <w:rFonts w:hint="eastAsia" w:eastAsia="仿宋_GB2312"/>
            <w:sz w:val="32"/>
            <w:szCs w:val="32"/>
            <w:lang w:val="en-US" w:eastAsia="zh-CN"/>
          </w:rPr>
          <w:t>主</w:t>
        </w:r>
      </w:ins>
      <w:ins w:id="2023" w:author="Jinglin Sun" w:date="2024-07-22T14:55:12Z">
        <w:r>
          <w:rPr>
            <w:rFonts w:hint="eastAsia" w:eastAsia="仿宋_GB2312"/>
            <w:sz w:val="32"/>
            <w:szCs w:val="32"/>
            <w:lang w:val="en-US" w:eastAsia="zh-CN"/>
          </w:rPr>
          <w:t>阵地</w:t>
        </w:r>
      </w:ins>
      <w:ins w:id="2024" w:author="Jinglin Sun" w:date="2024-07-22T14:55:13Z">
        <w:r>
          <w:rPr>
            <w:rFonts w:hint="eastAsia" w:eastAsia="仿宋_GB2312"/>
            <w:sz w:val="32"/>
            <w:szCs w:val="32"/>
            <w:lang w:val="en-US" w:eastAsia="zh-CN"/>
          </w:rPr>
          <w:t>，</w:t>
        </w:r>
      </w:ins>
      <w:ins w:id="2025" w:author="Jinglin Sun" w:date="2024-07-22T14:55:34Z">
        <w:r>
          <w:rPr>
            <w:rFonts w:hint="eastAsia" w:eastAsia="仿宋_GB2312"/>
            <w:sz w:val="32"/>
            <w:szCs w:val="32"/>
            <w:lang w:val="en-US" w:eastAsia="zh-CN"/>
          </w:rPr>
          <w:t>其</w:t>
        </w:r>
      </w:ins>
      <w:ins w:id="2026" w:author="Jinglin Sun" w:date="2024-07-22T14:55:35Z">
        <w:r>
          <w:rPr>
            <w:rFonts w:hint="eastAsia" w:eastAsia="仿宋_GB2312"/>
            <w:sz w:val="32"/>
            <w:szCs w:val="32"/>
            <w:lang w:val="en-US" w:eastAsia="zh-CN"/>
          </w:rPr>
          <w:t>三甲</w:t>
        </w:r>
      </w:ins>
      <w:ins w:id="2027" w:author="Jinglin Sun" w:date="2024-07-22T14:55:37Z">
        <w:r>
          <w:rPr>
            <w:rFonts w:hint="eastAsia" w:eastAsia="仿宋_GB2312"/>
            <w:sz w:val="32"/>
            <w:szCs w:val="32"/>
            <w:lang w:val="en-US" w:eastAsia="zh-CN"/>
          </w:rPr>
          <w:t>医院</w:t>
        </w:r>
      </w:ins>
      <w:ins w:id="2028" w:author="Jinglin Sun" w:date="2024-07-22T14:55:44Z">
        <w:r>
          <w:rPr>
            <w:rFonts w:hint="eastAsia" w:eastAsia="仿宋_GB2312"/>
            <w:sz w:val="32"/>
            <w:szCs w:val="32"/>
            <w:lang w:val="en-US" w:eastAsia="zh-CN"/>
          </w:rPr>
          <w:t>进院</w:t>
        </w:r>
      </w:ins>
      <w:ins w:id="2029" w:author="Jinglin Sun" w:date="2024-07-22T14:55:45Z">
        <w:r>
          <w:rPr>
            <w:rFonts w:hint="eastAsia" w:eastAsia="仿宋_GB2312"/>
            <w:sz w:val="32"/>
            <w:szCs w:val="32"/>
            <w:lang w:val="en-US" w:eastAsia="zh-CN"/>
          </w:rPr>
          <w:t>率</w:t>
        </w:r>
      </w:ins>
      <w:ins w:id="2030" w:author="Jinglin Sun" w:date="2024-07-22T14:55:46Z">
        <w:r>
          <w:rPr>
            <w:rFonts w:hint="eastAsia" w:eastAsia="仿宋_GB2312"/>
            <w:sz w:val="32"/>
            <w:szCs w:val="32"/>
            <w:lang w:val="en-US" w:eastAsia="zh-CN"/>
          </w:rPr>
          <w:t>仅为</w:t>
        </w:r>
      </w:ins>
      <w:ins w:id="2031" w:author="Jinglin Sun" w:date="2024-07-22T14:55:58Z">
        <w:r>
          <w:rPr>
            <w:rFonts w:eastAsia="仿宋_GB2312"/>
            <w:sz w:val="32"/>
            <w:szCs w:val="32"/>
          </w:rPr>
          <w:t>2%</w:t>
        </w:r>
      </w:ins>
      <w:ins w:id="2032" w:author="Jinglin Sun" w:date="2024-07-22T14:56:02Z">
        <w:r>
          <w:rPr>
            <w:rFonts w:hint="eastAsia" w:eastAsia="仿宋_GB2312"/>
            <w:sz w:val="32"/>
            <w:szCs w:val="32"/>
            <w:lang w:val="en-US" w:eastAsia="zh-CN"/>
          </w:rPr>
          <w:t>~</w:t>
        </w:r>
      </w:ins>
      <w:ins w:id="2033" w:author="Jinglin Sun" w:date="2024-07-22T14:55:58Z">
        <w:r>
          <w:rPr>
            <w:rFonts w:eastAsia="仿宋_GB2312"/>
            <w:sz w:val="32"/>
            <w:szCs w:val="32"/>
          </w:rPr>
          <w:t>14%，</w:t>
        </w:r>
      </w:ins>
      <w:ins w:id="2034" w:author="Jinglin Sun" w:date="2024-07-22T14:56:05Z">
        <w:r>
          <w:rPr>
            <w:rFonts w:hint="eastAsia" w:eastAsia="仿宋_GB2312"/>
            <w:sz w:val="32"/>
            <w:szCs w:val="32"/>
            <w:lang w:val="en-US" w:eastAsia="zh-CN"/>
          </w:rPr>
          <w:t>且</w:t>
        </w:r>
      </w:ins>
      <w:ins w:id="2035" w:author="Jinglin Sun" w:date="2024-07-22T14:55:58Z">
        <w:r>
          <w:rPr>
            <w:rFonts w:eastAsia="仿宋_GB2312"/>
            <w:sz w:val="32"/>
            <w:szCs w:val="32"/>
          </w:rPr>
          <w:t>多数低于10%</w:t>
        </w:r>
      </w:ins>
      <w:ins w:id="2036" w:author="Jinglin Sun" w:date="2024-07-22T14:56:08Z">
        <w:r>
          <w:rPr>
            <w:rFonts w:hint="eastAsia" w:eastAsia="仿宋_GB2312"/>
            <w:sz w:val="32"/>
            <w:szCs w:val="32"/>
            <w:lang w:eastAsia="zh-CN"/>
          </w:rPr>
          <w:t>。</w:t>
        </w:r>
      </w:ins>
      <w:ins w:id="2037" w:author="Jinglin Sun" w:date="2024-07-22T15:14:34Z">
        <w:r>
          <w:rPr>
            <w:rFonts w:hint="eastAsia" w:eastAsia="仿宋_GB2312"/>
            <w:sz w:val="32"/>
            <w:szCs w:val="32"/>
            <w:lang w:val="en-US" w:eastAsia="zh-CN"/>
          </w:rPr>
          <w:t>二是</w:t>
        </w:r>
      </w:ins>
      <w:ins w:id="2038" w:author="Jinglin Sun" w:date="2024-07-22T15:14:38Z">
        <w:r>
          <w:rPr>
            <w:rFonts w:hint="eastAsia" w:eastAsia="仿宋_GB2312"/>
            <w:sz w:val="32"/>
            <w:szCs w:val="32"/>
            <w:lang w:val="en-US" w:eastAsia="zh-CN"/>
          </w:rPr>
          <w:t>创新</w:t>
        </w:r>
      </w:ins>
      <w:ins w:id="2039" w:author="Jinglin Sun" w:date="2024-07-22T15:14:40Z">
        <w:r>
          <w:rPr>
            <w:rFonts w:hint="eastAsia" w:eastAsia="仿宋_GB2312"/>
            <w:sz w:val="32"/>
            <w:szCs w:val="32"/>
            <w:lang w:val="en-US" w:eastAsia="zh-CN"/>
          </w:rPr>
          <w:t>药</w:t>
        </w:r>
      </w:ins>
    </w:p>
    <w:p w14:paraId="30817DEB">
      <w:pPr>
        <w:wordWrap w:val="0"/>
        <w:adjustRightInd w:val="0"/>
        <w:snapToGrid w:val="0"/>
        <w:spacing w:line="560" w:lineRule="exact"/>
        <w:ind w:firstLine="640" w:firstLineChars="200"/>
        <w:rPr>
          <w:del w:id="2040" w:author="Jinglin Sun" w:date="2024-07-22T15:14:42Z"/>
          <w:rFonts w:eastAsia="仿宋_GB2312"/>
          <w:sz w:val="32"/>
          <w:szCs w:val="32"/>
        </w:rPr>
      </w:pPr>
      <w:del w:id="2041" w:author="Jinglin Sun" w:date="2024-07-22T15:14:42Z">
        <w:r>
          <w:rPr>
            <w:rFonts w:eastAsia="仿宋_GB2312"/>
            <w:sz w:val="32"/>
            <w:szCs w:val="32"/>
          </w:rPr>
          <w:delText>导致创新药进院难原因：</w:delText>
        </w:r>
      </w:del>
    </w:p>
    <w:p w14:paraId="6E4EE242">
      <w:pPr>
        <w:wordWrap w:val="0"/>
        <w:adjustRightInd w:val="0"/>
        <w:snapToGrid w:val="0"/>
        <w:spacing w:line="560" w:lineRule="exact"/>
        <w:ind w:firstLine="640" w:firstLineChars="200"/>
        <w:rPr>
          <w:del w:id="2042" w:author="Jinglin Sun" w:date="2024-07-22T15:14:42Z"/>
          <w:rFonts w:eastAsia="仿宋_GB2312"/>
          <w:sz w:val="32"/>
          <w:szCs w:val="32"/>
        </w:rPr>
      </w:pPr>
      <w:del w:id="2043" w:author="Jinglin Sun" w:date="2024-07-22T15:14:42Z">
        <w:r>
          <w:rPr>
            <w:rFonts w:hint="eastAsia" w:eastAsia="仿宋_GB2312"/>
            <w:sz w:val="32"/>
            <w:szCs w:val="32"/>
          </w:rPr>
          <w:delText>一是</w:delText>
        </w:r>
      </w:del>
      <w:del w:id="2044" w:author="Jinglin Sun" w:date="2024-07-22T15:14:42Z">
        <w:r>
          <w:rPr>
            <w:rFonts w:eastAsia="仿宋_GB2312"/>
            <w:sz w:val="32"/>
            <w:szCs w:val="32"/>
          </w:rPr>
          <w:delText>医院不可能配备所有医保目录药品。公立医院是配备国谈药品的主渠道，但是由于医院有不同的功能定位，临床需求不尽相同，药品配备种类有所区别。在实际药品采购中，医院主要依据其功能定位、临床科室需求筛选所需要的药品，且不同类型医院的药品目录也存在较大差异，难以做到每一家医院都能够配备所有的医保目录药品。2021年国家医保目录药品总数共2860种，而目前大型三甲综合医院的配备药品品种数一般控制在1500种左右。卫生部门“药占比”、“一品两规”、“药品零差率”政策等严重影响</w:delText>
        </w:r>
      </w:del>
      <w:del w:id="2045" w:author="Jinglin Sun" w:date="2024-07-22T15:14:42Z">
        <w:r>
          <w:rPr>
            <w:rFonts w:hint="default" w:eastAsia="仿宋_GB2312"/>
            <w:sz w:val="32"/>
            <w:szCs w:val="32"/>
            <w:lang w:val="en-US"/>
          </w:rPr>
          <w:delText>医疗机构</w:delText>
        </w:r>
      </w:del>
      <w:del w:id="2046" w:author="Jinglin Sun" w:date="2024-07-22T15:14:42Z">
        <w:r>
          <w:rPr>
            <w:rFonts w:eastAsia="仿宋_GB2312"/>
            <w:sz w:val="32"/>
            <w:szCs w:val="32"/>
          </w:rPr>
          <w:delText>药品配备意愿。特别是对于价格</w:delText>
        </w:r>
      </w:del>
      <w:del w:id="2047" w:author="Jinglin Sun" w:date="2024-07-22T15:14:42Z">
        <w:r>
          <w:rPr>
            <w:rFonts w:hint="default" w:eastAsia="仿宋_GB2312"/>
            <w:sz w:val="32"/>
            <w:szCs w:val="32"/>
            <w:lang w:val="en-US"/>
          </w:rPr>
          <w:delText>高昂</w:delText>
        </w:r>
      </w:del>
      <w:del w:id="2048" w:author="Jinglin Sun" w:date="2024-07-22T15:14:42Z">
        <w:r>
          <w:rPr>
            <w:rFonts w:eastAsia="仿宋_GB2312"/>
            <w:sz w:val="32"/>
            <w:szCs w:val="32"/>
          </w:rPr>
          <w:delText>的</w:delText>
        </w:r>
      </w:del>
      <w:del w:id="2049" w:author="Jinglin Sun" w:date="2024-07-22T15:14:42Z">
        <w:r>
          <w:rPr>
            <w:rFonts w:hint="default" w:eastAsia="仿宋_GB2312"/>
            <w:sz w:val="32"/>
            <w:szCs w:val="32"/>
            <w:lang w:val="en-US"/>
          </w:rPr>
          <w:delText>谈判</w:delText>
        </w:r>
      </w:del>
      <w:del w:id="2050" w:author="Jinglin Sun" w:date="2024-07-22T15:14:42Z">
        <w:r>
          <w:rPr>
            <w:rFonts w:eastAsia="仿宋_GB2312"/>
            <w:sz w:val="32"/>
            <w:szCs w:val="32"/>
          </w:rPr>
          <w:delText>药品，医院在选择进院时更加地谨慎。</w:delText>
        </w:r>
      </w:del>
    </w:p>
    <w:p w14:paraId="145E7109">
      <w:pPr>
        <w:wordWrap w:val="0"/>
        <w:adjustRightInd w:val="0"/>
        <w:snapToGrid w:val="0"/>
        <w:spacing w:line="560" w:lineRule="exact"/>
        <w:ind w:firstLine="640" w:firstLineChars="200"/>
        <w:rPr>
          <w:ins w:id="2051" w:author="Jinglin Sun" w:date="2024-07-22T15:16:37Z"/>
          <w:rFonts w:hint="default" w:eastAsia="仿宋_GB2312"/>
          <w:sz w:val="32"/>
          <w:szCs w:val="32"/>
          <w:lang w:val="en-US"/>
        </w:rPr>
      </w:pPr>
      <w:del w:id="2052" w:author="Jinglin Sun" w:date="2024-07-22T15:14:42Z">
        <w:r>
          <w:rPr>
            <w:rFonts w:hint="eastAsia" w:eastAsia="仿宋_GB2312"/>
            <w:sz w:val="32"/>
            <w:szCs w:val="32"/>
          </w:rPr>
          <w:delText>二是</w:delText>
        </w:r>
      </w:del>
      <w:r>
        <w:rPr>
          <w:rFonts w:eastAsia="仿宋_GB2312"/>
          <w:sz w:val="32"/>
          <w:szCs w:val="32"/>
        </w:rPr>
        <w:t>进院程序复杂耗时</w:t>
      </w:r>
      <w:del w:id="2053" w:author="Jinglin Sun" w:date="2024-07-22T15:15:05Z">
        <w:r>
          <w:rPr>
            <w:rFonts w:eastAsia="仿宋_GB2312"/>
            <w:sz w:val="32"/>
            <w:szCs w:val="32"/>
          </w:rPr>
          <w:delText>，</w:delText>
        </w:r>
      </w:del>
      <w:ins w:id="2054" w:author="Jinglin Sun" w:date="2024-07-22T15:15:05Z">
        <w:r>
          <w:rPr>
            <w:rFonts w:hint="eastAsia" w:eastAsia="仿宋_GB2312"/>
            <w:sz w:val="32"/>
            <w:szCs w:val="32"/>
            <w:lang w:eastAsia="zh-CN"/>
          </w:rPr>
          <w:t>。</w:t>
        </w:r>
      </w:ins>
      <w:del w:id="2055" w:author="Jinglin Sun" w:date="2024-07-22T15:15:24Z">
        <w:r>
          <w:rPr>
            <w:rFonts w:hint="default" w:eastAsia="仿宋_GB2312"/>
            <w:sz w:val="32"/>
            <w:szCs w:val="32"/>
            <w:lang w:val="en-US"/>
          </w:rPr>
          <w:delText>医院药事会召开无定时、间隔长。纳入医保的</w:delText>
        </w:r>
      </w:del>
      <w:ins w:id="2056" w:author="Jinglin Sun" w:date="2024-07-22T15:15:25Z">
        <w:r>
          <w:rPr>
            <w:rFonts w:hint="eastAsia" w:eastAsia="仿宋_GB2312"/>
            <w:sz w:val="32"/>
            <w:szCs w:val="32"/>
            <w:lang w:val="en-US" w:eastAsia="zh-CN"/>
          </w:rPr>
          <w:t>创新</w:t>
        </w:r>
      </w:ins>
      <w:del w:id="2057" w:author="Jinglin Sun" w:date="2024-07-22T15:15:27Z">
        <w:r>
          <w:rPr>
            <w:rFonts w:eastAsia="仿宋_GB2312"/>
            <w:sz w:val="32"/>
            <w:szCs w:val="32"/>
          </w:rPr>
          <w:delText>新</w:delText>
        </w:r>
      </w:del>
      <w:r>
        <w:rPr>
          <w:rFonts w:eastAsia="仿宋_GB2312"/>
          <w:sz w:val="32"/>
          <w:szCs w:val="32"/>
        </w:rPr>
        <w:t>药</w:t>
      </w:r>
      <w:del w:id="2058" w:author="Jinglin Sun" w:date="2024-07-22T15:15:32Z">
        <w:r>
          <w:rPr>
            <w:rFonts w:hint="default" w:eastAsia="仿宋_GB2312"/>
            <w:sz w:val="32"/>
            <w:szCs w:val="32"/>
            <w:lang w:val="en-US"/>
          </w:rPr>
          <w:delText>到真正在</w:delText>
        </w:r>
      </w:del>
      <w:ins w:id="2059" w:author="Jinglin Sun" w:date="2024-07-22T15:15:33Z">
        <w:r>
          <w:rPr>
            <w:rFonts w:hint="eastAsia" w:eastAsia="仿宋_GB2312"/>
            <w:sz w:val="32"/>
            <w:szCs w:val="32"/>
            <w:lang w:val="en-US" w:eastAsia="zh-CN"/>
          </w:rPr>
          <w:t>入</w:t>
        </w:r>
      </w:ins>
      <w:r>
        <w:rPr>
          <w:rFonts w:eastAsia="仿宋_GB2312"/>
          <w:sz w:val="32"/>
          <w:szCs w:val="32"/>
        </w:rPr>
        <w:t>院销售需要经历多个环节，包括科室提出临床申请、药事委员会审核、药品遴选、供应商遴选、执行药品采购</w:t>
      </w:r>
      <w:ins w:id="2060" w:author="Jinglin Sun" w:date="2024-07-22T15:15:57Z">
        <w:r>
          <w:rPr>
            <w:rFonts w:hint="eastAsia" w:eastAsia="仿宋_GB2312"/>
            <w:sz w:val="32"/>
            <w:szCs w:val="32"/>
            <w:lang w:val="en-US" w:eastAsia="zh-CN"/>
          </w:rPr>
          <w:t>等</w:t>
        </w:r>
      </w:ins>
      <w:r>
        <w:rPr>
          <w:rFonts w:eastAsia="仿宋_GB2312"/>
          <w:sz w:val="32"/>
          <w:szCs w:val="32"/>
        </w:rPr>
        <w:t>。</w:t>
      </w:r>
      <w:ins w:id="2061" w:author="Jinglin Sun" w:date="2024-07-22T15:19:14Z">
        <w:r>
          <w:rPr>
            <w:rFonts w:hint="eastAsia" w:eastAsia="仿宋_GB2312"/>
            <w:sz w:val="32"/>
            <w:szCs w:val="32"/>
            <w:lang w:val="en-US" w:eastAsia="zh-CN"/>
          </w:rPr>
          <w:t>召开</w:t>
        </w:r>
      </w:ins>
      <w:del w:id="2062" w:author="Jinglin Sun" w:date="2024-07-22T15:18:20Z">
        <w:r>
          <w:rPr>
            <w:rFonts w:eastAsia="仿宋_GB2312"/>
            <w:sz w:val="32"/>
            <w:szCs w:val="32"/>
          </w:rPr>
          <w:delText>而且医院药事会多数是不定时召开，一年以上时间才召开一次。</w:delText>
        </w:r>
      </w:del>
      <w:ins w:id="2063" w:author="Jinglin Sun" w:date="2024-07-22T15:18:05Z">
        <w:r>
          <w:rPr>
            <w:rFonts w:eastAsia="仿宋_GB2312"/>
            <w:sz w:val="32"/>
            <w:szCs w:val="32"/>
          </w:rPr>
          <w:t>药事委员会</w:t>
        </w:r>
      </w:ins>
      <w:ins w:id="2064" w:author="Jinglin Sun" w:date="2024-07-22T15:18:59Z">
        <w:r>
          <w:rPr>
            <w:rFonts w:hint="eastAsia" w:eastAsia="仿宋_GB2312"/>
            <w:sz w:val="32"/>
            <w:szCs w:val="32"/>
            <w:lang w:val="en-US" w:eastAsia="zh-CN"/>
          </w:rPr>
          <w:t>是</w:t>
        </w:r>
      </w:ins>
      <w:ins w:id="2065" w:author="Jinglin Sun" w:date="2024-07-22T15:18:05Z">
        <w:r>
          <w:rPr>
            <w:rFonts w:eastAsia="仿宋_GB2312"/>
            <w:sz w:val="32"/>
            <w:szCs w:val="32"/>
          </w:rPr>
          <w:t>药品能否进入医院</w:t>
        </w:r>
      </w:ins>
      <w:ins w:id="2066" w:author="Jinglin Sun" w:date="2024-07-22T15:19:04Z">
        <w:r>
          <w:rPr>
            <w:rFonts w:hint="eastAsia" w:eastAsia="仿宋_GB2312"/>
            <w:sz w:val="32"/>
            <w:szCs w:val="32"/>
            <w:lang w:val="en-US" w:eastAsia="zh-CN"/>
          </w:rPr>
          <w:t>的</w:t>
        </w:r>
      </w:ins>
      <w:ins w:id="2067" w:author="Jinglin Sun" w:date="2024-07-22T15:18:43Z">
        <w:r>
          <w:rPr>
            <w:rFonts w:hint="eastAsia" w:eastAsia="仿宋_GB2312"/>
            <w:sz w:val="32"/>
            <w:szCs w:val="32"/>
            <w:lang w:val="en-US" w:eastAsia="zh-CN"/>
          </w:rPr>
          <w:t>关键</w:t>
        </w:r>
      </w:ins>
      <w:ins w:id="2068" w:author="Jinglin Sun" w:date="2024-07-22T15:19:10Z">
        <w:r>
          <w:rPr>
            <w:rFonts w:hint="eastAsia" w:eastAsia="仿宋_GB2312"/>
            <w:sz w:val="32"/>
            <w:szCs w:val="32"/>
            <w:lang w:val="en-US" w:eastAsia="zh-CN"/>
          </w:rPr>
          <w:t>环节</w:t>
        </w:r>
      </w:ins>
      <w:ins w:id="2069" w:author="Jinglin Sun" w:date="2024-07-22T15:19:26Z">
        <w:r>
          <w:rPr>
            <w:rFonts w:hint="eastAsia" w:eastAsia="仿宋_GB2312"/>
            <w:sz w:val="32"/>
            <w:szCs w:val="32"/>
            <w:lang w:eastAsia="zh-CN"/>
          </w:rPr>
          <w:t>，</w:t>
        </w:r>
      </w:ins>
      <w:ins w:id="2070" w:author="Jinglin Sun" w:date="2024-07-22T15:18:05Z">
        <w:r>
          <w:rPr>
            <w:rFonts w:hint="default" w:eastAsia="仿宋_GB2312"/>
            <w:sz w:val="32"/>
            <w:szCs w:val="32"/>
          </w:rPr>
          <w:t>但</w:t>
        </w:r>
      </w:ins>
      <w:ins w:id="2071" w:author="Jinglin Sun" w:date="2024-07-22T15:19:35Z">
        <w:r>
          <w:rPr>
            <w:rFonts w:hint="eastAsia" w:eastAsia="仿宋_GB2312"/>
            <w:sz w:val="32"/>
            <w:szCs w:val="32"/>
            <w:lang w:val="en-US" w:eastAsia="zh-CN"/>
          </w:rPr>
          <w:t>我国</w:t>
        </w:r>
      </w:ins>
      <w:ins w:id="2072" w:author="Jinglin Sun" w:date="2024-07-22T15:19:36Z">
        <w:r>
          <w:rPr>
            <w:rFonts w:hint="eastAsia" w:eastAsia="仿宋_GB2312"/>
            <w:sz w:val="32"/>
            <w:szCs w:val="32"/>
            <w:lang w:val="en-US" w:eastAsia="zh-CN"/>
          </w:rPr>
          <w:t>对</w:t>
        </w:r>
      </w:ins>
      <w:ins w:id="2073" w:author="Jinglin Sun" w:date="2024-07-22T15:18:05Z">
        <w:r>
          <w:rPr>
            <w:rFonts w:hint="default" w:eastAsia="仿宋_GB2312"/>
            <w:sz w:val="32"/>
            <w:szCs w:val="32"/>
          </w:rPr>
          <w:t>药事委员会的新药审批周期</w:t>
        </w:r>
      </w:ins>
      <w:ins w:id="2074" w:author="Jinglin Sun" w:date="2024-07-22T15:19:46Z">
        <w:r>
          <w:rPr>
            <w:rFonts w:hint="eastAsia" w:eastAsia="仿宋_GB2312"/>
            <w:sz w:val="32"/>
            <w:szCs w:val="32"/>
            <w:lang w:val="en-US" w:eastAsia="zh-CN"/>
          </w:rPr>
          <w:t>并</w:t>
        </w:r>
      </w:ins>
      <w:ins w:id="2075" w:author="Jinglin Sun" w:date="2024-07-22T15:18:05Z">
        <w:r>
          <w:rPr>
            <w:rFonts w:hint="default" w:eastAsia="仿宋_GB2312"/>
            <w:sz w:val="32"/>
            <w:szCs w:val="32"/>
          </w:rPr>
          <w:t>没有统一规定</w:t>
        </w:r>
      </w:ins>
      <w:ins w:id="2076" w:author="Jinglin Sun" w:date="2024-07-22T15:20:02Z">
        <w:r>
          <w:rPr>
            <w:rFonts w:hint="eastAsia" w:eastAsia="仿宋_GB2312"/>
            <w:sz w:val="32"/>
            <w:szCs w:val="32"/>
            <w:lang w:eastAsia="zh-CN"/>
          </w:rPr>
          <w:t>，</w:t>
        </w:r>
      </w:ins>
      <w:ins w:id="2077" w:author="Jinglin Sun" w:date="2024-07-22T15:20:03Z">
        <w:r>
          <w:rPr>
            <w:rFonts w:hint="eastAsia" w:eastAsia="仿宋_GB2312"/>
            <w:sz w:val="32"/>
            <w:szCs w:val="32"/>
            <w:lang w:val="en-US" w:eastAsia="zh-CN"/>
          </w:rPr>
          <w:t>一般</w:t>
        </w:r>
      </w:ins>
      <w:ins w:id="2078" w:author="Jinglin Sun" w:date="2024-07-22T15:20:05Z">
        <w:r>
          <w:rPr>
            <w:rFonts w:hint="eastAsia" w:eastAsia="仿宋_GB2312"/>
            <w:sz w:val="32"/>
            <w:szCs w:val="32"/>
            <w:lang w:val="en-US" w:eastAsia="zh-CN"/>
          </w:rPr>
          <w:t>都在</w:t>
        </w:r>
      </w:ins>
      <w:ins w:id="2079" w:author="Jinglin Sun" w:date="2024-07-22T15:20:07Z">
        <w:r>
          <w:rPr>
            <w:rFonts w:hint="eastAsia" w:eastAsia="仿宋_GB2312"/>
            <w:sz w:val="32"/>
            <w:szCs w:val="32"/>
            <w:lang w:val="en-US" w:eastAsia="zh-CN"/>
          </w:rPr>
          <w:t>一年</w:t>
        </w:r>
      </w:ins>
      <w:ins w:id="2080" w:author="Jinglin Sun" w:date="2024-07-22T15:20:08Z">
        <w:r>
          <w:rPr>
            <w:rFonts w:hint="eastAsia" w:eastAsia="仿宋_GB2312"/>
            <w:sz w:val="32"/>
            <w:szCs w:val="32"/>
            <w:lang w:val="en-US" w:eastAsia="zh-CN"/>
          </w:rPr>
          <w:t>以上</w:t>
        </w:r>
      </w:ins>
      <w:ins w:id="2081" w:author="Jinglin Sun" w:date="2024-07-22T15:20:15Z">
        <w:r>
          <w:rPr>
            <w:rFonts w:hint="eastAsia" w:eastAsia="仿宋_GB2312"/>
            <w:sz w:val="32"/>
            <w:szCs w:val="32"/>
            <w:lang w:val="en-US" w:eastAsia="zh-CN"/>
          </w:rPr>
          <w:t>才</w:t>
        </w:r>
      </w:ins>
      <w:ins w:id="2082" w:author="Jinglin Sun" w:date="2024-07-22T15:20:16Z">
        <w:r>
          <w:rPr>
            <w:rFonts w:hint="eastAsia" w:eastAsia="仿宋_GB2312"/>
            <w:sz w:val="32"/>
            <w:szCs w:val="32"/>
            <w:lang w:val="en-US" w:eastAsia="zh-CN"/>
          </w:rPr>
          <w:t>召开</w:t>
        </w:r>
      </w:ins>
      <w:ins w:id="2083" w:author="Jinglin Sun" w:date="2024-07-22T15:20:17Z">
        <w:r>
          <w:rPr>
            <w:rFonts w:hint="eastAsia" w:eastAsia="仿宋_GB2312"/>
            <w:sz w:val="32"/>
            <w:szCs w:val="32"/>
            <w:lang w:val="en-US" w:eastAsia="zh-CN"/>
          </w:rPr>
          <w:t>一次</w:t>
        </w:r>
      </w:ins>
      <w:ins w:id="2084" w:author="Jinglin Sun" w:date="2024-07-22T15:20:09Z">
        <w:r>
          <w:rPr>
            <w:rFonts w:hint="eastAsia" w:eastAsia="仿宋_GB2312"/>
            <w:sz w:val="32"/>
            <w:szCs w:val="32"/>
            <w:lang w:val="en-US" w:eastAsia="zh-CN"/>
          </w:rPr>
          <w:t>，</w:t>
        </w:r>
      </w:ins>
      <w:ins w:id="2085" w:author="Jinglin Sun" w:date="2024-07-22T15:21:29Z">
        <w:r>
          <w:rPr>
            <w:rFonts w:hint="eastAsia" w:eastAsia="仿宋_GB2312"/>
            <w:sz w:val="32"/>
            <w:szCs w:val="32"/>
            <w:lang w:val="en-US" w:eastAsia="zh-CN"/>
          </w:rPr>
          <w:t>严重</w:t>
        </w:r>
      </w:ins>
      <w:ins w:id="2086" w:author="Jinglin Sun" w:date="2024-07-22T15:21:31Z">
        <w:r>
          <w:rPr>
            <w:rFonts w:hint="eastAsia" w:eastAsia="仿宋_GB2312"/>
            <w:sz w:val="32"/>
            <w:szCs w:val="32"/>
            <w:lang w:val="en-US" w:eastAsia="zh-CN"/>
          </w:rPr>
          <w:t>影响</w:t>
        </w:r>
      </w:ins>
      <w:ins w:id="2087" w:author="Jinglin Sun" w:date="2024-07-22T15:21:33Z">
        <w:r>
          <w:rPr>
            <w:rFonts w:hint="eastAsia" w:eastAsia="仿宋_GB2312"/>
            <w:sz w:val="32"/>
            <w:szCs w:val="32"/>
            <w:lang w:val="en-US" w:eastAsia="zh-CN"/>
          </w:rPr>
          <w:t>创新</w:t>
        </w:r>
      </w:ins>
      <w:ins w:id="2088" w:author="Jinglin Sun" w:date="2024-07-22T15:21:34Z">
        <w:r>
          <w:rPr>
            <w:rFonts w:hint="eastAsia" w:eastAsia="仿宋_GB2312"/>
            <w:sz w:val="32"/>
            <w:szCs w:val="32"/>
            <w:lang w:val="en-US" w:eastAsia="zh-CN"/>
          </w:rPr>
          <w:t>药</w:t>
        </w:r>
      </w:ins>
      <w:ins w:id="2089" w:author="Jinglin Sun" w:date="2024-07-22T15:21:36Z">
        <w:r>
          <w:rPr>
            <w:rFonts w:hint="eastAsia" w:eastAsia="仿宋_GB2312"/>
            <w:sz w:val="32"/>
            <w:szCs w:val="32"/>
            <w:lang w:val="en-US" w:eastAsia="zh-CN"/>
          </w:rPr>
          <w:t>入院</w:t>
        </w:r>
      </w:ins>
      <w:ins w:id="2090" w:author="Jinglin Sun" w:date="2024-07-22T15:21:40Z">
        <w:r>
          <w:rPr>
            <w:rFonts w:hint="eastAsia" w:eastAsia="仿宋_GB2312"/>
            <w:sz w:val="32"/>
            <w:szCs w:val="32"/>
            <w:lang w:val="en-US" w:eastAsia="zh-CN"/>
          </w:rPr>
          <w:t>时效</w:t>
        </w:r>
      </w:ins>
      <w:ins w:id="2091" w:author="Jinglin Sun" w:date="2024-07-22T15:21:41Z">
        <w:r>
          <w:rPr>
            <w:rFonts w:hint="eastAsia" w:eastAsia="仿宋_GB2312"/>
            <w:sz w:val="32"/>
            <w:szCs w:val="32"/>
            <w:lang w:val="en-US" w:eastAsia="zh-CN"/>
          </w:rPr>
          <w:t>。</w:t>
        </w:r>
      </w:ins>
    </w:p>
    <w:p w14:paraId="1E53918A">
      <w:pPr>
        <w:wordWrap w:val="0"/>
        <w:adjustRightInd w:val="0"/>
        <w:snapToGrid w:val="0"/>
        <w:spacing w:line="560" w:lineRule="exact"/>
        <w:ind w:firstLine="640" w:firstLineChars="200"/>
        <w:outlineLvl w:val="9"/>
        <w:rPr>
          <w:del w:id="2092" w:author="Jinglin Sun" w:date="2024-07-19T16:54:36Z"/>
          <w:rFonts w:eastAsia="仿宋_GB2312"/>
          <w:sz w:val="32"/>
          <w:szCs w:val="32"/>
        </w:rPr>
      </w:pPr>
    </w:p>
    <w:p w14:paraId="1B564A55">
      <w:pPr>
        <w:wordWrap w:val="0"/>
        <w:adjustRightInd w:val="0"/>
        <w:snapToGrid w:val="0"/>
        <w:spacing w:line="560" w:lineRule="exact"/>
        <w:ind w:firstLine="640" w:firstLineChars="200"/>
        <w:outlineLvl w:val="1"/>
        <w:rPr>
          <w:del w:id="2093" w:author="Jinglin Sun" w:date="2024-07-22T14:56:58Z"/>
          <w:rFonts w:hint="eastAsia" w:eastAsia="仿宋_GB2312"/>
          <w:sz w:val="32"/>
          <w:szCs w:val="32"/>
          <w:highlight w:val="none"/>
          <w:rPrChange w:id="2094" w:author="Jinglin Sun" w:date="2024-07-19T16:54:25Z">
            <w:rPr>
              <w:del w:id="2095" w:author="Jinglin Sun" w:date="2024-07-22T14:56:58Z"/>
              <w:rFonts w:eastAsia="仿宋_GB2312"/>
              <w:sz w:val="32"/>
              <w:szCs w:val="32"/>
            </w:rPr>
          </w:rPrChange>
        </w:rPr>
      </w:pPr>
      <w:del w:id="2096" w:author="Jinglin Sun" w:date="2024-07-22T15:30:11Z">
        <w:r>
          <w:rPr>
            <w:rFonts w:hint="eastAsia" w:eastAsia="仿宋_GB2312"/>
            <w:sz w:val="32"/>
            <w:szCs w:val="32"/>
          </w:rPr>
          <w:delText>三是</w:delText>
        </w:r>
      </w:del>
      <w:del w:id="2097" w:author="Jinglin Sun" w:date="2024-07-22T15:30:11Z">
        <w:r>
          <w:rPr>
            <w:rFonts w:eastAsia="仿宋_GB2312"/>
            <w:sz w:val="32"/>
            <w:szCs w:val="32"/>
          </w:rPr>
          <w:delText>监管、医保、医院三方的药品评估角度不匹配。对国家药品监督管理局来说，保证批准的新药安全有效是基本原则；医保部门在确保新药具有临床价值的前提上，需兼顾经济性评估以维持医保基金相对平衡；临床机构则更注重患者获益，满足临床需求是最重要的考量维度。</w:delText>
        </w:r>
      </w:del>
    </w:p>
    <w:p w14:paraId="2491FEA9">
      <w:pPr>
        <w:pStyle w:val="4"/>
        <w:wordWrap w:val="0"/>
        <w:spacing w:line="560" w:lineRule="exact"/>
        <w:outlineLvl w:val="1"/>
        <w:rPr>
          <w:rFonts w:ascii="楷体_GB2312" w:hAnsi="Times New Roman" w:eastAsia="楷体_GB2312" w:cs="Times New Roman"/>
          <w:b w:val="0"/>
          <w:bCs w:val="0"/>
          <w:sz w:val="32"/>
        </w:rPr>
      </w:pPr>
      <w:bookmarkStart w:id="3" w:name="_Toc161844346"/>
      <w:r>
        <w:rPr>
          <w:rFonts w:hint="eastAsia" w:ascii="楷体_GB2312" w:hAnsi="Times New Roman" w:eastAsia="楷体_GB2312" w:cs="Times New Roman"/>
          <w:b w:val="0"/>
          <w:bCs w:val="0"/>
          <w:sz w:val="32"/>
        </w:rPr>
        <w:t>（三）</w:t>
      </w:r>
      <w:r>
        <w:rPr>
          <w:rFonts w:ascii="楷体_GB2312" w:hAnsi="Times New Roman" w:eastAsia="楷体_GB2312" w:cs="Times New Roman"/>
          <w:b w:val="0"/>
          <w:bCs w:val="0"/>
          <w:sz w:val="32"/>
        </w:rPr>
        <w:t>创新基础设施不断完善，但仍</w:t>
      </w:r>
      <w:r>
        <w:rPr>
          <w:rFonts w:hint="eastAsia" w:ascii="楷体_GB2312" w:hAnsi="Times New Roman" w:eastAsia="楷体_GB2312" w:cs="Times New Roman"/>
          <w:b w:val="0"/>
          <w:bCs w:val="0"/>
          <w:sz w:val="32"/>
        </w:rPr>
        <w:t>存在</w:t>
      </w:r>
      <w:r>
        <w:rPr>
          <w:rFonts w:ascii="楷体_GB2312" w:hAnsi="Times New Roman" w:eastAsia="楷体_GB2312" w:cs="Times New Roman"/>
          <w:b w:val="0"/>
          <w:bCs w:val="0"/>
          <w:sz w:val="32"/>
        </w:rPr>
        <w:t>关键研发材料、仪器设备对外依存度较大等问题</w:t>
      </w:r>
      <w:bookmarkEnd w:id="3"/>
    </w:p>
    <w:p w14:paraId="5E31763A">
      <w:pPr>
        <w:wordWrap w:val="0"/>
        <w:spacing w:line="560" w:lineRule="exact"/>
        <w:ind w:firstLine="640" w:firstLineChars="200"/>
        <w:rPr>
          <w:rFonts w:eastAsia="仿宋_GB2312"/>
          <w:sz w:val="32"/>
          <w:szCs w:val="32"/>
        </w:rPr>
      </w:pPr>
      <w:r>
        <w:rPr>
          <w:rFonts w:eastAsia="仿宋_GB2312"/>
          <w:sz w:val="32"/>
          <w:szCs w:val="32"/>
        </w:rPr>
        <w:t>近年来，在国家的持续投入和支持下，我国生物医药创新体系初步建成，新建成一批国家临床医学研究中心等创新平台，新建了若干相关领域的国家</w:t>
      </w:r>
      <w:ins w:id="2098" w:author="Jinglin Sun" w:date="2024-07-22T16:44:07Z">
        <w:r>
          <w:rPr>
            <w:rFonts w:hint="eastAsia" w:eastAsia="仿宋_GB2312"/>
            <w:sz w:val="32"/>
            <w:szCs w:val="32"/>
            <w:lang w:val="en-US" w:eastAsia="zh-CN"/>
          </w:rPr>
          <w:t>级</w:t>
        </w:r>
      </w:ins>
      <w:r>
        <w:rPr>
          <w:rFonts w:eastAsia="仿宋_GB2312"/>
          <w:sz w:val="32"/>
          <w:szCs w:val="32"/>
        </w:rPr>
        <w:t>实验室，创新基础设施体系不断完善。但是，</w:t>
      </w:r>
      <w:ins w:id="2099" w:author="Jinglin Sun" w:date="2024-09-06T16:58:02Z">
        <w:r>
          <w:rPr>
            <w:rFonts w:hint="eastAsia" w:eastAsia="仿宋_GB2312"/>
            <w:sz w:val="32"/>
            <w:szCs w:val="32"/>
            <w:lang w:val="en-US" w:eastAsia="zh-CN"/>
          </w:rPr>
          <w:t>我们</w:t>
        </w:r>
      </w:ins>
      <w:ins w:id="2100" w:author="Jinglin Sun" w:date="2024-09-06T16:58:03Z">
        <w:r>
          <w:rPr>
            <w:rFonts w:hint="eastAsia" w:eastAsia="仿宋_GB2312"/>
            <w:sz w:val="32"/>
            <w:szCs w:val="32"/>
            <w:lang w:val="en-US" w:eastAsia="zh-CN"/>
          </w:rPr>
          <w:t>的</w:t>
        </w:r>
      </w:ins>
      <w:ins w:id="2101" w:author="Jinglin Sun" w:date="2024-09-06T16:58:08Z">
        <w:r>
          <w:rPr>
            <w:rFonts w:hint="eastAsia" w:eastAsia="仿宋_GB2312"/>
            <w:sz w:val="32"/>
            <w:szCs w:val="32"/>
            <w:lang w:val="en-US" w:eastAsia="zh-CN"/>
          </w:rPr>
          <w:t>调查</w:t>
        </w:r>
      </w:ins>
      <w:ins w:id="2102" w:author="Jinglin Sun" w:date="2024-09-06T16:58:09Z">
        <w:r>
          <w:rPr>
            <w:rFonts w:hint="eastAsia" w:eastAsia="仿宋_GB2312"/>
            <w:sz w:val="32"/>
            <w:szCs w:val="32"/>
            <w:lang w:val="en-US" w:eastAsia="zh-CN"/>
          </w:rPr>
          <w:t>问卷显示</w:t>
        </w:r>
      </w:ins>
      <w:ins w:id="2103" w:author="Jinglin Sun" w:date="2024-09-06T16:58:11Z">
        <w:r>
          <w:rPr>
            <w:rFonts w:hint="eastAsia" w:eastAsia="仿宋_GB2312"/>
            <w:sz w:val="32"/>
            <w:szCs w:val="32"/>
            <w:lang w:val="en-US" w:eastAsia="zh-CN"/>
          </w:rPr>
          <w:t>，</w:t>
        </w:r>
      </w:ins>
      <w:ins w:id="2104" w:author="Jinglin Sun" w:date="2024-09-06T16:58:19Z">
        <w:r>
          <w:rPr>
            <w:rFonts w:hint="eastAsia" w:eastAsia="仿宋_GB2312"/>
            <w:sz w:val="32"/>
            <w:szCs w:val="32"/>
            <w:lang w:val="en-US" w:eastAsia="zh-CN"/>
          </w:rPr>
          <w:t>有</w:t>
        </w:r>
      </w:ins>
      <w:ins w:id="2105" w:author="Jinglin Sun" w:date="2024-09-06T16:58:27Z">
        <w:r>
          <w:rPr>
            <w:rFonts w:hint="eastAsia" w:eastAsia="仿宋_GB2312"/>
            <w:sz w:val="32"/>
            <w:szCs w:val="32"/>
            <w:lang w:val="en-US" w:eastAsia="zh-CN"/>
          </w:rPr>
          <w:t>8</w:t>
        </w:r>
      </w:ins>
      <w:ins w:id="2106" w:author="Jinglin Sun" w:date="2024-09-06T16:58:28Z">
        <w:r>
          <w:rPr>
            <w:rFonts w:hint="eastAsia" w:eastAsia="仿宋_GB2312"/>
            <w:sz w:val="32"/>
            <w:szCs w:val="32"/>
            <w:lang w:val="en-US" w:eastAsia="zh-CN"/>
          </w:rPr>
          <w:t>%的</w:t>
        </w:r>
      </w:ins>
      <w:ins w:id="2107" w:author="Jinglin Sun" w:date="2024-09-06T16:58:30Z">
        <w:r>
          <w:rPr>
            <w:rFonts w:hint="eastAsia" w:eastAsia="仿宋_GB2312"/>
            <w:sz w:val="32"/>
            <w:szCs w:val="32"/>
            <w:lang w:val="en-US" w:eastAsia="zh-CN"/>
          </w:rPr>
          <w:t>创新</w:t>
        </w:r>
      </w:ins>
      <w:ins w:id="2108" w:author="Jinglin Sun" w:date="2024-09-06T16:58:36Z">
        <w:r>
          <w:rPr>
            <w:rFonts w:hint="eastAsia" w:eastAsia="仿宋_GB2312"/>
            <w:sz w:val="32"/>
            <w:szCs w:val="32"/>
            <w:lang w:val="en-US" w:eastAsia="zh-CN"/>
          </w:rPr>
          <w:t>主体对</w:t>
        </w:r>
      </w:ins>
      <w:ins w:id="2109" w:author="Jinglin Sun" w:date="2024-09-06T16:58:41Z">
        <w:r>
          <w:rPr>
            <w:rFonts w:hint="eastAsia" w:eastAsia="仿宋_GB2312"/>
            <w:sz w:val="32"/>
            <w:szCs w:val="32"/>
            <w:lang w:val="en-US" w:eastAsia="zh-CN"/>
          </w:rPr>
          <w:t>当前</w:t>
        </w:r>
      </w:ins>
      <w:ins w:id="2110" w:author="Jinglin Sun" w:date="2024-09-06T16:58:53Z">
        <w:r>
          <w:rPr>
            <w:rFonts w:hint="eastAsia" w:eastAsia="仿宋_GB2312"/>
            <w:sz w:val="32"/>
            <w:szCs w:val="32"/>
            <w:lang w:val="en-US" w:eastAsia="zh-CN"/>
          </w:rPr>
          <w:t>我国</w:t>
        </w:r>
      </w:ins>
      <w:ins w:id="2111" w:author="Jinglin Sun" w:date="2024-09-06T16:58:55Z">
        <w:r>
          <w:rPr>
            <w:rFonts w:hint="eastAsia" w:eastAsia="仿宋_GB2312"/>
            <w:sz w:val="32"/>
            <w:szCs w:val="32"/>
            <w:lang w:val="en-US" w:eastAsia="zh-CN"/>
          </w:rPr>
          <w:t>生物</w:t>
        </w:r>
      </w:ins>
      <w:ins w:id="2112" w:author="Jinglin Sun" w:date="2024-09-06T16:59:01Z">
        <w:r>
          <w:rPr>
            <w:rFonts w:hint="eastAsia" w:eastAsia="仿宋_GB2312"/>
            <w:sz w:val="32"/>
            <w:szCs w:val="32"/>
            <w:lang w:val="en-US" w:eastAsia="zh-CN"/>
          </w:rPr>
          <w:t>医药</w:t>
        </w:r>
      </w:ins>
      <w:ins w:id="2113" w:author="Jinglin Sun" w:date="2024-09-06T16:59:02Z">
        <w:r>
          <w:rPr>
            <w:rFonts w:hint="eastAsia" w:eastAsia="仿宋_GB2312"/>
            <w:sz w:val="32"/>
            <w:szCs w:val="32"/>
            <w:lang w:val="en-US" w:eastAsia="zh-CN"/>
          </w:rPr>
          <w:t>产业</w:t>
        </w:r>
      </w:ins>
      <w:ins w:id="2114" w:author="Jinglin Sun" w:date="2024-09-06T16:59:03Z">
        <w:r>
          <w:rPr>
            <w:rFonts w:hint="eastAsia" w:eastAsia="仿宋_GB2312"/>
            <w:sz w:val="32"/>
            <w:szCs w:val="32"/>
            <w:lang w:val="en-US" w:eastAsia="zh-CN"/>
          </w:rPr>
          <w:t>创新的</w:t>
        </w:r>
      </w:ins>
      <w:ins w:id="2115" w:author="Jinglin Sun" w:date="2024-09-06T16:59:04Z">
        <w:r>
          <w:rPr>
            <w:rFonts w:hint="eastAsia" w:eastAsia="仿宋_GB2312"/>
            <w:sz w:val="32"/>
            <w:szCs w:val="32"/>
            <w:lang w:val="en-US" w:eastAsia="zh-CN"/>
          </w:rPr>
          <w:t>基础</w:t>
        </w:r>
      </w:ins>
      <w:ins w:id="2116" w:author="Jinglin Sun" w:date="2024-09-06T16:59:07Z">
        <w:r>
          <w:rPr>
            <w:rFonts w:hint="eastAsia" w:eastAsia="仿宋_GB2312"/>
            <w:sz w:val="32"/>
            <w:szCs w:val="32"/>
            <w:lang w:val="en-US" w:eastAsia="zh-CN"/>
          </w:rPr>
          <w:t>设施</w:t>
        </w:r>
      </w:ins>
      <w:ins w:id="2117" w:author="Jinglin Sun" w:date="2024-09-06T16:59:12Z">
        <w:r>
          <w:rPr>
            <w:rFonts w:hint="eastAsia" w:eastAsia="仿宋_GB2312"/>
            <w:sz w:val="32"/>
            <w:szCs w:val="32"/>
            <w:lang w:val="en-US" w:eastAsia="zh-CN"/>
          </w:rPr>
          <w:t>方面的</w:t>
        </w:r>
      </w:ins>
      <w:ins w:id="2118" w:author="Jinglin Sun" w:date="2024-09-06T16:59:14Z">
        <w:r>
          <w:rPr>
            <w:rFonts w:hint="eastAsia" w:eastAsia="仿宋_GB2312"/>
            <w:sz w:val="32"/>
            <w:szCs w:val="32"/>
            <w:lang w:val="en-US" w:eastAsia="zh-CN"/>
          </w:rPr>
          <w:t>政策</w:t>
        </w:r>
      </w:ins>
      <w:ins w:id="2119" w:author="Jinglin Sun" w:date="2024-09-06T16:59:18Z">
        <w:r>
          <w:rPr>
            <w:rFonts w:hint="eastAsia" w:eastAsia="仿宋_GB2312"/>
            <w:sz w:val="32"/>
            <w:szCs w:val="32"/>
            <w:lang w:val="en-US" w:eastAsia="zh-CN"/>
          </w:rPr>
          <w:t>不满意</w:t>
        </w:r>
      </w:ins>
      <w:ins w:id="2120" w:author="Jinglin Sun" w:date="2024-09-06T16:59:20Z">
        <w:r>
          <w:rPr>
            <w:rFonts w:hint="eastAsia" w:eastAsia="仿宋_GB2312"/>
            <w:sz w:val="32"/>
            <w:szCs w:val="32"/>
            <w:lang w:val="en-US" w:eastAsia="zh-CN"/>
          </w:rPr>
          <w:t>，</w:t>
        </w:r>
      </w:ins>
      <w:ins w:id="2121" w:author="Jinglin Sun" w:date="2024-09-06T16:59:24Z">
        <w:r>
          <w:rPr>
            <w:rFonts w:hint="eastAsia" w:eastAsia="仿宋_GB2312"/>
            <w:sz w:val="32"/>
            <w:szCs w:val="32"/>
            <w:lang w:val="en-US" w:eastAsia="zh-CN"/>
          </w:rPr>
          <w:t>以及</w:t>
        </w:r>
      </w:ins>
      <w:ins w:id="2122" w:author="Jinglin Sun" w:date="2024-09-06T16:59:25Z">
        <w:r>
          <w:rPr>
            <w:rFonts w:hint="eastAsia" w:eastAsia="仿宋_GB2312"/>
            <w:sz w:val="32"/>
            <w:szCs w:val="32"/>
            <w:lang w:val="en-US" w:eastAsia="zh-CN"/>
          </w:rPr>
          <w:t>有</w:t>
        </w:r>
      </w:ins>
      <w:ins w:id="2123" w:author="Jinglin Sun" w:date="2024-09-06T16:59:26Z">
        <w:r>
          <w:rPr>
            <w:rFonts w:hint="eastAsia" w:eastAsia="仿宋_GB2312"/>
            <w:sz w:val="32"/>
            <w:szCs w:val="32"/>
            <w:lang w:val="en-US" w:eastAsia="zh-CN"/>
          </w:rPr>
          <w:t>24</w:t>
        </w:r>
      </w:ins>
      <w:ins w:id="2124" w:author="Jinglin Sun" w:date="2024-09-06T16:59:27Z">
        <w:r>
          <w:rPr>
            <w:rFonts w:hint="eastAsia" w:eastAsia="仿宋_GB2312"/>
            <w:sz w:val="32"/>
            <w:szCs w:val="32"/>
            <w:lang w:val="en-US" w:eastAsia="zh-CN"/>
          </w:rPr>
          <w:t>%</w:t>
        </w:r>
      </w:ins>
      <w:ins w:id="2125" w:author="Jinglin Sun" w:date="2024-09-06T16:59:28Z">
        <w:r>
          <w:rPr>
            <w:rFonts w:hint="eastAsia" w:eastAsia="仿宋_GB2312"/>
            <w:sz w:val="32"/>
            <w:szCs w:val="32"/>
            <w:lang w:val="en-US" w:eastAsia="zh-CN"/>
          </w:rPr>
          <w:t>的</w:t>
        </w:r>
      </w:ins>
      <w:ins w:id="2126" w:author="Jinglin Sun" w:date="2024-09-06T16:59:32Z">
        <w:r>
          <w:rPr>
            <w:rFonts w:hint="eastAsia" w:eastAsia="仿宋_GB2312"/>
            <w:sz w:val="32"/>
            <w:szCs w:val="32"/>
            <w:lang w:val="en-US" w:eastAsia="zh-CN"/>
          </w:rPr>
          <w:t>创新</w:t>
        </w:r>
      </w:ins>
      <w:ins w:id="2127" w:author="Jinglin Sun" w:date="2024-09-06T16:59:35Z">
        <w:r>
          <w:rPr>
            <w:rFonts w:hint="eastAsia" w:eastAsia="仿宋_GB2312"/>
            <w:sz w:val="32"/>
            <w:szCs w:val="32"/>
            <w:lang w:val="en-US" w:eastAsia="zh-CN"/>
          </w:rPr>
          <w:t>主体</w:t>
        </w:r>
      </w:ins>
      <w:ins w:id="2128" w:author="Jinglin Sun" w:date="2024-09-06T16:59:37Z">
        <w:r>
          <w:rPr>
            <w:rFonts w:hint="eastAsia" w:eastAsia="仿宋_GB2312"/>
            <w:sz w:val="32"/>
            <w:szCs w:val="32"/>
            <w:lang w:val="en-US" w:eastAsia="zh-CN"/>
          </w:rPr>
          <w:t>认为</w:t>
        </w:r>
      </w:ins>
      <w:ins w:id="2129" w:author="Jinglin Sun" w:date="2024-09-06T16:59:38Z">
        <w:r>
          <w:rPr>
            <w:rFonts w:hint="eastAsia" w:eastAsia="仿宋_GB2312"/>
            <w:sz w:val="32"/>
            <w:szCs w:val="32"/>
            <w:lang w:val="en-US" w:eastAsia="zh-CN"/>
          </w:rPr>
          <w:t>一般</w:t>
        </w:r>
      </w:ins>
      <w:ins w:id="2130" w:author="Jinglin Sun" w:date="2024-09-06T16:59:39Z">
        <w:r>
          <w:rPr>
            <w:rFonts w:hint="eastAsia" w:eastAsia="仿宋_GB2312"/>
            <w:sz w:val="32"/>
            <w:szCs w:val="32"/>
            <w:lang w:val="en-US" w:eastAsia="zh-CN"/>
          </w:rPr>
          <w:t>满意</w:t>
        </w:r>
      </w:ins>
      <w:ins w:id="2131" w:author="Jinglin Sun" w:date="2024-09-06T16:59:44Z">
        <w:r>
          <w:rPr>
            <w:rFonts w:hint="eastAsia" w:eastAsia="仿宋_GB2312"/>
            <w:sz w:val="32"/>
            <w:szCs w:val="32"/>
            <w:lang w:val="en-US" w:eastAsia="zh-CN"/>
          </w:rPr>
          <w:t>，</w:t>
        </w:r>
      </w:ins>
      <w:ins w:id="2132" w:author="Jinglin Sun" w:date="2024-09-06T16:59:45Z">
        <w:r>
          <w:rPr>
            <w:rFonts w:hint="eastAsia" w:eastAsia="仿宋_GB2312"/>
            <w:sz w:val="32"/>
            <w:szCs w:val="32"/>
            <w:lang w:val="en-US" w:eastAsia="zh-CN"/>
          </w:rPr>
          <w:t>满意度</w:t>
        </w:r>
      </w:ins>
      <w:ins w:id="2133" w:author="Jinglin Sun" w:date="2024-09-06T16:59:46Z">
        <w:r>
          <w:rPr>
            <w:rFonts w:hint="eastAsia" w:eastAsia="仿宋_GB2312"/>
            <w:sz w:val="32"/>
            <w:szCs w:val="32"/>
            <w:lang w:val="en-US" w:eastAsia="zh-CN"/>
          </w:rPr>
          <w:t>程度</w:t>
        </w:r>
      </w:ins>
      <w:ins w:id="2134" w:author="Jinglin Sun" w:date="2024-09-06T16:59:48Z">
        <w:r>
          <w:rPr>
            <w:rFonts w:hint="eastAsia" w:eastAsia="仿宋_GB2312"/>
            <w:sz w:val="32"/>
            <w:szCs w:val="32"/>
            <w:lang w:val="en-US" w:eastAsia="zh-CN"/>
          </w:rPr>
          <w:t>总体</w:t>
        </w:r>
      </w:ins>
      <w:ins w:id="2135" w:author="Jinglin Sun" w:date="2024-09-06T16:59:51Z">
        <w:r>
          <w:rPr>
            <w:rFonts w:hint="eastAsia" w:eastAsia="仿宋_GB2312"/>
            <w:sz w:val="32"/>
            <w:szCs w:val="32"/>
            <w:lang w:val="en-US" w:eastAsia="zh-CN"/>
          </w:rPr>
          <w:t>较低</w:t>
        </w:r>
      </w:ins>
      <w:ins w:id="2136" w:author="Jinglin Sun" w:date="2024-09-06T16:59:53Z">
        <w:r>
          <w:rPr>
            <w:rFonts w:hint="eastAsia" w:eastAsia="仿宋_GB2312"/>
            <w:sz w:val="32"/>
            <w:szCs w:val="32"/>
            <w:lang w:val="en-US" w:eastAsia="zh-CN"/>
          </w:rPr>
          <w:t>。</w:t>
        </w:r>
      </w:ins>
      <w:del w:id="2137" w:author="Jinglin Sun" w:date="2024-09-06T17:00:06Z">
        <w:r>
          <w:rPr>
            <w:rFonts w:hint="default" w:eastAsia="仿宋_GB2312"/>
            <w:sz w:val="32"/>
            <w:szCs w:val="32"/>
            <w:lang w:val="en-US"/>
          </w:rPr>
          <w:delText>调研中发现，</w:delText>
        </w:r>
      </w:del>
      <w:ins w:id="2138" w:author="Jinglin Sun" w:date="2024-09-06T17:00:07Z">
        <w:r>
          <w:rPr>
            <w:rFonts w:hint="eastAsia" w:eastAsia="仿宋_GB2312"/>
            <w:sz w:val="32"/>
            <w:szCs w:val="32"/>
            <w:lang w:val="en-US" w:eastAsia="zh-CN"/>
          </w:rPr>
          <w:t>总体</w:t>
        </w:r>
      </w:ins>
      <w:ins w:id="2139" w:author="Jinglin Sun" w:date="2024-09-06T17:00:08Z">
        <w:r>
          <w:rPr>
            <w:rFonts w:hint="eastAsia" w:eastAsia="仿宋_GB2312"/>
            <w:sz w:val="32"/>
            <w:szCs w:val="32"/>
            <w:lang w:val="en-US" w:eastAsia="zh-CN"/>
          </w:rPr>
          <w:t>来看，</w:t>
        </w:r>
      </w:ins>
      <w:r>
        <w:rPr>
          <w:rFonts w:eastAsia="仿宋_GB2312"/>
          <w:sz w:val="32"/>
          <w:szCs w:val="32"/>
        </w:rPr>
        <w:t>仍然存在以下问题：</w:t>
      </w:r>
    </w:p>
    <w:p w14:paraId="43EEE65A">
      <w:pPr>
        <w:wordWrap w:val="0"/>
        <w:adjustRightInd w:val="0"/>
        <w:snapToGrid w:val="0"/>
        <w:spacing w:line="560" w:lineRule="exact"/>
        <w:ind w:firstLine="640" w:firstLineChars="200"/>
        <w:outlineLvl w:val="2"/>
        <w:rPr>
          <w:ins w:id="2141" w:author="Jinglin Sun" w:date="2024-07-19T17:17:02Z"/>
          <w:rFonts w:ascii="黑体" w:hAnsi="黑体" w:eastAsia="黑体"/>
          <w:sz w:val="32"/>
          <w:szCs w:val="32"/>
        </w:rPr>
        <w:pPrChange w:id="2140" w:author="Jinglin Sun" w:date="2024-07-19T17:18:00Z">
          <w:pPr>
            <w:wordWrap w:val="0"/>
            <w:adjustRightInd w:val="0"/>
            <w:snapToGrid w:val="0"/>
            <w:spacing w:line="560" w:lineRule="exact"/>
            <w:ind w:firstLine="640" w:firstLineChars="200"/>
          </w:pPr>
        </w:pPrChange>
      </w:pPr>
      <w:del w:id="2142" w:author="Jinglin Sun" w:date="2024-07-19T17:17:44Z">
        <w:r>
          <w:rPr>
            <w:rFonts w:hint="default" w:ascii="黑体" w:hAnsi="黑体" w:eastAsia="黑体"/>
            <w:sz w:val="32"/>
            <w:szCs w:val="32"/>
            <w:lang w:val="en-US"/>
          </w:rPr>
          <w:delText>一是</w:delText>
        </w:r>
      </w:del>
      <w:ins w:id="2143" w:author="Jinglin Sun" w:date="2024-07-19T17:17:44Z">
        <w:r>
          <w:rPr>
            <w:rFonts w:hint="eastAsia" w:ascii="黑体" w:hAnsi="黑体" w:eastAsia="黑体"/>
            <w:sz w:val="32"/>
            <w:szCs w:val="32"/>
            <w:lang w:val="en-US" w:eastAsia="zh-CN"/>
          </w:rPr>
          <w:t>1</w:t>
        </w:r>
      </w:ins>
      <w:ins w:id="2144" w:author="Jinglin Sun" w:date="2024-07-19T17:17:45Z">
        <w:r>
          <w:rPr>
            <w:rFonts w:hint="eastAsia" w:ascii="黑体" w:hAnsi="黑体" w:eastAsia="黑体"/>
            <w:sz w:val="32"/>
            <w:szCs w:val="32"/>
            <w:lang w:val="en-US" w:eastAsia="zh-CN"/>
          </w:rPr>
          <w:t>.</w:t>
        </w:r>
      </w:ins>
      <w:del w:id="2145" w:author="Jinglin Sun" w:date="2024-07-22T15:59:16Z">
        <w:r>
          <w:rPr>
            <w:rFonts w:ascii="黑体" w:hAnsi="黑体" w:eastAsia="黑体"/>
            <w:sz w:val="32"/>
            <w:szCs w:val="32"/>
          </w:rPr>
          <w:delText>用于研</w:delText>
        </w:r>
      </w:del>
      <w:del w:id="2146" w:author="Jinglin Sun" w:date="2024-07-22T15:59:15Z">
        <w:r>
          <w:rPr>
            <w:rFonts w:ascii="黑体" w:hAnsi="黑体" w:eastAsia="黑体"/>
            <w:sz w:val="32"/>
            <w:szCs w:val="32"/>
          </w:rPr>
          <w:delText>究的</w:delText>
        </w:r>
      </w:del>
      <w:r>
        <w:rPr>
          <w:rFonts w:ascii="黑体" w:hAnsi="黑体" w:eastAsia="黑体"/>
          <w:sz w:val="32"/>
          <w:szCs w:val="32"/>
        </w:rPr>
        <w:t>细胞模型</w:t>
      </w:r>
      <w:ins w:id="2147" w:author="Jinglin Sun" w:date="2024-07-22T15:59:19Z">
        <w:r>
          <w:rPr>
            <w:rFonts w:hint="eastAsia" w:ascii="黑体" w:hAnsi="黑体" w:eastAsia="黑体"/>
            <w:sz w:val="32"/>
            <w:szCs w:val="32"/>
            <w:lang w:val="en-US" w:eastAsia="zh-CN"/>
          </w:rPr>
          <w:t>长期</w:t>
        </w:r>
      </w:ins>
      <w:r>
        <w:rPr>
          <w:rFonts w:ascii="黑体" w:hAnsi="黑体" w:eastAsia="黑体"/>
          <w:sz w:val="32"/>
          <w:szCs w:val="32"/>
        </w:rPr>
        <w:t>依赖进口</w:t>
      </w:r>
      <w:ins w:id="2148" w:author="Jinglin Sun" w:date="2024-07-22T15:59:33Z">
        <w:r>
          <w:rPr>
            <w:rFonts w:hint="eastAsia" w:ascii="黑体" w:hAnsi="黑体" w:eastAsia="黑体"/>
            <w:sz w:val="32"/>
            <w:szCs w:val="32"/>
            <w:lang w:eastAsia="zh-CN"/>
          </w:rPr>
          <w:t>，</w:t>
        </w:r>
      </w:ins>
      <w:ins w:id="2149" w:author="Jinglin Sun" w:date="2024-07-22T16:00:57Z">
        <w:r>
          <w:rPr>
            <w:rFonts w:hint="eastAsia" w:ascii="黑体" w:hAnsi="黑体" w:eastAsia="黑体"/>
            <w:sz w:val="32"/>
            <w:szCs w:val="32"/>
            <w:lang w:val="en-US" w:eastAsia="zh-CN"/>
          </w:rPr>
          <w:t>在</w:t>
        </w:r>
      </w:ins>
      <w:ins w:id="2150" w:author="Jinglin Sun" w:date="2024-07-22T16:00:59Z">
        <w:r>
          <w:rPr>
            <w:rFonts w:hint="eastAsia" w:ascii="黑体" w:hAnsi="黑体" w:eastAsia="黑体"/>
            <w:sz w:val="32"/>
            <w:szCs w:val="32"/>
            <w:lang w:val="en-US" w:eastAsia="zh-CN"/>
          </w:rPr>
          <w:t>全球</w:t>
        </w:r>
      </w:ins>
      <w:ins w:id="2151" w:author="Jinglin Sun" w:date="2024-07-22T16:01:02Z">
        <w:r>
          <w:rPr>
            <w:rFonts w:hint="eastAsia" w:ascii="黑体" w:hAnsi="黑体" w:eastAsia="黑体"/>
            <w:sz w:val="32"/>
            <w:szCs w:val="32"/>
            <w:lang w:val="en-US" w:eastAsia="zh-CN"/>
          </w:rPr>
          <w:t>产业链</w:t>
        </w:r>
      </w:ins>
      <w:ins w:id="2152" w:author="Jinglin Sun" w:date="2024-07-22T16:01:03Z">
        <w:r>
          <w:rPr>
            <w:rFonts w:hint="eastAsia" w:ascii="黑体" w:hAnsi="黑体" w:eastAsia="黑体"/>
            <w:sz w:val="32"/>
            <w:szCs w:val="32"/>
            <w:lang w:val="en-US" w:eastAsia="zh-CN"/>
          </w:rPr>
          <w:t>中</w:t>
        </w:r>
      </w:ins>
      <w:ins w:id="2153" w:author="Jinglin Sun" w:date="2024-07-22T16:01:07Z">
        <w:r>
          <w:rPr>
            <w:rFonts w:hint="eastAsia" w:ascii="黑体" w:hAnsi="黑体" w:eastAsia="黑体"/>
            <w:sz w:val="32"/>
            <w:szCs w:val="32"/>
            <w:lang w:val="en-US" w:eastAsia="zh-CN"/>
          </w:rPr>
          <w:t>面临</w:t>
        </w:r>
      </w:ins>
      <w:ins w:id="2154" w:author="Jinglin Sun" w:date="2024-07-22T16:00:46Z">
        <w:r>
          <w:rPr>
            <w:rFonts w:hint="eastAsia" w:ascii="黑体" w:hAnsi="黑体" w:eastAsia="黑体"/>
            <w:sz w:val="32"/>
            <w:szCs w:val="32"/>
            <w:lang w:val="en-US" w:eastAsia="zh-CN"/>
          </w:rPr>
          <w:t>被动</w:t>
        </w:r>
      </w:ins>
      <w:ins w:id="2155" w:author="Jinglin Sun" w:date="2024-07-22T16:01:55Z">
        <w:r>
          <w:rPr>
            <w:rFonts w:hint="eastAsia" w:ascii="黑体" w:hAnsi="黑体" w:eastAsia="黑体"/>
            <w:sz w:val="32"/>
            <w:szCs w:val="32"/>
            <w:lang w:val="en-US" w:eastAsia="zh-CN"/>
          </w:rPr>
          <w:t>发展</w:t>
        </w:r>
      </w:ins>
      <w:ins w:id="2156" w:author="Jinglin Sun" w:date="2024-07-22T16:00:49Z">
        <w:r>
          <w:rPr>
            <w:rFonts w:hint="eastAsia" w:ascii="黑体" w:hAnsi="黑体" w:eastAsia="黑体"/>
            <w:sz w:val="32"/>
            <w:szCs w:val="32"/>
            <w:lang w:val="en-US" w:eastAsia="zh-CN"/>
          </w:rPr>
          <w:t>局面</w:t>
        </w:r>
      </w:ins>
      <w:del w:id="2157" w:author="Jinglin Sun" w:date="2024-07-22T15:35:51Z">
        <w:r>
          <w:rPr>
            <w:rFonts w:ascii="黑体" w:hAnsi="黑体" w:eastAsia="黑体"/>
            <w:sz w:val="32"/>
            <w:szCs w:val="32"/>
          </w:rPr>
          <w:delText>。</w:delText>
        </w:r>
      </w:del>
    </w:p>
    <w:p w14:paraId="689A6FB7">
      <w:pPr>
        <w:wordWrap w:val="0"/>
        <w:adjustRightInd w:val="0"/>
        <w:snapToGrid w:val="0"/>
        <w:spacing w:line="560" w:lineRule="exact"/>
        <w:ind w:firstLine="640" w:firstLineChars="200"/>
        <w:rPr>
          <w:rFonts w:eastAsia="仿宋_GB2312"/>
          <w:sz w:val="32"/>
          <w:szCs w:val="32"/>
        </w:rPr>
      </w:pPr>
      <w:del w:id="2158" w:author="Jinglin Sun" w:date="2024-07-22T15:36:21Z">
        <w:r>
          <w:rPr>
            <w:rFonts w:eastAsia="仿宋_GB2312"/>
            <w:sz w:val="32"/>
            <w:szCs w:val="32"/>
          </w:rPr>
          <w:delText>有</w:delText>
        </w:r>
      </w:del>
      <w:ins w:id="2159" w:author="Jinglin Sun" w:date="2024-07-22T15:36:20Z">
        <w:r>
          <w:rPr>
            <w:rFonts w:eastAsia="仿宋_GB2312"/>
            <w:sz w:val="32"/>
            <w:szCs w:val="32"/>
          </w:rPr>
          <w:t>细胞模型</w:t>
        </w:r>
      </w:ins>
      <w:ins w:id="2160" w:author="Jinglin Sun" w:date="2024-07-22T15:36:25Z">
        <w:r>
          <w:rPr>
            <w:rFonts w:hint="eastAsia" w:eastAsia="仿宋_GB2312"/>
            <w:sz w:val="32"/>
            <w:szCs w:val="32"/>
            <w:lang w:val="en-US" w:eastAsia="zh-CN"/>
          </w:rPr>
          <w:t>被称为</w:t>
        </w:r>
      </w:ins>
      <w:del w:id="2161" w:author="Jinglin Sun" w:date="2024-07-22T16:09:10Z">
        <w:r>
          <w:rPr>
            <w:rFonts w:hint="default" w:eastAsia="仿宋_GB2312"/>
            <w:sz w:val="32"/>
            <w:szCs w:val="32"/>
            <w:lang w:val="en-US"/>
          </w:rPr>
          <w:delText>生物医药产业</w:delText>
        </w:r>
      </w:del>
      <w:ins w:id="2162" w:author="Jinglin Sun" w:date="2024-07-22T16:09:14Z">
        <w:r>
          <w:rPr>
            <w:rFonts w:hint="eastAsia" w:eastAsia="仿宋_GB2312"/>
            <w:sz w:val="32"/>
            <w:szCs w:val="32"/>
            <w:lang w:val="en-US" w:eastAsia="zh-CN"/>
          </w:rPr>
          <w:t>创新</w:t>
        </w:r>
      </w:ins>
      <w:ins w:id="2163" w:author="Jinglin Sun" w:date="2024-07-22T16:09:15Z">
        <w:r>
          <w:rPr>
            <w:rFonts w:hint="eastAsia" w:eastAsia="仿宋_GB2312"/>
            <w:sz w:val="32"/>
            <w:szCs w:val="32"/>
            <w:lang w:val="en-US" w:eastAsia="zh-CN"/>
          </w:rPr>
          <w:t>药</w:t>
        </w:r>
      </w:ins>
      <w:ins w:id="2164" w:author="Jinglin Sun" w:date="2024-07-22T16:09:17Z">
        <w:r>
          <w:rPr>
            <w:rFonts w:hint="eastAsia" w:eastAsia="仿宋_GB2312"/>
            <w:sz w:val="32"/>
            <w:szCs w:val="32"/>
            <w:lang w:val="en-US" w:eastAsia="zh-CN"/>
          </w:rPr>
          <w:t>研发</w:t>
        </w:r>
      </w:ins>
      <w:ins w:id="2165" w:author="Jinglin Sun" w:date="2024-07-22T15:36:29Z">
        <w:r>
          <w:rPr>
            <w:rFonts w:hint="eastAsia" w:eastAsia="仿宋_GB2312"/>
            <w:sz w:val="32"/>
            <w:szCs w:val="32"/>
            <w:lang w:val="en-US" w:eastAsia="zh-CN"/>
          </w:rPr>
          <w:t>的</w:t>
        </w:r>
      </w:ins>
      <w:ins w:id="2166" w:author="Jinglin Sun" w:date="2024-07-22T16:04:41Z">
        <w:r>
          <w:rPr>
            <w:rFonts w:hint="eastAsia" w:eastAsia="仿宋_GB2312"/>
            <w:sz w:val="32"/>
            <w:szCs w:val="32"/>
            <w:lang w:val="en-US" w:eastAsia="zh-CN"/>
          </w:rPr>
          <w:t>“</w:t>
        </w:r>
      </w:ins>
      <w:ins w:id="2167" w:author="Jinglin Sun" w:date="2024-07-22T16:04:43Z">
        <w:r>
          <w:rPr>
            <w:rFonts w:hint="eastAsia" w:eastAsia="仿宋_GB2312"/>
            <w:sz w:val="32"/>
            <w:szCs w:val="32"/>
            <w:lang w:val="en-US" w:eastAsia="zh-CN"/>
          </w:rPr>
          <w:t>种子</w:t>
        </w:r>
      </w:ins>
      <w:ins w:id="2168" w:author="Jinglin Sun" w:date="2024-07-22T16:04:41Z">
        <w:r>
          <w:rPr>
            <w:rFonts w:hint="eastAsia" w:eastAsia="仿宋_GB2312"/>
            <w:sz w:val="32"/>
            <w:szCs w:val="32"/>
            <w:lang w:val="en-US" w:eastAsia="zh-CN"/>
          </w:rPr>
          <w:t>”</w:t>
        </w:r>
      </w:ins>
      <w:ins w:id="2169" w:author="Jinglin Sun" w:date="2024-07-22T16:04:46Z">
        <w:r>
          <w:rPr>
            <w:rFonts w:hint="eastAsia" w:eastAsia="仿宋_GB2312"/>
            <w:sz w:val="32"/>
            <w:szCs w:val="32"/>
            <w:lang w:val="en-US" w:eastAsia="zh-CN"/>
          </w:rPr>
          <w:t>和</w:t>
        </w:r>
      </w:ins>
      <w:del w:id="2170" w:author="Jinglin Sun" w:date="2024-07-22T15:36:31Z">
        <w:r>
          <w:rPr>
            <w:rFonts w:eastAsia="仿宋_GB2312"/>
            <w:sz w:val="32"/>
            <w:szCs w:val="32"/>
          </w:rPr>
          <w:delText>“</w:delText>
        </w:r>
      </w:del>
      <w:ins w:id="2171" w:author="Jinglin Sun" w:date="2024-07-22T15:36:31Z">
        <w:r>
          <w:rPr>
            <w:rFonts w:hint="eastAsia" w:eastAsia="仿宋_GB2312"/>
            <w:sz w:val="32"/>
            <w:szCs w:val="32"/>
            <w:lang w:eastAsia="zh-CN"/>
          </w:rPr>
          <w:t>“</w:t>
        </w:r>
      </w:ins>
      <w:ins w:id="2172" w:author="Jinglin Sun" w:date="2024-07-22T15:36:34Z">
        <w:r>
          <w:rPr>
            <w:rFonts w:eastAsia="仿宋_GB2312"/>
            <w:sz w:val="32"/>
            <w:szCs w:val="32"/>
          </w:rPr>
          <w:t>芯片</w:t>
        </w:r>
      </w:ins>
      <w:ins w:id="2173" w:author="Jinglin Sun" w:date="2024-07-22T15:36:31Z">
        <w:r>
          <w:rPr>
            <w:rFonts w:hint="eastAsia" w:eastAsia="仿宋_GB2312"/>
            <w:sz w:val="32"/>
            <w:szCs w:val="32"/>
            <w:lang w:eastAsia="zh-CN"/>
          </w:rPr>
          <w:t>”</w:t>
        </w:r>
      </w:ins>
      <w:del w:id="2174" w:author="Jinglin Sun" w:date="2024-07-22T16:02:50Z">
        <w:r>
          <w:rPr>
            <w:rFonts w:eastAsia="仿宋_GB2312"/>
            <w:sz w:val="32"/>
            <w:szCs w:val="32"/>
          </w:rPr>
          <w:delText>原始芯片”之称的细胞模型，</w:delText>
        </w:r>
      </w:del>
      <w:ins w:id="2175" w:author="Jinglin Sun" w:date="2024-07-22T16:02:50Z">
        <w:r>
          <w:rPr>
            <w:rFonts w:hint="eastAsia" w:eastAsia="仿宋_GB2312"/>
            <w:sz w:val="32"/>
            <w:szCs w:val="32"/>
            <w:lang w:eastAsia="zh-CN"/>
          </w:rPr>
          <w:t>。</w:t>
        </w:r>
      </w:ins>
      <w:ins w:id="2176" w:author="Jinglin Sun" w:date="2024-07-22T16:10:02Z">
        <w:r>
          <w:rPr>
            <w:rFonts w:hint="eastAsia" w:eastAsia="仿宋_GB2312"/>
            <w:sz w:val="32"/>
            <w:szCs w:val="32"/>
            <w:lang w:val="en-US" w:eastAsia="zh-CN"/>
          </w:rPr>
          <w:t>我国</w:t>
        </w:r>
      </w:ins>
      <w:ins w:id="2177" w:author="Jinglin Sun" w:date="2024-07-22T16:11:29Z">
        <w:r>
          <w:rPr>
            <w:rFonts w:hint="eastAsia" w:eastAsia="仿宋_GB2312"/>
            <w:sz w:val="32"/>
            <w:szCs w:val="32"/>
            <w:lang w:val="en-US" w:eastAsia="zh-CN"/>
          </w:rPr>
          <w:t>用于</w:t>
        </w:r>
      </w:ins>
      <w:ins w:id="2178" w:author="Jinglin Sun" w:date="2024-07-22T16:11:30Z">
        <w:r>
          <w:rPr>
            <w:rFonts w:hint="eastAsia" w:eastAsia="仿宋_GB2312"/>
            <w:sz w:val="32"/>
            <w:szCs w:val="32"/>
            <w:lang w:val="en-US" w:eastAsia="zh-CN"/>
          </w:rPr>
          <w:t>创新</w:t>
        </w:r>
      </w:ins>
      <w:ins w:id="2179" w:author="Jinglin Sun" w:date="2024-07-22T16:11:31Z">
        <w:r>
          <w:rPr>
            <w:rFonts w:hint="eastAsia" w:eastAsia="仿宋_GB2312"/>
            <w:sz w:val="32"/>
            <w:szCs w:val="32"/>
            <w:lang w:val="en-US" w:eastAsia="zh-CN"/>
          </w:rPr>
          <w:t>药</w:t>
        </w:r>
      </w:ins>
      <w:ins w:id="2180" w:author="Jinglin Sun" w:date="2024-07-22T16:13:09Z">
        <w:r>
          <w:rPr>
            <w:rFonts w:hint="eastAsia" w:eastAsia="仿宋_GB2312"/>
            <w:sz w:val="32"/>
            <w:szCs w:val="32"/>
            <w:lang w:val="en-US" w:eastAsia="zh-CN"/>
          </w:rPr>
          <w:t>研发</w:t>
        </w:r>
      </w:ins>
      <w:ins w:id="2181" w:author="Jinglin Sun" w:date="2024-07-22T16:13:12Z">
        <w:r>
          <w:rPr>
            <w:rFonts w:hint="eastAsia" w:eastAsia="仿宋_GB2312"/>
            <w:sz w:val="32"/>
            <w:szCs w:val="32"/>
            <w:lang w:val="en-US" w:eastAsia="zh-CN"/>
          </w:rPr>
          <w:t>的</w:t>
        </w:r>
      </w:ins>
      <w:ins w:id="2182" w:author="Jinglin Sun" w:date="2024-07-22T16:10:04Z">
        <w:r>
          <w:rPr>
            <w:rFonts w:hint="eastAsia" w:eastAsia="仿宋_GB2312"/>
            <w:sz w:val="32"/>
            <w:szCs w:val="32"/>
            <w:lang w:val="en-US" w:eastAsia="zh-CN"/>
          </w:rPr>
          <w:t>细胞</w:t>
        </w:r>
      </w:ins>
      <w:ins w:id="2183" w:author="Jinglin Sun" w:date="2024-07-22T16:10:11Z">
        <w:r>
          <w:rPr>
            <w:rFonts w:hint="eastAsia" w:eastAsia="仿宋_GB2312"/>
            <w:sz w:val="32"/>
            <w:szCs w:val="32"/>
            <w:lang w:val="en-US" w:eastAsia="zh-CN"/>
          </w:rPr>
          <w:t>模型</w:t>
        </w:r>
      </w:ins>
      <w:ins w:id="2184" w:author="Jinglin Sun" w:date="2024-07-22T16:10:12Z">
        <w:r>
          <w:rPr>
            <w:rFonts w:hint="eastAsia" w:eastAsia="仿宋_GB2312"/>
            <w:sz w:val="32"/>
            <w:szCs w:val="32"/>
            <w:lang w:val="en-US" w:eastAsia="zh-CN"/>
          </w:rPr>
          <w:t>长期</w:t>
        </w:r>
      </w:ins>
      <w:ins w:id="2185" w:author="Jinglin Sun" w:date="2024-07-22T16:11:10Z">
        <w:r>
          <w:rPr>
            <w:rFonts w:hint="eastAsia" w:eastAsia="仿宋_GB2312"/>
            <w:sz w:val="32"/>
            <w:szCs w:val="32"/>
            <w:lang w:val="en-US" w:eastAsia="zh-CN"/>
          </w:rPr>
          <w:t>从</w:t>
        </w:r>
      </w:ins>
      <w:ins w:id="2186" w:author="Jinglin Sun" w:date="2024-07-22T16:11:12Z">
        <w:r>
          <w:rPr>
            <w:rFonts w:hint="eastAsia" w:eastAsia="仿宋_GB2312"/>
            <w:sz w:val="32"/>
            <w:szCs w:val="32"/>
            <w:lang w:val="en-US" w:eastAsia="zh-CN"/>
          </w:rPr>
          <w:t>欧美</w:t>
        </w:r>
      </w:ins>
      <w:ins w:id="2187" w:author="Jinglin Sun" w:date="2024-07-22T16:11:13Z">
        <w:r>
          <w:rPr>
            <w:rFonts w:hint="eastAsia" w:eastAsia="仿宋_GB2312"/>
            <w:sz w:val="32"/>
            <w:szCs w:val="32"/>
            <w:lang w:val="en-US" w:eastAsia="zh-CN"/>
          </w:rPr>
          <w:t>进口</w:t>
        </w:r>
      </w:ins>
      <w:ins w:id="2188" w:author="Jinglin Sun" w:date="2024-07-22T16:11:14Z">
        <w:r>
          <w:rPr>
            <w:rFonts w:hint="eastAsia" w:eastAsia="仿宋_GB2312"/>
            <w:sz w:val="32"/>
            <w:szCs w:val="32"/>
            <w:lang w:val="en-US" w:eastAsia="zh-CN"/>
          </w:rPr>
          <w:t>，</w:t>
        </w:r>
      </w:ins>
      <w:del w:id="2189" w:author="Jinglin Sun" w:date="2024-07-22T16:11:50Z">
        <w:r>
          <w:rPr>
            <w:rFonts w:hint="default" w:eastAsia="仿宋_GB2312"/>
            <w:sz w:val="32"/>
            <w:szCs w:val="32"/>
            <w:lang w:val="en-US"/>
          </w:rPr>
          <w:delText>我国目前主要依赖从欧美进口，但是</w:delText>
        </w:r>
      </w:del>
      <w:ins w:id="2190" w:author="Jinglin Sun" w:date="2024-07-22T16:11:51Z">
        <w:r>
          <w:rPr>
            <w:rFonts w:hint="eastAsia" w:eastAsia="仿宋_GB2312"/>
            <w:sz w:val="32"/>
            <w:szCs w:val="32"/>
            <w:lang w:val="en-US" w:eastAsia="zh-CN"/>
          </w:rPr>
          <w:t>而</w:t>
        </w:r>
      </w:ins>
      <w:r>
        <w:rPr>
          <w:rFonts w:eastAsia="仿宋_GB2312"/>
          <w:sz w:val="32"/>
          <w:szCs w:val="32"/>
        </w:rPr>
        <w:t>中国人与西方人的细胞模型存在一定差异，</w:t>
      </w:r>
      <w:del w:id="2191" w:author="Jinglin Sun" w:date="2024-07-22T16:14:28Z">
        <w:r>
          <w:rPr>
            <w:rFonts w:eastAsia="仿宋_GB2312"/>
            <w:sz w:val="32"/>
            <w:szCs w:val="32"/>
          </w:rPr>
          <w:delText>以进口模型为基础研究的成果大多是针对西方人而非中国人的疾病，</w:delText>
        </w:r>
      </w:del>
      <w:ins w:id="2192" w:author="Jinglin Sun" w:date="2024-07-22T16:14:13Z">
        <w:r>
          <w:rPr>
            <w:rFonts w:eastAsia="仿宋_GB2312"/>
            <w:sz w:val="32"/>
            <w:szCs w:val="32"/>
          </w:rPr>
          <w:t>这意味着‌尽管我国投入大量资源进行相关研究，‌但大部分研究是针对西方人的疾病，‌而非中国人的疾病，</w:t>
        </w:r>
      </w:ins>
      <w:ins w:id="2193" w:author="Jinglin Sun" w:date="2024-07-22T16:15:44Z">
        <w:r>
          <w:rPr>
            <w:rFonts w:hint="eastAsia" w:eastAsia="仿宋_GB2312"/>
            <w:sz w:val="32"/>
            <w:szCs w:val="32"/>
            <w:lang w:val="en-US" w:eastAsia="zh-CN"/>
          </w:rPr>
          <w:t>相当于</w:t>
        </w:r>
      </w:ins>
      <w:ins w:id="2194" w:author="Jinglin Sun" w:date="2024-07-22T16:15:45Z">
        <w:r>
          <w:rPr>
            <w:rFonts w:hint="eastAsia" w:eastAsia="仿宋_GB2312"/>
            <w:sz w:val="32"/>
            <w:szCs w:val="32"/>
            <w:lang w:val="en-US" w:eastAsia="zh-CN"/>
          </w:rPr>
          <w:t>“</w:t>
        </w:r>
      </w:ins>
      <w:ins w:id="2195" w:author="Jinglin Sun" w:date="2024-07-22T16:15:52Z">
        <w:r>
          <w:rPr>
            <w:rFonts w:hint="eastAsia" w:eastAsia="仿宋_GB2312"/>
            <w:sz w:val="32"/>
            <w:szCs w:val="32"/>
            <w:lang w:val="en-US" w:eastAsia="zh-CN"/>
          </w:rPr>
          <w:t>拿</w:t>
        </w:r>
      </w:ins>
      <w:ins w:id="2196" w:author="Jinglin Sun" w:date="2024-07-22T16:15:53Z">
        <w:r>
          <w:rPr>
            <w:rFonts w:hint="eastAsia" w:eastAsia="仿宋_GB2312"/>
            <w:sz w:val="32"/>
            <w:szCs w:val="32"/>
            <w:lang w:val="en-US" w:eastAsia="zh-CN"/>
          </w:rPr>
          <w:t>别人</w:t>
        </w:r>
      </w:ins>
      <w:ins w:id="2197" w:author="Jinglin Sun" w:date="2024-07-22T16:15:54Z">
        <w:r>
          <w:rPr>
            <w:rFonts w:hint="eastAsia" w:eastAsia="仿宋_GB2312"/>
            <w:sz w:val="32"/>
            <w:szCs w:val="32"/>
            <w:lang w:val="en-US" w:eastAsia="zh-CN"/>
          </w:rPr>
          <w:t>的</w:t>
        </w:r>
      </w:ins>
      <w:ins w:id="2198" w:author="Jinglin Sun" w:date="2024-07-22T16:15:57Z">
        <w:r>
          <w:rPr>
            <w:rFonts w:hint="eastAsia" w:eastAsia="仿宋_GB2312"/>
            <w:sz w:val="32"/>
            <w:szCs w:val="32"/>
            <w:lang w:val="en-US" w:eastAsia="zh-CN"/>
          </w:rPr>
          <w:t>枪</w:t>
        </w:r>
      </w:ins>
      <w:ins w:id="2199" w:author="Jinglin Sun" w:date="2024-07-22T16:15:58Z">
        <w:r>
          <w:rPr>
            <w:rFonts w:hint="eastAsia" w:eastAsia="仿宋_GB2312"/>
            <w:sz w:val="32"/>
            <w:szCs w:val="32"/>
            <w:lang w:val="en-US" w:eastAsia="zh-CN"/>
          </w:rPr>
          <w:t>打</w:t>
        </w:r>
      </w:ins>
      <w:ins w:id="2200" w:author="Jinglin Sun" w:date="2024-07-22T16:16:00Z">
        <w:r>
          <w:rPr>
            <w:rFonts w:hint="eastAsia" w:eastAsia="仿宋_GB2312"/>
            <w:sz w:val="32"/>
            <w:szCs w:val="32"/>
            <w:lang w:val="en-US" w:eastAsia="zh-CN"/>
          </w:rPr>
          <w:t>别人的</w:t>
        </w:r>
      </w:ins>
      <w:ins w:id="2201" w:author="Jinglin Sun" w:date="2024-07-22T16:16:02Z">
        <w:r>
          <w:rPr>
            <w:rFonts w:hint="eastAsia" w:eastAsia="仿宋_GB2312"/>
            <w:sz w:val="32"/>
            <w:szCs w:val="32"/>
            <w:lang w:val="en-US" w:eastAsia="zh-CN"/>
          </w:rPr>
          <w:t>靶</w:t>
        </w:r>
      </w:ins>
      <w:ins w:id="2202" w:author="Jinglin Sun" w:date="2024-07-22T16:15:45Z">
        <w:r>
          <w:rPr>
            <w:rFonts w:hint="eastAsia" w:eastAsia="仿宋_GB2312"/>
            <w:sz w:val="32"/>
            <w:szCs w:val="32"/>
            <w:lang w:val="en-US" w:eastAsia="zh-CN"/>
          </w:rPr>
          <w:t>”</w:t>
        </w:r>
      </w:ins>
      <w:ins w:id="2203" w:author="Jinglin Sun" w:date="2024-07-22T16:16:48Z">
        <w:r>
          <w:rPr>
            <w:rFonts w:hint="eastAsia" w:eastAsia="仿宋_GB2312"/>
            <w:sz w:val="32"/>
            <w:szCs w:val="32"/>
            <w:lang w:val="en-US" w:eastAsia="zh-CN"/>
          </w:rPr>
          <w:t>，</w:t>
        </w:r>
      </w:ins>
      <w:ins w:id="2204" w:author="Jinglin Sun" w:date="2024-07-22T16:16:46Z">
        <w:r>
          <w:rPr>
            <w:rFonts w:hint="eastAsia" w:eastAsia="仿宋_GB2312"/>
            <w:sz w:val="32"/>
            <w:szCs w:val="32"/>
            <w:lang w:val="en-US" w:eastAsia="zh-CN"/>
          </w:rPr>
          <w:t>一定程度上是“为他人做嫁衣”。</w:t>
        </w:r>
      </w:ins>
      <w:ins w:id="2205" w:author="Jinglin Sun" w:date="2024-07-22T16:17:33Z">
        <w:r>
          <w:rPr>
            <w:rFonts w:hint="eastAsia" w:eastAsia="仿宋_GB2312"/>
            <w:sz w:val="32"/>
            <w:szCs w:val="32"/>
            <w:lang w:val="en-US" w:eastAsia="zh-CN"/>
          </w:rPr>
          <w:t>比如，美国胃癌、肝癌等发病率较低，因此研究较少，而</w:t>
        </w:r>
      </w:ins>
      <w:ins w:id="2206" w:author="Jinglin Sun" w:date="2024-07-22T16:17:38Z">
        <w:r>
          <w:rPr>
            <w:rFonts w:hint="eastAsia" w:eastAsia="仿宋_GB2312"/>
            <w:sz w:val="32"/>
            <w:szCs w:val="32"/>
            <w:lang w:val="en-US" w:eastAsia="zh-CN"/>
          </w:rPr>
          <w:t>我国</w:t>
        </w:r>
      </w:ins>
      <w:ins w:id="2207" w:author="Jinglin Sun" w:date="2024-07-22T16:17:33Z">
        <w:r>
          <w:rPr>
            <w:rFonts w:hint="eastAsia" w:eastAsia="仿宋_GB2312"/>
            <w:sz w:val="32"/>
            <w:szCs w:val="32"/>
            <w:lang w:val="en-US" w:eastAsia="zh-CN"/>
          </w:rPr>
          <w:t>胃癌、肝癌发病率高，却少有相应的创新治疗药物研发。</w:t>
        </w:r>
      </w:ins>
      <w:ins w:id="2208" w:author="Jinglin Sun" w:date="2024-07-22T16:23:30Z">
        <w:r>
          <w:rPr>
            <w:rFonts w:hint="eastAsia" w:eastAsia="仿宋_GB2312"/>
            <w:sz w:val="32"/>
            <w:szCs w:val="32"/>
            <w:lang w:val="en-US" w:eastAsia="zh-CN"/>
          </w:rPr>
          <w:t>目前</w:t>
        </w:r>
      </w:ins>
      <w:ins w:id="2209" w:author="Jinglin Sun" w:date="2024-07-22T16:23:32Z">
        <w:r>
          <w:rPr>
            <w:rFonts w:hint="eastAsia" w:eastAsia="仿宋_GB2312"/>
            <w:sz w:val="32"/>
            <w:szCs w:val="32"/>
            <w:lang w:val="en-US" w:eastAsia="zh-CN"/>
          </w:rPr>
          <w:t>，</w:t>
        </w:r>
      </w:ins>
      <w:ins w:id="2210" w:author="Jinglin Sun" w:date="2024-07-22T16:23:33Z">
        <w:r>
          <w:rPr>
            <w:rFonts w:hint="eastAsia" w:eastAsia="仿宋_GB2312"/>
            <w:sz w:val="32"/>
            <w:szCs w:val="32"/>
            <w:lang w:val="en-US" w:eastAsia="zh-CN"/>
          </w:rPr>
          <w:t>欧美</w:t>
        </w:r>
      </w:ins>
      <w:ins w:id="2211" w:author="Jinglin Sun" w:date="2024-07-22T16:23:43Z">
        <w:r>
          <w:rPr>
            <w:rFonts w:hint="eastAsia" w:eastAsia="仿宋_GB2312"/>
            <w:sz w:val="32"/>
            <w:szCs w:val="32"/>
            <w:lang w:val="en-US" w:eastAsia="zh-CN"/>
          </w:rPr>
          <w:t>如</w:t>
        </w:r>
      </w:ins>
      <w:ins w:id="2212" w:author="Jinglin Sun" w:date="2024-07-22T16:23:46Z">
        <w:r>
          <w:rPr>
            <w:rFonts w:hint="eastAsia" w:eastAsia="仿宋_GB2312"/>
            <w:sz w:val="32"/>
            <w:szCs w:val="32"/>
            <w:lang w:val="en-US" w:eastAsia="zh-CN"/>
          </w:rPr>
          <w:t>永生</w:t>
        </w:r>
      </w:ins>
      <w:ins w:id="2213" w:author="Jinglin Sun" w:date="2024-07-22T16:23:48Z">
        <w:r>
          <w:rPr>
            <w:rFonts w:hint="eastAsia" w:eastAsia="仿宋_GB2312"/>
            <w:sz w:val="32"/>
            <w:szCs w:val="32"/>
            <w:lang w:val="en-US" w:eastAsia="zh-CN"/>
          </w:rPr>
          <w:t>化</w:t>
        </w:r>
      </w:ins>
      <w:ins w:id="2214" w:author="Jinglin Sun" w:date="2024-07-22T16:23:49Z">
        <w:r>
          <w:rPr>
            <w:rFonts w:hint="eastAsia" w:eastAsia="仿宋_GB2312"/>
            <w:sz w:val="32"/>
            <w:szCs w:val="32"/>
            <w:lang w:val="en-US" w:eastAsia="zh-CN"/>
          </w:rPr>
          <w:t>细胞</w:t>
        </w:r>
      </w:ins>
      <w:ins w:id="2215" w:author="Jinglin Sun" w:date="2024-07-22T16:23:50Z">
        <w:r>
          <w:rPr>
            <w:rFonts w:hint="eastAsia" w:eastAsia="仿宋_GB2312"/>
            <w:sz w:val="32"/>
            <w:szCs w:val="32"/>
            <w:lang w:val="en-US" w:eastAsia="zh-CN"/>
          </w:rPr>
          <w:t>模型</w:t>
        </w:r>
      </w:ins>
      <w:ins w:id="2216" w:author="Jinglin Sun" w:date="2024-07-22T16:23:52Z">
        <w:r>
          <w:rPr>
            <w:rFonts w:hint="eastAsia" w:eastAsia="仿宋_GB2312"/>
            <w:sz w:val="32"/>
            <w:szCs w:val="32"/>
            <w:lang w:val="en-US" w:eastAsia="zh-CN"/>
          </w:rPr>
          <w:t>已</w:t>
        </w:r>
      </w:ins>
      <w:ins w:id="2217" w:author="Jinglin Sun" w:date="2024-07-22T16:23:54Z">
        <w:r>
          <w:rPr>
            <w:rFonts w:hint="eastAsia" w:eastAsia="仿宋_GB2312"/>
            <w:sz w:val="32"/>
            <w:szCs w:val="32"/>
            <w:lang w:val="en-US" w:eastAsia="zh-CN"/>
          </w:rPr>
          <w:t>无法</w:t>
        </w:r>
      </w:ins>
      <w:ins w:id="2218" w:author="Jinglin Sun" w:date="2024-07-22T16:23:55Z">
        <w:r>
          <w:rPr>
            <w:rFonts w:hint="eastAsia" w:eastAsia="仿宋_GB2312"/>
            <w:sz w:val="32"/>
            <w:szCs w:val="32"/>
            <w:lang w:val="en-US" w:eastAsia="zh-CN"/>
          </w:rPr>
          <w:t>满足</w:t>
        </w:r>
      </w:ins>
      <w:ins w:id="2219" w:author="Jinglin Sun" w:date="2024-07-22T16:23:57Z">
        <w:r>
          <w:rPr>
            <w:rFonts w:hint="eastAsia" w:eastAsia="仿宋_GB2312"/>
            <w:sz w:val="32"/>
            <w:szCs w:val="32"/>
            <w:lang w:val="en-US" w:eastAsia="zh-CN"/>
          </w:rPr>
          <w:t>精准</w:t>
        </w:r>
      </w:ins>
      <w:ins w:id="2220" w:author="Jinglin Sun" w:date="2024-07-22T16:23:59Z">
        <w:r>
          <w:rPr>
            <w:rFonts w:hint="eastAsia" w:eastAsia="仿宋_GB2312"/>
            <w:sz w:val="32"/>
            <w:szCs w:val="32"/>
            <w:lang w:val="en-US" w:eastAsia="zh-CN"/>
          </w:rPr>
          <w:t>医疗</w:t>
        </w:r>
      </w:ins>
      <w:ins w:id="2221" w:author="Jinglin Sun" w:date="2024-07-22T16:24:01Z">
        <w:r>
          <w:rPr>
            <w:rFonts w:hint="eastAsia" w:eastAsia="仿宋_GB2312"/>
            <w:sz w:val="32"/>
            <w:szCs w:val="32"/>
            <w:lang w:val="en-US" w:eastAsia="zh-CN"/>
          </w:rPr>
          <w:t>需求</w:t>
        </w:r>
      </w:ins>
      <w:ins w:id="2222" w:author="Jinglin Sun" w:date="2024-07-22T16:24:02Z">
        <w:r>
          <w:rPr>
            <w:rFonts w:hint="eastAsia" w:eastAsia="仿宋_GB2312"/>
            <w:sz w:val="32"/>
            <w:szCs w:val="32"/>
            <w:lang w:val="en-US" w:eastAsia="zh-CN"/>
          </w:rPr>
          <w:t>，</w:t>
        </w:r>
      </w:ins>
      <w:ins w:id="2223" w:author="Jinglin Sun" w:date="2024-07-22T16:24:12Z">
        <w:r>
          <w:rPr>
            <w:rFonts w:hint="eastAsia" w:eastAsia="仿宋_GB2312"/>
            <w:sz w:val="32"/>
            <w:szCs w:val="32"/>
            <w:lang w:val="en-US" w:eastAsia="zh-CN"/>
          </w:rPr>
          <w:t>细胞</w:t>
        </w:r>
      </w:ins>
      <w:ins w:id="2224" w:author="Jinglin Sun" w:date="2024-07-22T16:24:13Z">
        <w:r>
          <w:rPr>
            <w:rFonts w:hint="eastAsia" w:eastAsia="仿宋_GB2312"/>
            <w:sz w:val="32"/>
            <w:szCs w:val="32"/>
            <w:lang w:val="en-US" w:eastAsia="zh-CN"/>
          </w:rPr>
          <w:t>模型</w:t>
        </w:r>
      </w:ins>
      <w:ins w:id="2225" w:author="Jinglin Sun" w:date="2024-07-22T16:24:14Z">
        <w:r>
          <w:rPr>
            <w:rFonts w:hint="eastAsia" w:eastAsia="仿宋_GB2312"/>
            <w:sz w:val="32"/>
            <w:szCs w:val="32"/>
            <w:lang w:val="en-US" w:eastAsia="zh-CN"/>
          </w:rPr>
          <w:t>处于</w:t>
        </w:r>
      </w:ins>
      <w:ins w:id="2226" w:author="Jinglin Sun" w:date="2024-07-22T16:24:31Z">
        <w:r>
          <w:rPr>
            <w:rFonts w:hint="eastAsia" w:eastAsia="仿宋_GB2312"/>
            <w:sz w:val="32"/>
            <w:szCs w:val="32"/>
            <w:lang w:val="en-US" w:eastAsia="zh-CN"/>
          </w:rPr>
          <w:t>升级</w:t>
        </w:r>
      </w:ins>
      <w:ins w:id="2227" w:author="Jinglin Sun" w:date="2024-07-22T16:24:34Z">
        <w:r>
          <w:rPr>
            <w:rFonts w:hint="eastAsia" w:eastAsia="仿宋_GB2312"/>
            <w:sz w:val="32"/>
            <w:szCs w:val="32"/>
            <w:lang w:val="en-US" w:eastAsia="zh-CN"/>
          </w:rPr>
          <w:t>替代的</w:t>
        </w:r>
      </w:ins>
      <w:del w:id="2228" w:author="Jinglin Sun" w:date="2024-07-22T16:24:51Z">
        <w:r>
          <w:rPr>
            <w:rFonts w:eastAsia="仿宋_GB2312"/>
            <w:sz w:val="32"/>
            <w:szCs w:val="32"/>
          </w:rPr>
          <w:delText>这就导致我国投入大量资源进行的生物医学基础研究和药物研究实际上是“为他人做嫁衣”。值得关注的是，长期“卡脖子”的细胞模型已经处于升级替代的</w:delText>
        </w:r>
      </w:del>
      <w:r>
        <w:rPr>
          <w:rFonts w:eastAsia="仿宋_GB2312"/>
          <w:sz w:val="32"/>
          <w:szCs w:val="32"/>
        </w:rPr>
        <w:t>窗口期，</w:t>
      </w:r>
      <w:ins w:id="2229" w:author="Jinglin Sun" w:date="2024-07-22T16:27:05Z">
        <w:r>
          <w:rPr>
            <w:rFonts w:hint="eastAsia" w:eastAsia="仿宋_GB2312"/>
            <w:sz w:val="32"/>
            <w:szCs w:val="32"/>
            <w:lang w:val="en-US" w:eastAsia="zh-CN"/>
          </w:rPr>
          <w:t>是</w:t>
        </w:r>
      </w:ins>
      <w:ins w:id="2230" w:author="Jinglin Sun" w:date="2024-07-22T16:26:47Z">
        <w:r>
          <w:rPr>
            <w:rFonts w:hint="eastAsia" w:eastAsia="仿宋_GB2312"/>
            <w:sz w:val="32"/>
            <w:szCs w:val="32"/>
            <w:lang w:val="en-US" w:eastAsia="zh-CN"/>
          </w:rPr>
          <w:t>我国</w:t>
        </w:r>
      </w:ins>
      <w:ins w:id="2231" w:author="Jinglin Sun" w:date="2024-07-22T16:49:05Z">
        <w:r>
          <w:rPr>
            <w:rFonts w:hint="eastAsia" w:eastAsia="仿宋_GB2312"/>
            <w:sz w:val="32"/>
            <w:szCs w:val="32"/>
            <w:lang w:val="en-US" w:eastAsia="zh-CN"/>
          </w:rPr>
          <w:t>抢占</w:t>
        </w:r>
      </w:ins>
      <w:ins w:id="2232" w:author="Jinglin Sun" w:date="2024-07-22T16:26:52Z">
        <w:r>
          <w:rPr>
            <w:rFonts w:hint="eastAsia" w:eastAsia="仿宋_GB2312"/>
            <w:sz w:val="32"/>
            <w:szCs w:val="32"/>
            <w:lang w:val="en-US" w:eastAsia="zh-CN"/>
          </w:rPr>
          <w:t>战略</w:t>
        </w:r>
      </w:ins>
      <w:ins w:id="2233" w:author="Jinglin Sun" w:date="2024-07-22T16:26:53Z">
        <w:r>
          <w:rPr>
            <w:rFonts w:hint="eastAsia" w:eastAsia="仿宋_GB2312"/>
            <w:sz w:val="32"/>
            <w:szCs w:val="32"/>
            <w:lang w:val="en-US" w:eastAsia="zh-CN"/>
          </w:rPr>
          <w:t>资源</w:t>
        </w:r>
      </w:ins>
      <w:ins w:id="2234" w:author="Jinglin Sun" w:date="2024-07-22T16:26:56Z">
        <w:r>
          <w:rPr>
            <w:rFonts w:hint="eastAsia" w:eastAsia="仿宋_GB2312"/>
            <w:sz w:val="32"/>
            <w:szCs w:val="32"/>
            <w:lang w:val="en-US" w:eastAsia="zh-CN"/>
          </w:rPr>
          <w:t>制高点</w:t>
        </w:r>
      </w:ins>
      <w:ins w:id="2235" w:author="Jinglin Sun" w:date="2024-07-22T16:27:09Z">
        <w:r>
          <w:rPr>
            <w:rFonts w:hint="eastAsia" w:eastAsia="仿宋_GB2312"/>
            <w:sz w:val="32"/>
            <w:szCs w:val="32"/>
            <w:lang w:val="en-US" w:eastAsia="zh-CN"/>
          </w:rPr>
          <w:t>的</w:t>
        </w:r>
      </w:ins>
      <w:ins w:id="2236" w:author="Jinglin Sun" w:date="2024-07-22T16:27:10Z">
        <w:r>
          <w:rPr>
            <w:rFonts w:hint="eastAsia" w:eastAsia="仿宋_GB2312"/>
            <w:sz w:val="32"/>
            <w:szCs w:val="32"/>
            <w:lang w:val="en-US" w:eastAsia="zh-CN"/>
          </w:rPr>
          <w:t>重大</w:t>
        </w:r>
      </w:ins>
      <w:ins w:id="2237" w:author="Jinglin Sun" w:date="2024-07-22T16:27:12Z">
        <w:r>
          <w:rPr>
            <w:rFonts w:hint="eastAsia" w:eastAsia="仿宋_GB2312"/>
            <w:sz w:val="32"/>
            <w:szCs w:val="32"/>
            <w:lang w:val="en-US" w:eastAsia="zh-CN"/>
          </w:rPr>
          <w:t>机遇</w:t>
        </w:r>
      </w:ins>
      <w:ins w:id="2238" w:author="Jinglin Sun" w:date="2024-07-22T16:27:13Z">
        <w:r>
          <w:rPr>
            <w:rFonts w:hint="eastAsia" w:eastAsia="仿宋_GB2312"/>
            <w:sz w:val="32"/>
            <w:szCs w:val="32"/>
            <w:lang w:val="en-US" w:eastAsia="zh-CN"/>
          </w:rPr>
          <w:t>。</w:t>
        </w:r>
      </w:ins>
      <w:del w:id="2239" w:author="Jinglin Sun" w:date="2024-07-22T16:27:16Z">
        <w:r>
          <w:rPr>
            <w:rFonts w:eastAsia="仿宋_GB2312"/>
            <w:sz w:val="32"/>
            <w:szCs w:val="32"/>
          </w:rPr>
          <w:delText>这就给我国摆脱生物医药源头依赖、换道超车带来了机遇。</w:delText>
        </w:r>
      </w:del>
    </w:p>
    <w:p w14:paraId="535B461C">
      <w:pPr>
        <w:wordWrap w:val="0"/>
        <w:adjustRightInd w:val="0"/>
        <w:snapToGrid w:val="0"/>
        <w:spacing w:line="560" w:lineRule="exact"/>
        <w:ind w:firstLine="640" w:firstLineChars="200"/>
        <w:outlineLvl w:val="2"/>
        <w:rPr>
          <w:ins w:id="2241" w:author="Jinglin Sun" w:date="2024-07-19T17:17:04Z"/>
          <w:rFonts w:ascii="黑体" w:hAnsi="黑体" w:eastAsia="黑体"/>
          <w:sz w:val="32"/>
          <w:szCs w:val="32"/>
        </w:rPr>
        <w:pPrChange w:id="2240" w:author="Jinglin Sun" w:date="2024-07-19T17:17:55Z">
          <w:pPr>
            <w:wordWrap w:val="0"/>
            <w:adjustRightInd w:val="0"/>
            <w:snapToGrid w:val="0"/>
            <w:spacing w:line="560" w:lineRule="exact"/>
            <w:ind w:firstLine="640" w:firstLineChars="200"/>
          </w:pPr>
        </w:pPrChange>
      </w:pPr>
      <w:del w:id="2242" w:author="Jinglin Sun" w:date="2024-07-19T17:17:48Z">
        <w:r>
          <w:rPr>
            <w:rFonts w:hint="default" w:ascii="黑体" w:hAnsi="黑体" w:eastAsia="黑体"/>
            <w:sz w:val="32"/>
            <w:szCs w:val="32"/>
            <w:lang w:val="en-US"/>
          </w:rPr>
          <w:delText>二是</w:delText>
        </w:r>
      </w:del>
      <w:ins w:id="2243" w:author="Jinglin Sun" w:date="2024-07-19T17:17:48Z">
        <w:r>
          <w:rPr>
            <w:rFonts w:hint="eastAsia" w:ascii="黑体" w:hAnsi="黑体" w:eastAsia="黑体"/>
            <w:sz w:val="32"/>
            <w:szCs w:val="32"/>
            <w:lang w:val="en-US" w:eastAsia="zh-CN"/>
          </w:rPr>
          <w:t>2.</w:t>
        </w:r>
      </w:ins>
      <w:r>
        <w:rPr>
          <w:rFonts w:ascii="黑体" w:hAnsi="黑体" w:eastAsia="黑体"/>
          <w:sz w:val="32"/>
          <w:szCs w:val="32"/>
        </w:rPr>
        <w:t>高端</w:t>
      </w:r>
      <w:del w:id="2244" w:author="Jinglin Sun" w:date="2024-07-23T16:52:37Z">
        <w:r>
          <w:rPr>
            <w:rFonts w:hint="default" w:ascii="黑体" w:hAnsi="黑体" w:eastAsia="黑体"/>
            <w:sz w:val="32"/>
            <w:szCs w:val="32"/>
            <w:lang w:val="en-US"/>
          </w:rPr>
          <w:delText>研究</w:delText>
        </w:r>
      </w:del>
      <w:ins w:id="2245" w:author="Jinglin Sun" w:date="2024-07-23T16:52:37Z">
        <w:r>
          <w:rPr>
            <w:rFonts w:hint="eastAsia" w:ascii="黑体" w:hAnsi="黑体" w:eastAsia="黑体"/>
            <w:sz w:val="32"/>
            <w:szCs w:val="32"/>
            <w:lang w:val="en-US" w:eastAsia="zh-CN"/>
          </w:rPr>
          <w:t>生命</w:t>
        </w:r>
      </w:ins>
      <w:ins w:id="2246" w:author="Jinglin Sun" w:date="2024-07-23T16:52:43Z">
        <w:r>
          <w:rPr>
            <w:rFonts w:hint="eastAsia" w:ascii="黑体" w:hAnsi="黑体" w:eastAsia="黑体"/>
            <w:sz w:val="32"/>
            <w:szCs w:val="32"/>
            <w:lang w:val="en-US" w:eastAsia="zh-CN"/>
          </w:rPr>
          <w:t>科学</w:t>
        </w:r>
      </w:ins>
      <w:r>
        <w:rPr>
          <w:rFonts w:ascii="黑体" w:hAnsi="黑体" w:eastAsia="黑体"/>
          <w:sz w:val="32"/>
          <w:szCs w:val="32"/>
        </w:rPr>
        <w:t>仪器</w:t>
      </w:r>
      <w:ins w:id="2247" w:author="Jinglin Sun" w:date="2024-07-23T17:00:24Z">
        <w:r>
          <w:rPr>
            <w:rFonts w:hint="eastAsia" w:ascii="黑体" w:hAnsi="黑体" w:eastAsia="黑体"/>
            <w:sz w:val="32"/>
            <w:szCs w:val="32"/>
            <w:lang w:val="en-US" w:eastAsia="zh-CN"/>
          </w:rPr>
          <w:t>受制于人</w:t>
        </w:r>
      </w:ins>
      <w:del w:id="2248" w:author="Jinglin Sun" w:date="2024-07-23T16:52:52Z">
        <w:r>
          <w:rPr>
            <w:rFonts w:ascii="黑体" w:hAnsi="黑体" w:eastAsia="黑体"/>
            <w:sz w:val="32"/>
            <w:szCs w:val="32"/>
          </w:rPr>
          <w:delText>受制于人</w:delText>
        </w:r>
      </w:del>
      <w:ins w:id="2249" w:author="Jinglin Sun" w:date="2024-07-23T16:52:52Z">
        <w:r>
          <w:rPr>
            <w:rFonts w:hint="eastAsia" w:ascii="黑体" w:hAnsi="黑体" w:eastAsia="黑体"/>
            <w:sz w:val="32"/>
            <w:szCs w:val="32"/>
            <w:lang w:eastAsia="zh-CN"/>
          </w:rPr>
          <w:t>，</w:t>
        </w:r>
      </w:ins>
      <w:ins w:id="2250" w:author="Jinglin Sun" w:date="2024-07-23T17:00:27Z">
        <w:r>
          <w:rPr>
            <w:rFonts w:hint="eastAsia" w:ascii="黑体" w:hAnsi="黑体" w:eastAsia="黑体"/>
            <w:sz w:val="32"/>
            <w:szCs w:val="32"/>
            <w:lang w:val="en-US" w:eastAsia="zh-CN"/>
          </w:rPr>
          <w:t>存在</w:t>
        </w:r>
      </w:ins>
      <w:ins w:id="2251" w:author="Jinglin Sun" w:date="2024-07-23T17:00:37Z">
        <w:r>
          <w:rPr>
            <w:rFonts w:hint="eastAsia" w:ascii="黑体" w:hAnsi="黑体" w:eastAsia="黑体"/>
            <w:sz w:val="32"/>
            <w:szCs w:val="32"/>
            <w:lang w:val="en-US" w:eastAsia="zh-CN"/>
          </w:rPr>
          <w:t>断供风险</w:t>
        </w:r>
      </w:ins>
      <w:del w:id="2252" w:author="Jinglin Sun" w:date="2024-07-22T15:41:25Z">
        <w:r>
          <w:rPr>
            <w:rFonts w:ascii="黑体" w:hAnsi="黑体" w:eastAsia="黑体"/>
            <w:sz w:val="32"/>
            <w:szCs w:val="32"/>
          </w:rPr>
          <w:delText>。</w:delText>
        </w:r>
      </w:del>
    </w:p>
    <w:p w14:paraId="555030CF">
      <w:pPr>
        <w:wordWrap w:val="0"/>
        <w:adjustRightInd w:val="0"/>
        <w:snapToGrid w:val="0"/>
        <w:spacing w:line="560" w:lineRule="exact"/>
        <w:ind w:firstLine="640" w:firstLineChars="200"/>
        <w:rPr>
          <w:ins w:id="2253" w:author="Jinglin Sun" w:date="2024-07-23T16:34:30Z"/>
          <w:rFonts w:hint="default" w:eastAsia="仿宋_GB2312"/>
          <w:sz w:val="32"/>
          <w:szCs w:val="32"/>
          <w:lang w:val="en-US" w:eastAsia="zh-CN"/>
        </w:rPr>
      </w:pPr>
      <w:r>
        <w:rPr>
          <w:rFonts w:eastAsia="仿宋_GB2312"/>
          <w:sz w:val="32"/>
          <w:szCs w:val="32"/>
        </w:rPr>
        <w:t>我国生物医药实验室中，涉及到微观定性定量的仪器设备和原料大多</w:t>
      </w:r>
      <w:del w:id="2254" w:author="Jinglin Sun" w:date="2024-07-22T16:27:55Z">
        <w:r>
          <w:rPr>
            <w:rFonts w:eastAsia="仿宋_GB2312"/>
            <w:sz w:val="32"/>
            <w:szCs w:val="32"/>
          </w:rPr>
          <w:delText>数</w:delText>
        </w:r>
      </w:del>
      <w:del w:id="2255" w:author="Jinglin Sun" w:date="2024-07-22T16:27:53Z">
        <w:r>
          <w:rPr>
            <w:rFonts w:eastAsia="仿宋_GB2312"/>
            <w:sz w:val="32"/>
            <w:szCs w:val="32"/>
          </w:rPr>
          <w:delText>来</w:delText>
        </w:r>
      </w:del>
      <w:r>
        <w:rPr>
          <w:rFonts w:eastAsia="仿宋_GB2312"/>
          <w:sz w:val="32"/>
          <w:szCs w:val="32"/>
        </w:rPr>
        <w:t>源于进口。2022全球科学仪器企业Top10</w:t>
      </w:r>
      <w:ins w:id="2256" w:author="Jinglin Sun" w:date="2024-07-23T16:31:35Z">
        <w:r>
          <w:rPr>
            <w:rFonts w:hint="eastAsia" w:eastAsia="仿宋_GB2312"/>
            <w:sz w:val="32"/>
            <w:szCs w:val="32"/>
            <w:lang w:val="en-US" w:eastAsia="zh-CN"/>
          </w:rPr>
          <w:t>中</w:t>
        </w:r>
      </w:ins>
      <w:r>
        <w:rPr>
          <w:rFonts w:eastAsia="仿宋_GB2312"/>
          <w:sz w:val="32"/>
          <w:szCs w:val="32"/>
        </w:rPr>
        <w:t>，</w:t>
      </w:r>
      <w:ins w:id="2257" w:author="Jinglin Sun" w:date="2024-07-24T14:36:59Z">
        <w:r>
          <w:rPr>
            <w:rFonts w:hint="eastAsia" w:eastAsia="仿宋_GB2312"/>
            <w:sz w:val="32"/>
            <w:szCs w:val="32"/>
            <w:lang w:val="en-US" w:eastAsia="zh-CN"/>
          </w:rPr>
          <w:t>美国</w:t>
        </w:r>
      </w:ins>
      <w:ins w:id="2258" w:author="Jinglin Sun" w:date="2024-07-24T14:37:00Z">
        <w:r>
          <w:rPr>
            <w:rFonts w:hint="eastAsia" w:eastAsia="仿宋_GB2312"/>
            <w:sz w:val="32"/>
            <w:szCs w:val="32"/>
            <w:lang w:val="en-US" w:eastAsia="zh-CN"/>
          </w:rPr>
          <w:t>有</w:t>
        </w:r>
      </w:ins>
      <w:ins w:id="2259" w:author="Jinglin Sun" w:date="2024-07-24T14:37:03Z">
        <w:r>
          <w:rPr>
            <w:rFonts w:hint="eastAsia" w:eastAsia="仿宋_GB2312"/>
            <w:sz w:val="32"/>
            <w:szCs w:val="32"/>
            <w:lang w:val="en-US" w:eastAsia="zh-CN"/>
          </w:rPr>
          <w:t>6</w:t>
        </w:r>
      </w:ins>
      <w:ins w:id="2260" w:author="Jinglin Sun" w:date="2024-07-24T14:37:04Z">
        <w:r>
          <w:rPr>
            <w:rFonts w:hint="eastAsia" w:eastAsia="仿宋_GB2312"/>
            <w:sz w:val="32"/>
            <w:szCs w:val="32"/>
            <w:lang w:val="en-US" w:eastAsia="zh-CN"/>
          </w:rPr>
          <w:t>家</w:t>
        </w:r>
      </w:ins>
      <w:ins w:id="2261" w:author="Jinglin Sun" w:date="2024-07-24T14:37:05Z">
        <w:r>
          <w:rPr>
            <w:rFonts w:hint="eastAsia" w:eastAsia="仿宋_GB2312"/>
            <w:sz w:val="32"/>
            <w:szCs w:val="32"/>
            <w:lang w:val="en-US" w:eastAsia="zh-CN"/>
          </w:rPr>
          <w:t>企业</w:t>
        </w:r>
      </w:ins>
      <w:ins w:id="2262" w:author="Jinglin Sun" w:date="2024-07-24T14:37:06Z">
        <w:r>
          <w:rPr>
            <w:rFonts w:hint="eastAsia" w:eastAsia="仿宋_GB2312"/>
            <w:sz w:val="32"/>
            <w:szCs w:val="32"/>
            <w:lang w:val="en-US" w:eastAsia="zh-CN"/>
          </w:rPr>
          <w:t>入选</w:t>
        </w:r>
      </w:ins>
      <w:ins w:id="2263" w:author="Jinglin Sun" w:date="2024-07-24T14:37:07Z">
        <w:r>
          <w:rPr>
            <w:rFonts w:hint="eastAsia" w:eastAsia="仿宋_GB2312"/>
            <w:sz w:val="32"/>
            <w:szCs w:val="32"/>
            <w:lang w:val="en-US" w:eastAsia="zh-CN"/>
          </w:rPr>
          <w:t>，</w:t>
        </w:r>
      </w:ins>
      <w:ins w:id="2264" w:author="Jinglin Sun" w:date="2024-07-24T14:37:08Z">
        <w:r>
          <w:rPr>
            <w:rFonts w:hint="eastAsia" w:eastAsia="仿宋_GB2312"/>
            <w:sz w:val="32"/>
            <w:szCs w:val="32"/>
            <w:lang w:val="en-US" w:eastAsia="zh-CN"/>
          </w:rPr>
          <w:t>而</w:t>
        </w:r>
      </w:ins>
      <w:ins w:id="2265" w:author="Jinglin Sun" w:date="2024-07-24T14:37:11Z">
        <w:r>
          <w:rPr>
            <w:rFonts w:hint="eastAsia" w:eastAsia="仿宋_GB2312"/>
            <w:sz w:val="32"/>
            <w:szCs w:val="32"/>
            <w:lang w:val="en-US" w:eastAsia="zh-CN"/>
          </w:rPr>
          <w:t>我</w:t>
        </w:r>
      </w:ins>
      <w:ins w:id="2266" w:author="Jinglin Sun" w:date="2024-07-24T14:37:11Z">
        <w:r>
          <w:rPr>
            <w:rFonts w:eastAsia="仿宋_GB2312"/>
            <w:sz w:val="32"/>
            <w:szCs w:val="32"/>
          </w:rPr>
          <w:t>国</w:t>
        </w:r>
      </w:ins>
      <w:del w:id="2267" w:author="Jinglin Sun" w:date="2024-07-23T16:31:41Z">
        <w:r>
          <w:rPr>
            <w:rFonts w:eastAsia="仿宋_GB2312"/>
            <w:sz w:val="32"/>
            <w:szCs w:val="32"/>
          </w:rPr>
          <w:delText>尚</w:delText>
        </w:r>
      </w:del>
      <w:r>
        <w:rPr>
          <w:rFonts w:eastAsia="仿宋_GB2312"/>
          <w:sz w:val="32"/>
          <w:szCs w:val="32"/>
        </w:rPr>
        <w:t>未有</w:t>
      </w:r>
      <w:del w:id="2268" w:author="Jinglin Sun" w:date="2024-07-24T14:37:11Z">
        <w:r>
          <w:rPr>
            <w:rFonts w:hint="default" w:eastAsia="仿宋_GB2312"/>
            <w:sz w:val="32"/>
            <w:szCs w:val="32"/>
            <w:lang w:val="en-US"/>
          </w:rPr>
          <w:delText>1</w:delText>
        </w:r>
      </w:del>
      <w:del w:id="2269" w:author="Jinglin Sun" w:date="2024-07-24T14:37:11Z">
        <w:r>
          <w:rPr>
            <w:rFonts w:eastAsia="仿宋_GB2312"/>
            <w:sz w:val="32"/>
            <w:szCs w:val="32"/>
          </w:rPr>
          <w:delText>家总部在中国</w:delText>
        </w:r>
      </w:del>
      <w:del w:id="2270" w:author="Jinglin Sun" w:date="2024-07-24T14:30:52Z">
        <w:r>
          <w:rPr>
            <w:rFonts w:eastAsia="仿宋_GB2312"/>
            <w:sz w:val="32"/>
            <w:szCs w:val="32"/>
          </w:rPr>
          <w:delText>的</w:delText>
        </w:r>
      </w:del>
      <w:r>
        <w:rPr>
          <w:rFonts w:eastAsia="仿宋_GB2312"/>
          <w:sz w:val="32"/>
          <w:szCs w:val="32"/>
        </w:rPr>
        <w:t>企业入选</w:t>
      </w:r>
      <w:ins w:id="2271" w:author="Jinglin Sun" w:date="2024-07-24T14:37:35Z">
        <w:r>
          <w:rPr>
            <w:rFonts w:hint="eastAsia" w:eastAsia="仿宋_GB2312"/>
            <w:sz w:val="32"/>
            <w:szCs w:val="32"/>
            <w:lang w:eastAsia="zh-CN"/>
          </w:rPr>
          <w:t>，</w:t>
        </w:r>
      </w:ins>
      <w:ins w:id="2272" w:author="Jinglin Sun" w:date="2024-07-24T14:37:37Z">
        <w:r>
          <w:rPr>
            <w:rFonts w:hint="eastAsia" w:eastAsia="仿宋_GB2312"/>
            <w:sz w:val="32"/>
            <w:szCs w:val="32"/>
            <w:lang w:val="en-US" w:eastAsia="zh-CN"/>
          </w:rPr>
          <w:t>这一差距</w:t>
        </w:r>
      </w:ins>
      <w:ins w:id="2273" w:author="Jinglin Sun" w:date="2024-07-24T14:37:39Z">
        <w:r>
          <w:rPr>
            <w:rFonts w:hint="eastAsia" w:eastAsia="仿宋_GB2312"/>
            <w:sz w:val="32"/>
            <w:szCs w:val="32"/>
            <w:lang w:val="en-US" w:eastAsia="zh-CN"/>
          </w:rPr>
          <w:t>凸显了</w:t>
        </w:r>
      </w:ins>
      <w:ins w:id="2274" w:author="Jinglin Sun" w:date="2024-07-24T14:37:46Z">
        <w:r>
          <w:rPr>
            <w:rFonts w:hint="eastAsia" w:eastAsia="仿宋_GB2312"/>
            <w:sz w:val="32"/>
            <w:szCs w:val="32"/>
            <w:lang w:val="en-US" w:eastAsia="zh-CN"/>
          </w:rPr>
          <w:t>美国</w:t>
        </w:r>
      </w:ins>
      <w:ins w:id="2275" w:author="Jinglin Sun" w:date="2024-07-24T14:37:48Z">
        <w:r>
          <w:rPr>
            <w:rFonts w:hint="eastAsia" w:eastAsia="仿宋_GB2312"/>
            <w:sz w:val="32"/>
            <w:szCs w:val="32"/>
            <w:lang w:val="en-US" w:eastAsia="zh-CN"/>
          </w:rPr>
          <w:t>在</w:t>
        </w:r>
      </w:ins>
      <w:ins w:id="2276" w:author="Jinglin Sun" w:date="2024-07-24T14:37:52Z">
        <w:r>
          <w:rPr>
            <w:rFonts w:hint="eastAsia" w:eastAsia="仿宋_GB2312"/>
            <w:sz w:val="32"/>
            <w:szCs w:val="32"/>
            <w:lang w:val="en-US" w:eastAsia="zh-CN"/>
          </w:rPr>
          <w:t>生命</w:t>
        </w:r>
      </w:ins>
      <w:ins w:id="2277" w:author="Jinglin Sun" w:date="2024-07-24T14:37:53Z">
        <w:r>
          <w:rPr>
            <w:rFonts w:hint="eastAsia" w:eastAsia="仿宋_GB2312"/>
            <w:sz w:val="32"/>
            <w:szCs w:val="32"/>
            <w:lang w:val="en-US" w:eastAsia="zh-CN"/>
          </w:rPr>
          <w:t>科学</w:t>
        </w:r>
      </w:ins>
      <w:ins w:id="2278" w:author="Jinglin Sun" w:date="2024-07-24T14:37:55Z">
        <w:r>
          <w:rPr>
            <w:rFonts w:hint="eastAsia" w:eastAsia="仿宋_GB2312"/>
            <w:sz w:val="32"/>
            <w:szCs w:val="32"/>
            <w:lang w:val="en-US" w:eastAsia="zh-CN"/>
          </w:rPr>
          <w:t>仪器</w:t>
        </w:r>
      </w:ins>
      <w:ins w:id="2279" w:author="Jinglin Sun" w:date="2024-07-24T14:38:01Z">
        <w:r>
          <w:rPr>
            <w:rFonts w:hint="eastAsia" w:eastAsia="仿宋_GB2312"/>
            <w:sz w:val="32"/>
            <w:szCs w:val="32"/>
            <w:lang w:val="en-US" w:eastAsia="zh-CN"/>
          </w:rPr>
          <w:t>市场</w:t>
        </w:r>
      </w:ins>
      <w:ins w:id="2280" w:author="Jinglin Sun" w:date="2024-07-24T14:38:02Z">
        <w:r>
          <w:rPr>
            <w:rFonts w:hint="eastAsia" w:eastAsia="仿宋_GB2312"/>
            <w:sz w:val="32"/>
            <w:szCs w:val="32"/>
            <w:lang w:val="en-US" w:eastAsia="zh-CN"/>
          </w:rPr>
          <w:t>中的</w:t>
        </w:r>
      </w:ins>
      <w:ins w:id="2281" w:author="Jinglin Sun" w:date="2024-07-24T14:38:05Z">
        <w:r>
          <w:rPr>
            <w:rFonts w:hint="eastAsia" w:eastAsia="仿宋_GB2312"/>
            <w:sz w:val="32"/>
            <w:szCs w:val="32"/>
            <w:lang w:val="en-US" w:eastAsia="zh-CN"/>
          </w:rPr>
          <w:t>领先</w:t>
        </w:r>
      </w:ins>
      <w:ins w:id="2282" w:author="Jinglin Sun" w:date="2024-07-24T14:38:06Z">
        <w:r>
          <w:rPr>
            <w:rFonts w:hint="eastAsia" w:eastAsia="仿宋_GB2312"/>
            <w:sz w:val="32"/>
            <w:szCs w:val="32"/>
            <w:lang w:val="en-US" w:eastAsia="zh-CN"/>
          </w:rPr>
          <w:t>地位</w:t>
        </w:r>
      </w:ins>
      <w:ins w:id="2283" w:author="Jinglin Sun" w:date="2024-07-24T14:37:16Z">
        <w:r>
          <w:rPr>
            <w:rFonts w:hint="eastAsia" w:eastAsia="仿宋_GB2312"/>
            <w:sz w:val="32"/>
            <w:szCs w:val="32"/>
            <w:lang w:eastAsia="zh-CN"/>
          </w:rPr>
          <w:t>。</w:t>
        </w:r>
      </w:ins>
      <w:ins w:id="2284" w:author="Jinglin Sun" w:date="2024-07-24T14:44:15Z">
        <w:r>
          <w:rPr>
            <w:rFonts w:hint="eastAsia" w:eastAsia="仿宋_GB2312"/>
            <w:sz w:val="32"/>
            <w:szCs w:val="32"/>
            <w:lang w:val="en-US" w:eastAsia="zh-CN"/>
          </w:rPr>
          <w:t>美国</w:t>
        </w:r>
      </w:ins>
      <w:ins w:id="2285" w:author="Jinglin Sun" w:date="2024-07-24T14:44:16Z">
        <w:r>
          <w:rPr>
            <w:rFonts w:hint="eastAsia" w:eastAsia="仿宋_GB2312"/>
            <w:sz w:val="32"/>
            <w:szCs w:val="32"/>
            <w:lang w:val="en-US" w:eastAsia="zh-CN"/>
          </w:rPr>
          <w:t>公司</w:t>
        </w:r>
      </w:ins>
      <w:ins w:id="2286" w:author="Jinglin Sun" w:date="2024-07-24T14:41:23Z">
        <w:r>
          <w:rPr>
            <w:rFonts w:hint="eastAsia" w:eastAsia="仿宋_GB2312"/>
            <w:sz w:val="32"/>
            <w:szCs w:val="32"/>
            <w:lang w:eastAsia="zh-CN"/>
          </w:rPr>
          <w:t>赛默飞世尔</w:t>
        </w:r>
      </w:ins>
      <w:ins w:id="2287" w:author="Jinglin Sun" w:date="2024-07-24T14:44:34Z">
        <w:r>
          <w:rPr>
            <w:rFonts w:hint="eastAsia" w:eastAsia="仿宋_GB2312"/>
            <w:sz w:val="32"/>
            <w:szCs w:val="32"/>
            <w:lang w:eastAsia="zh-CN"/>
          </w:rPr>
          <w:t>，</w:t>
        </w:r>
      </w:ins>
      <w:ins w:id="2288" w:author="Jinglin Sun" w:date="2024-07-24T14:41:23Z">
        <w:r>
          <w:rPr>
            <w:rFonts w:hint="eastAsia" w:eastAsia="仿宋_GB2312"/>
            <w:sz w:val="32"/>
            <w:szCs w:val="32"/>
            <w:lang w:eastAsia="zh-CN"/>
          </w:rPr>
          <w:t>2022年生命科学业务约</w:t>
        </w:r>
      </w:ins>
      <w:ins w:id="2289" w:author="Jinglin Sun" w:date="2024-07-24T14:44:45Z">
        <w:r>
          <w:rPr>
            <w:rFonts w:hint="eastAsia" w:eastAsia="仿宋_GB2312"/>
            <w:sz w:val="32"/>
            <w:szCs w:val="32"/>
            <w:lang w:val="en-US" w:eastAsia="zh-CN"/>
          </w:rPr>
          <w:t>为</w:t>
        </w:r>
      </w:ins>
      <w:ins w:id="2290" w:author="Jinglin Sun" w:date="2024-07-24T14:41:23Z">
        <w:r>
          <w:rPr>
            <w:rFonts w:hint="eastAsia" w:eastAsia="仿宋_GB2312"/>
            <w:sz w:val="32"/>
            <w:szCs w:val="32"/>
            <w:lang w:eastAsia="zh-CN"/>
          </w:rPr>
          <w:t>201.5亿美元，</w:t>
        </w:r>
      </w:ins>
      <w:ins w:id="2291" w:author="Jinglin Sun" w:date="2024-07-24T14:44:58Z">
        <w:r>
          <w:rPr>
            <w:rFonts w:hint="eastAsia" w:eastAsia="仿宋_GB2312"/>
            <w:sz w:val="32"/>
            <w:szCs w:val="32"/>
            <w:lang w:val="en-US" w:eastAsia="zh-CN"/>
          </w:rPr>
          <w:t>已</w:t>
        </w:r>
      </w:ins>
      <w:ins w:id="2292" w:author="Jinglin Sun" w:date="2024-07-24T14:41:23Z">
        <w:r>
          <w:rPr>
            <w:rFonts w:hint="eastAsia" w:eastAsia="仿宋_GB2312"/>
            <w:sz w:val="32"/>
            <w:szCs w:val="32"/>
            <w:lang w:eastAsia="zh-CN"/>
          </w:rPr>
          <w:t>连续十年位列榜首。</w:t>
        </w:r>
      </w:ins>
      <w:del w:id="2293" w:author="Jinglin Sun" w:date="2024-07-24T14:30:58Z">
        <w:r>
          <w:rPr>
            <w:rFonts w:eastAsia="仿宋_GB2312"/>
            <w:sz w:val="32"/>
            <w:szCs w:val="32"/>
          </w:rPr>
          <w:delText>，一旦出现断供风险，将进一步阻碍我国生物医药技术的发展。</w:delText>
        </w:r>
      </w:del>
      <w:ins w:id="2294" w:author="Jinglin Sun" w:date="2024-07-24T14:30:29Z">
        <w:r>
          <w:rPr>
            <w:rFonts w:hint="eastAsia" w:eastAsia="仿宋_GB2312"/>
            <w:sz w:val="32"/>
            <w:szCs w:val="32"/>
            <w:lang w:val="en-US" w:eastAsia="zh-CN"/>
          </w:rPr>
          <w:t>截至2022年底</w:t>
        </w:r>
      </w:ins>
      <w:ins w:id="2295" w:author="Jinglin Sun" w:date="2024-07-24T14:38:17Z">
        <w:r>
          <w:rPr>
            <w:rFonts w:hint="eastAsia" w:eastAsia="仿宋_GB2312"/>
            <w:sz w:val="32"/>
            <w:szCs w:val="32"/>
            <w:lang w:val="en-US" w:eastAsia="zh-CN"/>
          </w:rPr>
          <w:t>，</w:t>
        </w:r>
      </w:ins>
      <w:ins w:id="2296" w:author="Jinglin Sun" w:date="2024-07-24T14:30:29Z">
        <w:r>
          <w:rPr>
            <w:rFonts w:hint="eastAsia" w:eastAsia="仿宋_GB2312"/>
            <w:sz w:val="32"/>
            <w:szCs w:val="32"/>
            <w:lang w:val="en-US" w:eastAsia="zh-CN"/>
          </w:rPr>
          <w:t>主营业务为医疗设备的</w:t>
        </w:r>
      </w:ins>
      <w:ins w:id="2297" w:author="Jinglin Sun" w:date="2024-07-24T14:32:36Z">
        <w:r>
          <w:rPr>
            <w:rFonts w:hint="eastAsia" w:eastAsia="仿宋_GB2312"/>
            <w:sz w:val="32"/>
            <w:szCs w:val="32"/>
            <w:lang w:val="en-US" w:eastAsia="zh-CN"/>
          </w:rPr>
          <w:t>我</w:t>
        </w:r>
      </w:ins>
      <w:ins w:id="2298" w:author="Jinglin Sun" w:date="2024-07-24T14:30:29Z">
        <w:r>
          <w:rPr>
            <w:rFonts w:hint="eastAsia" w:eastAsia="仿宋_GB2312"/>
            <w:sz w:val="32"/>
            <w:szCs w:val="32"/>
            <w:lang w:val="en-US" w:eastAsia="zh-CN"/>
          </w:rPr>
          <w:t>国上市企业共42家，总营收</w:t>
        </w:r>
      </w:ins>
      <w:ins w:id="2299" w:author="Jinglin Sun" w:date="2024-07-24T14:31:11Z">
        <w:r>
          <w:rPr>
            <w:rFonts w:hint="eastAsia" w:eastAsia="仿宋_GB2312"/>
            <w:sz w:val="32"/>
            <w:szCs w:val="32"/>
            <w:lang w:val="en-US" w:eastAsia="zh-CN"/>
          </w:rPr>
          <w:t>为</w:t>
        </w:r>
      </w:ins>
      <w:ins w:id="2300" w:author="Jinglin Sun" w:date="2024-07-24T14:30:29Z">
        <w:r>
          <w:rPr>
            <w:rFonts w:hint="eastAsia" w:eastAsia="仿宋_GB2312"/>
            <w:sz w:val="32"/>
            <w:szCs w:val="32"/>
            <w:lang w:val="en-US" w:eastAsia="zh-CN"/>
          </w:rPr>
          <w:t>884.76亿元，营收规模过百亿的企业</w:t>
        </w:r>
      </w:ins>
      <w:ins w:id="2301" w:author="Jinglin Sun" w:date="2024-07-24T14:31:18Z">
        <w:r>
          <w:rPr>
            <w:rFonts w:hint="eastAsia" w:eastAsia="仿宋_GB2312"/>
            <w:sz w:val="32"/>
            <w:szCs w:val="32"/>
            <w:lang w:val="en-US" w:eastAsia="zh-CN"/>
          </w:rPr>
          <w:t>仅有</w:t>
        </w:r>
      </w:ins>
      <w:ins w:id="2302" w:author="Jinglin Sun" w:date="2024-07-24T14:35:45Z">
        <w:r>
          <w:rPr>
            <w:rFonts w:hint="eastAsia" w:eastAsia="仿宋_GB2312"/>
            <w:sz w:val="32"/>
            <w:szCs w:val="32"/>
            <w:lang w:val="en-US" w:eastAsia="zh-CN"/>
          </w:rPr>
          <w:t>迈瑞</w:t>
        </w:r>
      </w:ins>
      <w:ins w:id="2303" w:author="Jinglin Sun" w:date="2024-07-24T14:35:46Z">
        <w:r>
          <w:rPr>
            <w:rFonts w:hint="eastAsia" w:eastAsia="仿宋_GB2312"/>
            <w:sz w:val="32"/>
            <w:szCs w:val="32"/>
            <w:lang w:val="en-US" w:eastAsia="zh-CN"/>
          </w:rPr>
          <w:t>医疗</w:t>
        </w:r>
      </w:ins>
      <w:ins w:id="2304" w:author="Jinglin Sun" w:date="2024-07-24T14:30:29Z">
        <w:r>
          <w:rPr>
            <w:rFonts w:hint="eastAsia" w:eastAsia="仿宋_GB2312"/>
            <w:sz w:val="32"/>
            <w:szCs w:val="32"/>
            <w:lang w:val="en-US" w:eastAsia="zh-CN"/>
          </w:rPr>
          <w:t>1家</w:t>
        </w:r>
      </w:ins>
      <w:ins w:id="2305" w:author="Jinglin Sun" w:date="2024-07-24T14:31:20Z">
        <w:r>
          <w:rPr>
            <w:rFonts w:hint="eastAsia" w:eastAsia="仿宋_GB2312"/>
            <w:sz w:val="32"/>
            <w:szCs w:val="32"/>
            <w:lang w:val="en-US" w:eastAsia="zh-CN"/>
          </w:rPr>
          <w:t>。</w:t>
        </w:r>
      </w:ins>
      <w:ins w:id="2306" w:author="Jinglin Sun" w:date="2024-07-23T16:34:24Z">
        <w:r>
          <w:rPr>
            <w:rFonts w:eastAsia="仿宋_GB2312"/>
            <w:sz w:val="32"/>
            <w:szCs w:val="32"/>
          </w:rPr>
          <w:t>在高端仪器制造方面，如基因测序仪、引物合成仪器、质谱仪、电镜、核磁共振等，我国企业严重落后于欧美日等国家</w:t>
        </w:r>
      </w:ins>
      <w:ins w:id="2307" w:author="Jinglin Sun" w:date="2024-07-24T14:45:57Z">
        <w:r>
          <w:rPr>
            <w:rFonts w:hint="eastAsia" w:eastAsia="仿宋_GB2312"/>
            <w:sz w:val="32"/>
            <w:szCs w:val="32"/>
            <w:lang w:eastAsia="zh-CN"/>
          </w:rPr>
          <w:t>。</w:t>
        </w:r>
      </w:ins>
      <w:ins w:id="2308" w:author="Jinglin Sun" w:date="2024-07-23T16:34:24Z">
        <w:r>
          <w:rPr>
            <w:rFonts w:eastAsia="仿宋_GB2312"/>
            <w:sz w:val="32"/>
            <w:szCs w:val="32"/>
          </w:rPr>
          <w:t>以基因测序仪为例，全球</w:t>
        </w:r>
      </w:ins>
      <w:ins w:id="2309" w:author="Jinglin Sun" w:date="2024-07-23T16:42:19Z">
        <w:r>
          <w:rPr>
            <w:rFonts w:hint="eastAsia" w:eastAsia="仿宋_GB2312"/>
            <w:sz w:val="32"/>
            <w:szCs w:val="32"/>
            <w:lang w:val="en-US" w:eastAsia="zh-CN"/>
          </w:rPr>
          <w:t>约</w:t>
        </w:r>
      </w:ins>
      <w:ins w:id="2310" w:author="Jinglin Sun" w:date="2024-07-23T16:42:12Z">
        <w:r>
          <w:rPr>
            <w:rFonts w:eastAsia="仿宋_GB2312"/>
            <w:sz w:val="32"/>
            <w:szCs w:val="32"/>
          </w:rPr>
          <w:t>90%</w:t>
        </w:r>
      </w:ins>
      <w:ins w:id="2311" w:author="Jinglin Sun" w:date="2024-07-23T16:42:14Z">
        <w:r>
          <w:rPr>
            <w:rFonts w:hint="eastAsia" w:eastAsia="仿宋_GB2312"/>
            <w:sz w:val="32"/>
            <w:szCs w:val="32"/>
            <w:lang w:val="en-US" w:eastAsia="zh-CN"/>
          </w:rPr>
          <w:t>的</w:t>
        </w:r>
      </w:ins>
      <w:ins w:id="2312" w:author="Jinglin Sun" w:date="2024-07-23T16:34:24Z">
        <w:r>
          <w:rPr>
            <w:rFonts w:eastAsia="仿宋_GB2312"/>
            <w:sz w:val="32"/>
            <w:szCs w:val="32"/>
          </w:rPr>
          <w:t>市场份额掌握在两家美国生物公司手</w:t>
        </w:r>
      </w:ins>
      <w:ins w:id="2313" w:author="Jinglin Sun" w:date="2024-07-23T17:02:29Z">
        <w:r>
          <w:rPr>
            <w:rFonts w:hint="eastAsia" w:eastAsia="仿宋_GB2312"/>
            <w:sz w:val="32"/>
            <w:szCs w:val="32"/>
            <w:lang w:val="en-US" w:eastAsia="zh-CN"/>
          </w:rPr>
          <w:t>中</w:t>
        </w:r>
      </w:ins>
      <w:ins w:id="2314" w:author="Jinglin Sun" w:date="2024-07-23T16:34:46Z">
        <w:r>
          <w:rPr>
            <w:rFonts w:hint="eastAsia" w:eastAsia="仿宋_GB2312"/>
            <w:sz w:val="32"/>
            <w:szCs w:val="32"/>
            <w:lang w:eastAsia="zh-CN"/>
          </w:rPr>
          <w:t>，</w:t>
        </w:r>
      </w:ins>
      <w:ins w:id="2315" w:author="Jinglin Sun" w:date="2024-07-23T16:35:00Z">
        <w:r>
          <w:rPr>
            <w:rFonts w:hint="eastAsia" w:eastAsia="仿宋_GB2312"/>
            <w:sz w:val="32"/>
            <w:szCs w:val="32"/>
            <w:lang w:eastAsia="zh-CN"/>
          </w:rPr>
          <w:t>尽管我国华大基因也研发出了国产测序仪，但在</w:t>
        </w:r>
      </w:ins>
      <w:ins w:id="2316" w:author="Jinglin Sun" w:date="2024-07-23T16:35:00Z">
        <w:r>
          <w:rPr>
            <w:rFonts w:hint="eastAsia" w:eastAsia="仿宋_GB2312"/>
            <w:sz w:val="32"/>
            <w:szCs w:val="32"/>
            <w:lang w:eastAsia="zh-CN"/>
          </w:rPr>
          <w:fldChar w:fldCharType="begin"/>
        </w:r>
      </w:ins>
      <w:ins w:id="2317" w:author="Jinglin Sun" w:date="2024-07-23T16:35:00Z">
        <w:r>
          <w:rPr>
            <w:rFonts w:hint="eastAsia" w:eastAsia="仿宋_GB2312"/>
            <w:sz w:val="32"/>
            <w:szCs w:val="32"/>
            <w:lang w:eastAsia="zh-CN"/>
          </w:rPr>
          <w:instrText xml:space="preserve"> HYPERLINK "https://www.bohe.cn/k/132353.html" \t "https://www.bohe.cn/news/view/_blank" </w:instrText>
        </w:r>
      </w:ins>
      <w:ins w:id="2318" w:author="Jinglin Sun" w:date="2024-07-23T16:35:00Z">
        <w:r>
          <w:rPr>
            <w:rFonts w:hint="eastAsia" w:eastAsia="仿宋_GB2312"/>
            <w:sz w:val="32"/>
            <w:szCs w:val="32"/>
            <w:lang w:eastAsia="zh-CN"/>
          </w:rPr>
          <w:fldChar w:fldCharType="separate"/>
        </w:r>
      </w:ins>
      <w:ins w:id="2319" w:author="Jinglin Sun" w:date="2024-07-23T16:35:00Z">
        <w:r>
          <w:rPr>
            <w:rFonts w:hint="eastAsia" w:eastAsia="仿宋_GB2312"/>
            <w:sz w:val="32"/>
            <w:szCs w:val="32"/>
            <w:lang w:eastAsia="zh-CN"/>
          </w:rPr>
          <w:t>性能</w:t>
        </w:r>
      </w:ins>
      <w:ins w:id="2320" w:author="Jinglin Sun" w:date="2024-07-23T16:35:00Z">
        <w:r>
          <w:rPr>
            <w:rFonts w:hint="eastAsia" w:eastAsia="仿宋_GB2312"/>
            <w:sz w:val="32"/>
            <w:szCs w:val="32"/>
            <w:lang w:eastAsia="zh-CN"/>
          </w:rPr>
          <w:fldChar w:fldCharType="end"/>
        </w:r>
      </w:ins>
      <w:ins w:id="2321" w:author="Jinglin Sun" w:date="2024-07-23T16:35:00Z">
        <w:r>
          <w:rPr>
            <w:rFonts w:hint="eastAsia" w:eastAsia="仿宋_GB2312"/>
            <w:sz w:val="32"/>
            <w:szCs w:val="32"/>
            <w:lang w:eastAsia="zh-CN"/>
          </w:rPr>
          <w:t>、技术水平上仍然存在很大的差距</w:t>
        </w:r>
      </w:ins>
      <w:ins w:id="2322" w:author="Jinglin Sun" w:date="2024-07-23T16:35:12Z">
        <w:r>
          <w:rPr>
            <w:rFonts w:hint="eastAsia" w:eastAsia="仿宋_GB2312"/>
            <w:sz w:val="32"/>
            <w:szCs w:val="32"/>
            <w:lang w:eastAsia="zh-CN"/>
          </w:rPr>
          <w:t>。</w:t>
        </w:r>
      </w:ins>
      <w:ins w:id="2323" w:author="Jinglin Sun" w:date="2024-07-24T14:33:08Z">
        <w:r>
          <w:rPr>
            <w:rFonts w:hint="eastAsia" w:eastAsia="仿宋_GB2312"/>
            <w:sz w:val="32"/>
            <w:szCs w:val="32"/>
            <w:lang w:val="en-US" w:eastAsia="zh-CN"/>
          </w:rPr>
          <w:t>国内</w:t>
        </w:r>
      </w:ins>
      <w:ins w:id="2324" w:author="Jinglin Sun" w:date="2024-07-24T14:33:18Z">
        <w:r>
          <w:rPr>
            <w:rFonts w:eastAsia="仿宋_GB2312"/>
            <w:sz w:val="32"/>
            <w:szCs w:val="32"/>
          </w:rPr>
          <w:t>核磁共振</w:t>
        </w:r>
      </w:ins>
      <w:ins w:id="2325" w:author="Jinglin Sun" w:date="2024-07-24T14:33:08Z">
        <w:r>
          <w:rPr>
            <w:rFonts w:hint="eastAsia" w:eastAsia="仿宋_GB2312"/>
            <w:sz w:val="32"/>
            <w:szCs w:val="32"/>
            <w:lang w:val="en-US" w:eastAsia="zh-CN"/>
          </w:rPr>
          <w:t>市场以进口为主，进口品牌占比超过70%。以GE医疗、西门子、飞利浦为代表跨国医疗器械巨头，长期占据着我国</w:t>
        </w:r>
      </w:ins>
      <w:ins w:id="2326" w:author="Jinglin Sun" w:date="2024-07-24T14:46:26Z">
        <w:r>
          <w:rPr>
            <w:rFonts w:hint="eastAsia" w:eastAsia="仿宋_GB2312"/>
            <w:sz w:val="32"/>
            <w:szCs w:val="32"/>
            <w:lang w:val="en-US" w:eastAsia="zh-CN"/>
          </w:rPr>
          <w:t>核磁</w:t>
        </w:r>
      </w:ins>
      <w:ins w:id="2327" w:author="Jinglin Sun" w:date="2024-07-24T14:33:08Z">
        <w:r>
          <w:rPr>
            <w:rFonts w:hint="eastAsia" w:eastAsia="仿宋_GB2312"/>
            <w:sz w:val="32"/>
            <w:szCs w:val="32"/>
            <w:lang w:val="en-US" w:eastAsia="zh-CN"/>
          </w:rPr>
          <w:t>市场主导地位。</w:t>
        </w:r>
      </w:ins>
      <w:ins w:id="2328" w:author="Jinglin Sun" w:date="2024-07-24T14:34:02Z">
        <w:r>
          <w:rPr>
            <w:rFonts w:hint="eastAsia" w:eastAsia="仿宋_GB2312"/>
            <w:sz w:val="32"/>
            <w:szCs w:val="32"/>
            <w:lang w:val="en-US" w:eastAsia="zh-CN"/>
          </w:rPr>
          <w:t>在核心部件方面，超导磁体技术复杂，约占设备成本的40%-60%，</w:t>
        </w:r>
      </w:ins>
      <w:ins w:id="2329" w:author="Jinglin Sun" w:date="2024-07-24T14:46:38Z">
        <w:r>
          <w:rPr>
            <w:rFonts w:hint="eastAsia" w:eastAsia="仿宋_GB2312"/>
            <w:sz w:val="32"/>
            <w:szCs w:val="32"/>
            <w:lang w:val="en-US" w:eastAsia="zh-CN"/>
          </w:rPr>
          <w:t>同样</w:t>
        </w:r>
      </w:ins>
      <w:ins w:id="2330" w:author="Jinglin Sun" w:date="2024-07-24T14:34:02Z">
        <w:r>
          <w:rPr>
            <w:rFonts w:hint="eastAsia" w:eastAsia="仿宋_GB2312"/>
            <w:sz w:val="32"/>
            <w:szCs w:val="32"/>
            <w:lang w:val="en-US" w:eastAsia="zh-CN"/>
          </w:rPr>
          <w:t>长期依赖进口。</w:t>
        </w:r>
      </w:ins>
      <w:ins w:id="2331" w:author="Jinglin Sun" w:date="2024-07-24T14:48:05Z">
        <w:r>
          <w:rPr>
            <w:rFonts w:hint="eastAsia" w:eastAsia="仿宋_GB2312"/>
            <w:sz w:val="32"/>
            <w:szCs w:val="32"/>
            <w:lang w:val="en-US" w:eastAsia="zh-CN"/>
          </w:rPr>
          <w:t>我国</w:t>
        </w:r>
      </w:ins>
      <w:ins w:id="2332" w:author="Jinglin Sun" w:date="2024-07-24T14:48:06Z">
        <w:r>
          <w:rPr>
            <w:rFonts w:hint="eastAsia" w:eastAsia="仿宋_GB2312"/>
            <w:sz w:val="32"/>
            <w:szCs w:val="32"/>
            <w:lang w:val="en-US" w:eastAsia="zh-CN"/>
          </w:rPr>
          <w:t>在</w:t>
        </w:r>
      </w:ins>
      <w:ins w:id="2333" w:author="Jinglin Sun" w:date="2024-07-24T14:48:08Z">
        <w:r>
          <w:rPr>
            <w:rFonts w:hint="eastAsia" w:eastAsia="仿宋_GB2312"/>
            <w:sz w:val="32"/>
            <w:szCs w:val="32"/>
            <w:lang w:val="en-US" w:eastAsia="zh-CN"/>
          </w:rPr>
          <w:t>高端</w:t>
        </w:r>
      </w:ins>
      <w:ins w:id="2334" w:author="Jinglin Sun" w:date="2024-07-24T14:48:10Z">
        <w:r>
          <w:rPr>
            <w:rFonts w:hint="eastAsia" w:eastAsia="仿宋_GB2312"/>
            <w:sz w:val="32"/>
            <w:szCs w:val="32"/>
            <w:lang w:val="en-US" w:eastAsia="zh-CN"/>
          </w:rPr>
          <w:t>生命</w:t>
        </w:r>
      </w:ins>
      <w:ins w:id="2335" w:author="Jinglin Sun" w:date="2024-07-24T14:48:11Z">
        <w:r>
          <w:rPr>
            <w:rFonts w:hint="eastAsia" w:eastAsia="仿宋_GB2312"/>
            <w:sz w:val="32"/>
            <w:szCs w:val="32"/>
            <w:lang w:val="en-US" w:eastAsia="zh-CN"/>
          </w:rPr>
          <w:t>科学</w:t>
        </w:r>
      </w:ins>
      <w:ins w:id="2336" w:author="Jinglin Sun" w:date="2024-07-24T14:48:12Z">
        <w:r>
          <w:rPr>
            <w:rFonts w:hint="eastAsia" w:eastAsia="仿宋_GB2312"/>
            <w:sz w:val="32"/>
            <w:szCs w:val="32"/>
            <w:lang w:val="en-US" w:eastAsia="zh-CN"/>
          </w:rPr>
          <w:t>仪器</w:t>
        </w:r>
      </w:ins>
      <w:ins w:id="2337" w:author="Jinglin Sun" w:date="2024-07-24T14:48:13Z">
        <w:r>
          <w:rPr>
            <w:rFonts w:hint="eastAsia" w:eastAsia="仿宋_GB2312"/>
            <w:sz w:val="32"/>
            <w:szCs w:val="32"/>
            <w:lang w:val="en-US" w:eastAsia="zh-CN"/>
          </w:rPr>
          <w:t>领域</w:t>
        </w:r>
      </w:ins>
      <w:ins w:id="2338" w:author="Jinglin Sun" w:date="2024-07-24T14:48:14Z">
        <w:r>
          <w:rPr>
            <w:rFonts w:hint="eastAsia" w:eastAsia="仿宋_GB2312"/>
            <w:sz w:val="32"/>
            <w:szCs w:val="32"/>
            <w:lang w:val="en-US" w:eastAsia="zh-CN"/>
          </w:rPr>
          <w:t>起步</w:t>
        </w:r>
      </w:ins>
      <w:ins w:id="2339" w:author="Jinglin Sun" w:date="2024-07-24T14:48:15Z">
        <w:r>
          <w:rPr>
            <w:rFonts w:hint="eastAsia" w:eastAsia="仿宋_GB2312"/>
            <w:sz w:val="32"/>
            <w:szCs w:val="32"/>
            <w:lang w:val="en-US" w:eastAsia="zh-CN"/>
          </w:rPr>
          <w:t>较晚</w:t>
        </w:r>
      </w:ins>
      <w:ins w:id="2340" w:author="Jinglin Sun" w:date="2024-07-24T14:48:16Z">
        <w:r>
          <w:rPr>
            <w:rFonts w:hint="eastAsia" w:eastAsia="仿宋_GB2312"/>
            <w:sz w:val="32"/>
            <w:szCs w:val="32"/>
            <w:lang w:val="en-US" w:eastAsia="zh-CN"/>
          </w:rPr>
          <w:t>，</w:t>
        </w:r>
      </w:ins>
      <w:ins w:id="2341" w:author="Jinglin Sun" w:date="2024-07-24T14:49:32Z">
        <w:r>
          <w:rPr>
            <w:rFonts w:hint="eastAsia" w:eastAsia="仿宋_GB2312"/>
            <w:sz w:val="32"/>
            <w:szCs w:val="32"/>
            <w:lang w:val="en-US" w:eastAsia="zh-CN"/>
          </w:rPr>
          <w:t>对</w:t>
        </w:r>
      </w:ins>
      <w:ins w:id="2342" w:author="Jinglin Sun" w:date="2024-07-24T14:48:37Z">
        <w:r>
          <w:rPr>
            <w:rFonts w:hint="eastAsia" w:eastAsia="仿宋_GB2312"/>
            <w:sz w:val="32"/>
            <w:szCs w:val="32"/>
            <w:lang w:val="en-US" w:eastAsia="zh-CN"/>
          </w:rPr>
          <w:t>基础</w:t>
        </w:r>
      </w:ins>
      <w:ins w:id="2343" w:author="Jinglin Sun" w:date="2024-07-24T14:48:38Z">
        <w:r>
          <w:rPr>
            <w:rFonts w:hint="eastAsia" w:eastAsia="仿宋_GB2312"/>
            <w:sz w:val="32"/>
            <w:szCs w:val="32"/>
            <w:lang w:val="en-US" w:eastAsia="zh-CN"/>
          </w:rPr>
          <w:t>技术</w:t>
        </w:r>
      </w:ins>
      <w:ins w:id="2344" w:author="Jinglin Sun" w:date="2024-07-24T14:48:58Z">
        <w:r>
          <w:rPr>
            <w:rFonts w:hint="eastAsia" w:eastAsia="仿宋_GB2312"/>
            <w:sz w:val="32"/>
            <w:szCs w:val="32"/>
            <w:lang w:val="en-US" w:eastAsia="zh-CN"/>
          </w:rPr>
          <w:t>、</w:t>
        </w:r>
      </w:ins>
      <w:ins w:id="2345" w:author="Jinglin Sun" w:date="2024-07-24T14:48:39Z">
        <w:r>
          <w:rPr>
            <w:rFonts w:hint="eastAsia" w:eastAsia="仿宋_GB2312"/>
            <w:sz w:val="32"/>
            <w:szCs w:val="32"/>
            <w:lang w:val="en-US" w:eastAsia="zh-CN"/>
          </w:rPr>
          <w:t>制造</w:t>
        </w:r>
      </w:ins>
      <w:ins w:id="2346" w:author="Jinglin Sun" w:date="2024-07-24T14:48:41Z">
        <w:r>
          <w:rPr>
            <w:rFonts w:hint="eastAsia" w:eastAsia="仿宋_GB2312"/>
            <w:sz w:val="32"/>
            <w:szCs w:val="32"/>
            <w:lang w:val="en-US" w:eastAsia="zh-CN"/>
          </w:rPr>
          <w:t>工艺</w:t>
        </w:r>
      </w:ins>
      <w:ins w:id="2347" w:author="Jinglin Sun" w:date="2024-07-24T14:49:35Z">
        <w:r>
          <w:rPr>
            <w:rFonts w:hint="eastAsia" w:eastAsia="仿宋_GB2312"/>
            <w:sz w:val="32"/>
            <w:szCs w:val="32"/>
            <w:lang w:val="en-US" w:eastAsia="zh-CN"/>
          </w:rPr>
          <w:t>研究</w:t>
        </w:r>
      </w:ins>
      <w:ins w:id="2348" w:author="Jinglin Sun" w:date="2024-07-24T14:49:36Z">
        <w:r>
          <w:rPr>
            <w:rFonts w:hint="eastAsia" w:eastAsia="仿宋_GB2312"/>
            <w:sz w:val="32"/>
            <w:szCs w:val="32"/>
            <w:lang w:val="en-US" w:eastAsia="zh-CN"/>
          </w:rPr>
          <w:t>不够</w:t>
        </w:r>
      </w:ins>
      <w:ins w:id="2349" w:author="Jinglin Sun" w:date="2024-07-24T14:49:37Z">
        <w:r>
          <w:rPr>
            <w:rFonts w:hint="eastAsia" w:eastAsia="仿宋_GB2312"/>
            <w:sz w:val="32"/>
            <w:szCs w:val="32"/>
            <w:lang w:val="en-US" w:eastAsia="zh-CN"/>
          </w:rPr>
          <w:t>深入</w:t>
        </w:r>
      </w:ins>
      <w:ins w:id="2350" w:author="Jinglin Sun" w:date="2024-07-24T14:49:38Z">
        <w:r>
          <w:rPr>
            <w:rFonts w:hint="eastAsia" w:eastAsia="仿宋_GB2312"/>
            <w:sz w:val="32"/>
            <w:szCs w:val="32"/>
            <w:lang w:val="en-US" w:eastAsia="zh-CN"/>
          </w:rPr>
          <w:t>，</w:t>
        </w:r>
      </w:ins>
      <w:ins w:id="2351" w:author="Jinglin Sun" w:date="2024-07-24T14:50:03Z">
        <w:r>
          <w:rPr>
            <w:rFonts w:hint="eastAsia" w:eastAsia="仿宋_GB2312"/>
            <w:sz w:val="32"/>
            <w:szCs w:val="32"/>
            <w:lang w:val="en-US" w:eastAsia="zh-CN"/>
          </w:rPr>
          <w:t>产品</w:t>
        </w:r>
      </w:ins>
      <w:ins w:id="2352" w:author="Jinglin Sun" w:date="2024-07-24T14:50:09Z">
        <w:r>
          <w:rPr>
            <w:rFonts w:hint="eastAsia" w:eastAsia="仿宋_GB2312"/>
            <w:sz w:val="32"/>
            <w:szCs w:val="32"/>
            <w:lang w:val="en-US" w:eastAsia="zh-CN"/>
          </w:rPr>
          <w:t>可靠性</w:t>
        </w:r>
      </w:ins>
      <w:ins w:id="2353" w:author="Jinglin Sun" w:date="2024-07-24T14:50:10Z">
        <w:r>
          <w:rPr>
            <w:rFonts w:hint="eastAsia" w:eastAsia="仿宋_GB2312"/>
            <w:sz w:val="32"/>
            <w:szCs w:val="32"/>
            <w:lang w:val="en-US" w:eastAsia="zh-CN"/>
          </w:rPr>
          <w:t>、</w:t>
        </w:r>
      </w:ins>
      <w:ins w:id="2354" w:author="Jinglin Sun" w:date="2024-07-24T14:50:14Z">
        <w:r>
          <w:rPr>
            <w:rFonts w:hint="eastAsia" w:eastAsia="仿宋_GB2312"/>
            <w:sz w:val="32"/>
            <w:szCs w:val="32"/>
            <w:lang w:val="en-US" w:eastAsia="zh-CN"/>
          </w:rPr>
          <w:t>稳定性</w:t>
        </w:r>
      </w:ins>
      <w:ins w:id="2355" w:author="Jinglin Sun" w:date="2024-07-24T14:52:55Z">
        <w:r>
          <w:rPr>
            <w:rFonts w:hint="eastAsia" w:eastAsia="仿宋_GB2312"/>
            <w:sz w:val="32"/>
            <w:szCs w:val="32"/>
            <w:lang w:val="en-US" w:eastAsia="zh-CN"/>
          </w:rPr>
          <w:t>与</w:t>
        </w:r>
      </w:ins>
      <w:ins w:id="2356" w:author="Jinglin Sun" w:date="2024-07-24T14:52:59Z">
        <w:r>
          <w:rPr>
            <w:rFonts w:hint="eastAsia" w:eastAsia="仿宋_GB2312"/>
            <w:sz w:val="32"/>
            <w:szCs w:val="32"/>
            <w:lang w:val="en-US" w:eastAsia="zh-CN"/>
          </w:rPr>
          <w:t>智能化</w:t>
        </w:r>
      </w:ins>
      <w:ins w:id="2357" w:author="Jinglin Sun" w:date="2024-07-24T14:53:00Z">
        <w:r>
          <w:rPr>
            <w:rFonts w:hint="eastAsia" w:eastAsia="仿宋_GB2312"/>
            <w:sz w:val="32"/>
            <w:szCs w:val="32"/>
            <w:lang w:val="en-US" w:eastAsia="zh-CN"/>
          </w:rPr>
          <w:t>水平</w:t>
        </w:r>
      </w:ins>
      <w:ins w:id="2358" w:author="Jinglin Sun" w:date="2024-07-24T14:53:01Z">
        <w:r>
          <w:rPr>
            <w:rFonts w:hint="eastAsia" w:eastAsia="仿宋_GB2312"/>
            <w:sz w:val="32"/>
            <w:szCs w:val="32"/>
            <w:lang w:val="en-US" w:eastAsia="zh-CN"/>
          </w:rPr>
          <w:t>等</w:t>
        </w:r>
      </w:ins>
      <w:ins w:id="2359" w:author="Jinglin Sun" w:date="2024-07-24T14:53:04Z">
        <w:r>
          <w:rPr>
            <w:rFonts w:hint="eastAsia" w:eastAsia="仿宋_GB2312"/>
            <w:sz w:val="32"/>
            <w:szCs w:val="32"/>
            <w:lang w:val="en-US" w:eastAsia="zh-CN"/>
          </w:rPr>
          <w:t>方面</w:t>
        </w:r>
      </w:ins>
      <w:ins w:id="2360" w:author="Jinglin Sun" w:date="2024-07-24T14:50:27Z">
        <w:r>
          <w:rPr>
            <w:rFonts w:hint="eastAsia" w:eastAsia="仿宋_GB2312"/>
            <w:sz w:val="32"/>
            <w:szCs w:val="32"/>
            <w:lang w:val="en-US" w:eastAsia="zh-CN"/>
          </w:rPr>
          <w:t>存在</w:t>
        </w:r>
      </w:ins>
      <w:ins w:id="2361" w:author="Jinglin Sun" w:date="2024-07-24T14:50:28Z">
        <w:r>
          <w:rPr>
            <w:rFonts w:hint="eastAsia" w:eastAsia="仿宋_GB2312"/>
            <w:sz w:val="32"/>
            <w:szCs w:val="32"/>
            <w:lang w:val="en-US" w:eastAsia="zh-CN"/>
          </w:rPr>
          <w:t>不足</w:t>
        </w:r>
      </w:ins>
      <w:ins w:id="2362" w:author="Jinglin Sun" w:date="2024-07-24T14:50:30Z">
        <w:r>
          <w:rPr>
            <w:rFonts w:hint="eastAsia" w:eastAsia="仿宋_GB2312"/>
            <w:sz w:val="32"/>
            <w:szCs w:val="32"/>
            <w:lang w:val="en-US" w:eastAsia="zh-CN"/>
          </w:rPr>
          <w:t>，</w:t>
        </w:r>
      </w:ins>
      <w:ins w:id="2363" w:author="Jinglin Sun" w:date="2024-07-24T14:50:46Z">
        <w:r>
          <w:rPr>
            <w:rFonts w:hint="eastAsia" w:eastAsia="仿宋_GB2312"/>
            <w:sz w:val="32"/>
            <w:szCs w:val="32"/>
            <w:lang w:val="en-US" w:eastAsia="zh-CN"/>
          </w:rPr>
          <w:t>质量</w:t>
        </w:r>
      </w:ins>
      <w:ins w:id="2364" w:author="Jinglin Sun" w:date="2024-07-24T14:50:51Z">
        <w:r>
          <w:rPr>
            <w:rFonts w:hint="eastAsia" w:eastAsia="仿宋_GB2312"/>
            <w:sz w:val="32"/>
            <w:szCs w:val="32"/>
            <w:lang w:val="en-US" w:eastAsia="zh-CN"/>
          </w:rPr>
          <w:t>参差</w:t>
        </w:r>
      </w:ins>
      <w:ins w:id="2365" w:author="Jinglin Sun" w:date="2024-07-24T14:50:52Z">
        <w:r>
          <w:rPr>
            <w:rFonts w:hint="eastAsia" w:eastAsia="仿宋_GB2312"/>
            <w:sz w:val="32"/>
            <w:szCs w:val="32"/>
            <w:lang w:val="en-US" w:eastAsia="zh-CN"/>
          </w:rPr>
          <w:t>不齐</w:t>
        </w:r>
      </w:ins>
      <w:ins w:id="2366" w:author="Jinglin Sun" w:date="2024-07-24T14:50:53Z">
        <w:r>
          <w:rPr>
            <w:rFonts w:hint="eastAsia" w:eastAsia="仿宋_GB2312"/>
            <w:sz w:val="32"/>
            <w:szCs w:val="32"/>
            <w:lang w:val="en-US" w:eastAsia="zh-CN"/>
          </w:rPr>
          <w:t>、</w:t>
        </w:r>
      </w:ins>
      <w:ins w:id="2367" w:author="Jinglin Sun" w:date="2024-07-24T14:50:55Z">
        <w:r>
          <w:rPr>
            <w:rFonts w:hint="eastAsia" w:eastAsia="仿宋_GB2312"/>
            <w:sz w:val="32"/>
            <w:szCs w:val="32"/>
            <w:lang w:val="en-US" w:eastAsia="zh-CN"/>
          </w:rPr>
          <w:t>价格</w:t>
        </w:r>
      </w:ins>
      <w:ins w:id="2368" w:author="Jinglin Sun" w:date="2024-07-24T14:50:59Z">
        <w:r>
          <w:rPr>
            <w:rFonts w:hint="eastAsia" w:eastAsia="仿宋_GB2312"/>
            <w:sz w:val="32"/>
            <w:szCs w:val="32"/>
            <w:lang w:val="en-US" w:eastAsia="zh-CN"/>
          </w:rPr>
          <w:t>混乱</w:t>
        </w:r>
      </w:ins>
      <w:ins w:id="2369" w:author="Jinglin Sun" w:date="2024-07-24T14:51:00Z">
        <w:r>
          <w:rPr>
            <w:rFonts w:hint="eastAsia" w:eastAsia="仿宋_GB2312"/>
            <w:sz w:val="32"/>
            <w:szCs w:val="32"/>
            <w:lang w:val="en-US" w:eastAsia="zh-CN"/>
          </w:rPr>
          <w:t>，</w:t>
        </w:r>
      </w:ins>
      <w:ins w:id="2370" w:author="Jinglin Sun" w:date="2024-07-24T14:51:01Z">
        <w:r>
          <w:rPr>
            <w:rFonts w:hint="eastAsia" w:eastAsia="仿宋_GB2312"/>
            <w:sz w:val="32"/>
            <w:szCs w:val="32"/>
            <w:lang w:val="en-US" w:eastAsia="zh-CN"/>
          </w:rPr>
          <w:t>用户</w:t>
        </w:r>
      </w:ins>
      <w:ins w:id="2371" w:author="Jinglin Sun" w:date="2024-07-24T14:51:02Z">
        <w:r>
          <w:rPr>
            <w:rFonts w:hint="eastAsia" w:eastAsia="仿宋_GB2312"/>
            <w:sz w:val="32"/>
            <w:szCs w:val="32"/>
            <w:lang w:val="en-US" w:eastAsia="zh-CN"/>
          </w:rPr>
          <w:t>体验</w:t>
        </w:r>
      </w:ins>
      <w:ins w:id="2372" w:author="Jinglin Sun" w:date="2024-07-24T14:51:03Z">
        <w:r>
          <w:rPr>
            <w:rFonts w:hint="eastAsia" w:eastAsia="仿宋_GB2312"/>
            <w:sz w:val="32"/>
            <w:szCs w:val="32"/>
            <w:lang w:val="en-US" w:eastAsia="zh-CN"/>
          </w:rPr>
          <w:t>差</w:t>
        </w:r>
      </w:ins>
      <w:ins w:id="2373" w:author="Jinglin Sun" w:date="2024-07-24T14:53:19Z">
        <w:r>
          <w:rPr>
            <w:rFonts w:hint="eastAsia" w:eastAsia="仿宋_GB2312"/>
            <w:sz w:val="32"/>
            <w:szCs w:val="32"/>
            <w:lang w:val="en-US" w:eastAsia="zh-CN"/>
          </w:rPr>
          <w:t>，</w:t>
        </w:r>
      </w:ins>
      <w:ins w:id="2374" w:author="Jinglin Sun" w:date="2024-07-24T14:53:28Z">
        <w:r>
          <w:rPr>
            <w:rFonts w:hint="eastAsia" w:eastAsia="仿宋_GB2312"/>
            <w:sz w:val="32"/>
            <w:szCs w:val="32"/>
            <w:lang w:val="en-US" w:eastAsia="zh-CN"/>
          </w:rPr>
          <w:t>在</w:t>
        </w:r>
      </w:ins>
      <w:ins w:id="2375" w:author="Jinglin Sun" w:date="2024-07-24T14:53:29Z">
        <w:r>
          <w:rPr>
            <w:rFonts w:hint="eastAsia" w:eastAsia="仿宋_GB2312"/>
            <w:sz w:val="32"/>
            <w:szCs w:val="32"/>
            <w:lang w:val="en-US" w:eastAsia="zh-CN"/>
          </w:rPr>
          <w:t>高端</w:t>
        </w:r>
      </w:ins>
      <w:ins w:id="2376" w:author="Jinglin Sun" w:date="2024-07-24T14:53:30Z">
        <w:r>
          <w:rPr>
            <w:rFonts w:hint="eastAsia" w:eastAsia="仿宋_GB2312"/>
            <w:sz w:val="32"/>
            <w:szCs w:val="32"/>
            <w:lang w:val="en-US" w:eastAsia="zh-CN"/>
          </w:rPr>
          <w:t>市场</w:t>
        </w:r>
      </w:ins>
      <w:ins w:id="2377" w:author="Jinglin Sun" w:date="2024-07-24T14:53:32Z">
        <w:r>
          <w:rPr>
            <w:rFonts w:hint="eastAsia" w:eastAsia="仿宋_GB2312"/>
            <w:sz w:val="32"/>
            <w:szCs w:val="32"/>
            <w:lang w:val="en-US" w:eastAsia="zh-CN"/>
          </w:rPr>
          <w:t>缺乏</w:t>
        </w:r>
      </w:ins>
      <w:ins w:id="2378" w:author="Jinglin Sun" w:date="2024-07-24T14:53:34Z">
        <w:r>
          <w:rPr>
            <w:rFonts w:hint="eastAsia" w:eastAsia="仿宋_GB2312"/>
            <w:sz w:val="32"/>
            <w:szCs w:val="32"/>
            <w:lang w:val="en-US" w:eastAsia="zh-CN"/>
          </w:rPr>
          <w:t>竞争</w:t>
        </w:r>
      </w:ins>
      <w:ins w:id="2379" w:author="Jinglin Sun" w:date="2024-07-24T14:53:37Z">
        <w:r>
          <w:rPr>
            <w:rFonts w:hint="eastAsia" w:eastAsia="仿宋_GB2312"/>
            <w:sz w:val="32"/>
            <w:szCs w:val="32"/>
            <w:lang w:val="en-US" w:eastAsia="zh-CN"/>
          </w:rPr>
          <w:t>力</w:t>
        </w:r>
      </w:ins>
      <w:ins w:id="2380" w:author="Jinglin Sun" w:date="2024-07-24T14:53:13Z">
        <w:r>
          <w:rPr>
            <w:rFonts w:hint="eastAsia" w:eastAsia="仿宋_GB2312"/>
            <w:sz w:val="32"/>
            <w:szCs w:val="32"/>
            <w:lang w:val="en-US" w:eastAsia="zh-CN"/>
          </w:rPr>
          <w:t>。</w:t>
        </w:r>
      </w:ins>
    </w:p>
    <w:p w14:paraId="78FFC8FD">
      <w:pPr>
        <w:wordWrap w:val="0"/>
        <w:adjustRightInd w:val="0"/>
        <w:snapToGrid w:val="0"/>
        <w:spacing w:line="560" w:lineRule="exact"/>
        <w:ind w:firstLine="640" w:firstLineChars="200"/>
        <w:outlineLvl w:val="2"/>
        <w:rPr>
          <w:del w:id="2381" w:author="Jinglin Sun" w:date="2024-07-24T14:54:13Z"/>
          <w:rFonts w:hint="eastAsia" w:ascii="黑体" w:hAnsi="黑体" w:eastAsia="黑体"/>
          <w:sz w:val="32"/>
          <w:szCs w:val="32"/>
          <w:rPrChange w:id="2382" w:author="Jinglin Sun" w:date="2024-07-25T10:35:19Z">
            <w:rPr>
              <w:del w:id="2383" w:author="Jinglin Sun" w:date="2024-07-24T14:54:13Z"/>
              <w:rFonts w:eastAsia="仿宋_GB2312"/>
              <w:sz w:val="32"/>
              <w:szCs w:val="32"/>
            </w:rPr>
          </w:rPrChange>
        </w:rPr>
      </w:pPr>
      <w:del w:id="2384" w:author="Jinglin Sun" w:date="2024-07-24T14:54:13Z">
        <w:r>
          <w:rPr>
            <w:rFonts w:hint="eastAsia" w:ascii="黑体" w:hAnsi="黑体" w:eastAsia="黑体"/>
            <w:sz w:val="32"/>
            <w:szCs w:val="32"/>
            <w:rPrChange w:id="2385" w:author="Jinglin Sun" w:date="2024-07-25T10:35:19Z">
              <w:rPr>
                <w:rFonts w:eastAsia="仿宋_GB2312"/>
                <w:sz w:val="32"/>
                <w:szCs w:val="32"/>
              </w:rPr>
            </w:rPrChange>
          </w:rPr>
          <w:delText>比如，2020年我国一次性生物反应器耗材市场规模为14.7亿元人民币，其中80%-90%的装备和耗材是由国外企业提供，国产化率很低。</w:delText>
        </w:r>
      </w:del>
      <w:del w:id="2386" w:author="Jinglin Sun" w:date="2024-07-24T14:54:13Z">
        <w:r>
          <w:rPr>
            <w:rFonts w:hint="eastAsia" w:ascii="黑体" w:hAnsi="黑体" w:eastAsia="黑体"/>
            <w:sz w:val="32"/>
            <w:szCs w:val="32"/>
            <w:rPrChange w:id="2387" w:author="Jinglin Sun" w:date="2024-07-25T10:35:19Z">
              <w:rPr>
                <w:rFonts w:eastAsia="仿宋_GB2312"/>
                <w:sz w:val="32"/>
                <w:szCs w:val="32"/>
              </w:rPr>
            </w:rPrChange>
          </w:rPr>
          <w:delText>如果说一次性反应器是因为材料及技术的高壁垒导致国内企业有待突破，那么相对技术壁垒稍低、更追求制造能力的不锈钢反应器而言，国产化率依然不高，据不完全统计也只有20%-30%左右的国产供给能力。</w:delText>
        </w:r>
      </w:del>
    </w:p>
    <w:p w14:paraId="61824542">
      <w:pPr>
        <w:wordWrap w:val="0"/>
        <w:adjustRightInd w:val="0"/>
        <w:snapToGrid w:val="0"/>
        <w:spacing w:line="560" w:lineRule="exact"/>
        <w:ind w:firstLine="640" w:firstLineChars="200"/>
        <w:outlineLvl w:val="2"/>
        <w:rPr>
          <w:ins w:id="2389" w:author="Jinglin Sun" w:date="2024-07-19T17:17:06Z"/>
          <w:rFonts w:hint="eastAsia" w:ascii="黑体" w:hAnsi="黑体" w:eastAsia="黑体"/>
          <w:sz w:val="32"/>
          <w:szCs w:val="32"/>
          <w:rPrChange w:id="2390" w:author="Jinglin Sun" w:date="2024-07-25T10:35:19Z">
            <w:rPr>
              <w:ins w:id="2391" w:author="Jinglin Sun" w:date="2024-07-19T17:17:06Z"/>
              <w:rFonts w:ascii="黑体" w:hAnsi="黑体" w:eastAsia="黑体"/>
              <w:sz w:val="32"/>
              <w:szCs w:val="32"/>
            </w:rPr>
          </w:rPrChange>
        </w:rPr>
        <w:pPrChange w:id="2388" w:author="Jinglin Sun" w:date="2024-07-22T15:41:20Z">
          <w:pPr>
            <w:wordWrap w:val="0"/>
            <w:adjustRightInd w:val="0"/>
            <w:snapToGrid w:val="0"/>
            <w:spacing w:line="560" w:lineRule="exact"/>
            <w:ind w:firstLine="640" w:firstLineChars="200"/>
          </w:pPr>
        </w:pPrChange>
      </w:pPr>
      <w:del w:id="2392" w:author="Jinglin Sun" w:date="2024-07-22T15:40:48Z">
        <w:r>
          <w:rPr>
            <w:rFonts w:hint="eastAsia" w:ascii="黑体" w:hAnsi="黑体" w:eastAsia="黑体"/>
            <w:sz w:val="32"/>
            <w:szCs w:val="32"/>
            <w:lang w:val="en-US"/>
            <w:rPrChange w:id="2393" w:author="Jinglin Sun" w:date="2024-07-25T10:35:19Z">
              <w:rPr>
                <w:rFonts w:hint="default" w:ascii="黑体" w:hAnsi="黑体" w:eastAsia="黑体"/>
                <w:sz w:val="32"/>
                <w:szCs w:val="32"/>
                <w:lang w:val="en-US"/>
              </w:rPr>
            </w:rPrChange>
          </w:rPr>
          <w:delText>三是</w:delText>
        </w:r>
      </w:del>
      <w:ins w:id="2394" w:author="Jinglin Sun" w:date="2024-07-22T15:40:48Z">
        <w:r>
          <w:rPr>
            <w:rFonts w:hint="eastAsia" w:ascii="黑体" w:hAnsi="黑体" w:eastAsia="黑体"/>
            <w:sz w:val="32"/>
            <w:szCs w:val="32"/>
            <w:lang w:val="en-US" w:eastAsia="zh-CN"/>
          </w:rPr>
          <w:t>3.</w:t>
        </w:r>
      </w:ins>
      <w:del w:id="2395" w:author="Jinglin Sun" w:date="2024-07-24T15:00:48Z">
        <w:r>
          <w:rPr>
            <w:rFonts w:hint="eastAsia" w:ascii="黑体" w:hAnsi="黑体" w:eastAsia="黑体"/>
            <w:sz w:val="32"/>
            <w:szCs w:val="32"/>
            <w:rPrChange w:id="2396" w:author="Jinglin Sun" w:date="2024-07-25T10:35:19Z">
              <w:rPr>
                <w:rFonts w:ascii="黑体" w:hAnsi="黑体" w:eastAsia="黑体"/>
                <w:sz w:val="32"/>
                <w:szCs w:val="32"/>
              </w:rPr>
            </w:rPrChange>
          </w:rPr>
          <w:delText>创新平台建设与国际相比仍有差距</w:delText>
        </w:r>
      </w:del>
      <w:ins w:id="2397" w:author="Jinglin Sun" w:date="2024-07-24T14:56:25Z">
        <w:r>
          <w:rPr>
            <w:rFonts w:hint="eastAsia" w:ascii="黑体" w:hAnsi="黑体" w:eastAsia="黑体"/>
            <w:sz w:val="32"/>
            <w:szCs w:val="32"/>
            <w:lang w:val="en-US" w:eastAsia="zh-CN"/>
          </w:rPr>
          <w:t>生物医药</w:t>
        </w:r>
      </w:ins>
      <w:ins w:id="2398" w:author="Jinglin Sun" w:date="2024-07-24T15:04:12Z">
        <w:r>
          <w:rPr>
            <w:rFonts w:hint="eastAsia" w:ascii="黑体" w:hAnsi="黑体" w:eastAsia="黑体"/>
            <w:sz w:val="32"/>
            <w:szCs w:val="32"/>
            <w:lang w:val="en-US" w:eastAsia="zh-CN"/>
          </w:rPr>
          <w:t>研发</w:t>
        </w:r>
      </w:ins>
      <w:ins w:id="2399" w:author="Jinglin Sun" w:date="2024-07-24T15:04:13Z">
        <w:r>
          <w:rPr>
            <w:rFonts w:hint="eastAsia" w:ascii="黑体" w:hAnsi="黑体" w:eastAsia="黑体"/>
            <w:sz w:val="32"/>
            <w:szCs w:val="32"/>
            <w:lang w:val="en-US" w:eastAsia="zh-CN"/>
          </w:rPr>
          <w:t>与</w:t>
        </w:r>
      </w:ins>
      <w:ins w:id="2400" w:author="Jinglin Sun" w:date="2024-07-24T14:56:28Z">
        <w:r>
          <w:rPr>
            <w:rFonts w:hint="eastAsia" w:ascii="黑体" w:hAnsi="黑体" w:eastAsia="黑体"/>
            <w:sz w:val="32"/>
            <w:szCs w:val="32"/>
            <w:lang w:val="en-US" w:eastAsia="zh-CN"/>
          </w:rPr>
          <w:t>应用</w:t>
        </w:r>
      </w:ins>
      <w:ins w:id="2401" w:author="Jinglin Sun" w:date="2024-07-24T15:00:02Z">
        <w:r>
          <w:rPr>
            <w:rFonts w:hint="eastAsia" w:ascii="黑体" w:hAnsi="黑体" w:eastAsia="黑体"/>
            <w:sz w:val="32"/>
            <w:szCs w:val="32"/>
            <w:lang w:val="en-US" w:eastAsia="zh-CN"/>
          </w:rPr>
          <w:t>服务</w:t>
        </w:r>
      </w:ins>
      <w:ins w:id="2402" w:author="Jinglin Sun" w:date="2024-07-24T14:56:30Z">
        <w:r>
          <w:rPr>
            <w:rFonts w:hint="eastAsia" w:ascii="黑体" w:hAnsi="黑体" w:eastAsia="黑体"/>
            <w:sz w:val="32"/>
            <w:szCs w:val="32"/>
            <w:lang w:val="en-US" w:eastAsia="zh-CN"/>
          </w:rPr>
          <w:t>平台</w:t>
        </w:r>
      </w:ins>
      <w:ins w:id="2403" w:author="Jinglin Sun" w:date="2024-07-24T14:56:42Z">
        <w:r>
          <w:rPr>
            <w:rFonts w:hint="eastAsia" w:ascii="黑体" w:hAnsi="黑体" w:eastAsia="黑体"/>
            <w:sz w:val="32"/>
            <w:szCs w:val="32"/>
            <w:lang w:val="en-US" w:eastAsia="zh-CN"/>
          </w:rPr>
          <w:t>发展</w:t>
        </w:r>
      </w:ins>
      <w:ins w:id="2404" w:author="Jinglin Sun" w:date="2024-07-24T14:56:44Z">
        <w:r>
          <w:rPr>
            <w:rFonts w:hint="eastAsia" w:ascii="黑体" w:hAnsi="黑体" w:eastAsia="黑体"/>
            <w:sz w:val="32"/>
            <w:szCs w:val="32"/>
            <w:lang w:val="en-US" w:eastAsia="zh-CN"/>
          </w:rPr>
          <w:t>滞后</w:t>
        </w:r>
      </w:ins>
      <w:ins w:id="2405" w:author="Jinglin Sun" w:date="2024-07-24T14:56:45Z">
        <w:r>
          <w:rPr>
            <w:rFonts w:hint="eastAsia" w:ascii="黑体" w:hAnsi="黑体" w:eastAsia="黑体"/>
            <w:sz w:val="32"/>
            <w:szCs w:val="32"/>
            <w:lang w:val="en-US" w:eastAsia="zh-CN"/>
          </w:rPr>
          <w:t>，</w:t>
        </w:r>
      </w:ins>
      <w:ins w:id="2406" w:author="Jinglin Sun" w:date="2024-07-24T15:00:38Z">
        <w:r>
          <w:rPr>
            <w:rFonts w:hint="eastAsia" w:ascii="黑体" w:hAnsi="黑体" w:eastAsia="黑体"/>
            <w:sz w:val="32"/>
            <w:szCs w:val="32"/>
            <w:lang w:val="en-US" w:eastAsia="zh-CN"/>
          </w:rPr>
          <w:t>科技成果</w:t>
        </w:r>
      </w:ins>
      <w:ins w:id="2407" w:author="Jinglin Sun" w:date="2024-07-24T15:00:40Z">
        <w:r>
          <w:rPr>
            <w:rFonts w:hint="eastAsia" w:ascii="黑体" w:hAnsi="黑体" w:eastAsia="黑体"/>
            <w:sz w:val="32"/>
            <w:szCs w:val="32"/>
            <w:lang w:val="en-US" w:eastAsia="zh-CN"/>
          </w:rPr>
          <w:t>转化</w:t>
        </w:r>
      </w:ins>
      <w:ins w:id="2408" w:author="Jinglin Sun" w:date="2024-07-24T15:00:43Z">
        <w:r>
          <w:rPr>
            <w:rFonts w:hint="eastAsia" w:ascii="黑体" w:hAnsi="黑体" w:eastAsia="黑体"/>
            <w:sz w:val="32"/>
            <w:szCs w:val="32"/>
            <w:lang w:val="en-US" w:eastAsia="zh-CN"/>
          </w:rPr>
          <w:t>效率</w:t>
        </w:r>
      </w:ins>
      <w:ins w:id="2409" w:author="Jinglin Sun" w:date="2024-07-24T15:00:44Z">
        <w:r>
          <w:rPr>
            <w:rFonts w:hint="eastAsia" w:ascii="黑体" w:hAnsi="黑体" w:eastAsia="黑体"/>
            <w:sz w:val="32"/>
            <w:szCs w:val="32"/>
            <w:lang w:val="en-US" w:eastAsia="zh-CN"/>
          </w:rPr>
          <w:t>不高</w:t>
        </w:r>
      </w:ins>
      <w:del w:id="2410" w:author="Jinglin Sun" w:date="2024-07-22T15:40:33Z">
        <w:r>
          <w:rPr>
            <w:rFonts w:hint="eastAsia" w:ascii="黑体" w:hAnsi="黑体" w:eastAsia="黑体"/>
            <w:sz w:val="32"/>
            <w:szCs w:val="32"/>
            <w:rPrChange w:id="2411" w:author="Jinglin Sun" w:date="2024-07-25T10:35:19Z">
              <w:rPr>
                <w:rFonts w:ascii="黑体" w:hAnsi="黑体" w:eastAsia="黑体"/>
                <w:sz w:val="32"/>
                <w:szCs w:val="32"/>
              </w:rPr>
            </w:rPrChange>
          </w:rPr>
          <w:delText>。</w:delText>
        </w:r>
      </w:del>
    </w:p>
    <w:p w14:paraId="40078761">
      <w:pPr>
        <w:wordWrap w:val="0"/>
        <w:adjustRightInd w:val="0"/>
        <w:snapToGrid w:val="0"/>
        <w:spacing w:line="560" w:lineRule="exact"/>
        <w:ind w:firstLine="640" w:firstLineChars="200"/>
        <w:rPr>
          <w:ins w:id="2412" w:author="Jinglin Sun" w:date="2024-07-24T15:51:59Z"/>
          <w:rFonts w:hint="default" w:eastAsia="仿宋_GB2312"/>
          <w:sz w:val="32"/>
          <w:szCs w:val="32"/>
          <w:lang w:val="en-US" w:eastAsia="zh-CN"/>
        </w:rPr>
      </w:pPr>
      <w:ins w:id="2413" w:author="Jinglin Sun" w:date="2024-07-24T15:14:01Z">
        <w:r>
          <w:rPr>
            <w:rFonts w:hint="eastAsia" w:eastAsia="仿宋_GB2312"/>
            <w:sz w:val="32"/>
            <w:szCs w:val="32"/>
            <w:lang w:val="en-US" w:eastAsia="zh-CN"/>
          </w:rPr>
          <w:t>我国已成为全球第二大</w:t>
        </w:r>
      </w:ins>
      <w:ins w:id="2414" w:author="Jinglin Sun" w:date="2024-07-24T15:14:18Z">
        <w:r>
          <w:rPr>
            <w:rFonts w:hint="eastAsia" w:eastAsia="仿宋_GB2312"/>
            <w:sz w:val="32"/>
            <w:szCs w:val="32"/>
            <w:lang w:val="en-US" w:eastAsia="zh-CN"/>
          </w:rPr>
          <w:t>生物</w:t>
        </w:r>
      </w:ins>
      <w:ins w:id="2415" w:author="Jinglin Sun" w:date="2024-07-24T15:14:19Z">
        <w:r>
          <w:rPr>
            <w:rFonts w:hint="eastAsia" w:eastAsia="仿宋_GB2312"/>
            <w:sz w:val="32"/>
            <w:szCs w:val="32"/>
            <w:lang w:val="en-US" w:eastAsia="zh-CN"/>
          </w:rPr>
          <w:t>医药</w:t>
        </w:r>
      </w:ins>
      <w:ins w:id="2416" w:author="Jinglin Sun" w:date="2024-07-24T15:14:01Z">
        <w:r>
          <w:rPr>
            <w:rFonts w:hint="eastAsia" w:eastAsia="仿宋_GB2312"/>
            <w:sz w:val="32"/>
            <w:szCs w:val="32"/>
            <w:lang w:val="en-US" w:eastAsia="zh-CN"/>
          </w:rPr>
          <w:t>市场，但医学领域科技成果转化率仅为10%左右，而美国、日本等发达国家高达70%，差距显著，科技成果转化问题</w:t>
        </w:r>
      </w:ins>
      <w:ins w:id="2417" w:author="Jinglin Sun" w:date="2024-07-24T15:27:27Z">
        <w:r>
          <w:rPr>
            <w:rFonts w:hint="eastAsia" w:eastAsia="仿宋_GB2312"/>
            <w:sz w:val="32"/>
            <w:szCs w:val="32"/>
            <w:lang w:val="en-US" w:eastAsia="zh-CN"/>
          </w:rPr>
          <w:t>突出</w:t>
        </w:r>
      </w:ins>
      <w:ins w:id="2418" w:author="Jinglin Sun" w:date="2024-07-24T15:14:01Z">
        <w:r>
          <w:rPr>
            <w:rFonts w:hint="eastAsia" w:eastAsia="仿宋_GB2312"/>
            <w:sz w:val="32"/>
            <w:szCs w:val="32"/>
            <w:lang w:val="en-US" w:eastAsia="zh-CN"/>
          </w:rPr>
          <w:t>。</w:t>
        </w:r>
      </w:ins>
      <w:ins w:id="2419" w:author="Jinglin Sun" w:date="2024-07-24T15:50:39Z">
        <w:r>
          <w:rPr>
            <w:rFonts w:eastAsia="仿宋_GB2312"/>
            <w:sz w:val="32"/>
            <w:szCs w:val="32"/>
          </w:rPr>
          <w:t>目前我国建设了一批</w:t>
        </w:r>
      </w:ins>
      <w:ins w:id="2420" w:author="Jinglin Sun" w:date="2024-07-24T15:50:39Z">
        <w:r>
          <w:rPr>
            <w:rFonts w:hint="eastAsia" w:eastAsia="仿宋_GB2312"/>
            <w:sz w:val="32"/>
            <w:szCs w:val="32"/>
            <w:lang w:val="en-US" w:eastAsia="zh-CN"/>
          </w:rPr>
          <w:t>医学领域的大科学装置，比如多模态跨尺度生物医学成像设施、质子治疗系统等；一批国家</w:t>
        </w:r>
      </w:ins>
      <w:ins w:id="2421" w:author="Jinglin Sun" w:date="2024-07-24T15:50:39Z">
        <w:r>
          <w:rPr>
            <w:rFonts w:eastAsia="仿宋_GB2312"/>
            <w:sz w:val="32"/>
            <w:szCs w:val="32"/>
          </w:rPr>
          <w:t>临床</w:t>
        </w:r>
      </w:ins>
      <w:ins w:id="2422" w:author="Jinglin Sun" w:date="2024-07-24T15:50:39Z">
        <w:r>
          <w:rPr>
            <w:rFonts w:hint="eastAsia" w:eastAsia="仿宋_GB2312"/>
            <w:sz w:val="32"/>
            <w:szCs w:val="32"/>
            <w:lang w:val="en-US" w:eastAsia="zh-CN"/>
          </w:rPr>
          <w:t>医学</w:t>
        </w:r>
      </w:ins>
      <w:ins w:id="2423" w:author="Jinglin Sun" w:date="2024-07-24T15:50:39Z">
        <w:r>
          <w:rPr>
            <w:rFonts w:eastAsia="仿宋_GB2312"/>
            <w:sz w:val="32"/>
            <w:szCs w:val="32"/>
          </w:rPr>
          <w:t>研究应用中心</w:t>
        </w:r>
      </w:ins>
      <w:ins w:id="2424" w:author="Jinglin Sun" w:date="2024-07-24T15:50:39Z">
        <w:r>
          <w:rPr>
            <w:rFonts w:hint="eastAsia" w:eastAsia="仿宋_GB2312"/>
            <w:sz w:val="32"/>
            <w:szCs w:val="32"/>
            <w:lang w:eastAsia="zh-CN"/>
          </w:rPr>
          <w:t>，</w:t>
        </w:r>
      </w:ins>
      <w:ins w:id="2425" w:author="Jinglin Sun" w:date="2024-07-24T15:50:39Z">
        <w:r>
          <w:rPr>
            <w:rFonts w:hint="eastAsia" w:eastAsia="仿宋_GB2312"/>
            <w:sz w:val="32"/>
            <w:szCs w:val="32"/>
            <w:lang w:val="en-US" w:eastAsia="zh-CN"/>
          </w:rPr>
          <w:t>涉及心血管、神经系统、恶性肿瘤等二十多个领域；一批</w:t>
        </w:r>
      </w:ins>
      <w:ins w:id="2426" w:author="Jinglin Sun" w:date="2024-07-24T15:50:39Z">
        <w:r>
          <w:rPr>
            <w:rFonts w:eastAsia="仿宋_GB2312"/>
            <w:sz w:val="32"/>
            <w:szCs w:val="32"/>
          </w:rPr>
          <w:t>CRO、CMO</w:t>
        </w:r>
      </w:ins>
      <w:ins w:id="2427" w:author="Jinglin Sun" w:date="2024-07-24T15:50:39Z">
        <w:r>
          <w:rPr>
            <w:rFonts w:hint="eastAsia" w:eastAsia="仿宋_GB2312"/>
            <w:sz w:val="32"/>
            <w:szCs w:val="32"/>
            <w:lang w:eastAsia="zh-CN"/>
          </w:rPr>
          <w:t>、</w:t>
        </w:r>
      </w:ins>
      <w:ins w:id="2428" w:author="Jinglin Sun" w:date="2024-07-24T15:50:39Z">
        <w:r>
          <w:rPr>
            <w:rFonts w:hint="eastAsia" w:eastAsia="仿宋_GB2312"/>
            <w:sz w:val="32"/>
            <w:szCs w:val="32"/>
            <w:lang w:val="en-US" w:eastAsia="zh-CN"/>
          </w:rPr>
          <w:t>CDMO等</w:t>
        </w:r>
      </w:ins>
      <w:ins w:id="2429" w:author="Jinglin Sun" w:date="2024-07-24T15:50:39Z">
        <w:r>
          <w:rPr>
            <w:rFonts w:eastAsia="仿宋_GB2312"/>
            <w:sz w:val="32"/>
            <w:szCs w:val="32"/>
          </w:rPr>
          <w:t>产业应用平台</w:t>
        </w:r>
      </w:ins>
      <w:ins w:id="2430" w:author="Jinglin Sun" w:date="2024-07-24T15:50:39Z">
        <w:r>
          <w:rPr>
            <w:rFonts w:hint="eastAsia" w:eastAsia="仿宋_GB2312"/>
            <w:sz w:val="32"/>
            <w:szCs w:val="32"/>
            <w:lang w:eastAsia="zh-CN"/>
          </w:rPr>
          <w:t>，</w:t>
        </w:r>
      </w:ins>
      <w:ins w:id="2431" w:author="Jinglin Sun" w:date="2024-07-24T15:50:39Z">
        <w:r>
          <w:rPr>
            <w:rFonts w:eastAsia="仿宋_GB2312"/>
            <w:sz w:val="32"/>
            <w:szCs w:val="32"/>
          </w:rPr>
          <w:t>服务于药品创新的药理、药效、成药性评价、安全性评价等</w:t>
        </w:r>
      </w:ins>
      <w:ins w:id="2432" w:author="Jinglin Sun" w:date="2024-07-24T15:50:39Z">
        <w:r>
          <w:rPr>
            <w:rFonts w:hint="eastAsia" w:eastAsia="仿宋_GB2312"/>
            <w:sz w:val="32"/>
            <w:szCs w:val="32"/>
            <w:lang w:eastAsia="zh-CN"/>
          </w:rPr>
          <w:t>。</w:t>
        </w:r>
      </w:ins>
      <w:ins w:id="2433" w:author="Jinglin Sun" w:date="2024-07-24T15:50:39Z">
        <w:r>
          <w:rPr>
            <w:rFonts w:hint="eastAsia" w:eastAsia="仿宋_GB2312"/>
            <w:sz w:val="32"/>
            <w:szCs w:val="32"/>
            <w:lang w:val="en-US" w:eastAsia="zh-CN"/>
          </w:rPr>
          <w:t>在实验室布局方面有所不足，</w:t>
        </w:r>
      </w:ins>
      <w:ins w:id="2434" w:author="Jinglin Sun" w:date="2024-07-24T15:50:39Z">
        <w:r>
          <w:rPr>
            <w:rFonts w:eastAsia="仿宋_GB2312"/>
            <w:sz w:val="32"/>
            <w:szCs w:val="32"/>
          </w:rPr>
          <w:t>截至2023年底，我国共有生物安全三级实验室（BSL-3）43家</w:t>
        </w:r>
      </w:ins>
      <w:ins w:id="2435" w:author="Jinglin Sun" w:date="2024-07-24T15:50:39Z">
        <w:r>
          <w:rPr>
            <w:rFonts w:hint="eastAsia" w:eastAsia="仿宋_GB2312"/>
            <w:sz w:val="32"/>
            <w:szCs w:val="32"/>
            <w:lang w:eastAsia="zh-CN"/>
          </w:rPr>
          <w:t>，</w:t>
        </w:r>
      </w:ins>
      <w:ins w:id="2436" w:author="Jinglin Sun" w:date="2024-07-24T15:50:39Z">
        <w:r>
          <w:rPr>
            <w:rFonts w:eastAsia="仿宋_GB2312"/>
            <w:sz w:val="32"/>
            <w:szCs w:val="32"/>
          </w:rPr>
          <w:t>生物安全四级实验室（BSL-4）1家。</w:t>
        </w:r>
      </w:ins>
      <w:ins w:id="2437" w:author="Jinglin Sun" w:date="2024-07-24T15:50:39Z">
        <w:r>
          <w:rPr>
            <w:rFonts w:hint="eastAsia" w:eastAsia="仿宋_GB2312"/>
            <w:sz w:val="32"/>
            <w:szCs w:val="32"/>
            <w:lang w:val="en-US" w:eastAsia="zh-CN"/>
          </w:rPr>
          <w:t>而</w:t>
        </w:r>
      </w:ins>
      <w:ins w:id="2438" w:author="Jinglin Sun" w:date="2024-07-24T15:50:39Z">
        <w:r>
          <w:rPr>
            <w:rFonts w:eastAsia="仿宋_GB2312"/>
            <w:sz w:val="32"/>
            <w:szCs w:val="32"/>
          </w:rPr>
          <w:t>美国具备BSL-3资质的实验室已达1000多家，可运营或计划中的BSL-4实验室13家，尚不能满足产业创新发展的需求。</w:t>
        </w:r>
      </w:ins>
      <w:ins w:id="2439" w:author="Jinglin Sun" w:date="2024-07-24T15:41:29Z">
        <w:r>
          <w:rPr>
            <w:rFonts w:hint="eastAsia" w:eastAsia="仿宋_GB2312"/>
            <w:sz w:val="32"/>
            <w:szCs w:val="32"/>
            <w:lang w:val="en-US" w:eastAsia="zh-CN"/>
          </w:rPr>
          <w:t>在医学成果转化过程中，</w:t>
        </w:r>
      </w:ins>
      <w:ins w:id="2440" w:author="Jinglin Sun" w:date="2024-07-24T15:52:14Z">
        <w:r>
          <w:rPr>
            <w:rFonts w:hint="eastAsia" w:eastAsia="仿宋_GB2312"/>
            <w:sz w:val="32"/>
            <w:szCs w:val="32"/>
            <w:lang w:val="en-US" w:eastAsia="zh-CN"/>
          </w:rPr>
          <w:t>目前国内实验室等研发平台与临床脱钩，实验室研究成果难以在临床应用，相较而言国外的研发平台直接建在医院，根据临床需求进行针对性研发，解决实际问题</w:t>
        </w:r>
      </w:ins>
      <w:ins w:id="2441" w:author="Jinglin Sun" w:date="2024-07-24T15:53:00Z">
        <w:r>
          <w:rPr>
            <w:rFonts w:hint="eastAsia" w:eastAsia="仿宋_GB2312"/>
            <w:sz w:val="32"/>
            <w:szCs w:val="32"/>
            <w:lang w:val="en-US" w:eastAsia="zh-CN"/>
          </w:rPr>
          <w:t>。</w:t>
        </w:r>
      </w:ins>
    </w:p>
    <w:p w14:paraId="2F8B8CF1">
      <w:pPr>
        <w:wordWrap w:val="0"/>
        <w:adjustRightInd w:val="0"/>
        <w:snapToGrid w:val="0"/>
        <w:spacing w:line="560" w:lineRule="exact"/>
        <w:ind w:firstLine="640" w:firstLineChars="200"/>
        <w:rPr>
          <w:del w:id="2442" w:author="Jinglin Sun" w:date="2024-07-24T15:50:36Z"/>
          <w:rFonts w:eastAsia="仿宋_GB2312"/>
          <w:sz w:val="32"/>
          <w:szCs w:val="32"/>
        </w:rPr>
      </w:pPr>
      <w:del w:id="2443" w:author="Jinglin Sun" w:date="2024-07-24T15:50:36Z">
        <w:r>
          <w:rPr>
            <w:rFonts w:eastAsia="仿宋_GB2312"/>
            <w:sz w:val="32"/>
            <w:szCs w:val="32"/>
          </w:rPr>
          <w:delText>目前我国各地服务于药品创新的药理、药效、成药性评价、安全性评价等公共服务平台发展较为完善，建设了一批 CRO、CMO 产业应用平台、临床研究应用中心，例如截至2022年，国家临床医学研究中心存量达到50个，是2018年的1.56倍，能为生物医药企业和创新团队提供了较为完善的服务。但是，一些实验室布局数量仍然不足。截至2023年底，我国共有生物安全三级实验室（BSL-3）43家(包括兽医农业领域7家), 生物安全四级实验室（BSL-4）1家。美国具备BSL-3资质的实验室已达1000多家，可运营或计划中的BSL-4实验室13家，尚不能满足产业创新发展的需求。</w:delText>
        </w:r>
      </w:del>
    </w:p>
    <w:p w14:paraId="6F7350DD">
      <w:pPr>
        <w:pStyle w:val="4"/>
        <w:wordWrap w:val="0"/>
        <w:spacing w:line="560" w:lineRule="exact"/>
        <w:outlineLvl w:val="1"/>
        <w:rPr>
          <w:rFonts w:ascii="楷体_GB2312" w:hAnsi="Times New Roman" w:eastAsia="楷体_GB2312" w:cs="Times New Roman"/>
          <w:b w:val="0"/>
          <w:bCs w:val="0"/>
          <w:sz w:val="32"/>
        </w:rPr>
      </w:pPr>
      <w:bookmarkStart w:id="4" w:name="_Toc161844347"/>
      <w:r>
        <w:rPr>
          <w:rFonts w:hint="eastAsia" w:ascii="楷体_GB2312" w:hAnsi="Times New Roman" w:eastAsia="楷体_GB2312" w:cs="Times New Roman"/>
          <w:b w:val="0"/>
          <w:bCs w:val="0"/>
          <w:sz w:val="32"/>
        </w:rPr>
        <w:t>（四）</w:t>
      </w:r>
      <w:r>
        <w:rPr>
          <w:rFonts w:ascii="楷体_GB2312" w:hAnsi="Times New Roman" w:eastAsia="楷体_GB2312" w:cs="Times New Roman"/>
          <w:b w:val="0"/>
          <w:bCs w:val="0"/>
          <w:sz w:val="32"/>
        </w:rPr>
        <w:t>科技创新人才供给不断增加，但在</w:t>
      </w:r>
      <w:ins w:id="2444" w:author="Jinglin Sun" w:date="2024-07-24T16:03:27Z">
        <w:r>
          <w:rPr>
            <w:rFonts w:hint="eastAsia" w:ascii="楷体_GB2312" w:hAnsi="Times New Roman" w:eastAsia="楷体_GB2312" w:cs="Times New Roman"/>
            <w:b w:val="0"/>
            <w:bCs w:val="0"/>
            <w:sz w:val="32"/>
          </w:rPr>
          <w:t>创新</w:t>
        </w:r>
      </w:ins>
      <w:ins w:id="2445" w:author="Jinglin Sun" w:date="2024-07-24T16:03:27Z">
        <w:r>
          <w:rPr>
            <w:rFonts w:ascii="楷体_GB2312" w:hAnsi="Times New Roman" w:eastAsia="楷体_GB2312" w:cs="Times New Roman"/>
            <w:b w:val="0"/>
            <w:bCs w:val="0"/>
            <w:sz w:val="32"/>
          </w:rPr>
          <w:t>人才培养</w:t>
        </w:r>
      </w:ins>
      <w:ins w:id="2446" w:author="Jinglin Sun" w:date="2024-07-24T16:03:29Z">
        <w:r>
          <w:rPr>
            <w:rFonts w:hint="eastAsia" w:ascii="楷体_GB2312" w:hAnsi="Times New Roman" w:eastAsia="楷体_GB2312" w:cs="Times New Roman"/>
            <w:b w:val="0"/>
            <w:bCs w:val="0"/>
            <w:sz w:val="32"/>
            <w:lang w:eastAsia="zh-CN"/>
          </w:rPr>
          <w:t>、</w:t>
        </w:r>
      </w:ins>
      <w:ins w:id="2447" w:author="Jinglin Sun" w:date="2024-07-25T10:06:54Z">
        <w:r>
          <w:rPr>
            <w:rFonts w:hint="eastAsia" w:ascii="楷体_GB2312" w:hAnsi="Times New Roman" w:eastAsia="楷体_GB2312" w:cs="Times New Roman"/>
            <w:b w:val="0"/>
            <w:bCs w:val="0"/>
            <w:sz w:val="32"/>
            <w:lang w:val="en-US" w:eastAsia="zh-CN"/>
          </w:rPr>
          <w:t>产学研医</w:t>
        </w:r>
      </w:ins>
      <w:ins w:id="2448" w:author="Jinglin Sun" w:date="2024-07-25T10:06:55Z">
        <w:r>
          <w:rPr>
            <w:rFonts w:hint="eastAsia" w:ascii="楷体_GB2312" w:hAnsi="Times New Roman" w:eastAsia="楷体_GB2312" w:cs="Times New Roman"/>
            <w:b w:val="0"/>
            <w:bCs w:val="0"/>
            <w:sz w:val="32"/>
            <w:lang w:val="en-US" w:eastAsia="zh-CN"/>
          </w:rPr>
          <w:t>联动</w:t>
        </w:r>
      </w:ins>
      <w:ins w:id="2449" w:author="Jinglin Sun" w:date="2024-07-25T10:06:56Z">
        <w:r>
          <w:rPr>
            <w:rFonts w:hint="eastAsia" w:ascii="楷体_GB2312" w:hAnsi="Times New Roman" w:eastAsia="楷体_GB2312" w:cs="Times New Roman"/>
            <w:b w:val="0"/>
            <w:bCs w:val="0"/>
            <w:sz w:val="32"/>
            <w:lang w:val="en-US" w:eastAsia="zh-CN"/>
          </w:rPr>
          <w:t>、</w:t>
        </w:r>
      </w:ins>
      <w:r>
        <w:rPr>
          <w:rFonts w:hint="eastAsia" w:ascii="楷体_GB2312" w:hAnsi="Times New Roman" w:eastAsia="楷体_GB2312" w:cs="Times New Roman"/>
          <w:b w:val="0"/>
          <w:bCs w:val="0"/>
          <w:sz w:val="32"/>
        </w:rPr>
        <w:t>国际</w:t>
      </w:r>
      <w:ins w:id="2450" w:author="Jinglin Sun" w:date="2024-07-25T11:15:37Z">
        <w:r>
          <w:rPr>
            <w:rFonts w:hint="eastAsia" w:ascii="楷体_GB2312" w:hAnsi="Times New Roman" w:eastAsia="楷体_GB2312" w:cs="Times New Roman"/>
            <w:b w:val="0"/>
            <w:bCs w:val="0"/>
            <w:sz w:val="32"/>
            <w:lang w:val="en-US" w:eastAsia="zh-CN"/>
          </w:rPr>
          <w:t>产业</w:t>
        </w:r>
      </w:ins>
      <w:r>
        <w:rPr>
          <w:rFonts w:hint="eastAsia" w:ascii="楷体_GB2312" w:hAnsi="Times New Roman" w:eastAsia="楷体_GB2312" w:cs="Times New Roman"/>
          <w:b w:val="0"/>
          <w:bCs w:val="0"/>
          <w:sz w:val="32"/>
        </w:rPr>
        <w:t>人才流动</w:t>
      </w:r>
      <w:del w:id="2451" w:author="Jinglin Sun" w:date="2024-07-24T16:03:32Z">
        <w:r>
          <w:rPr>
            <w:rFonts w:hint="eastAsia" w:ascii="楷体_GB2312" w:hAnsi="Times New Roman" w:eastAsia="楷体_GB2312" w:cs="Times New Roman"/>
            <w:b w:val="0"/>
            <w:bCs w:val="0"/>
            <w:sz w:val="32"/>
          </w:rPr>
          <w:delText>、</w:delText>
        </w:r>
      </w:del>
      <w:del w:id="2452" w:author="Jinglin Sun" w:date="2024-07-24T16:03:27Z">
        <w:r>
          <w:rPr>
            <w:rFonts w:hint="eastAsia" w:ascii="楷体_GB2312" w:hAnsi="Times New Roman" w:eastAsia="楷体_GB2312" w:cs="Times New Roman"/>
            <w:b w:val="0"/>
            <w:bCs w:val="0"/>
            <w:sz w:val="32"/>
          </w:rPr>
          <w:delText>创新</w:delText>
        </w:r>
      </w:del>
      <w:del w:id="2453" w:author="Jinglin Sun" w:date="2024-07-24T16:03:27Z">
        <w:r>
          <w:rPr>
            <w:rFonts w:ascii="楷体_GB2312" w:hAnsi="Times New Roman" w:eastAsia="楷体_GB2312" w:cs="Times New Roman"/>
            <w:b w:val="0"/>
            <w:bCs w:val="0"/>
            <w:sz w:val="32"/>
          </w:rPr>
          <w:delText>人才培养</w:delText>
        </w:r>
      </w:del>
      <w:r>
        <w:rPr>
          <w:rFonts w:ascii="楷体_GB2312" w:hAnsi="Times New Roman" w:eastAsia="楷体_GB2312" w:cs="Times New Roman"/>
          <w:b w:val="0"/>
          <w:bCs w:val="0"/>
          <w:sz w:val="32"/>
        </w:rPr>
        <w:t>等方面</w:t>
      </w:r>
      <w:r>
        <w:rPr>
          <w:rFonts w:hint="eastAsia" w:ascii="楷体_GB2312" w:hAnsi="Times New Roman" w:eastAsia="楷体_GB2312" w:cs="Times New Roman"/>
          <w:b w:val="0"/>
          <w:bCs w:val="0"/>
          <w:sz w:val="32"/>
        </w:rPr>
        <w:t>面临新挑战</w:t>
      </w:r>
      <w:bookmarkEnd w:id="4"/>
    </w:p>
    <w:p w14:paraId="1B05E3F0">
      <w:pPr>
        <w:wordWrap w:val="0"/>
        <w:adjustRightInd w:val="0"/>
        <w:snapToGrid w:val="0"/>
        <w:spacing w:line="560" w:lineRule="exact"/>
        <w:ind w:firstLine="640" w:firstLineChars="200"/>
        <w:rPr>
          <w:rFonts w:hint="default" w:eastAsia="仿宋_GB2312"/>
          <w:sz w:val="32"/>
          <w:szCs w:val="32"/>
          <w:lang w:val="en-US" w:eastAsia="zh-CN"/>
        </w:rPr>
      </w:pPr>
      <w:r>
        <w:rPr>
          <w:rFonts w:eastAsia="仿宋_GB2312"/>
          <w:sz w:val="32"/>
          <w:szCs w:val="32"/>
        </w:rPr>
        <w:t>生物医药行业对高科技人才需求较大，也是一个专业要求门槛高、相互协作要求高、和高度需求创新协同交流的产业。近年来，我国开设生物医药相关专业的大学数量和生物医药相关专业的毕业生数量持续增长，以2022年为例，开设生物医药相关专业大学数量（医学专业）达到108个，开设生物医药相关专业大学数量（医学专业）达到108个，且北京大学、复旦大学长期位列QS世界大学生物医药排名前100名，丰富的科技创新人才资源为我国生物医药产业蓬勃发展和创新落地提供了重要基础。</w:t>
      </w:r>
      <w:ins w:id="2454" w:author="Jinglin Sun" w:date="2024-07-25T10:17:36Z">
        <w:r>
          <w:rPr>
            <w:rFonts w:eastAsia="仿宋_GB2312"/>
            <w:sz w:val="32"/>
            <w:szCs w:val="32"/>
          </w:rPr>
          <w:t>我国生物医药产业虽然已经形成了一支规模庞大的科研人员队伍，‌但在</w:t>
        </w:r>
      </w:ins>
      <w:ins w:id="2455" w:author="Jinglin Sun" w:date="2024-07-25T10:17:36Z">
        <w:r>
          <w:rPr>
            <w:rFonts w:hint="eastAsia" w:eastAsia="仿宋_GB2312"/>
            <w:sz w:val="32"/>
            <w:szCs w:val="32"/>
            <w:lang w:val="en-US" w:eastAsia="zh-CN"/>
          </w:rPr>
          <w:t>创新</w:t>
        </w:r>
      </w:ins>
      <w:ins w:id="2456" w:author="Jinglin Sun" w:date="2024-07-25T10:17:36Z">
        <w:r>
          <w:rPr>
            <w:rFonts w:eastAsia="仿宋_GB2312"/>
            <w:sz w:val="32"/>
            <w:szCs w:val="32"/>
          </w:rPr>
          <w:t>人才培养方面仍面临一些</w:t>
        </w:r>
      </w:ins>
      <w:ins w:id="2457" w:author="Jinglin Sun" w:date="2024-07-25T10:17:36Z">
        <w:r>
          <w:rPr>
            <w:rFonts w:hint="eastAsia" w:eastAsia="仿宋_GB2312"/>
            <w:sz w:val="32"/>
            <w:szCs w:val="32"/>
            <w:lang w:val="en-US" w:eastAsia="zh-CN"/>
          </w:rPr>
          <w:t>问题</w:t>
        </w:r>
      </w:ins>
      <w:ins w:id="2458" w:author="Jinglin Sun" w:date="2024-07-25T10:17:36Z">
        <w:r>
          <w:rPr>
            <w:rFonts w:eastAsia="仿宋_GB2312"/>
            <w:sz w:val="32"/>
            <w:szCs w:val="32"/>
          </w:rPr>
          <w:t>。</w:t>
        </w:r>
      </w:ins>
      <w:del w:id="2459" w:author="Jinglin Sun" w:date="2024-07-25T10:18:01Z">
        <w:r>
          <w:rPr>
            <w:rFonts w:eastAsia="仿宋_GB2312"/>
            <w:sz w:val="32"/>
            <w:szCs w:val="32"/>
          </w:rPr>
          <w:delText>但在人才领域，仍存在产学研用结合水平不高、人才吸引力不强和人才教育和晋升模式不完善等问题。</w:delText>
        </w:r>
      </w:del>
    </w:p>
    <w:p w14:paraId="17D82B49">
      <w:pPr>
        <w:wordWrap w:val="0"/>
        <w:adjustRightInd w:val="0"/>
        <w:snapToGrid w:val="0"/>
        <w:spacing w:line="560" w:lineRule="exact"/>
        <w:ind w:firstLine="640" w:firstLineChars="200"/>
        <w:outlineLvl w:val="2"/>
        <w:rPr>
          <w:ins w:id="2461" w:author="Jinglin Sun" w:date="2024-07-24T15:55:27Z"/>
          <w:rFonts w:hint="eastAsia" w:ascii="黑体" w:hAnsi="黑体" w:eastAsia="黑体"/>
          <w:sz w:val="32"/>
          <w:szCs w:val="32"/>
          <w:lang w:val="en-US" w:eastAsia="zh-CN"/>
          <w:rPrChange w:id="2462" w:author="Jinglin Sun" w:date="2024-07-25T10:35:32Z">
            <w:rPr>
              <w:ins w:id="2463" w:author="Jinglin Sun" w:date="2024-07-24T15:55:27Z"/>
              <w:rFonts w:hint="default" w:ascii="黑体" w:hAnsi="黑体" w:eastAsia="黑体"/>
              <w:sz w:val="32"/>
              <w:szCs w:val="32"/>
              <w:lang w:val="en-US" w:eastAsia="zh-CN"/>
            </w:rPr>
          </w:rPrChange>
        </w:rPr>
        <w:pPrChange w:id="2460" w:author="Jinglin Sun" w:date="2024-07-25T10:35:52Z">
          <w:pPr>
            <w:wordWrap w:val="0"/>
            <w:spacing w:line="560" w:lineRule="exact"/>
            <w:ind w:firstLine="640" w:firstLineChars="200"/>
            <w:outlineLvl w:val="2"/>
          </w:pPr>
        </w:pPrChange>
      </w:pPr>
      <w:ins w:id="2464" w:author="Jinglin Sun" w:date="2024-07-24T15:55:38Z">
        <w:r>
          <w:rPr>
            <w:rFonts w:hint="default" w:ascii="黑体" w:hAnsi="黑体" w:eastAsia="黑体"/>
            <w:sz w:val="32"/>
            <w:szCs w:val="32"/>
            <w:lang w:val="en-US" w:eastAsia="zh-CN"/>
            <w:rPrChange w:id="2465" w:author="Jinglin Sun" w:date="2024-07-25T10:35:32Z">
              <w:rPr>
                <w:rFonts w:hint="eastAsia" w:ascii="黑体" w:hAnsi="黑体" w:eastAsia="黑体"/>
                <w:sz w:val="32"/>
                <w:szCs w:val="32"/>
                <w:lang w:val="en-US" w:eastAsia="zh-CN"/>
              </w:rPr>
            </w:rPrChange>
          </w:rPr>
          <w:t>1</w:t>
        </w:r>
      </w:ins>
      <w:ins w:id="2466" w:author="Jinglin Sun" w:date="2024-07-24T15:55:27Z">
        <w:r>
          <w:rPr>
            <w:rFonts w:hint="default" w:ascii="黑体" w:hAnsi="黑体" w:eastAsia="黑体"/>
            <w:sz w:val="32"/>
            <w:szCs w:val="32"/>
            <w:lang w:val="en-US" w:eastAsia="zh-CN"/>
            <w:rPrChange w:id="2467" w:author="Jinglin Sun" w:date="2024-07-25T10:35:32Z">
              <w:rPr>
                <w:rFonts w:hint="eastAsia" w:ascii="黑体" w:hAnsi="黑体" w:eastAsia="黑体"/>
                <w:sz w:val="32"/>
                <w:szCs w:val="32"/>
                <w:lang w:val="en-US" w:eastAsia="zh-CN"/>
              </w:rPr>
            </w:rPrChange>
          </w:rPr>
          <w:t>.</w:t>
        </w:r>
      </w:ins>
      <w:ins w:id="2468" w:author="Jinglin Sun" w:date="2024-07-24T15:55:27Z">
        <w:r>
          <w:rPr>
            <w:rFonts w:hint="eastAsia" w:ascii="黑体" w:hAnsi="黑体" w:eastAsia="黑体"/>
            <w:sz w:val="32"/>
            <w:szCs w:val="32"/>
            <w:rPrChange w:id="2469" w:author="Jinglin Sun" w:date="2024-07-25T10:35:32Z">
              <w:rPr>
                <w:rFonts w:ascii="黑体" w:hAnsi="黑体" w:eastAsia="黑体"/>
                <w:sz w:val="32"/>
                <w:szCs w:val="32"/>
              </w:rPr>
            </w:rPrChange>
          </w:rPr>
          <w:t>人才培养</w:t>
        </w:r>
      </w:ins>
      <w:ins w:id="2470" w:author="Jinglin Sun" w:date="2024-07-25T10:23:07Z">
        <w:r>
          <w:rPr>
            <w:rFonts w:hint="default" w:ascii="黑体" w:hAnsi="黑体" w:eastAsia="黑体"/>
            <w:sz w:val="32"/>
            <w:szCs w:val="32"/>
            <w:lang w:val="en-US" w:eastAsia="zh-CN"/>
            <w:rPrChange w:id="2471" w:author="Jinglin Sun" w:date="2024-07-25T10:35:32Z">
              <w:rPr>
                <w:rFonts w:hint="eastAsia" w:ascii="黑体" w:hAnsi="黑体" w:eastAsia="黑体"/>
                <w:sz w:val="32"/>
                <w:szCs w:val="32"/>
                <w:lang w:val="en-US" w:eastAsia="zh-CN"/>
              </w:rPr>
            </w:rPrChange>
          </w:rPr>
          <w:t>模式</w:t>
        </w:r>
      </w:ins>
      <w:ins w:id="2472" w:author="Jinglin Sun" w:date="2024-07-25T10:23:09Z">
        <w:r>
          <w:rPr>
            <w:rFonts w:hint="default" w:ascii="黑体" w:hAnsi="黑体" w:eastAsia="黑体"/>
            <w:sz w:val="32"/>
            <w:szCs w:val="32"/>
            <w:lang w:val="en-US" w:eastAsia="zh-CN"/>
            <w:rPrChange w:id="2473" w:author="Jinglin Sun" w:date="2024-07-25T10:35:32Z">
              <w:rPr>
                <w:rFonts w:hint="eastAsia" w:ascii="黑体" w:hAnsi="黑体" w:eastAsia="黑体"/>
                <w:sz w:val="32"/>
                <w:szCs w:val="32"/>
                <w:lang w:val="en-US" w:eastAsia="zh-CN"/>
              </w:rPr>
            </w:rPrChange>
          </w:rPr>
          <w:t>单一</w:t>
        </w:r>
      </w:ins>
      <w:ins w:id="2474" w:author="Jinglin Sun" w:date="2024-07-25T10:33:29Z">
        <w:r>
          <w:rPr>
            <w:rFonts w:hint="default" w:ascii="黑体" w:hAnsi="黑体" w:eastAsia="黑体"/>
            <w:sz w:val="32"/>
            <w:szCs w:val="32"/>
            <w:lang w:val="en-US" w:eastAsia="zh-CN"/>
            <w:rPrChange w:id="2475" w:author="Jinglin Sun" w:date="2024-07-25T10:35:32Z">
              <w:rPr>
                <w:rFonts w:hint="eastAsia" w:ascii="黑体" w:hAnsi="黑体" w:eastAsia="黑体"/>
                <w:sz w:val="32"/>
                <w:szCs w:val="32"/>
                <w:lang w:val="en-US" w:eastAsia="zh-CN"/>
              </w:rPr>
            </w:rPrChange>
          </w:rPr>
          <w:t>、</w:t>
        </w:r>
      </w:ins>
      <w:ins w:id="2476" w:author="Jinglin Sun" w:date="2024-07-25T10:23:18Z">
        <w:r>
          <w:rPr>
            <w:rFonts w:hint="default" w:ascii="黑体" w:hAnsi="黑体" w:eastAsia="黑体"/>
            <w:sz w:val="32"/>
            <w:szCs w:val="32"/>
            <w:lang w:val="en-US" w:eastAsia="zh-CN"/>
            <w:rPrChange w:id="2477" w:author="Jinglin Sun" w:date="2024-07-25T10:35:32Z">
              <w:rPr>
                <w:rFonts w:hint="eastAsia" w:ascii="黑体" w:hAnsi="黑体" w:eastAsia="黑体"/>
                <w:sz w:val="32"/>
                <w:szCs w:val="32"/>
                <w:lang w:val="en-US" w:eastAsia="zh-CN"/>
              </w:rPr>
            </w:rPrChange>
          </w:rPr>
          <w:t>培养</w:t>
        </w:r>
      </w:ins>
      <w:ins w:id="2478" w:author="Jinglin Sun" w:date="2024-07-25T10:23:19Z">
        <w:r>
          <w:rPr>
            <w:rFonts w:hint="default" w:ascii="黑体" w:hAnsi="黑体" w:eastAsia="黑体"/>
            <w:sz w:val="32"/>
            <w:szCs w:val="32"/>
            <w:lang w:val="en-US" w:eastAsia="zh-CN"/>
            <w:rPrChange w:id="2479" w:author="Jinglin Sun" w:date="2024-07-25T10:35:32Z">
              <w:rPr>
                <w:rFonts w:hint="eastAsia" w:ascii="黑体" w:hAnsi="黑体" w:eastAsia="黑体"/>
                <w:sz w:val="32"/>
                <w:szCs w:val="32"/>
                <w:lang w:val="en-US" w:eastAsia="zh-CN"/>
              </w:rPr>
            </w:rPrChange>
          </w:rPr>
          <w:t>体系</w:t>
        </w:r>
      </w:ins>
      <w:ins w:id="2480" w:author="Jinglin Sun" w:date="2024-07-25T10:23:21Z">
        <w:r>
          <w:rPr>
            <w:rFonts w:hint="default" w:ascii="黑体" w:hAnsi="黑体" w:eastAsia="黑体"/>
            <w:sz w:val="32"/>
            <w:szCs w:val="32"/>
            <w:lang w:val="en-US" w:eastAsia="zh-CN"/>
            <w:rPrChange w:id="2481" w:author="Jinglin Sun" w:date="2024-07-25T10:35:32Z">
              <w:rPr>
                <w:rFonts w:hint="eastAsia" w:ascii="黑体" w:hAnsi="黑体" w:eastAsia="黑体"/>
                <w:sz w:val="32"/>
                <w:szCs w:val="32"/>
                <w:lang w:val="en-US" w:eastAsia="zh-CN"/>
              </w:rPr>
            </w:rPrChange>
          </w:rPr>
          <w:t>不够健全</w:t>
        </w:r>
      </w:ins>
    </w:p>
    <w:p w14:paraId="30996147">
      <w:pPr>
        <w:wordWrap w:val="0"/>
        <w:spacing w:line="560" w:lineRule="exact"/>
        <w:ind w:firstLine="640" w:firstLineChars="200"/>
        <w:rPr>
          <w:ins w:id="2482" w:author="Jinglin Sun" w:date="2024-07-25T10:07:11Z"/>
          <w:rFonts w:hint="default" w:eastAsia="仿宋_GB2312"/>
          <w:sz w:val="32"/>
          <w:szCs w:val="32"/>
          <w:lang w:val="en-US" w:eastAsia="zh-CN"/>
        </w:rPr>
      </w:pPr>
      <w:ins w:id="2483" w:author="Jinglin Sun" w:date="2024-07-25T10:12:04Z">
        <w:r>
          <w:rPr>
            <w:rFonts w:hint="eastAsia" w:eastAsia="仿宋_GB2312"/>
            <w:sz w:val="32"/>
            <w:szCs w:val="32"/>
            <w:lang w:val="en-US" w:eastAsia="zh-CN"/>
          </w:rPr>
          <w:t>从</w:t>
        </w:r>
      </w:ins>
      <w:ins w:id="2484" w:author="Jinglin Sun" w:date="2024-07-25T10:12:06Z">
        <w:r>
          <w:rPr>
            <w:rFonts w:hint="eastAsia" w:eastAsia="仿宋_GB2312"/>
            <w:sz w:val="32"/>
            <w:szCs w:val="32"/>
            <w:lang w:val="en-US" w:eastAsia="zh-CN"/>
          </w:rPr>
          <w:t>高校</w:t>
        </w:r>
      </w:ins>
      <w:ins w:id="2485" w:author="Jinglin Sun" w:date="2024-07-25T10:12:09Z">
        <w:r>
          <w:rPr>
            <w:rFonts w:hint="eastAsia" w:eastAsia="仿宋_GB2312"/>
            <w:sz w:val="32"/>
            <w:szCs w:val="32"/>
            <w:lang w:val="en-US" w:eastAsia="zh-CN"/>
          </w:rPr>
          <w:t>端来</w:t>
        </w:r>
      </w:ins>
      <w:ins w:id="2486" w:author="Jinglin Sun" w:date="2024-07-25T10:14:00Z">
        <w:r>
          <w:rPr>
            <w:rFonts w:hint="eastAsia" w:eastAsia="仿宋_GB2312"/>
            <w:sz w:val="32"/>
            <w:szCs w:val="32"/>
            <w:lang w:val="en-US" w:eastAsia="zh-CN"/>
          </w:rPr>
          <w:t>看</w:t>
        </w:r>
      </w:ins>
      <w:ins w:id="2487" w:author="Jinglin Sun" w:date="2024-07-25T10:12:09Z">
        <w:r>
          <w:rPr>
            <w:rFonts w:hint="eastAsia" w:eastAsia="仿宋_GB2312"/>
            <w:sz w:val="32"/>
            <w:szCs w:val="32"/>
            <w:lang w:val="en-US" w:eastAsia="zh-CN"/>
          </w:rPr>
          <w:t>，</w:t>
        </w:r>
      </w:ins>
      <w:ins w:id="2488" w:author="Jinglin Sun" w:date="2024-07-25T10:14:14Z">
        <w:r>
          <w:rPr>
            <w:rFonts w:hint="eastAsia" w:eastAsia="仿宋_GB2312"/>
            <w:sz w:val="32"/>
            <w:szCs w:val="32"/>
            <w:lang w:val="en-US" w:eastAsia="zh-CN"/>
          </w:rPr>
          <w:t>缺乏</w:t>
        </w:r>
      </w:ins>
      <w:ins w:id="2489" w:author="Jinglin Sun" w:date="2024-07-25T10:12:46Z">
        <w:r>
          <w:rPr>
            <w:rFonts w:hint="eastAsia" w:eastAsia="仿宋_GB2312"/>
            <w:sz w:val="32"/>
            <w:szCs w:val="32"/>
            <w:lang w:val="en-US" w:eastAsia="zh-CN"/>
          </w:rPr>
          <w:t>“</w:t>
        </w:r>
      </w:ins>
      <w:ins w:id="2490" w:author="Jinglin Sun" w:date="2024-07-25T10:12:47Z">
        <w:r>
          <w:rPr>
            <w:rFonts w:hint="eastAsia" w:eastAsia="仿宋_GB2312"/>
            <w:sz w:val="32"/>
            <w:szCs w:val="32"/>
            <w:lang w:val="en-US" w:eastAsia="zh-CN"/>
          </w:rPr>
          <w:t>学科</w:t>
        </w:r>
      </w:ins>
      <w:ins w:id="2491" w:author="Jinglin Sun" w:date="2024-07-25T10:12:49Z">
        <w:r>
          <w:rPr>
            <w:rFonts w:hint="eastAsia" w:eastAsia="仿宋_GB2312"/>
            <w:sz w:val="32"/>
            <w:szCs w:val="32"/>
            <w:lang w:val="en-US" w:eastAsia="zh-CN"/>
          </w:rPr>
          <w:t>交叉</w:t>
        </w:r>
      </w:ins>
      <w:ins w:id="2492" w:author="Jinglin Sun" w:date="2024-07-25T10:12:46Z">
        <w:r>
          <w:rPr>
            <w:rFonts w:hint="eastAsia" w:eastAsia="仿宋_GB2312"/>
            <w:sz w:val="32"/>
            <w:szCs w:val="32"/>
            <w:lang w:val="en-US" w:eastAsia="zh-CN"/>
          </w:rPr>
          <w:t>”</w:t>
        </w:r>
      </w:ins>
      <w:ins w:id="2493" w:author="Jinglin Sun" w:date="2024-07-25T10:12:51Z">
        <w:r>
          <w:rPr>
            <w:rFonts w:hint="eastAsia" w:eastAsia="仿宋_GB2312"/>
            <w:sz w:val="32"/>
            <w:szCs w:val="32"/>
            <w:lang w:val="en-US" w:eastAsia="zh-CN"/>
          </w:rPr>
          <w:t>意识</w:t>
        </w:r>
      </w:ins>
      <w:ins w:id="2494" w:author="Jinglin Sun" w:date="2024-07-25T10:14:58Z">
        <w:r>
          <w:rPr>
            <w:rFonts w:hint="eastAsia" w:eastAsia="仿宋_GB2312"/>
            <w:sz w:val="32"/>
            <w:szCs w:val="32"/>
            <w:lang w:val="en-US" w:eastAsia="zh-CN"/>
          </w:rPr>
          <w:t>与</w:t>
        </w:r>
      </w:ins>
      <w:ins w:id="2495" w:author="Jinglin Sun" w:date="2024-07-25T10:13:06Z">
        <w:r>
          <w:rPr>
            <w:rFonts w:hint="eastAsia" w:eastAsia="仿宋_GB2312"/>
            <w:sz w:val="32"/>
            <w:szCs w:val="32"/>
            <w:lang w:val="en-US" w:eastAsia="zh-CN"/>
          </w:rPr>
          <w:t>医工</w:t>
        </w:r>
      </w:ins>
      <w:ins w:id="2496" w:author="Jinglin Sun" w:date="2024-07-25T10:13:10Z">
        <w:r>
          <w:rPr>
            <w:rFonts w:hint="eastAsia" w:eastAsia="仿宋_GB2312"/>
            <w:sz w:val="32"/>
            <w:szCs w:val="32"/>
            <w:lang w:val="en-US" w:eastAsia="zh-CN"/>
          </w:rPr>
          <w:t>交叉</w:t>
        </w:r>
      </w:ins>
      <w:ins w:id="2497" w:author="Jinglin Sun" w:date="2024-07-25T10:13:12Z">
        <w:r>
          <w:rPr>
            <w:rFonts w:hint="eastAsia" w:eastAsia="仿宋_GB2312"/>
            <w:sz w:val="32"/>
            <w:szCs w:val="32"/>
            <w:lang w:val="en-US" w:eastAsia="zh-CN"/>
          </w:rPr>
          <w:t>协同</w:t>
        </w:r>
      </w:ins>
      <w:ins w:id="2498" w:author="Jinglin Sun" w:date="2024-07-25T10:13:13Z">
        <w:r>
          <w:rPr>
            <w:rFonts w:hint="eastAsia" w:eastAsia="仿宋_GB2312"/>
            <w:sz w:val="32"/>
            <w:szCs w:val="32"/>
            <w:lang w:val="en-US" w:eastAsia="zh-CN"/>
          </w:rPr>
          <w:t>育人</w:t>
        </w:r>
      </w:ins>
      <w:ins w:id="2499" w:author="Jinglin Sun" w:date="2024-07-25T10:13:21Z">
        <w:r>
          <w:rPr>
            <w:rFonts w:hint="eastAsia" w:eastAsia="仿宋_GB2312"/>
            <w:sz w:val="32"/>
            <w:szCs w:val="32"/>
            <w:lang w:val="en-US" w:eastAsia="zh-CN"/>
          </w:rPr>
          <w:t>平台</w:t>
        </w:r>
      </w:ins>
      <w:ins w:id="2500" w:author="Jinglin Sun" w:date="2024-07-25T10:15:01Z">
        <w:r>
          <w:rPr>
            <w:rFonts w:hint="eastAsia" w:eastAsia="仿宋_GB2312"/>
            <w:sz w:val="32"/>
            <w:szCs w:val="32"/>
            <w:lang w:val="en-US" w:eastAsia="zh-CN"/>
          </w:rPr>
          <w:t>建设</w:t>
        </w:r>
      </w:ins>
      <w:ins w:id="2501" w:author="Jinglin Sun" w:date="2024-07-25T10:15:02Z">
        <w:r>
          <w:rPr>
            <w:rFonts w:hint="eastAsia" w:eastAsia="仿宋_GB2312"/>
            <w:sz w:val="32"/>
            <w:szCs w:val="32"/>
            <w:lang w:val="en-US" w:eastAsia="zh-CN"/>
          </w:rPr>
          <w:t>，</w:t>
        </w:r>
      </w:ins>
      <w:ins w:id="2502" w:author="Jinglin Sun" w:date="2024-07-25T10:15:51Z">
        <w:r>
          <w:rPr>
            <w:rFonts w:hint="eastAsia" w:eastAsia="仿宋_GB2312"/>
            <w:sz w:val="32"/>
            <w:szCs w:val="32"/>
            <w:lang w:val="en-US" w:eastAsia="zh-CN"/>
          </w:rPr>
          <w:t>在</w:t>
        </w:r>
      </w:ins>
      <w:ins w:id="2503" w:author="Jinglin Sun" w:date="2024-07-25T10:15:53Z">
        <w:r>
          <w:rPr>
            <w:rFonts w:hint="eastAsia" w:eastAsia="仿宋_GB2312"/>
            <w:sz w:val="32"/>
            <w:szCs w:val="32"/>
            <w:lang w:val="en-US" w:eastAsia="zh-CN"/>
          </w:rPr>
          <w:t>学术</w:t>
        </w:r>
      </w:ins>
      <w:ins w:id="2504" w:author="Jinglin Sun" w:date="2024-07-25T10:15:55Z">
        <w:r>
          <w:rPr>
            <w:rFonts w:hint="eastAsia" w:eastAsia="仿宋_GB2312"/>
            <w:sz w:val="32"/>
            <w:szCs w:val="32"/>
            <w:lang w:val="en-US" w:eastAsia="zh-CN"/>
          </w:rPr>
          <w:t>导向</w:t>
        </w:r>
      </w:ins>
      <w:ins w:id="2505" w:author="Jinglin Sun" w:date="2024-07-25T10:15:56Z">
        <w:r>
          <w:rPr>
            <w:rFonts w:hint="eastAsia" w:eastAsia="仿宋_GB2312"/>
            <w:sz w:val="32"/>
            <w:szCs w:val="32"/>
            <w:lang w:val="en-US" w:eastAsia="zh-CN"/>
          </w:rPr>
          <w:t>环境</w:t>
        </w:r>
      </w:ins>
      <w:ins w:id="2506" w:author="Jinglin Sun" w:date="2024-07-25T10:15:57Z">
        <w:r>
          <w:rPr>
            <w:rFonts w:hint="eastAsia" w:eastAsia="仿宋_GB2312"/>
            <w:sz w:val="32"/>
            <w:szCs w:val="32"/>
            <w:lang w:val="en-US" w:eastAsia="zh-CN"/>
          </w:rPr>
          <w:t>下，</w:t>
        </w:r>
      </w:ins>
      <w:ins w:id="2507" w:author="Jinglin Sun" w:date="2024-07-25T10:15:58Z">
        <w:r>
          <w:rPr>
            <w:rFonts w:hint="eastAsia" w:eastAsia="仿宋_GB2312"/>
            <w:sz w:val="32"/>
            <w:szCs w:val="32"/>
            <w:lang w:val="en-US" w:eastAsia="zh-CN"/>
          </w:rPr>
          <w:t>难以</w:t>
        </w:r>
      </w:ins>
      <w:ins w:id="2508" w:author="Jinglin Sun" w:date="2024-07-25T10:15:59Z">
        <w:r>
          <w:rPr>
            <w:rFonts w:hint="eastAsia" w:eastAsia="仿宋_GB2312"/>
            <w:sz w:val="32"/>
            <w:szCs w:val="32"/>
            <w:lang w:val="en-US" w:eastAsia="zh-CN"/>
          </w:rPr>
          <w:t>培养</w:t>
        </w:r>
      </w:ins>
      <w:ins w:id="2509" w:author="Jinglin Sun" w:date="2024-07-25T10:16:02Z">
        <w:r>
          <w:rPr>
            <w:rFonts w:hint="eastAsia" w:eastAsia="仿宋_GB2312"/>
            <w:sz w:val="32"/>
            <w:szCs w:val="32"/>
            <w:lang w:val="en-US" w:eastAsia="zh-CN"/>
          </w:rPr>
          <w:t>贴近产业的</w:t>
        </w:r>
      </w:ins>
      <w:ins w:id="2510" w:author="Jinglin Sun" w:date="2024-07-25T10:16:05Z">
        <w:r>
          <w:rPr>
            <w:rFonts w:hint="eastAsia" w:eastAsia="仿宋_GB2312"/>
            <w:sz w:val="32"/>
            <w:szCs w:val="32"/>
            <w:lang w:val="en-US" w:eastAsia="zh-CN"/>
          </w:rPr>
          <w:t>复合型</w:t>
        </w:r>
      </w:ins>
      <w:ins w:id="2511" w:author="Jinglin Sun" w:date="2024-07-25T10:16:06Z">
        <w:r>
          <w:rPr>
            <w:rFonts w:hint="eastAsia" w:eastAsia="仿宋_GB2312"/>
            <w:sz w:val="32"/>
            <w:szCs w:val="32"/>
            <w:lang w:val="en-US" w:eastAsia="zh-CN"/>
          </w:rPr>
          <w:t>人才</w:t>
        </w:r>
      </w:ins>
      <w:ins w:id="2512" w:author="Jinglin Sun" w:date="2024-07-25T10:13:22Z">
        <w:r>
          <w:rPr>
            <w:rFonts w:hint="eastAsia" w:eastAsia="仿宋_GB2312"/>
            <w:sz w:val="32"/>
            <w:szCs w:val="32"/>
            <w:lang w:val="en-US" w:eastAsia="zh-CN"/>
          </w:rPr>
          <w:t>。</w:t>
        </w:r>
      </w:ins>
      <w:ins w:id="2513" w:author="Jinglin Sun" w:date="2024-07-25T10:07:11Z">
        <w:r>
          <w:rPr>
            <w:rFonts w:hint="eastAsia" w:eastAsia="仿宋_GB2312"/>
            <w:sz w:val="32"/>
            <w:szCs w:val="32"/>
            <w:lang w:val="en-US" w:eastAsia="zh-CN"/>
          </w:rPr>
          <w:t>生物医学是综合生物学、医学、药学、工程学的相关理论和方法而发展起来的前沿交叉学科，基本任务是运用生物学及</w:t>
        </w:r>
      </w:ins>
      <w:ins w:id="2514" w:author="Jinglin Sun" w:date="2024-07-25T10:07:11Z">
        <w:r>
          <w:rPr>
            <w:rFonts w:hint="eastAsia" w:eastAsia="仿宋_GB2312"/>
            <w:sz w:val="32"/>
            <w:szCs w:val="32"/>
            <w:lang w:val="en-US" w:eastAsia="zh-CN"/>
          </w:rPr>
          <w:fldChar w:fldCharType="begin"/>
        </w:r>
      </w:ins>
      <w:ins w:id="2515" w:author="Jinglin Sun" w:date="2024-07-25T10:07:11Z">
        <w:r>
          <w:rPr>
            <w:rFonts w:hint="eastAsia" w:eastAsia="仿宋_GB2312"/>
            <w:sz w:val="32"/>
            <w:szCs w:val="32"/>
            <w:lang w:val="en-US" w:eastAsia="zh-CN"/>
          </w:rPr>
          <w:instrText xml:space="preserve"> HYPERLINK "https://baike.baidu.com/item/%E5%B7%A5%E7%A8%8B%E6%8A%80%E6%9C%AF/6998399?fromModule=lemma_inlink" \t "https://baike.baidu.com/item/%E7%94%9F%E7%89%A9%E5%8C%BB%E5%AD%A6/_blank" </w:instrText>
        </w:r>
      </w:ins>
      <w:ins w:id="2516" w:author="Jinglin Sun" w:date="2024-07-25T10:07:11Z">
        <w:r>
          <w:rPr>
            <w:rFonts w:hint="eastAsia" w:eastAsia="仿宋_GB2312"/>
            <w:sz w:val="32"/>
            <w:szCs w:val="32"/>
            <w:lang w:val="en-US" w:eastAsia="zh-CN"/>
          </w:rPr>
          <w:fldChar w:fldCharType="separate"/>
        </w:r>
      </w:ins>
      <w:ins w:id="2517" w:author="Jinglin Sun" w:date="2024-07-25T10:07:11Z">
        <w:r>
          <w:rPr>
            <w:rFonts w:hint="eastAsia" w:eastAsia="仿宋_GB2312"/>
            <w:sz w:val="32"/>
            <w:szCs w:val="32"/>
            <w:lang w:val="en-US" w:eastAsia="zh-CN"/>
          </w:rPr>
          <w:t>工程技术</w:t>
        </w:r>
      </w:ins>
      <w:ins w:id="2518" w:author="Jinglin Sun" w:date="2024-07-25T10:07:11Z">
        <w:r>
          <w:rPr>
            <w:rFonts w:hint="eastAsia" w:eastAsia="仿宋_GB2312"/>
            <w:sz w:val="32"/>
            <w:szCs w:val="32"/>
            <w:lang w:val="en-US" w:eastAsia="zh-CN"/>
          </w:rPr>
          <w:fldChar w:fldCharType="end"/>
        </w:r>
      </w:ins>
      <w:ins w:id="2519" w:author="Jinglin Sun" w:date="2024-07-25T10:07:11Z">
        <w:r>
          <w:rPr>
            <w:rFonts w:hint="eastAsia" w:eastAsia="仿宋_GB2312"/>
            <w:sz w:val="32"/>
            <w:szCs w:val="32"/>
            <w:lang w:val="en-US" w:eastAsia="zh-CN"/>
          </w:rPr>
          <w:t>手段研究和解决生命科学，特别是医学中的有关问题。</w:t>
        </w:r>
      </w:ins>
      <w:ins w:id="2520" w:author="Jinglin Sun" w:date="2024-07-25T10:07:31Z">
        <w:r>
          <w:rPr>
            <w:rFonts w:hint="eastAsia" w:eastAsia="仿宋_GB2312"/>
            <w:sz w:val="32"/>
            <w:szCs w:val="32"/>
            <w:lang w:val="en-US" w:eastAsia="zh-CN"/>
          </w:rPr>
          <w:t>生物</w:t>
        </w:r>
      </w:ins>
      <w:ins w:id="2521" w:author="Jinglin Sun" w:date="2024-07-25T10:07:32Z">
        <w:r>
          <w:rPr>
            <w:rFonts w:hint="eastAsia" w:eastAsia="仿宋_GB2312"/>
            <w:sz w:val="32"/>
            <w:szCs w:val="32"/>
            <w:lang w:val="en-US" w:eastAsia="zh-CN"/>
          </w:rPr>
          <w:t>医学</w:t>
        </w:r>
      </w:ins>
      <w:ins w:id="2522" w:author="Jinglin Sun" w:date="2024-07-25T10:07:33Z">
        <w:r>
          <w:rPr>
            <w:rFonts w:hint="eastAsia" w:eastAsia="仿宋_GB2312"/>
            <w:sz w:val="32"/>
            <w:szCs w:val="32"/>
            <w:lang w:val="en-US" w:eastAsia="zh-CN"/>
          </w:rPr>
          <w:t>的</w:t>
        </w:r>
      </w:ins>
      <w:ins w:id="2523" w:author="Jinglin Sun" w:date="2024-07-25T10:07:35Z">
        <w:r>
          <w:rPr>
            <w:rFonts w:hint="eastAsia" w:eastAsia="仿宋_GB2312"/>
            <w:sz w:val="32"/>
            <w:szCs w:val="32"/>
            <w:lang w:val="en-US" w:eastAsia="zh-CN"/>
          </w:rPr>
          <w:t>多</w:t>
        </w:r>
      </w:ins>
      <w:ins w:id="2524" w:author="Jinglin Sun" w:date="2024-07-25T10:07:37Z">
        <w:r>
          <w:rPr>
            <w:rFonts w:hint="eastAsia" w:eastAsia="仿宋_GB2312"/>
            <w:sz w:val="32"/>
            <w:szCs w:val="32"/>
            <w:lang w:val="en-US" w:eastAsia="zh-CN"/>
          </w:rPr>
          <w:t>学科</w:t>
        </w:r>
      </w:ins>
      <w:ins w:id="2525" w:author="Jinglin Sun" w:date="2024-07-25T10:07:40Z">
        <w:r>
          <w:rPr>
            <w:rFonts w:hint="eastAsia" w:eastAsia="仿宋_GB2312"/>
            <w:sz w:val="32"/>
            <w:szCs w:val="32"/>
            <w:lang w:val="en-US" w:eastAsia="zh-CN"/>
          </w:rPr>
          <w:t>交叉</w:t>
        </w:r>
      </w:ins>
      <w:ins w:id="2526" w:author="Jinglin Sun" w:date="2024-07-25T10:07:41Z">
        <w:r>
          <w:rPr>
            <w:rFonts w:hint="eastAsia" w:eastAsia="仿宋_GB2312"/>
            <w:sz w:val="32"/>
            <w:szCs w:val="32"/>
            <w:lang w:val="en-US" w:eastAsia="zh-CN"/>
          </w:rPr>
          <w:t>性</w:t>
        </w:r>
      </w:ins>
      <w:ins w:id="2527" w:author="Jinglin Sun" w:date="2024-07-25T10:07:42Z">
        <w:r>
          <w:rPr>
            <w:rFonts w:hint="eastAsia" w:eastAsia="仿宋_GB2312"/>
            <w:sz w:val="32"/>
            <w:szCs w:val="32"/>
            <w:lang w:val="en-US" w:eastAsia="zh-CN"/>
          </w:rPr>
          <w:t>，</w:t>
        </w:r>
      </w:ins>
      <w:ins w:id="2528" w:author="Jinglin Sun" w:date="2024-07-25T10:07:46Z">
        <w:r>
          <w:rPr>
            <w:rFonts w:hint="eastAsia" w:eastAsia="仿宋_GB2312"/>
            <w:sz w:val="32"/>
            <w:szCs w:val="32"/>
            <w:lang w:val="en-US" w:eastAsia="zh-CN"/>
          </w:rPr>
          <w:t>决定了</w:t>
        </w:r>
      </w:ins>
      <w:ins w:id="2529" w:author="Jinglin Sun" w:date="2024-07-25T10:07:51Z">
        <w:r>
          <w:rPr>
            <w:rFonts w:hint="eastAsia" w:eastAsia="仿宋_GB2312"/>
            <w:sz w:val="32"/>
            <w:szCs w:val="32"/>
            <w:lang w:val="en-US" w:eastAsia="zh-CN"/>
          </w:rPr>
          <w:t>生物</w:t>
        </w:r>
      </w:ins>
      <w:ins w:id="2530" w:author="Jinglin Sun" w:date="2024-07-25T10:07:58Z">
        <w:r>
          <w:rPr>
            <w:rFonts w:hint="eastAsia" w:eastAsia="仿宋_GB2312"/>
            <w:sz w:val="32"/>
            <w:szCs w:val="32"/>
            <w:lang w:val="en-US" w:eastAsia="zh-CN"/>
          </w:rPr>
          <w:t>医药</w:t>
        </w:r>
      </w:ins>
      <w:ins w:id="2531" w:author="Jinglin Sun" w:date="2024-07-25T10:08:00Z">
        <w:r>
          <w:rPr>
            <w:rFonts w:hint="eastAsia" w:eastAsia="仿宋_GB2312"/>
            <w:sz w:val="32"/>
            <w:szCs w:val="32"/>
            <w:lang w:val="en-US" w:eastAsia="zh-CN"/>
          </w:rPr>
          <w:t>产业</w:t>
        </w:r>
      </w:ins>
      <w:ins w:id="2532" w:author="Jinglin Sun" w:date="2024-07-25T10:08:01Z">
        <w:r>
          <w:rPr>
            <w:rFonts w:hint="eastAsia" w:eastAsia="仿宋_GB2312"/>
            <w:sz w:val="32"/>
            <w:szCs w:val="32"/>
            <w:lang w:val="en-US" w:eastAsia="zh-CN"/>
          </w:rPr>
          <w:t>人才</w:t>
        </w:r>
      </w:ins>
      <w:ins w:id="2533" w:author="Jinglin Sun" w:date="2024-07-25T10:08:04Z">
        <w:r>
          <w:rPr>
            <w:rFonts w:hint="eastAsia" w:eastAsia="仿宋_GB2312"/>
            <w:sz w:val="32"/>
            <w:szCs w:val="32"/>
            <w:lang w:val="en-US" w:eastAsia="zh-CN"/>
          </w:rPr>
          <w:t>培养的</w:t>
        </w:r>
      </w:ins>
      <w:ins w:id="2534" w:author="Jinglin Sun" w:date="2024-07-25T10:08:22Z">
        <w:r>
          <w:rPr>
            <w:rFonts w:hint="eastAsia" w:eastAsia="仿宋_GB2312"/>
            <w:sz w:val="32"/>
            <w:szCs w:val="32"/>
            <w:lang w:val="en-US" w:eastAsia="zh-CN"/>
          </w:rPr>
          <w:t>复杂性</w:t>
        </w:r>
      </w:ins>
      <w:ins w:id="2535" w:author="Jinglin Sun" w:date="2024-07-25T10:08:23Z">
        <w:r>
          <w:rPr>
            <w:rFonts w:hint="eastAsia" w:eastAsia="仿宋_GB2312"/>
            <w:sz w:val="32"/>
            <w:szCs w:val="32"/>
            <w:lang w:val="en-US" w:eastAsia="zh-CN"/>
          </w:rPr>
          <w:t>，</w:t>
        </w:r>
      </w:ins>
      <w:ins w:id="2536" w:author="Jinglin Sun" w:date="2024-07-25T10:08:25Z">
        <w:r>
          <w:rPr>
            <w:rFonts w:hint="eastAsia" w:eastAsia="仿宋_GB2312"/>
            <w:sz w:val="32"/>
            <w:szCs w:val="32"/>
            <w:lang w:val="en-US" w:eastAsia="zh-CN"/>
          </w:rPr>
          <w:t>需要</w:t>
        </w:r>
      </w:ins>
      <w:ins w:id="2537" w:author="Jinglin Sun" w:date="2024-07-25T10:08:47Z">
        <w:r>
          <w:rPr>
            <w:rFonts w:hint="eastAsia" w:eastAsia="仿宋_GB2312"/>
            <w:sz w:val="32"/>
            <w:szCs w:val="32"/>
            <w:lang w:val="en-US" w:eastAsia="zh-CN"/>
          </w:rPr>
          <w:t>秉持</w:t>
        </w:r>
      </w:ins>
      <w:ins w:id="2538" w:author="Jinglin Sun" w:date="2024-07-25T10:08:52Z">
        <w:r>
          <w:rPr>
            <w:rFonts w:hint="eastAsia" w:eastAsia="仿宋_GB2312"/>
            <w:sz w:val="32"/>
            <w:szCs w:val="32"/>
            <w:lang w:val="en-US" w:eastAsia="zh-CN"/>
          </w:rPr>
          <w:t>“</w:t>
        </w:r>
      </w:ins>
      <w:ins w:id="2539" w:author="Jinglin Sun" w:date="2024-07-25T10:08:54Z">
        <w:r>
          <w:rPr>
            <w:rFonts w:hint="eastAsia" w:eastAsia="仿宋_GB2312"/>
            <w:sz w:val="32"/>
            <w:szCs w:val="32"/>
            <w:lang w:val="en-US" w:eastAsia="zh-CN"/>
          </w:rPr>
          <w:t>学科交叉</w:t>
        </w:r>
      </w:ins>
      <w:ins w:id="2540" w:author="Jinglin Sun" w:date="2024-07-25T10:08:52Z">
        <w:r>
          <w:rPr>
            <w:rFonts w:hint="eastAsia" w:eastAsia="仿宋_GB2312"/>
            <w:sz w:val="32"/>
            <w:szCs w:val="32"/>
            <w:lang w:val="en-US" w:eastAsia="zh-CN"/>
          </w:rPr>
          <w:t>”</w:t>
        </w:r>
      </w:ins>
      <w:ins w:id="2541" w:author="Jinglin Sun" w:date="2024-07-25T10:08:58Z">
        <w:r>
          <w:rPr>
            <w:rFonts w:hint="eastAsia" w:eastAsia="仿宋_GB2312"/>
            <w:sz w:val="32"/>
            <w:szCs w:val="32"/>
            <w:lang w:val="en-US" w:eastAsia="zh-CN"/>
          </w:rPr>
          <w:t>意识，</w:t>
        </w:r>
      </w:ins>
      <w:ins w:id="2542" w:author="Jinglin Sun" w:date="2024-07-25T10:09:04Z">
        <w:r>
          <w:rPr>
            <w:rFonts w:hint="eastAsia" w:eastAsia="仿宋_GB2312"/>
            <w:sz w:val="32"/>
            <w:szCs w:val="32"/>
            <w:lang w:val="en-US" w:eastAsia="zh-CN"/>
          </w:rPr>
          <w:t>构建</w:t>
        </w:r>
      </w:ins>
      <w:ins w:id="2543" w:author="Jinglin Sun" w:date="2024-07-25T10:13:53Z">
        <w:r>
          <w:rPr>
            <w:rFonts w:hint="eastAsia" w:eastAsia="仿宋_GB2312"/>
            <w:sz w:val="32"/>
            <w:szCs w:val="32"/>
            <w:lang w:val="en-US" w:eastAsia="zh-CN"/>
          </w:rPr>
          <w:t>医工交叉协同育人平台</w:t>
        </w:r>
      </w:ins>
      <w:ins w:id="2544" w:author="Jinglin Sun" w:date="2024-07-25T10:09:14Z">
        <w:r>
          <w:rPr>
            <w:rFonts w:hint="eastAsia" w:eastAsia="仿宋_GB2312"/>
            <w:sz w:val="32"/>
            <w:szCs w:val="32"/>
            <w:lang w:val="en-US" w:eastAsia="zh-CN"/>
          </w:rPr>
          <w:t>，</w:t>
        </w:r>
      </w:ins>
      <w:ins w:id="2545" w:author="Jinglin Sun" w:date="2024-07-25T10:09:19Z">
        <w:r>
          <w:rPr>
            <w:rFonts w:hint="eastAsia" w:eastAsia="仿宋_GB2312"/>
            <w:sz w:val="32"/>
            <w:szCs w:val="32"/>
            <w:lang w:val="en-US" w:eastAsia="zh-CN"/>
          </w:rPr>
          <w:t>培养</w:t>
        </w:r>
      </w:ins>
      <w:ins w:id="2546" w:author="Jinglin Sun" w:date="2024-07-25T10:09:54Z">
        <w:r>
          <w:rPr>
            <w:rFonts w:hint="eastAsia" w:eastAsia="仿宋_GB2312"/>
            <w:sz w:val="32"/>
            <w:szCs w:val="32"/>
            <w:lang w:val="en-US" w:eastAsia="zh-CN"/>
          </w:rPr>
          <w:t>懂</w:t>
        </w:r>
      </w:ins>
      <w:ins w:id="2547" w:author="Jinglin Sun" w:date="2024-07-25T10:09:55Z">
        <w:r>
          <w:rPr>
            <w:rFonts w:hint="eastAsia" w:eastAsia="仿宋_GB2312"/>
            <w:sz w:val="32"/>
            <w:szCs w:val="32"/>
            <w:lang w:val="en-US" w:eastAsia="zh-CN"/>
          </w:rPr>
          <w:t>医学</w:t>
        </w:r>
      </w:ins>
      <w:ins w:id="2548" w:author="Jinglin Sun" w:date="2024-07-25T10:09:56Z">
        <w:r>
          <w:rPr>
            <w:rFonts w:hint="eastAsia" w:eastAsia="仿宋_GB2312"/>
            <w:sz w:val="32"/>
            <w:szCs w:val="32"/>
            <w:lang w:val="en-US" w:eastAsia="zh-CN"/>
          </w:rPr>
          <w:t>、</w:t>
        </w:r>
      </w:ins>
      <w:ins w:id="2549" w:author="Jinglin Sun" w:date="2024-07-25T10:09:58Z">
        <w:r>
          <w:rPr>
            <w:rFonts w:hint="eastAsia" w:eastAsia="仿宋_GB2312"/>
            <w:sz w:val="32"/>
            <w:szCs w:val="32"/>
            <w:lang w:val="en-US" w:eastAsia="zh-CN"/>
          </w:rPr>
          <w:t>懂技术、</w:t>
        </w:r>
      </w:ins>
      <w:ins w:id="2550" w:author="Jinglin Sun" w:date="2024-07-25T10:10:00Z">
        <w:r>
          <w:rPr>
            <w:rFonts w:hint="eastAsia" w:eastAsia="仿宋_GB2312"/>
            <w:sz w:val="32"/>
            <w:szCs w:val="32"/>
            <w:lang w:val="en-US" w:eastAsia="zh-CN"/>
          </w:rPr>
          <w:t>懂</w:t>
        </w:r>
      </w:ins>
      <w:ins w:id="2551" w:author="Jinglin Sun" w:date="2024-07-25T10:10:03Z">
        <w:r>
          <w:rPr>
            <w:rFonts w:hint="eastAsia" w:eastAsia="仿宋_GB2312"/>
            <w:sz w:val="32"/>
            <w:szCs w:val="32"/>
            <w:lang w:val="en-US" w:eastAsia="zh-CN"/>
          </w:rPr>
          <w:t>工程的</w:t>
        </w:r>
      </w:ins>
      <w:ins w:id="2552" w:author="Jinglin Sun" w:date="2024-07-25T10:10:07Z">
        <w:r>
          <w:rPr>
            <w:rFonts w:hint="eastAsia" w:eastAsia="仿宋_GB2312"/>
            <w:sz w:val="32"/>
            <w:szCs w:val="32"/>
            <w:lang w:val="en-US" w:eastAsia="zh-CN"/>
          </w:rPr>
          <w:t>复合型</w:t>
        </w:r>
      </w:ins>
      <w:ins w:id="2553" w:author="Jinglin Sun" w:date="2024-07-25T10:10:08Z">
        <w:r>
          <w:rPr>
            <w:rFonts w:hint="eastAsia" w:eastAsia="仿宋_GB2312"/>
            <w:sz w:val="32"/>
            <w:szCs w:val="32"/>
            <w:lang w:val="en-US" w:eastAsia="zh-CN"/>
          </w:rPr>
          <w:t>人才</w:t>
        </w:r>
      </w:ins>
      <w:ins w:id="2554" w:author="Jinglin Sun" w:date="2024-07-25T10:10:09Z">
        <w:r>
          <w:rPr>
            <w:rFonts w:hint="eastAsia" w:eastAsia="仿宋_GB2312"/>
            <w:sz w:val="32"/>
            <w:szCs w:val="32"/>
            <w:lang w:val="en-US" w:eastAsia="zh-CN"/>
          </w:rPr>
          <w:t>。</w:t>
        </w:r>
      </w:ins>
    </w:p>
    <w:p w14:paraId="1C3FB63A">
      <w:pPr>
        <w:wordWrap w:val="0"/>
        <w:spacing w:line="560" w:lineRule="exact"/>
        <w:ind w:firstLine="640" w:firstLineChars="200"/>
        <w:rPr>
          <w:ins w:id="2555" w:author="Jinglin Sun" w:date="2024-07-25T10:18:27Z"/>
          <w:rFonts w:eastAsia="仿宋_GB2312"/>
          <w:sz w:val="32"/>
          <w:szCs w:val="32"/>
        </w:rPr>
      </w:pPr>
      <w:ins w:id="2556" w:author="Jinglin Sun" w:date="2024-07-25T10:16:48Z">
        <w:r>
          <w:rPr>
            <w:rFonts w:hint="eastAsia" w:eastAsia="仿宋_GB2312"/>
            <w:sz w:val="32"/>
            <w:szCs w:val="32"/>
            <w:lang w:val="en-US" w:eastAsia="zh-CN"/>
          </w:rPr>
          <w:t>从</w:t>
        </w:r>
      </w:ins>
      <w:ins w:id="2557" w:author="Jinglin Sun" w:date="2024-07-25T10:16:55Z">
        <w:r>
          <w:rPr>
            <w:rFonts w:hint="eastAsia" w:eastAsia="仿宋_GB2312"/>
            <w:sz w:val="32"/>
            <w:szCs w:val="32"/>
            <w:lang w:val="en-US" w:eastAsia="zh-CN"/>
          </w:rPr>
          <w:t>产业端</w:t>
        </w:r>
      </w:ins>
      <w:ins w:id="2558" w:author="Jinglin Sun" w:date="2024-07-25T10:16:56Z">
        <w:r>
          <w:rPr>
            <w:rFonts w:hint="eastAsia" w:eastAsia="仿宋_GB2312"/>
            <w:sz w:val="32"/>
            <w:szCs w:val="32"/>
            <w:lang w:val="en-US" w:eastAsia="zh-CN"/>
          </w:rPr>
          <w:t>来看</w:t>
        </w:r>
      </w:ins>
      <w:ins w:id="2559" w:author="Jinglin Sun" w:date="2024-07-25T10:16:57Z">
        <w:r>
          <w:rPr>
            <w:rFonts w:hint="eastAsia" w:eastAsia="仿宋_GB2312"/>
            <w:sz w:val="32"/>
            <w:szCs w:val="32"/>
            <w:lang w:val="en-US" w:eastAsia="zh-CN"/>
          </w:rPr>
          <w:t>，</w:t>
        </w:r>
      </w:ins>
      <w:ins w:id="2560" w:author="Jinglin Sun" w:date="2024-07-25T10:18:27Z">
        <w:r>
          <w:rPr>
            <w:rFonts w:hint="eastAsia" w:eastAsia="仿宋_GB2312"/>
            <w:sz w:val="32"/>
            <w:szCs w:val="32"/>
            <w:lang w:val="en-US" w:eastAsia="zh-CN"/>
          </w:rPr>
          <w:t>一是</w:t>
        </w:r>
      </w:ins>
      <w:ins w:id="2561" w:author="Jinglin Sun" w:date="2024-07-25T10:18:46Z">
        <w:r>
          <w:rPr>
            <w:rFonts w:hint="eastAsia" w:eastAsia="仿宋_GB2312"/>
            <w:sz w:val="32"/>
            <w:szCs w:val="32"/>
            <w:lang w:val="en-US" w:eastAsia="zh-CN"/>
          </w:rPr>
          <w:t>行业</w:t>
        </w:r>
      </w:ins>
      <w:ins w:id="2562" w:author="Jinglin Sun" w:date="2024-07-25T10:18:27Z">
        <w:r>
          <w:rPr>
            <w:rFonts w:eastAsia="仿宋_GB2312"/>
            <w:sz w:val="32"/>
            <w:szCs w:val="32"/>
          </w:rPr>
          <w:t>领军人才相对紧缺。‌这类人才对于推动生物医药产业的创新和发展至关重要，‌他们的缺乏可能会限制新技术、‌新产品的研发速度和效率。</w:t>
        </w:r>
      </w:ins>
      <w:ins w:id="2563" w:author="Jinglin Sun" w:date="2024-07-25T10:18:27Z">
        <w:r>
          <w:rPr>
            <w:rFonts w:hint="eastAsia" w:eastAsia="仿宋_GB2312"/>
            <w:sz w:val="32"/>
            <w:szCs w:val="32"/>
            <w:lang w:val="en-US" w:eastAsia="zh-CN"/>
          </w:rPr>
          <w:t>二是</w:t>
        </w:r>
      </w:ins>
      <w:ins w:id="2564" w:author="Jinglin Sun" w:date="2024-07-25T10:18:27Z">
        <w:r>
          <w:rPr>
            <w:rFonts w:eastAsia="仿宋_GB2312"/>
            <w:sz w:val="32"/>
            <w:szCs w:val="32"/>
          </w:rPr>
          <w:t>高端</w:t>
        </w:r>
      </w:ins>
      <w:ins w:id="2565" w:author="Jinglin Sun" w:date="2024-07-25T10:18:27Z">
        <w:r>
          <w:rPr>
            <w:rFonts w:hint="eastAsia" w:eastAsia="仿宋_GB2312"/>
            <w:sz w:val="32"/>
            <w:szCs w:val="32"/>
            <w:lang w:val="en-US" w:eastAsia="zh-CN"/>
          </w:rPr>
          <w:t>研发人才缺乏。高端</w:t>
        </w:r>
      </w:ins>
      <w:ins w:id="2566" w:author="Jinglin Sun" w:date="2024-07-25T10:18:27Z">
        <w:r>
          <w:rPr>
            <w:rFonts w:eastAsia="仿宋_GB2312"/>
            <w:sz w:val="32"/>
            <w:szCs w:val="32"/>
          </w:rPr>
          <w:t>研发人员占据人才链条的顶端，是生物医药产业发展的核心人才。根据《2021重点产业紧缺专业人才需求目录》，生物医药产业紧缺岗位和紧缺专业数量最多，分别达到336个和37个，特别是紧缺级别最高的5级和4级专业中，生物医药排名第一。</w:t>
        </w:r>
      </w:ins>
      <w:ins w:id="2567" w:author="Jinglin Sun" w:date="2024-07-25T10:18:27Z">
        <w:r>
          <w:rPr>
            <w:rFonts w:hint="eastAsia" w:eastAsia="仿宋_GB2312"/>
            <w:sz w:val="32"/>
            <w:szCs w:val="32"/>
            <w:lang w:val="en-US" w:eastAsia="zh-CN"/>
          </w:rPr>
          <w:t>三是</w:t>
        </w:r>
      </w:ins>
      <w:ins w:id="2568" w:author="Jinglin Sun" w:date="2024-07-25T10:19:34Z">
        <w:r>
          <w:rPr>
            <w:rFonts w:hint="eastAsia" w:eastAsia="仿宋_GB2312"/>
            <w:sz w:val="32"/>
            <w:szCs w:val="32"/>
            <w:lang w:val="en-US" w:eastAsia="zh-CN"/>
          </w:rPr>
          <w:t>产业</w:t>
        </w:r>
      </w:ins>
      <w:ins w:id="2569" w:author="Jinglin Sun" w:date="2024-07-25T10:19:35Z">
        <w:r>
          <w:rPr>
            <w:rFonts w:hint="eastAsia" w:eastAsia="仿宋_GB2312"/>
            <w:sz w:val="32"/>
            <w:szCs w:val="32"/>
            <w:lang w:val="en-US" w:eastAsia="zh-CN"/>
          </w:rPr>
          <w:t>中试</w:t>
        </w:r>
      </w:ins>
      <w:ins w:id="2570" w:author="Jinglin Sun" w:date="2024-07-25T10:19:37Z">
        <w:r>
          <w:rPr>
            <w:rFonts w:hint="eastAsia" w:eastAsia="仿宋_GB2312"/>
            <w:sz w:val="32"/>
            <w:szCs w:val="32"/>
            <w:lang w:val="en-US" w:eastAsia="zh-CN"/>
          </w:rPr>
          <w:t>人才</w:t>
        </w:r>
      </w:ins>
      <w:ins w:id="2571" w:author="Jinglin Sun" w:date="2024-07-25T10:19:38Z">
        <w:r>
          <w:rPr>
            <w:rFonts w:hint="eastAsia" w:eastAsia="仿宋_GB2312"/>
            <w:sz w:val="32"/>
            <w:szCs w:val="32"/>
            <w:lang w:val="en-US" w:eastAsia="zh-CN"/>
          </w:rPr>
          <w:t>缺乏</w:t>
        </w:r>
      </w:ins>
      <w:ins w:id="2572" w:author="Jinglin Sun" w:date="2024-07-25T10:19:40Z">
        <w:r>
          <w:rPr>
            <w:rFonts w:hint="eastAsia" w:eastAsia="仿宋_GB2312"/>
            <w:sz w:val="32"/>
            <w:szCs w:val="32"/>
            <w:lang w:val="en-US" w:eastAsia="zh-CN"/>
          </w:rPr>
          <w:t>。</w:t>
        </w:r>
      </w:ins>
      <w:ins w:id="2573" w:author="Jinglin Sun" w:date="2024-07-25T10:18:27Z">
        <w:r>
          <w:rPr>
            <w:rFonts w:eastAsia="仿宋_GB2312"/>
            <w:sz w:val="32"/>
            <w:szCs w:val="32"/>
          </w:rPr>
          <w:t>中试实验人才是人才链条的终端，是生物医药产业发展的重要人才。鉴于药物研发的阶段性和周期性，对大多数中小型生物医药企业来说，中试实验人才不可或缺但又无法独自承担培养使用成本。</w:t>
        </w:r>
      </w:ins>
    </w:p>
    <w:p w14:paraId="71E52B72">
      <w:pPr>
        <w:wordWrap w:val="0"/>
        <w:spacing w:line="560" w:lineRule="exact"/>
        <w:ind w:firstLine="640" w:firstLineChars="200"/>
        <w:outlineLvl w:val="2"/>
        <w:rPr>
          <w:ins w:id="2575" w:author="Jinglin Sun" w:date="2024-07-25T10:23:41Z"/>
          <w:rFonts w:hint="default" w:ascii="黑体" w:hAnsi="黑体" w:eastAsia="黑体"/>
          <w:sz w:val="32"/>
          <w:szCs w:val="32"/>
          <w:lang w:val="en-US" w:eastAsia="zh-CN"/>
          <w:rPrChange w:id="2576" w:author="Jinglin Sun" w:date="2024-07-25T10:35:36Z">
            <w:rPr>
              <w:ins w:id="2577" w:author="Jinglin Sun" w:date="2024-07-25T10:23:41Z"/>
              <w:rFonts w:hint="eastAsia" w:eastAsia="仿宋_GB2312"/>
              <w:sz w:val="32"/>
              <w:szCs w:val="32"/>
              <w:lang w:val="en-US" w:eastAsia="zh-CN"/>
            </w:rPr>
          </w:rPrChange>
        </w:rPr>
        <w:pPrChange w:id="2574" w:author="Jinglin Sun" w:date="2024-07-25T10:35:48Z">
          <w:pPr>
            <w:wordWrap w:val="0"/>
            <w:spacing w:line="560" w:lineRule="exact"/>
            <w:ind w:firstLine="640" w:firstLineChars="200"/>
          </w:pPr>
        </w:pPrChange>
      </w:pPr>
      <w:ins w:id="2578" w:author="Jinglin Sun" w:date="2024-07-25T10:33:55Z">
        <w:r>
          <w:rPr>
            <w:rFonts w:hint="default" w:ascii="黑体" w:hAnsi="黑体" w:eastAsia="黑体"/>
            <w:b w:val="0"/>
            <w:bCs w:val="0"/>
            <w:sz w:val="32"/>
            <w:szCs w:val="32"/>
            <w:lang w:val="en-US" w:eastAsia="zh-CN"/>
            <w:rPrChange w:id="2579" w:author="Jinglin Sun" w:date="2024-07-25T10:35:36Z">
              <w:rPr>
                <w:rFonts w:hint="eastAsia" w:eastAsia="仿宋_GB2312"/>
                <w:b/>
                <w:bCs/>
                <w:sz w:val="32"/>
                <w:szCs w:val="32"/>
                <w:lang w:val="en-US" w:eastAsia="zh-CN"/>
              </w:rPr>
            </w:rPrChange>
          </w:rPr>
          <w:t>2</w:t>
        </w:r>
      </w:ins>
      <w:ins w:id="2580" w:author="Jinglin Sun" w:date="2024-07-25T10:33:56Z">
        <w:r>
          <w:rPr>
            <w:rFonts w:hint="default" w:ascii="黑体" w:hAnsi="黑体" w:eastAsia="黑体"/>
            <w:b w:val="0"/>
            <w:bCs w:val="0"/>
            <w:sz w:val="32"/>
            <w:szCs w:val="32"/>
            <w:lang w:val="en-US" w:eastAsia="zh-CN"/>
            <w:rPrChange w:id="2581" w:author="Jinglin Sun" w:date="2024-07-25T10:35:36Z">
              <w:rPr>
                <w:rFonts w:hint="eastAsia" w:eastAsia="仿宋_GB2312"/>
                <w:b/>
                <w:bCs/>
                <w:sz w:val="32"/>
                <w:szCs w:val="32"/>
                <w:lang w:val="en-US" w:eastAsia="zh-CN"/>
              </w:rPr>
            </w:rPrChange>
          </w:rPr>
          <w:t>.</w:t>
        </w:r>
      </w:ins>
      <w:ins w:id="2582" w:author="Jinglin Sun" w:date="2024-07-24T17:00:41Z">
        <w:r>
          <w:rPr>
            <w:rFonts w:hint="default" w:ascii="黑体" w:hAnsi="黑体" w:eastAsia="黑体"/>
            <w:sz w:val="32"/>
            <w:szCs w:val="32"/>
            <w:lang w:val="en-US" w:eastAsia="zh-CN"/>
            <w:rPrChange w:id="2583" w:author="Jinglin Sun" w:date="2024-07-25T10:35:36Z">
              <w:rPr>
                <w:rFonts w:hint="eastAsia" w:eastAsia="仿宋_GB2312"/>
                <w:sz w:val="32"/>
                <w:szCs w:val="32"/>
                <w:lang w:val="en-US" w:eastAsia="zh-CN"/>
              </w:rPr>
            </w:rPrChange>
          </w:rPr>
          <w:t>产学研</w:t>
        </w:r>
      </w:ins>
      <w:ins w:id="2584" w:author="Jinglin Sun" w:date="2024-07-24T17:00:42Z">
        <w:r>
          <w:rPr>
            <w:rFonts w:hint="default" w:ascii="黑体" w:hAnsi="黑体" w:eastAsia="黑体"/>
            <w:sz w:val="32"/>
            <w:szCs w:val="32"/>
            <w:lang w:val="en-US" w:eastAsia="zh-CN"/>
            <w:rPrChange w:id="2585" w:author="Jinglin Sun" w:date="2024-07-25T10:35:36Z">
              <w:rPr>
                <w:rFonts w:hint="eastAsia" w:eastAsia="仿宋_GB2312"/>
                <w:sz w:val="32"/>
                <w:szCs w:val="32"/>
                <w:lang w:val="en-US" w:eastAsia="zh-CN"/>
              </w:rPr>
            </w:rPrChange>
          </w:rPr>
          <w:t>医</w:t>
        </w:r>
      </w:ins>
      <w:ins w:id="2586" w:author="Jinglin Sun" w:date="2024-07-24T17:00:44Z">
        <w:r>
          <w:rPr>
            <w:rFonts w:hint="default" w:ascii="黑体" w:hAnsi="黑体" w:eastAsia="黑体"/>
            <w:sz w:val="32"/>
            <w:szCs w:val="32"/>
            <w:lang w:val="en-US" w:eastAsia="zh-CN"/>
            <w:rPrChange w:id="2587" w:author="Jinglin Sun" w:date="2024-07-25T10:35:36Z">
              <w:rPr>
                <w:rFonts w:hint="eastAsia" w:eastAsia="仿宋_GB2312"/>
                <w:sz w:val="32"/>
                <w:szCs w:val="32"/>
                <w:lang w:val="en-US" w:eastAsia="zh-CN"/>
              </w:rPr>
            </w:rPrChange>
          </w:rPr>
          <w:t>结合</w:t>
        </w:r>
      </w:ins>
      <w:ins w:id="2588" w:author="Jinglin Sun" w:date="2024-07-24T17:00:45Z">
        <w:r>
          <w:rPr>
            <w:rFonts w:hint="default" w:ascii="黑体" w:hAnsi="黑体" w:eastAsia="黑体"/>
            <w:sz w:val="32"/>
            <w:szCs w:val="32"/>
            <w:lang w:val="en-US" w:eastAsia="zh-CN"/>
            <w:rPrChange w:id="2589" w:author="Jinglin Sun" w:date="2024-07-25T10:35:36Z">
              <w:rPr>
                <w:rFonts w:hint="eastAsia" w:eastAsia="仿宋_GB2312"/>
                <w:sz w:val="32"/>
                <w:szCs w:val="32"/>
                <w:lang w:val="en-US" w:eastAsia="zh-CN"/>
              </w:rPr>
            </w:rPrChange>
          </w:rPr>
          <w:t>不够</w:t>
        </w:r>
      </w:ins>
      <w:ins w:id="2590" w:author="Jinglin Sun" w:date="2024-07-24T17:00:46Z">
        <w:r>
          <w:rPr>
            <w:rFonts w:hint="default" w:ascii="黑体" w:hAnsi="黑体" w:eastAsia="黑体"/>
            <w:sz w:val="32"/>
            <w:szCs w:val="32"/>
            <w:lang w:val="en-US" w:eastAsia="zh-CN"/>
            <w:rPrChange w:id="2591" w:author="Jinglin Sun" w:date="2024-07-25T10:35:36Z">
              <w:rPr>
                <w:rFonts w:hint="eastAsia" w:eastAsia="仿宋_GB2312"/>
                <w:sz w:val="32"/>
                <w:szCs w:val="32"/>
                <w:lang w:val="en-US" w:eastAsia="zh-CN"/>
              </w:rPr>
            </w:rPrChange>
          </w:rPr>
          <w:t>紧密</w:t>
        </w:r>
      </w:ins>
      <w:ins w:id="2592" w:author="Jinglin Sun" w:date="2024-07-25T10:34:08Z">
        <w:r>
          <w:rPr>
            <w:rFonts w:hint="default" w:ascii="黑体" w:hAnsi="黑体" w:eastAsia="黑体"/>
            <w:b w:val="0"/>
            <w:bCs w:val="0"/>
            <w:sz w:val="32"/>
            <w:szCs w:val="32"/>
            <w:lang w:val="en-US" w:eastAsia="zh-CN"/>
            <w:rPrChange w:id="2593" w:author="Jinglin Sun" w:date="2024-07-25T10:35:36Z">
              <w:rPr>
                <w:rFonts w:hint="eastAsia" w:eastAsia="仿宋_GB2312"/>
                <w:b/>
                <w:bCs/>
                <w:sz w:val="32"/>
                <w:szCs w:val="32"/>
                <w:lang w:val="en-US" w:eastAsia="zh-CN"/>
              </w:rPr>
            </w:rPrChange>
          </w:rPr>
          <w:t>，</w:t>
        </w:r>
      </w:ins>
      <w:ins w:id="2594" w:author="Jinglin Sun" w:date="2024-07-25T10:34:31Z">
        <w:r>
          <w:rPr>
            <w:rFonts w:hint="default" w:ascii="黑体" w:hAnsi="黑体" w:eastAsia="黑体"/>
            <w:sz w:val="32"/>
            <w:szCs w:val="32"/>
            <w:lang w:val="en-US" w:eastAsia="zh-CN"/>
            <w:rPrChange w:id="2595" w:author="Jinglin Sun" w:date="2024-07-25T10:35:36Z">
              <w:rPr>
                <w:rFonts w:hint="eastAsia" w:eastAsia="仿宋_GB2312"/>
                <w:sz w:val="32"/>
                <w:szCs w:val="32"/>
                <w:lang w:val="en-US" w:eastAsia="zh-CN"/>
              </w:rPr>
            </w:rPrChange>
          </w:rPr>
          <w:t>医工转化专业人才缺乏</w:t>
        </w:r>
      </w:ins>
    </w:p>
    <w:p w14:paraId="41D73BB4">
      <w:pPr>
        <w:wordWrap w:val="0"/>
        <w:spacing w:line="560" w:lineRule="exact"/>
        <w:ind w:firstLine="640" w:firstLineChars="200"/>
        <w:rPr>
          <w:ins w:id="2596" w:author="Jinglin Sun" w:date="2024-07-25T10:47:38Z"/>
          <w:rFonts w:hint="eastAsia" w:eastAsia="仿宋_GB2312"/>
          <w:sz w:val="32"/>
          <w:szCs w:val="32"/>
          <w:lang w:val="en-US" w:eastAsia="zh-CN"/>
        </w:rPr>
      </w:pPr>
      <w:ins w:id="2597" w:author="Jinglin Sun" w:date="2024-07-24T17:01:23Z">
        <w:r>
          <w:rPr>
            <w:rFonts w:hint="eastAsia" w:eastAsia="仿宋_GB2312"/>
            <w:sz w:val="32"/>
            <w:szCs w:val="32"/>
            <w:lang w:val="en-US" w:eastAsia="zh-CN"/>
          </w:rPr>
          <w:t>生物医药创新</w:t>
        </w:r>
      </w:ins>
      <w:ins w:id="2598" w:author="Jinglin Sun" w:date="2024-07-24T17:01:27Z">
        <w:r>
          <w:rPr>
            <w:rFonts w:hint="eastAsia" w:eastAsia="仿宋_GB2312"/>
            <w:sz w:val="32"/>
            <w:szCs w:val="32"/>
            <w:lang w:val="en-US" w:eastAsia="zh-CN"/>
          </w:rPr>
          <w:t>型</w:t>
        </w:r>
      </w:ins>
      <w:ins w:id="2599" w:author="Jinglin Sun" w:date="2024-07-24T17:01:28Z">
        <w:r>
          <w:rPr>
            <w:rFonts w:hint="eastAsia" w:eastAsia="仿宋_GB2312"/>
            <w:sz w:val="32"/>
            <w:szCs w:val="32"/>
            <w:lang w:val="en-US" w:eastAsia="zh-CN"/>
          </w:rPr>
          <w:t>人才</w:t>
        </w:r>
      </w:ins>
      <w:ins w:id="2600" w:author="Jinglin Sun" w:date="2024-07-24T17:02:06Z">
        <w:r>
          <w:rPr>
            <w:rFonts w:hint="eastAsia" w:eastAsia="仿宋_GB2312"/>
            <w:sz w:val="32"/>
            <w:szCs w:val="32"/>
            <w:lang w:val="en-US" w:eastAsia="zh-CN"/>
          </w:rPr>
          <w:t>培养</w:t>
        </w:r>
      </w:ins>
      <w:ins w:id="2601" w:author="Jinglin Sun" w:date="2024-07-24T17:02:08Z">
        <w:r>
          <w:rPr>
            <w:rFonts w:hint="eastAsia" w:eastAsia="仿宋_GB2312"/>
            <w:sz w:val="32"/>
            <w:szCs w:val="32"/>
            <w:lang w:val="en-US" w:eastAsia="zh-CN"/>
          </w:rPr>
          <w:t>是一项</w:t>
        </w:r>
      </w:ins>
      <w:ins w:id="2602" w:author="Jinglin Sun" w:date="2024-07-24T17:02:10Z">
        <w:r>
          <w:rPr>
            <w:rFonts w:hint="eastAsia" w:eastAsia="仿宋_GB2312"/>
            <w:sz w:val="32"/>
            <w:szCs w:val="32"/>
            <w:lang w:val="en-US" w:eastAsia="zh-CN"/>
          </w:rPr>
          <w:t>系统</w:t>
        </w:r>
      </w:ins>
      <w:ins w:id="2603" w:author="Jinglin Sun" w:date="2024-07-24T17:02:11Z">
        <w:r>
          <w:rPr>
            <w:rFonts w:hint="eastAsia" w:eastAsia="仿宋_GB2312"/>
            <w:sz w:val="32"/>
            <w:szCs w:val="32"/>
            <w:lang w:val="en-US" w:eastAsia="zh-CN"/>
          </w:rPr>
          <w:t>工程</w:t>
        </w:r>
      </w:ins>
      <w:ins w:id="2604" w:author="Jinglin Sun" w:date="2024-07-24T17:02:12Z">
        <w:r>
          <w:rPr>
            <w:rFonts w:hint="eastAsia" w:eastAsia="仿宋_GB2312"/>
            <w:sz w:val="32"/>
            <w:szCs w:val="32"/>
            <w:lang w:val="en-US" w:eastAsia="zh-CN"/>
          </w:rPr>
          <w:t>，</w:t>
        </w:r>
      </w:ins>
      <w:ins w:id="2605" w:author="Jinglin Sun" w:date="2024-07-24T17:02:23Z">
        <w:r>
          <w:rPr>
            <w:rFonts w:hint="eastAsia" w:eastAsia="仿宋_GB2312"/>
            <w:sz w:val="32"/>
            <w:szCs w:val="32"/>
            <w:lang w:val="en-US" w:eastAsia="zh-CN"/>
          </w:rPr>
          <w:t>必须</w:t>
        </w:r>
      </w:ins>
      <w:ins w:id="2606" w:author="Jinglin Sun" w:date="2024-07-24T17:02:25Z">
        <w:r>
          <w:rPr>
            <w:rFonts w:hint="eastAsia" w:eastAsia="仿宋_GB2312"/>
            <w:sz w:val="32"/>
            <w:szCs w:val="32"/>
            <w:lang w:val="en-US" w:eastAsia="zh-CN"/>
          </w:rPr>
          <w:t>加强</w:t>
        </w:r>
      </w:ins>
      <w:ins w:id="2607" w:author="Jinglin Sun" w:date="2024-07-24T17:02:32Z">
        <w:r>
          <w:rPr>
            <w:rFonts w:hint="eastAsia" w:eastAsia="仿宋_GB2312"/>
            <w:sz w:val="32"/>
            <w:szCs w:val="32"/>
            <w:lang w:val="en-US" w:eastAsia="zh-CN"/>
          </w:rPr>
          <w:t>高校、</w:t>
        </w:r>
      </w:ins>
      <w:ins w:id="2608" w:author="Jinglin Sun" w:date="2024-07-24T17:02:49Z">
        <w:r>
          <w:rPr>
            <w:rFonts w:hint="eastAsia" w:eastAsia="仿宋_GB2312"/>
            <w:sz w:val="32"/>
            <w:szCs w:val="32"/>
            <w:lang w:val="en-US" w:eastAsia="zh-CN"/>
          </w:rPr>
          <w:t>科研</w:t>
        </w:r>
      </w:ins>
      <w:ins w:id="2609" w:author="Jinglin Sun" w:date="2024-07-24T17:02:53Z">
        <w:r>
          <w:rPr>
            <w:rFonts w:hint="eastAsia" w:eastAsia="仿宋_GB2312"/>
            <w:sz w:val="32"/>
            <w:szCs w:val="32"/>
            <w:lang w:val="en-US" w:eastAsia="zh-CN"/>
          </w:rPr>
          <w:t>院所</w:t>
        </w:r>
      </w:ins>
      <w:ins w:id="2610" w:author="Jinglin Sun" w:date="2024-07-24T17:02:54Z">
        <w:r>
          <w:rPr>
            <w:rFonts w:hint="eastAsia" w:eastAsia="仿宋_GB2312"/>
            <w:sz w:val="32"/>
            <w:szCs w:val="32"/>
            <w:lang w:val="en-US" w:eastAsia="zh-CN"/>
          </w:rPr>
          <w:t>、</w:t>
        </w:r>
      </w:ins>
      <w:ins w:id="2611" w:author="Jinglin Sun" w:date="2024-07-24T17:03:09Z">
        <w:r>
          <w:rPr>
            <w:rFonts w:hint="eastAsia" w:eastAsia="仿宋_GB2312"/>
            <w:sz w:val="32"/>
            <w:szCs w:val="32"/>
            <w:lang w:val="en-US" w:eastAsia="zh-CN"/>
          </w:rPr>
          <w:t>药企</w:t>
        </w:r>
      </w:ins>
      <w:ins w:id="2612" w:author="Jinglin Sun" w:date="2024-07-24T17:03:10Z">
        <w:r>
          <w:rPr>
            <w:rFonts w:hint="eastAsia" w:eastAsia="仿宋_GB2312"/>
            <w:sz w:val="32"/>
            <w:szCs w:val="32"/>
            <w:lang w:val="en-US" w:eastAsia="zh-CN"/>
          </w:rPr>
          <w:t>与</w:t>
        </w:r>
      </w:ins>
      <w:ins w:id="2613" w:author="Jinglin Sun" w:date="2024-07-24T17:03:13Z">
        <w:r>
          <w:rPr>
            <w:rFonts w:hint="eastAsia" w:eastAsia="仿宋_GB2312"/>
            <w:sz w:val="32"/>
            <w:szCs w:val="32"/>
            <w:lang w:val="en-US" w:eastAsia="zh-CN"/>
          </w:rPr>
          <w:t>医院</w:t>
        </w:r>
      </w:ins>
      <w:ins w:id="2614" w:author="Jinglin Sun" w:date="2024-07-24T17:03:15Z">
        <w:r>
          <w:rPr>
            <w:rFonts w:hint="eastAsia" w:eastAsia="仿宋_GB2312"/>
            <w:sz w:val="32"/>
            <w:szCs w:val="32"/>
            <w:lang w:val="en-US" w:eastAsia="zh-CN"/>
          </w:rPr>
          <w:t>之间</w:t>
        </w:r>
      </w:ins>
      <w:ins w:id="2615" w:author="Jinglin Sun" w:date="2024-07-24T17:03:16Z">
        <w:r>
          <w:rPr>
            <w:rFonts w:hint="eastAsia" w:eastAsia="仿宋_GB2312"/>
            <w:sz w:val="32"/>
            <w:szCs w:val="32"/>
            <w:lang w:val="en-US" w:eastAsia="zh-CN"/>
          </w:rPr>
          <w:t>的</w:t>
        </w:r>
      </w:ins>
      <w:ins w:id="2616" w:author="Jinglin Sun" w:date="2024-07-24T17:03:18Z">
        <w:r>
          <w:rPr>
            <w:rFonts w:hint="eastAsia" w:eastAsia="仿宋_GB2312"/>
            <w:sz w:val="32"/>
            <w:szCs w:val="32"/>
            <w:lang w:val="en-US" w:eastAsia="zh-CN"/>
          </w:rPr>
          <w:t>多方</w:t>
        </w:r>
      </w:ins>
      <w:ins w:id="2617" w:author="Jinglin Sun" w:date="2024-07-24T17:03:19Z">
        <w:r>
          <w:rPr>
            <w:rFonts w:hint="eastAsia" w:eastAsia="仿宋_GB2312"/>
            <w:sz w:val="32"/>
            <w:szCs w:val="32"/>
            <w:lang w:val="en-US" w:eastAsia="zh-CN"/>
          </w:rPr>
          <w:t>联动</w:t>
        </w:r>
      </w:ins>
      <w:ins w:id="2618" w:author="Jinglin Sun" w:date="2024-07-24T17:03:24Z">
        <w:r>
          <w:rPr>
            <w:rFonts w:hint="eastAsia" w:eastAsia="仿宋_GB2312"/>
            <w:sz w:val="32"/>
            <w:szCs w:val="32"/>
            <w:lang w:val="en-US" w:eastAsia="zh-CN"/>
          </w:rPr>
          <w:t>。</w:t>
        </w:r>
      </w:ins>
      <w:ins w:id="2619" w:author="Jinglin Sun" w:date="2024-07-25T10:50:08Z">
        <w:r>
          <w:rPr>
            <w:rFonts w:hint="eastAsia" w:eastAsia="仿宋_GB2312"/>
            <w:sz w:val="32"/>
            <w:szCs w:val="32"/>
            <w:lang w:val="en-US" w:eastAsia="zh-CN"/>
          </w:rPr>
          <w:t>目前，</w:t>
        </w:r>
      </w:ins>
      <w:ins w:id="2620" w:author="Jinglin Sun" w:date="2024-07-25T10:54:13Z">
        <w:r>
          <w:rPr>
            <w:rFonts w:hint="eastAsia" w:eastAsia="仿宋_GB2312"/>
            <w:sz w:val="32"/>
            <w:szCs w:val="32"/>
            <w:lang w:val="en-US" w:eastAsia="zh-CN"/>
          </w:rPr>
          <w:t>我国</w:t>
        </w:r>
      </w:ins>
      <w:ins w:id="2621" w:author="Jinglin Sun" w:date="2024-07-25T10:54:15Z">
        <w:r>
          <w:rPr>
            <w:rFonts w:hint="eastAsia" w:eastAsia="仿宋_GB2312"/>
            <w:sz w:val="32"/>
            <w:szCs w:val="32"/>
            <w:lang w:val="en-US" w:eastAsia="zh-CN"/>
          </w:rPr>
          <w:t>生物医药</w:t>
        </w:r>
      </w:ins>
      <w:ins w:id="2622" w:author="Jinglin Sun" w:date="2024-07-25T10:50:28Z">
        <w:r>
          <w:rPr>
            <w:rFonts w:hint="eastAsia" w:eastAsia="仿宋_GB2312"/>
            <w:sz w:val="32"/>
            <w:szCs w:val="32"/>
            <w:lang w:val="en-US" w:eastAsia="zh-CN"/>
          </w:rPr>
          <w:t>产学研</w:t>
        </w:r>
      </w:ins>
      <w:ins w:id="2623" w:author="Jinglin Sun" w:date="2024-07-25T10:54:22Z">
        <w:r>
          <w:rPr>
            <w:rFonts w:hint="eastAsia" w:eastAsia="仿宋_GB2312"/>
            <w:sz w:val="32"/>
            <w:szCs w:val="32"/>
            <w:lang w:val="en-US" w:eastAsia="zh-CN"/>
          </w:rPr>
          <w:t>医</w:t>
        </w:r>
      </w:ins>
      <w:ins w:id="2624" w:author="Jinglin Sun" w:date="2024-07-25T10:50:28Z">
        <w:r>
          <w:rPr>
            <w:rFonts w:hint="eastAsia" w:eastAsia="仿宋_GB2312"/>
            <w:sz w:val="32"/>
            <w:szCs w:val="32"/>
            <w:lang w:val="en-US" w:eastAsia="zh-CN"/>
          </w:rPr>
          <w:t>合作中普遍存在高校服务企业不够主动、‌科研价值观未全面转变、‌社会效益与资本利益的价值主张差异等问题</w:t>
        </w:r>
      </w:ins>
      <w:ins w:id="2625" w:author="Jinglin Sun" w:date="2024-07-25T10:56:27Z">
        <w:r>
          <w:rPr>
            <w:rFonts w:hint="eastAsia" w:eastAsia="仿宋_GB2312"/>
            <w:sz w:val="32"/>
            <w:szCs w:val="32"/>
            <w:lang w:val="en-US" w:eastAsia="zh-CN"/>
          </w:rPr>
          <w:t>；</w:t>
        </w:r>
      </w:ins>
      <w:ins w:id="2626" w:author="Jinglin Sun" w:date="2024-07-25T11:01:23Z">
        <w:r>
          <w:rPr>
            <w:rFonts w:hint="eastAsia" w:eastAsia="仿宋_GB2312"/>
            <w:sz w:val="32"/>
            <w:szCs w:val="32"/>
            <w:lang w:val="en-US" w:eastAsia="zh-CN"/>
          </w:rPr>
          <w:t>医院端</w:t>
        </w:r>
      </w:ins>
      <w:ins w:id="2627" w:author="Jinglin Sun" w:date="2024-07-25T10:56:31Z">
        <w:r>
          <w:rPr>
            <w:rFonts w:hint="eastAsia" w:eastAsia="仿宋_GB2312"/>
            <w:sz w:val="32"/>
            <w:szCs w:val="32"/>
            <w:lang w:val="en-US" w:eastAsia="zh-CN"/>
          </w:rPr>
          <w:t>临床医生工作任务重，对科技成果转化方式、路径、机制等缺乏系统性认识，医院缺乏明确的科技成果转化激励机制，导致医生科技成果转化意识不强</w:t>
        </w:r>
      </w:ins>
      <w:ins w:id="2628" w:author="Jinglin Sun" w:date="2024-07-25T11:01:35Z">
        <w:r>
          <w:rPr>
            <w:rFonts w:hint="eastAsia" w:eastAsia="仿宋_GB2312"/>
            <w:sz w:val="32"/>
            <w:szCs w:val="32"/>
            <w:lang w:val="en-US" w:eastAsia="zh-CN"/>
          </w:rPr>
          <w:t>，</w:t>
        </w:r>
      </w:ins>
      <w:ins w:id="2629" w:author="Jinglin Sun" w:date="2024-07-25T10:54:47Z">
        <w:r>
          <w:rPr>
            <w:rFonts w:hint="eastAsia" w:eastAsia="仿宋_GB2312"/>
            <w:sz w:val="32"/>
            <w:szCs w:val="32"/>
            <w:lang w:val="en-US" w:eastAsia="zh-CN"/>
          </w:rPr>
          <w:t>协同创新</w:t>
        </w:r>
      </w:ins>
      <w:ins w:id="2630" w:author="Jinglin Sun" w:date="2024-07-25T10:54:48Z">
        <w:r>
          <w:rPr>
            <w:rFonts w:hint="eastAsia" w:eastAsia="仿宋_GB2312"/>
            <w:sz w:val="32"/>
            <w:szCs w:val="32"/>
            <w:lang w:val="en-US" w:eastAsia="zh-CN"/>
          </w:rPr>
          <w:t>机制</w:t>
        </w:r>
      </w:ins>
      <w:ins w:id="2631" w:author="Jinglin Sun" w:date="2024-07-25T10:54:50Z">
        <w:r>
          <w:rPr>
            <w:rFonts w:hint="eastAsia" w:eastAsia="仿宋_GB2312"/>
            <w:sz w:val="32"/>
            <w:szCs w:val="32"/>
            <w:lang w:val="en-US" w:eastAsia="zh-CN"/>
          </w:rPr>
          <w:t>不畅通</w:t>
        </w:r>
      </w:ins>
      <w:ins w:id="2632" w:author="Jinglin Sun" w:date="2024-07-25T10:50:28Z">
        <w:r>
          <w:rPr>
            <w:rFonts w:hint="eastAsia" w:eastAsia="仿宋_GB2312"/>
            <w:sz w:val="32"/>
            <w:szCs w:val="32"/>
            <w:lang w:val="en-US" w:eastAsia="zh-CN"/>
          </w:rPr>
          <w:t>。</w:t>
        </w:r>
      </w:ins>
      <w:ins w:id="2633" w:author="Jinglin Sun" w:date="2024-07-25T11:01:47Z">
        <w:r>
          <w:rPr>
            <w:rFonts w:hint="eastAsia" w:eastAsia="仿宋_GB2312"/>
            <w:sz w:val="32"/>
            <w:szCs w:val="32"/>
            <w:lang w:val="en-US" w:eastAsia="zh-CN"/>
          </w:rPr>
          <w:t>此外，</w:t>
        </w:r>
      </w:ins>
      <w:ins w:id="2634" w:author="Jinglin Sun" w:date="2024-07-25T10:23:57Z">
        <w:r>
          <w:rPr>
            <w:rFonts w:hint="eastAsia" w:eastAsia="仿宋_GB2312"/>
            <w:sz w:val="32"/>
            <w:szCs w:val="32"/>
            <w:lang w:val="en-US" w:eastAsia="zh-CN"/>
          </w:rPr>
          <w:t>医工转化专业人才缺乏。目前，</w:t>
        </w:r>
      </w:ins>
      <w:ins w:id="2635" w:author="Jinglin Sun" w:date="2024-07-25T10:41:54Z">
        <w:r>
          <w:rPr>
            <w:rFonts w:hint="eastAsia" w:eastAsia="仿宋_GB2312"/>
            <w:sz w:val="32"/>
            <w:szCs w:val="32"/>
            <w:lang w:val="en-US" w:eastAsia="zh-CN"/>
          </w:rPr>
          <w:t>我国</w:t>
        </w:r>
      </w:ins>
      <w:ins w:id="2636" w:author="Jinglin Sun" w:date="2024-07-25T10:23:57Z">
        <w:r>
          <w:rPr>
            <w:rFonts w:hint="eastAsia" w:eastAsia="仿宋_GB2312"/>
            <w:sz w:val="32"/>
            <w:szCs w:val="32"/>
            <w:lang w:val="en-US" w:eastAsia="zh-CN"/>
          </w:rPr>
          <w:t>从事医工转化的专业人才队伍不够健全，需要培养兼具医学、法律、投资、市场运营经验的医学领域“技术经理人”。例如，有医院成果转化科主任表示，“医工成果转化需从临床医生以及医护人员的培训做起，工程师与企业全程参与，并解决产品推广、产品验证等问题，投入大、周期长、难度大”</w:t>
        </w:r>
      </w:ins>
      <w:ins w:id="2637" w:author="Jinglin Sun" w:date="2024-07-25T11:02:03Z">
        <w:r>
          <w:rPr>
            <w:rFonts w:hint="eastAsia" w:eastAsia="仿宋_GB2312"/>
            <w:sz w:val="32"/>
            <w:szCs w:val="32"/>
            <w:lang w:val="en-US" w:eastAsia="zh-CN"/>
          </w:rPr>
          <w:t>。</w:t>
        </w:r>
      </w:ins>
    </w:p>
    <w:p w14:paraId="5533AB46">
      <w:pPr>
        <w:wordWrap w:val="0"/>
        <w:spacing w:line="560" w:lineRule="exact"/>
        <w:ind w:firstLine="640" w:firstLineChars="200"/>
        <w:outlineLvl w:val="2"/>
        <w:rPr>
          <w:ins w:id="2639" w:author="Jinglin Sun" w:date="2024-07-19T17:13:56Z"/>
          <w:rFonts w:hint="eastAsia" w:ascii="黑体" w:hAnsi="黑体" w:eastAsia="黑体"/>
          <w:sz w:val="32"/>
          <w:szCs w:val="32"/>
          <w:rPrChange w:id="2640" w:author="Jinglin Sun" w:date="2024-07-25T10:35:40Z">
            <w:rPr>
              <w:ins w:id="2641" w:author="Jinglin Sun" w:date="2024-07-19T17:13:56Z"/>
              <w:rFonts w:ascii="黑体" w:hAnsi="黑体" w:eastAsia="黑体"/>
              <w:sz w:val="32"/>
              <w:szCs w:val="32"/>
            </w:rPr>
          </w:rPrChange>
        </w:rPr>
        <w:pPrChange w:id="2638" w:author="Jinglin Sun" w:date="2024-07-19T17:18:07Z">
          <w:pPr>
            <w:wordWrap w:val="0"/>
            <w:spacing w:line="560" w:lineRule="exact"/>
            <w:ind w:firstLine="640" w:firstLineChars="200"/>
          </w:pPr>
        </w:pPrChange>
      </w:pPr>
      <w:del w:id="2642" w:author="Jinglin Sun" w:date="2024-07-25T10:36:26Z">
        <w:r>
          <w:rPr>
            <w:rFonts w:hint="default" w:ascii="黑体" w:hAnsi="黑体" w:eastAsia="黑体"/>
            <w:sz w:val="32"/>
            <w:szCs w:val="32"/>
            <w:lang w:val="en-US"/>
          </w:rPr>
          <w:delText>一是</w:delText>
        </w:r>
      </w:del>
      <w:ins w:id="2643" w:author="Jinglin Sun" w:date="2024-07-25T10:36:26Z">
        <w:r>
          <w:rPr>
            <w:rFonts w:hint="eastAsia" w:ascii="黑体" w:hAnsi="黑体" w:eastAsia="黑体"/>
            <w:sz w:val="32"/>
            <w:szCs w:val="32"/>
            <w:lang w:val="en-US" w:eastAsia="zh-CN"/>
          </w:rPr>
          <w:t>3</w:t>
        </w:r>
      </w:ins>
      <w:ins w:id="2644" w:author="Jinglin Sun" w:date="2024-07-19T17:16:51Z">
        <w:r>
          <w:rPr>
            <w:rFonts w:hint="eastAsia" w:ascii="黑体" w:hAnsi="黑体" w:eastAsia="黑体"/>
            <w:sz w:val="32"/>
            <w:szCs w:val="32"/>
            <w:lang w:val="en-US" w:eastAsia="zh-CN"/>
          </w:rPr>
          <w:t>.</w:t>
        </w:r>
      </w:ins>
      <w:r>
        <w:rPr>
          <w:rFonts w:hint="eastAsia" w:ascii="黑体" w:hAnsi="黑体" w:eastAsia="黑体"/>
          <w:sz w:val="32"/>
          <w:szCs w:val="32"/>
          <w:rPrChange w:id="2645" w:author="Jinglin Sun" w:date="2024-07-25T10:35:40Z">
            <w:rPr>
              <w:rFonts w:ascii="黑体" w:hAnsi="黑体" w:eastAsia="黑体"/>
              <w:sz w:val="32"/>
              <w:szCs w:val="32"/>
            </w:rPr>
          </w:rPrChange>
        </w:rPr>
        <w:t>国际产业人才流动受阻</w:t>
      </w:r>
      <w:ins w:id="2646" w:author="Jinglin Sun" w:date="2024-07-25T11:07:49Z">
        <w:r>
          <w:rPr>
            <w:rFonts w:hint="eastAsia" w:ascii="黑体" w:hAnsi="黑体" w:eastAsia="黑体"/>
            <w:sz w:val="32"/>
            <w:szCs w:val="32"/>
            <w:lang w:eastAsia="zh-CN"/>
          </w:rPr>
          <w:t>，</w:t>
        </w:r>
      </w:ins>
      <w:ins w:id="2647" w:author="Jinglin Sun" w:date="2024-07-25T11:10:02Z">
        <w:r>
          <w:rPr>
            <w:rFonts w:hint="eastAsia" w:ascii="黑体" w:hAnsi="黑体" w:eastAsia="黑体"/>
            <w:sz w:val="32"/>
            <w:szCs w:val="32"/>
            <w:lang w:val="en-US" w:eastAsia="zh-CN"/>
          </w:rPr>
          <w:t>国际人才</w:t>
        </w:r>
      </w:ins>
      <w:ins w:id="2648" w:author="Jinglin Sun" w:date="2024-07-25T11:10:07Z">
        <w:r>
          <w:rPr>
            <w:rFonts w:hint="eastAsia" w:ascii="黑体" w:hAnsi="黑体" w:eastAsia="黑体"/>
            <w:sz w:val="32"/>
            <w:szCs w:val="32"/>
            <w:lang w:val="en-US" w:eastAsia="zh-CN"/>
          </w:rPr>
          <w:t>交流</w:t>
        </w:r>
      </w:ins>
      <w:ins w:id="2649" w:author="Jinglin Sun" w:date="2024-07-25T11:10:48Z">
        <w:r>
          <w:rPr>
            <w:rFonts w:hint="eastAsia" w:ascii="黑体" w:hAnsi="黑体" w:eastAsia="黑体"/>
            <w:sz w:val="32"/>
            <w:szCs w:val="32"/>
            <w:lang w:val="en-US" w:eastAsia="zh-CN"/>
          </w:rPr>
          <w:t>不平衡</w:t>
        </w:r>
      </w:ins>
      <w:ins w:id="2650" w:author="Jinglin Sun" w:date="2024-07-25T11:10:49Z">
        <w:r>
          <w:rPr>
            <w:rFonts w:hint="eastAsia" w:ascii="黑体" w:hAnsi="黑体" w:eastAsia="黑体"/>
            <w:sz w:val="32"/>
            <w:szCs w:val="32"/>
            <w:lang w:val="en-US" w:eastAsia="zh-CN"/>
          </w:rPr>
          <w:t>问题</w:t>
        </w:r>
      </w:ins>
      <w:ins w:id="2651" w:author="Jinglin Sun" w:date="2024-07-25T11:10:51Z">
        <w:r>
          <w:rPr>
            <w:rFonts w:hint="eastAsia" w:ascii="黑体" w:hAnsi="黑体" w:eastAsia="黑体"/>
            <w:sz w:val="32"/>
            <w:szCs w:val="32"/>
            <w:lang w:val="en-US" w:eastAsia="zh-CN"/>
          </w:rPr>
          <w:t>凸显</w:t>
        </w:r>
      </w:ins>
      <w:del w:id="2652" w:author="Jinglin Sun" w:date="2024-07-24T15:55:08Z">
        <w:r>
          <w:rPr>
            <w:rFonts w:hint="eastAsia" w:ascii="黑体" w:hAnsi="黑体" w:eastAsia="黑体"/>
            <w:sz w:val="32"/>
            <w:szCs w:val="32"/>
            <w:rPrChange w:id="2653" w:author="Jinglin Sun" w:date="2024-07-25T10:35:40Z">
              <w:rPr>
                <w:rFonts w:ascii="黑体" w:hAnsi="黑体" w:eastAsia="黑体"/>
                <w:sz w:val="32"/>
                <w:szCs w:val="32"/>
              </w:rPr>
            </w:rPrChange>
          </w:rPr>
          <w:delText>。</w:delText>
        </w:r>
      </w:del>
    </w:p>
    <w:p w14:paraId="70C8E15B">
      <w:pPr>
        <w:wordWrap w:val="0"/>
        <w:spacing w:line="560" w:lineRule="exact"/>
        <w:ind w:firstLine="640" w:firstLineChars="200"/>
        <w:rPr>
          <w:rFonts w:eastAsia="仿宋_GB2312"/>
          <w:sz w:val="32"/>
          <w:szCs w:val="32"/>
        </w:rPr>
      </w:pPr>
      <w:r>
        <w:rPr>
          <w:rFonts w:eastAsia="仿宋_GB2312"/>
          <w:sz w:val="32"/>
          <w:szCs w:val="32"/>
        </w:rPr>
        <w:t>中美贸易摩擦之前，随着国内创新环境的改善与相关政策促成了大批有行业从业经验的海外人才归国，但近年来国际政治局势的变化影响了海外人才的流动性。以美国司法部实行的</w:t>
      </w:r>
      <w:del w:id="2654" w:author="Jinglin Sun" w:date="2024-07-25T11:06:20Z">
        <w:r>
          <w:rPr>
            <w:rFonts w:eastAsia="仿宋_GB2312"/>
            <w:sz w:val="32"/>
            <w:szCs w:val="32"/>
          </w:rPr>
          <w:delText>“</w:delText>
        </w:r>
      </w:del>
      <w:ins w:id="2655" w:author="Jinglin Sun" w:date="2024-07-25T11:06:20Z">
        <w:r>
          <w:rPr>
            <w:rFonts w:hint="eastAsia" w:eastAsia="仿宋_GB2312"/>
            <w:sz w:val="32"/>
            <w:szCs w:val="32"/>
            <w:lang w:eastAsia="zh-CN"/>
          </w:rPr>
          <w:t>“</w:t>
        </w:r>
      </w:ins>
      <w:ins w:id="2656" w:author="Jinglin Sun" w:date="2024-07-25T11:06:24Z">
        <w:r>
          <w:rPr>
            <w:rFonts w:eastAsia="仿宋_GB2312"/>
            <w:sz w:val="32"/>
            <w:szCs w:val="32"/>
          </w:rPr>
          <w:t>中国行动计划</w:t>
        </w:r>
      </w:ins>
      <w:ins w:id="2657" w:author="Jinglin Sun" w:date="2024-07-25T11:06:20Z">
        <w:r>
          <w:rPr>
            <w:rFonts w:hint="eastAsia" w:eastAsia="仿宋_GB2312"/>
            <w:sz w:val="32"/>
            <w:szCs w:val="32"/>
            <w:lang w:eastAsia="zh-CN"/>
          </w:rPr>
          <w:t>”</w:t>
        </w:r>
      </w:ins>
      <w:del w:id="2658" w:author="Jinglin Sun" w:date="2024-07-25T11:06:24Z">
        <w:r>
          <w:rPr>
            <w:rFonts w:eastAsia="仿宋_GB2312"/>
            <w:sz w:val="32"/>
            <w:szCs w:val="32"/>
          </w:rPr>
          <w:delText>中国行动计划</w:delText>
        </w:r>
      </w:del>
      <w:del w:id="2659" w:author="Jinglin Sun" w:date="2024-07-25T11:06:26Z">
        <w:r>
          <w:rPr>
            <w:rFonts w:eastAsia="仿宋_GB2312"/>
            <w:sz w:val="32"/>
            <w:szCs w:val="32"/>
          </w:rPr>
          <w:delText>”</w:delText>
        </w:r>
      </w:del>
      <w:r>
        <w:rPr>
          <w:rFonts w:eastAsia="仿宋_GB2312"/>
          <w:sz w:val="32"/>
          <w:szCs w:val="32"/>
        </w:rPr>
        <w:t>为例，美方以</w:t>
      </w:r>
      <w:del w:id="2660" w:author="Jinglin Sun" w:date="2024-07-25T11:07:04Z">
        <w:r>
          <w:rPr>
            <w:rFonts w:eastAsia="仿宋_GB2312"/>
            <w:sz w:val="32"/>
            <w:szCs w:val="32"/>
          </w:rPr>
          <w:delText>“</w:delText>
        </w:r>
      </w:del>
      <w:ins w:id="2661" w:author="Jinglin Sun" w:date="2024-07-25T11:07:04Z">
        <w:r>
          <w:rPr>
            <w:rFonts w:hint="eastAsia" w:eastAsia="仿宋_GB2312"/>
            <w:sz w:val="32"/>
            <w:szCs w:val="32"/>
            <w:lang w:eastAsia="zh-CN"/>
          </w:rPr>
          <w:t>“</w:t>
        </w:r>
      </w:ins>
      <w:ins w:id="2662" w:author="Jinglin Sun" w:date="2024-07-25T11:07:08Z">
        <w:r>
          <w:rPr>
            <w:rFonts w:eastAsia="仿宋_GB2312"/>
            <w:sz w:val="32"/>
            <w:szCs w:val="32"/>
          </w:rPr>
          <w:t>安全与技术威胁</w:t>
        </w:r>
      </w:ins>
      <w:ins w:id="2663" w:author="Jinglin Sun" w:date="2024-07-25T11:07:04Z">
        <w:r>
          <w:rPr>
            <w:rFonts w:hint="eastAsia" w:eastAsia="仿宋_GB2312"/>
            <w:sz w:val="32"/>
            <w:szCs w:val="32"/>
            <w:lang w:eastAsia="zh-CN"/>
          </w:rPr>
          <w:t>”</w:t>
        </w:r>
      </w:ins>
      <w:del w:id="2664" w:author="Jinglin Sun" w:date="2024-07-25T11:07:08Z">
        <w:r>
          <w:rPr>
            <w:rFonts w:eastAsia="仿宋_GB2312"/>
            <w:sz w:val="32"/>
            <w:szCs w:val="32"/>
          </w:rPr>
          <w:delText>安全与技术威胁</w:delText>
        </w:r>
      </w:del>
      <w:del w:id="2665" w:author="Jinglin Sun" w:date="2024-07-25T11:07:09Z">
        <w:r>
          <w:rPr>
            <w:rFonts w:eastAsia="仿宋_GB2312"/>
            <w:sz w:val="32"/>
            <w:szCs w:val="32"/>
          </w:rPr>
          <w:delText>”</w:delText>
        </w:r>
      </w:del>
      <w:r>
        <w:rPr>
          <w:rFonts w:eastAsia="仿宋_GB2312"/>
          <w:sz w:val="32"/>
          <w:szCs w:val="32"/>
        </w:rPr>
        <w:t>为借口，审查在美工作的华裔科研人员、与中国有合作的美国科学家，严重阻碍了正常的学术与人才交流，限制了海外人才来华工作。该计划虽于2023年2月终止，但美国限制中国高科技行业发展的战略并未调整，带来的寒蝉效应将长期持续。</w:t>
      </w:r>
    </w:p>
    <w:p w14:paraId="1D53FDF9">
      <w:pPr>
        <w:wordWrap w:val="0"/>
        <w:spacing w:line="560" w:lineRule="exact"/>
        <w:ind w:firstLine="640" w:firstLineChars="200"/>
        <w:outlineLvl w:val="1"/>
        <w:rPr>
          <w:del w:id="2666" w:author="Jinglin Sun" w:date="2024-07-25T11:02:12Z"/>
          <w:rFonts w:hint="eastAsia" w:eastAsia="仿宋_GB2312"/>
          <w:sz w:val="32"/>
          <w:szCs w:val="32"/>
          <w:lang w:val="en-US" w:eastAsia="zh-CN"/>
        </w:rPr>
      </w:pPr>
      <w:del w:id="2667" w:author="Jinglin Sun" w:date="2024-07-25T11:02:12Z">
        <w:r>
          <w:rPr>
            <w:rFonts w:hint="default" w:ascii="黑体" w:hAnsi="黑体" w:eastAsia="黑体"/>
            <w:sz w:val="32"/>
            <w:szCs w:val="32"/>
            <w:lang w:val="en-US"/>
          </w:rPr>
          <w:delText>二是</w:delText>
        </w:r>
      </w:del>
      <w:del w:id="2668" w:author="Jinglin Sun" w:date="2024-07-25T11:02:12Z">
        <w:r>
          <w:rPr>
            <w:rFonts w:ascii="黑体" w:hAnsi="黑体" w:eastAsia="黑体"/>
            <w:sz w:val="32"/>
            <w:szCs w:val="32"/>
          </w:rPr>
          <w:delText>创新人才培养体系有待完善。</w:delText>
        </w:r>
      </w:del>
      <w:del w:id="2669" w:author="Jinglin Sun" w:date="2024-07-25T11:02:12Z">
        <w:r>
          <w:rPr>
            <w:rFonts w:eastAsia="仿宋_GB2312"/>
            <w:sz w:val="32"/>
            <w:szCs w:val="32"/>
          </w:rPr>
          <w:delText>站在生物医药企业的视角上看，在所谓“纯学术”环境下毕业的许多研究生，缺乏能够利用交叉学科工具进行研发生产、临床管理和企业运营的复合型人才。高校在教学和科研与产业需求存在两张皮问题，造成了一方面企业有巨大研发人才需求，一方面缺找不到合适人才，生物医药产业存在人才结构性紧缺。</w:delText>
        </w:r>
      </w:del>
    </w:p>
    <w:p w14:paraId="2FB1BC28">
      <w:pPr>
        <w:pStyle w:val="4"/>
        <w:wordWrap w:val="0"/>
        <w:spacing w:line="560" w:lineRule="exact"/>
        <w:outlineLvl w:val="1"/>
        <w:rPr>
          <w:rFonts w:ascii="楷体_GB2312" w:hAnsi="Times New Roman" w:eastAsia="楷体_GB2312" w:cs="Times New Roman"/>
          <w:b w:val="0"/>
          <w:bCs w:val="0"/>
          <w:sz w:val="32"/>
        </w:rPr>
      </w:pPr>
      <w:bookmarkStart w:id="5" w:name="_Toc161844348"/>
      <w:r>
        <w:rPr>
          <w:rFonts w:hint="eastAsia" w:ascii="楷体_GB2312" w:hAnsi="Times New Roman" w:eastAsia="楷体_GB2312" w:cs="Times New Roman"/>
          <w:b w:val="0"/>
          <w:bCs w:val="0"/>
          <w:sz w:val="32"/>
        </w:rPr>
        <w:t>（五）</w:t>
      </w:r>
      <w:r>
        <w:rPr>
          <w:rFonts w:ascii="楷体_GB2312" w:hAnsi="Times New Roman" w:eastAsia="楷体_GB2312" w:cs="Times New Roman"/>
          <w:b w:val="0"/>
          <w:bCs w:val="0"/>
          <w:sz w:val="32"/>
        </w:rPr>
        <w:t>投融资环境总体向好，但仍面临金融监管趋紧、投资意愿</w:t>
      </w:r>
      <w:r>
        <w:rPr>
          <w:rFonts w:hint="eastAsia" w:ascii="楷体_GB2312" w:hAnsi="Times New Roman" w:eastAsia="楷体_GB2312" w:cs="Times New Roman"/>
          <w:b w:val="0"/>
          <w:bCs w:val="0"/>
          <w:sz w:val="32"/>
        </w:rPr>
        <w:t>下降明显</w:t>
      </w:r>
      <w:r>
        <w:rPr>
          <w:rFonts w:ascii="楷体_GB2312" w:hAnsi="Times New Roman" w:eastAsia="楷体_GB2312" w:cs="Times New Roman"/>
          <w:b w:val="0"/>
          <w:bCs w:val="0"/>
          <w:sz w:val="32"/>
        </w:rPr>
        <w:t>等问题</w:t>
      </w:r>
      <w:bookmarkEnd w:id="5"/>
    </w:p>
    <w:p w14:paraId="7526963B">
      <w:pPr>
        <w:wordWrap w:val="0"/>
        <w:adjustRightInd w:val="0"/>
        <w:snapToGrid w:val="0"/>
        <w:spacing w:line="560" w:lineRule="exact"/>
        <w:ind w:firstLine="640" w:firstLineChars="200"/>
        <w:rPr>
          <w:ins w:id="2670" w:author="Jinglin Sun" w:date="2024-06-13T11:00:20Z"/>
          <w:rFonts w:eastAsia="仿宋_GB2312"/>
          <w:sz w:val="32"/>
          <w:szCs w:val="32"/>
        </w:rPr>
      </w:pPr>
      <w:r>
        <w:rPr>
          <w:rFonts w:eastAsia="仿宋_GB2312"/>
          <w:sz w:val="32"/>
          <w:szCs w:val="32"/>
        </w:rPr>
        <w:t>近年来，投融资环境总体向好，有力支持产业发展。一级市场投融资活动强度海外持续回暖。2009年国内医改启动后，医药创新企业快速成长，一级市场掀起创新药投资热潮，投资金额和数量大幅增加。在资本市场的孵育下，上市的创新企业数量2021年达到116个。2023年底，生物医药行业估值有所回升，相对全部A股的溢价率约为109%。从中长期看，行业的需求确定且刚性，受益于老龄化进程、创新、消费复苏等因素推动，估值水平未来仍有一定的上行空间，但短期仍然存在诸多挑战：</w:t>
      </w:r>
    </w:p>
    <w:p w14:paraId="47C5285E">
      <w:pPr>
        <w:pStyle w:val="5"/>
        <w:wordWrap w:val="0"/>
        <w:adjustRightInd w:val="0"/>
        <w:snapToGrid w:val="0"/>
        <w:spacing w:line="560" w:lineRule="exact"/>
        <w:ind w:firstLineChars="200"/>
        <w:outlineLvl w:val="9"/>
        <w:rPr>
          <w:del w:id="2672" w:author="Jinglin Sun" w:date="2024-07-19T17:03:18Z"/>
          <w:rFonts w:hint="eastAsia" w:eastAsia="黑体"/>
          <w:sz w:val="32"/>
          <w:szCs w:val="32"/>
          <w:lang w:val="en-US" w:eastAsia="zh-CN"/>
          <w:rPrChange w:id="2673" w:author="Jinglin Sun" w:date="2024-07-19T17:03:29Z">
            <w:rPr>
              <w:del w:id="2674" w:author="Jinglin Sun" w:date="2024-07-19T17:03:18Z"/>
              <w:rFonts w:hint="default" w:eastAsia="仿宋_GB2312"/>
              <w:sz w:val="32"/>
              <w:szCs w:val="32"/>
              <w:lang w:val="en-US" w:eastAsia="zh-CN"/>
            </w:rPr>
          </w:rPrChange>
        </w:rPr>
        <w:pPrChange w:id="2671" w:author="Jinglin Sun" w:date="2024-07-19T17:03:29Z">
          <w:pPr>
            <w:wordWrap w:val="0"/>
            <w:adjustRightInd w:val="0"/>
            <w:snapToGrid w:val="0"/>
            <w:spacing w:line="560" w:lineRule="exact"/>
            <w:ind w:firstLine="640" w:firstLineChars="200"/>
          </w:pPr>
        </w:pPrChange>
      </w:pPr>
    </w:p>
    <w:p w14:paraId="3C269FA7">
      <w:pPr>
        <w:pStyle w:val="5"/>
        <w:wordWrap w:val="0"/>
        <w:adjustRightInd w:val="0"/>
        <w:snapToGrid w:val="0"/>
        <w:spacing w:line="560" w:lineRule="exact"/>
        <w:ind w:firstLineChars="200"/>
        <w:outlineLvl w:val="2"/>
        <w:rPr>
          <w:ins w:id="2676" w:author="Jinglin Sun" w:date="2024-07-19T17:03:20Z"/>
          <w:rFonts w:hint="eastAsia" w:ascii="黑体" w:hAnsi="黑体" w:eastAsia="黑体"/>
          <w:sz w:val="32"/>
          <w:szCs w:val="32"/>
          <w:rPrChange w:id="2677" w:author="Jinglin Sun" w:date="2024-07-19T17:03:29Z">
            <w:rPr>
              <w:ins w:id="2678" w:author="Jinglin Sun" w:date="2024-07-19T17:03:20Z"/>
              <w:rFonts w:ascii="黑体" w:hAnsi="黑体" w:eastAsia="黑体"/>
              <w:sz w:val="32"/>
              <w:szCs w:val="32"/>
            </w:rPr>
          </w:rPrChange>
        </w:rPr>
        <w:pPrChange w:id="2675" w:author="Jinglin Sun" w:date="2024-07-19T17:03:32Z">
          <w:pPr>
            <w:wordWrap w:val="0"/>
            <w:adjustRightInd w:val="0"/>
            <w:snapToGrid w:val="0"/>
            <w:spacing w:line="560" w:lineRule="exact"/>
            <w:ind w:firstLine="640" w:firstLineChars="200"/>
          </w:pPr>
        </w:pPrChange>
      </w:pPr>
      <w:del w:id="2679" w:author="Jinglin Sun" w:date="2024-07-19T17:03:18Z">
        <w:r>
          <w:rPr>
            <w:rFonts w:hint="eastAsia" w:ascii="黑体" w:hAnsi="黑体" w:eastAsia="黑体"/>
            <w:sz w:val="32"/>
            <w:szCs w:val="32"/>
            <w:lang w:val="en-US"/>
            <w:rPrChange w:id="2680" w:author="Jinglin Sun" w:date="2024-07-19T17:03:29Z">
              <w:rPr>
                <w:rFonts w:hint="default" w:ascii="黑体" w:hAnsi="黑体" w:eastAsia="黑体"/>
                <w:sz w:val="32"/>
                <w:szCs w:val="32"/>
                <w:lang w:val="en-US"/>
              </w:rPr>
            </w:rPrChange>
          </w:rPr>
          <w:delText>一是</w:delText>
        </w:r>
      </w:del>
      <w:ins w:id="2681" w:author="Jinglin Sun" w:date="2024-07-19T17:03:18Z">
        <w:r>
          <w:rPr>
            <w:rFonts w:hint="eastAsia" w:eastAsia="黑体"/>
            <w:sz w:val="32"/>
            <w:szCs w:val="32"/>
            <w:lang w:val="en-US" w:eastAsia="zh-CN"/>
            <w:rPrChange w:id="2682" w:author="Jinglin Sun" w:date="2024-07-19T17:03:29Z">
              <w:rPr>
                <w:rFonts w:hint="eastAsia" w:eastAsia="仿宋_GB2312"/>
                <w:sz w:val="32"/>
                <w:szCs w:val="32"/>
                <w:lang w:val="en-US" w:eastAsia="zh-CN"/>
              </w:rPr>
            </w:rPrChange>
          </w:rPr>
          <w:t>1.</w:t>
        </w:r>
      </w:ins>
      <w:r>
        <w:rPr>
          <w:rFonts w:hint="eastAsia" w:ascii="黑体" w:hAnsi="黑体" w:eastAsia="黑体"/>
          <w:sz w:val="32"/>
          <w:szCs w:val="32"/>
          <w:rPrChange w:id="2683" w:author="Jinglin Sun" w:date="2024-07-19T17:03:29Z">
            <w:rPr>
              <w:rFonts w:ascii="黑体" w:hAnsi="黑体" w:eastAsia="黑体"/>
              <w:sz w:val="32"/>
              <w:szCs w:val="32"/>
            </w:rPr>
          </w:rPrChange>
        </w:rPr>
        <w:t>短期融资环境不容乐观</w:t>
      </w:r>
      <w:del w:id="2684" w:author="Jinglin Sun" w:date="2024-07-19T17:03:22Z">
        <w:r>
          <w:rPr>
            <w:rFonts w:hint="eastAsia" w:ascii="黑体" w:hAnsi="黑体" w:eastAsia="黑体"/>
            <w:sz w:val="32"/>
            <w:szCs w:val="32"/>
            <w:rPrChange w:id="2685" w:author="Jinglin Sun" w:date="2024-07-19T17:03:29Z">
              <w:rPr>
                <w:rFonts w:ascii="黑体" w:hAnsi="黑体" w:eastAsia="黑体"/>
                <w:sz w:val="32"/>
                <w:szCs w:val="32"/>
              </w:rPr>
            </w:rPrChange>
          </w:rPr>
          <w:delText>。</w:delText>
        </w:r>
      </w:del>
    </w:p>
    <w:p w14:paraId="5BB80216">
      <w:pPr>
        <w:wordWrap w:val="0"/>
        <w:adjustRightInd w:val="0"/>
        <w:snapToGrid w:val="0"/>
        <w:spacing w:line="560" w:lineRule="exact"/>
        <w:ind w:firstLine="640" w:firstLineChars="200"/>
        <w:rPr>
          <w:rFonts w:eastAsia="仿宋_GB2312"/>
          <w:sz w:val="32"/>
          <w:szCs w:val="32"/>
        </w:rPr>
      </w:pPr>
      <w:r>
        <w:rPr>
          <w:rFonts w:eastAsia="仿宋_GB2312"/>
          <w:sz w:val="32"/>
          <w:szCs w:val="32"/>
        </w:rPr>
        <w:t>随着《关于推动药品集中带量采购工作常态化制度化开展的意见》《抗肿瘤药物临床研发指导原则征求意见》《DRG/DIP支付方式改革三年行动计划》等限制政策落地，外加国家卫健委等多部门开展为期1年的全国医药领域腐败问题集中整治工作，受到反腐冲击市场情绪悲观，创新药股价处于历史低位，投融资环境面临巨大挑战。</w:t>
      </w:r>
      <w:del w:id="2686" w:author="Jinglin Sun" w:date="2024-07-25T11:20:47Z">
        <w:r>
          <w:rPr>
            <w:rFonts w:eastAsia="仿宋_GB2312"/>
            <w:sz w:val="32"/>
            <w:szCs w:val="32"/>
          </w:rPr>
          <w:delText>根</w:delText>
        </w:r>
      </w:del>
      <w:r>
        <w:rPr>
          <w:rFonts w:eastAsia="仿宋_GB2312"/>
          <w:sz w:val="32"/>
          <w:szCs w:val="32"/>
        </w:rPr>
        <w:t>据医药魔方数据显示，2022年</w:t>
      </w:r>
      <w:ins w:id="2687" w:author="Jinglin Sun" w:date="2024-07-25T11:20:54Z">
        <w:r>
          <w:rPr>
            <w:rFonts w:hint="eastAsia" w:eastAsia="仿宋_GB2312"/>
            <w:sz w:val="32"/>
            <w:szCs w:val="32"/>
            <w:lang w:val="en-US" w:eastAsia="zh-CN"/>
          </w:rPr>
          <w:t>我</w:t>
        </w:r>
      </w:ins>
      <w:del w:id="2688" w:author="Jinglin Sun" w:date="2024-07-25T11:20:53Z">
        <w:r>
          <w:rPr>
            <w:rFonts w:eastAsia="仿宋_GB2312"/>
            <w:sz w:val="32"/>
            <w:szCs w:val="32"/>
          </w:rPr>
          <w:delText>中</w:delText>
        </w:r>
      </w:del>
      <w:r>
        <w:rPr>
          <w:rFonts w:eastAsia="仿宋_GB2312"/>
          <w:sz w:val="32"/>
          <w:szCs w:val="32"/>
        </w:rPr>
        <w:t>国创新药一级市场投融资事件总计435起，同比2021年下降32%</w:t>
      </w:r>
      <w:del w:id="2689" w:author="Jinglin Sun" w:date="2024-07-25T11:21:04Z">
        <w:r>
          <w:rPr>
            <w:rFonts w:eastAsia="仿宋_GB2312"/>
            <w:sz w:val="32"/>
            <w:szCs w:val="32"/>
          </w:rPr>
          <w:delText>；</w:delText>
        </w:r>
      </w:del>
      <w:ins w:id="2690" w:author="Jinglin Sun" w:date="2024-07-25T11:21:04Z">
        <w:r>
          <w:rPr>
            <w:rFonts w:hint="eastAsia" w:eastAsia="仿宋_GB2312"/>
            <w:sz w:val="32"/>
            <w:szCs w:val="32"/>
            <w:lang w:eastAsia="zh-CN"/>
          </w:rPr>
          <w:t>，</w:t>
        </w:r>
      </w:ins>
      <w:r>
        <w:rPr>
          <w:rFonts w:eastAsia="仿宋_GB2312"/>
          <w:sz w:val="32"/>
          <w:szCs w:val="32"/>
        </w:rPr>
        <w:t>融资总金额67亿美元，同比</w:t>
      </w:r>
      <w:del w:id="2691" w:author="Jinglin Sun" w:date="2024-07-25T11:21:10Z">
        <w:r>
          <w:rPr>
            <w:rFonts w:eastAsia="仿宋_GB2312"/>
            <w:sz w:val="32"/>
            <w:szCs w:val="32"/>
          </w:rPr>
          <w:delText>2021年</w:delText>
        </w:r>
      </w:del>
      <w:r>
        <w:rPr>
          <w:rFonts w:eastAsia="仿宋_GB2312"/>
          <w:sz w:val="32"/>
          <w:szCs w:val="32"/>
        </w:rPr>
        <w:t>下降约54%。202</w:t>
      </w:r>
      <w:del w:id="2692" w:author="Jinglin Sun" w:date="2024-07-25T11:27:48Z">
        <w:r>
          <w:rPr>
            <w:rFonts w:hint="default" w:eastAsia="仿宋_GB2312"/>
            <w:sz w:val="32"/>
            <w:szCs w:val="32"/>
            <w:lang w:val="en-US"/>
          </w:rPr>
          <w:delText>2</w:delText>
        </w:r>
      </w:del>
      <w:ins w:id="2693" w:author="Jinglin Sun" w:date="2024-07-25T11:27:48Z">
        <w:r>
          <w:rPr>
            <w:rFonts w:hint="eastAsia" w:eastAsia="仿宋_GB2312"/>
            <w:sz w:val="32"/>
            <w:szCs w:val="32"/>
            <w:lang w:val="en-US" w:eastAsia="zh-CN"/>
          </w:rPr>
          <w:t>3</w:t>
        </w:r>
      </w:ins>
      <w:r>
        <w:rPr>
          <w:rFonts w:eastAsia="仿宋_GB2312"/>
          <w:sz w:val="32"/>
          <w:szCs w:val="32"/>
        </w:rPr>
        <w:t>年</w:t>
      </w:r>
      <w:ins w:id="2694" w:author="Jinglin Sun" w:date="2024-07-25T11:21:15Z">
        <w:r>
          <w:rPr>
            <w:rFonts w:hint="eastAsia" w:eastAsia="仿宋_GB2312"/>
            <w:sz w:val="32"/>
            <w:szCs w:val="32"/>
            <w:lang w:val="en-US" w:eastAsia="zh-CN"/>
          </w:rPr>
          <w:t>我</w:t>
        </w:r>
      </w:ins>
      <w:del w:id="2695" w:author="Jinglin Sun" w:date="2024-07-25T11:21:14Z">
        <w:r>
          <w:rPr>
            <w:rFonts w:eastAsia="仿宋_GB2312"/>
            <w:sz w:val="32"/>
            <w:szCs w:val="32"/>
          </w:rPr>
          <w:delText>中</w:delText>
        </w:r>
      </w:del>
      <w:r>
        <w:rPr>
          <w:rFonts w:eastAsia="仿宋_GB2312"/>
          <w:sz w:val="32"/>
          <w:szCs w:val="32"/>
        </w:rPr>
        <w:t>国创新药企业上市数量比</w:t>
      </w:r>
      <w:del w:id="2696" w:author="Jinglin Sun" w:date="2024-07-25T11:21:21Z">
        <w:r>
          <w:rPr>
            <w:rFonts w:eastAsia="仿宋_GB2312"/>
            <w:sz w:val="32"/>
            <w:szCs w:val="32"/>
          </w:rPr>
          <w:delText>起</w:delText>
        </w:r>
      </w:del>
      <w:r>
        <w:rPr>
          <w:rFonts w:eastAsia="仿宋_GB2312"/>
          <w:sz w:val="32"/>
          <w:szCs w:val="32"/>
        </w:rPr>
        <w:t>2020年医药牛市时期经历大幅下降</w:t>
      </w:r>
      <w:del w:id="2697" w:author="Jinglin Sun" w:date="2024-07-25T11:28:29Z">
        <w:r>
          <w:rPr>
            <w:rFonts w:eastAsia="仿宋_GB2312"/>
            <w:sz w:val="32"/>
            <w:szCs w:val="32"/>
          </w:rPr>
          <w:delText>，</w:delText>
        </w:r>
      </w:del>
      <w:r>
        <w:rPr>
          <w:rFonts w:eastAsia="仿宋_GB2312"/>
          <w:sz w:val="32"/>
          <w:szCs w:val="32"/>
        </w:rPr>
        <w:t>仅为</w:t>
      </w:r>
      <w:del w:id="2698" w:author="Jinglin Sun" w:date="2024-07-25T11:28:12Z">
        <w:r>
          <w:rPr>
            <w:rFonts w:hint="default" w:eastAsia="仿宋_GB2312"/>
            <w:sz w:val="32"/>
            <w:szCs w:val="32"/>
            <w:lang w:val="en-US"/>
          </w:rPr>
          <w:delText>20起</w:delText>
        </w:r>
      </w:del>
      <w:ins w:id="2699" w:author="Jinglin Sun" w:date="2024-07-25T11:28:12Z">
        <w:r>
          <w:rPr>
            <w:rFonts w:hint="eastAsia" w:eastAsia="仿宋_GB2312"/>
            <w:sz w:val="32"/>
            <w:szCs w:val="32"/>
            <w:lang w:val="en-US" w:eastAsia="zh-CN"/>
          </w:rPr>
          <w:t>9家</w:t>
        </w:r>
      </w:ins>
      <w:r>
        <w:rPr>
          <w:rFonts w:eastAsia="仿宋_GB2312"/>
          <w:sz w:val="32"/>
          <w:szCs w:val="32"/>
        </w:rPr>
        <w:t>，</w:t>
      </w:r>
      <w:del w:id="2700" w:author="Jinglin Sun" w:date="2024-07-25T11:28:25Z">
        <w:r>
          <w:rPr>
            <w:rFonts w:eastAsia="仿宋_GB2312"/>
            <w:sz w:val="32"/>
            <w:szCs w:val="32"/>
          </w:rPr>
          <w:delText>2023年或有进一步下降趋势，</w:delText>
        </w:r>
      </w:del>
      <w:r>
        <w:rPr>
          <w:rFonts w:eastAsia="仿宋_GB2312"/>
          <w:sz w:val="32"/>
          <w:szCs w:val="32"/>
        </w:rPr>
        <w:t>准入市场压力持续增加。</w:t>
      </w:r>
    </w:p>
    <w:p w14:paraId="2DC11032">
      <w:pPr>
        <w:pStyle w:val="5"/>
        <w:wordWrap w:val="0"/>
        <w:adjustRightInd w:val="0"/>
        <w:snapToGrid w:val="0"/>
        <w:spacing w:line="560" w:lineRule="exact"/>
        <w:ind w:firstLineChars="200"/>
        <w:outlineLvl w:val="2"/>
        <w:rPr>
          <w:ins w:id="2702" w:author="Jinglin Sun" w:date="2024-07-19T17:03:38Z"/>
          <w:rFonts w:ascii="黑体" w:hAnsi="黑体" w:eastAsia="黑体"/>
          <w:sz w:val="32"/>
          <w:szCs w:val="32"/>
        </w:rPr>
        <w:pPrChange w:id="2701" w:author="Jinglin Sun" w:date="2024-07-19T17:03:37Z">
          <w:pPr>
            <w:wordWrap w:val="0"/>
            <w:adjustRightInd w:val="0"/>
            <w:snapToGrid w:val="0"/>
            <w:spacing w:line="560" w:lineRule="exact"/>
            <w:ind w:firstLine="640" w:firstLineChars="200"/>
          </w:pPr>
        </w:pPrChange>
      </w:pPr>
      <w:del w:id="2703" w:author="Jinglin Sun" w:date="2024-07-19T17:13:35Z">
        <w:r>
          <w:rPr>
            <w:rFonts w:hint="default" w:ascii="黑体" w:hAnsi="黑体" w:eastAsia="黑体"/>
            <w:sz w:val="32"/>
            <w:szCs w:val="32"/>
            <w:lang w:val="en-US"/>
          </w:rPr>
          <w:delText>二是</w:delText>
        </w:r>
      </w:del>
      <w:ins w:id="2704" w:author="Jinglin Sun" w:date="2024-07-19T17:13:35Z">
        <w:r>
          <w:rPr>
            <w:rFonts w:hint="eastAsia"/>
            <w:sz w:val="32"/>
            <w:szCs w:val="32"/>
            <w:lang w:val="en-US" w:eastAsia="zh-CN"/>
          </w:rPr>
          <w:t>2.</w:t>
        </w:r>
      </w:ins>
      <w:r>
        <w:rPr>
          <w:rFonts w:ascii="黑体" w:hAnsi="黑体" w:eastAsia="黑体"/>
          <w:sz w:val="32"/>
          <w:szCs w:val="32"/>
        </w:rPr>
        <w:t>二级市场IPO门槛提升</w:t>
      </w:r>
      <w:del w:id="2705" w:author="Jinglin Sun" w:date="2024-07-19T17:13:38Z">
        <w:r>
          <w:rPr>
            <w:rFonts w:ascii="黑体" w:hAnsi="黑体" w:eastAsia="黑体"/>
            <w:sz w:val="32"/>
            <w:szCs w:val="32"/>
          </w:rPr>
          <w:delText>。</w:delText>
        </w:r>
      </w:del>
    </w:p>
    <w:p w14:paraId="431EEAC2">
      <w:pPr>
        <w:wordWrap w:val="0"/>
        <w:adjustRightInd w:val="0"/>
        <w:snapToGrid w:val="0"/>
        <w:spacing w:line="560" w:lineRule="exact"/>
        <w:ind w:firstLine="640" w:firstLineChars="200"/>
        <w:rPr>
          <w:rFonts w:eastAsia="仿宋_GB2312"/>
          <w:sz w:val="32"/>
          <w:szCs w:val="32"/>
        </w:rPr>
        <w:pPrChange w:id="2706" w:author="Jinglin Sun" w:date="2024-07-19T17:13:30Z">
          <w:pPr>
            <w:wordWrap w:val="0"/>
            <w:adjustRightInd w:val="0"/>
            <w:snapToGrid w:val="0"/>
            <w:spacing w:line="560" w:lineRule="exact"/>
            <w:ind w:firstLine="640" w:firstLineChars="200"/>
          </w:pPr>
        </w:pPrChange>
      </w:pPr>
      <w:r>
        <w:rPr>
          <w:rFonts w:hint="eastAsia" w:eastAsia="仿宋_GB2312"/>
          <w:sz w:val="32"/>
          <w:szCs w:val="32"/>
          <w:rPrChange w:id="2707" w:author="Jinglin Sun" w:date="2024-07-19T17:03:54Z">
            <w:rPr>
              <w:rFonts w:eastAsia="仿宋_GB2312"/>
              <w:sz w:val="32"/>
              <w:szCs w:val="32"/>
            </w:rPr>
          </w:rPrChange>
        </w:rPr>
        <w:t>2021</w:t>
      </w:r>
      <w:r>
        <w:rPr>
          <w:rFonts w:eastAsia="仿宋_GB2312"/>
          <w:sz w:val="32"/>
          <w:szCs w:val="32"/>
        </w:rPr>
        <w:t>年1月，证监会公布了《首发企业现场检查规定》，IPO申报全面收紧，地方证监局提高IPO辅导要求，监管层全面从严把关拟上市企业质量。2022年，A股和港股合计有75家医药企业上市，较2021年减少超过20%</w:t>
      </w:r>
      <w:del w:id="2708" w:author="Jinglin Sun" w:date="2024-07-25T11:21:54Z">
        <w:r>
          <w:rPr>
            <w:rFonts w:eastAsia="仿宋_GB2312"/>
            <w:sz w:val="32"/>
            <w:szCs w:val="32"/>
          </w:rPr>
          <w:delText xml:space="preserve"> </w:delText>
        </w:r>
      </w:del>
      <w:r>
        <w:rPr>
          <w:rFonts w:eastAsia="仿宋_GB2312"/>
          <w:sz w:val="32"/>
          <w:szCs w:val="32"/>
        </w:rPr>
        <w:t>。上市企业中，年底收盘价低于发行价的医疗新股共有36</w:t>
      </w:r>
      <w:del w:id="2709" w:author="Jinglin Sun" w:date="2024-06-20T10:51:15Z">
        <w:r>
          <w:rPr>
            <w:rFonts w:hint="default" w:eastAsia="仿宋_GB2312"/>
            <w:sz w:val="32"/>
            <w:szCs w:val="32"/>
            <w:lang w:val="en-US"/>
          </w:rPr>
          <w:delText>只</w:delText>
        </w:r>
      </w:del>
      <w:ins w:id="2710" w:author="Jinglin Sun" w:date="2024-06-20T10:51:20Z">
        <w:r>
          <w:rPr>
            <w:rFonts w:hint="default" w:eastAsia="仿宋_GB2312"/>
            <w:sz w:val="32"/>
            <w:szCs w:val="32"/>
            <w:lang w:val="en-US" w:eastAsia="zh-CN"/>
            <w:rPrChange w:id="2711" w:author="Jinglin Sun" w:date="2024-07-19T17:03:54Z">
              <w:rPr>
                <w:rFonts w:hint="eastAsia" w:eastAsia="仿宋_GB2312"/>
                <w:sz w:val="32"/>
                <w:szCs w:val="32"/>
                <w:lang w:val="en-US" w:eastAsia="zh-CN"/>
              </w:rPr>
            </w:rPrChange>
          </w:rPr>
          <w:t>支</w:t>
        </w:r>
      </w:ins>
      <w:r>
        <w:rPr>
          <w:rFonts w:eastAsia="仿宋_GB2312"/>
          <w:sz w:val="32"/>
          <w:szCs w:val="32"/>
        </w:rPr>
        <w:t>，这意味着2022年上市的医疗企业中有超过一半破发。此外，中国缺乏头部企业，不足以支持资金量较大的投资并购，从而造成营业收入和研发投入都不支持从事风险较大的研究。二级市场IPO门槛提升及近期金融环境变化，更要求企业广积粮、高筑墙，超过一半的</w:t>
      </w:r>
      <w:del w:id="2712" w:author="Jinglin Sun" w:date="2024-07-25T11:29:28Z">
        <w:r>
          <w:rPr>
            <w:rFonts w:hint="default" w:eastAsia="仿宋_GB2312"/>
            <w:sz w:val="32"/>
            <w:szCs w:val="32"/>
            <w:lang w:val="en-US"/>
          </w:rPr>
          <w:delText>biotech</w:delText>
        </w:r>
      </w:del>
      <w:ins w:id="2713" w:author="Jinglin Sun" w:date="2024-07-25T11:29:30Z">
        <w:r>
          <w:rPr>
            <w:rFonts w:hint="eastAsia" w:eastAsia="仿宋_GB2312"/>
            <w:sz w:val="32"/>
            <w:szCs w:val="32"/>
            <w:lang w:val="en-US" w:eastAsia="zh-CN"/>
          </w:rPr>
          <w:t>生物科技</w:t>
        </w:r>
      </w:ins>
      <w:ins w:id="2714" w:author="Jinglin Sun" w:date="2024-07-25T11:29:32Z">
        <w:r>
          <w:rPr>
            <w:rFonts w:hint="eastAsia" w:eastAsia="仿宋_GB2312"/>
            <w:sz w:val="32"/>
            <w:szCs w:val="32"/>
            <w:lang w:val="en-US" w:eastAsia="zh-CN"/>
          </w:rPr>
          <w:t>公司</w:t>
        </w:r>
      </w:ins>
      <w:r>
        <w:rPr>
          <w:rFonts w:eastAsia="仿宋_GB2312"/>
          <w:sz w:val="32"/>
          <w:szCs w:val="32"/>
        </w:rPr>
        <w:t>近一年无融资，现金流有断档风险，2022年，多家</w:t>
      </w:r>
      <w:del w:id="2715" w:author="Jinglin Sun" w:date="2024-07-25T11:29:39Z">
        <w:r>
          <w:rPr>
            <w:rFonts w:hint="default" w:eastAsia="仿宋_GB2312"/>
            <w:sz w:val="32"/>
            <w:szCs w:val="32"/>
            <w:lang w:val="en-US"/>
          </w:rPr>
          <w:delText>Biotech</w:delText>
        </w:r>
      </w:del>
      <w:ins w:id="2716" w:author="Jinglin Sun" w:date="2024-07-25T11:29:40Z">
        <w:r>
          <w:rPr>
            <w:rFonts w:hint="eastAsia" w:eastAsia="仿宋_GB2312"/>
            <w:sz w:val="32"/>
            <w:szCs w:val="32"/>
            <w:lang w:val="en-US" w:eastAsia="zh-CN"/>
          </w:rPr>
          <w:t>生物科技</w:t>
        </w:r>
      </w:ins>
      <w:ins w:id="2717" w:author="Jinglin Sun" w:date="2024-07-25T11:29:43Z">
        <w:r>
          <w:rPr>
            <w:rFonts w:hint="eastAsia" w:eastAsia="仿宋_GB2312"/>
            <w:sz w:val="32"/>
            <w:szCs w:val="32"/>
            <w:lang w:val="en-US" w:eastAsia="zh-CN"/>
          </w:rPr>
          <w:t>公司</w:t>
        </w:r>
      </w:ins>
      <w:r>
        <w:rPr>
          <w:rFonts w:eastAsia="仿宋_GB2312"/>
          <w:sz w:val="32"/>
          <w:szCs w:val="32"/>
        </w:rPr>
        <w:t>剥离生产、部分产品商业化业务，回收现金流来维持研发投入。</w:t>
      </w:r>
    </w:p>
    <w:p w14:paraId="5C16419A">
      <w:pPr>
        <w:widowControl/>
        <w:jc w:val="left"/>
        <w:rPr>
          <w:rFonts w:eastAsia="仿宋_GB2312"/>
          <w:sz w:val="32"/>
          <w:szCs w:val="32"/>
        </w:rPr>
      </w:pPr>
      <w:r>
        <w:rPr>
          <w:rFonts w:eastAsia="仿宋_GB2312"/>
          <w:sz w:val="32"/>
          <w:szCs w:val="32"/>
        </w:rPr>
        <w:br w:type="page"/>
      </w:r>
    </w:p>
    <w:p w14:paraId="4264F6D0">
      <w:pPr>
        <w:pStyle w:val="3"/>
        <w:numPr>
          <w:ilvl w:val="0"/>
          <w:numId w:val="1"/>
        </w:numPr>
        <w:tabs>
          <w:tab w:val="left" w:pos="360"/>
        </w:tabs>
        <w:wordWrap w:val="0"/>
        <w:spacing w:line="560" w:lineRule="exact"/>
        <w:ind w:left="0" w:firstLine="0"/>
        <w:outlineLvl w:val="0"/>
        <w:rPr>
          <w:rFonts w:ascii="黑体" w:hAnsi="黑体" w:eastAsia="黑体" w:cs="Times New Roman"/>
          <w:b w:val="0"/>
          <w:bCs w:val="0"/>
          <w:sz w:val="32"/>
        </w:rPr>
      </w:pPr>
      <w:bookmarkStart w:id="6" w:name="_Toc161844349"/>
      <w:r>
        <w:rPr>
          <w:rFonts w:ascii="黑体" w:hAnsi="黑体" w:eastAsia="黑体" w:cs="Times New Roman"/>
          <w:b w:val="0"/>
          <w:bCs w:val="0"/>
          <w:sz w:val="32"/>
        </w:rPr>
        <w:t>生物医药产业创新环境建设的国际经验研究</w:t>
      </w:r>
      <w:bookmarkEnd w:id="6"/>
    </w:p>
    <w:p w14:paraId="1C973F0F">
      <w:pPr>
        <w:pStyle w:val="4"/>
        <w:wordWrap w:val="0"/>
        <w:spacing w:line="560" w:lineRule="exact"/>
        <w:outlineLvl w:val="1"/>
        <w:rPr>
          <w:rFonts w:hint="default" w:ascii="楷体_GB2312" w:hAnsi="Times New Roman" w:eastAsia="楷体_GB2312" w:cs="Times New Roman"/>
          <w:b w:val="0"/>
          <w:bCs w:val="0"/>
          <w:sz w:val="32"/>
          <w:lang w:val="en-US" w:eastAsia="zh-CN"/>
        </w:rPr>
      </w:pPr>
      <w:bookmarkStart w:id="7" w:name="_Toc161844350"/>
      <w:r>
        <w:rPr>
          <w:rFonts w:hint="eastAsia" w:ascii="楷体_GB2312" w:hAnsi="Times New Roman" w:eastAsia="楷体_GB2312" w:cs="Times New Roman"/>
          <w:b w:val="0"/>
          <w:bCs w:val="0"/>
          <w:sz w:val="32"/>
        </w:rPr>
        <w:t>（一）</w:t>
      </w:r>
      <w:r>
        <w:rPr>
          <w:rFonts w:ascii="楷体_GB2312" w:hAnsi="Times New Roman" w:eastAsia="楷体_GB2312" w:cs="Times New Roman"/>
          <w:b w:val="0"/>
          <w:bCs w:val="0"/>
          <w:sz w:val="32"/>
        </w:rPr>
        <w:t>美国</w:t>
      </w:r>
      <w:bookmarkEnd w:id="7"/>
      <w:ins w:id="2718" w:author="Jinglin Sun" w:date="2024-07-25T14:06:01Z">
        <w:r>
          <w:rPr>
            <w:rFonts w:hint="eastAsia" w:ascii="楷体_GB2312" w:hAnsi="Times New Roman" w:eastAsia="楷体_GB2312" w:cs="Times New Roman"/>
            <w:b w:val="0"/>
            <w:bCs w:val="0"/>
            <w:sz w:val="32"/>
            <w:lang w:val="en-US" w:eastAsia="zh-CN"/>
          </w:rPr>
          <w:t>生物</w:t>
        </w:r>
      </w:ins>
      <w:ins w:id="2719" w:author="Jinglin Sun" w:date="2024-07-25T14:06:02Z">
        <w:r>
          <w:rPr>
            <w:rFonts w:hint="eastAsia" w:ascii="楷体_GB2312" w:hAnsi="Times New Roman" w:eastAsia="楷体_GB2312" w:cs="Times New Roman"/>
            <w:b w:val="0"/>
            <w:bCs w:val="0"/>
            <w:sz w:val="32"/>
            <w:lang w:val="en-US" w:eastAsia="zh-CN"/>
          </w:rPr>
          <w:t>医药</w:t>
        </w:r>
      </w:ins>
      <w:ins w:id="2720" w:author="Jinglin Sun" w:date="2024-07-25T14:06:04Z">
        <w:r>
          <w:rPr>
            <w:rFonts w:hint="eastAsia" w:ascii="楷体_GB2312" w:hAnsi="Times New Roman" w:eastAsia="楷体_GB2312" w:cs="Times New Roman"/>
            <w:b w:val="0"/>
            <w:bCs w:val="0"/>
            <w:sz w:val="32"/>
            <w:lang w:val="en-US" w:eastAsia="zh-CN"/>
          </w:rPr>
          <w:t>产业创新</w:t>
        </w:r>
      </w:ins>
      <w:ins w:id="2721" w:author="Jinglin Sun" w:date="2024-07-25T14:06:05Z">
        <w:r>
          <w:rPr>
            <w:rFonts w:hint="eastAsia" w:ascii="楷体_GB2312" w:hAnsi="Times New Roman" w:eastAsia="楷体_GB2312" w:cs="Times New Roman"/>
            <w:b w:val="0"/>
            <w:bCs w:val="0"/>
            <w:sz w:val="32"/>
            <w:lang w:val="en-US" w:eastAsia="zh-CN"/>
          </w:rPr>
          <w:t>环境</w:t>
        </w:r>
      </w:ins>
    </w:p>
    <w:p w14:paraId="3298E6D2">
      <w:pPr>
        <w:pStyle w:val="5"/>
        <w:ind w:firstLine="640" w:firstLineChars="200"/>
        <w:outlineLvl w:val="2"/>
        <w:rPr>
          <w:b/>
        </w:rPr>
      </w:pPr>
      <w:r>
        <w:rPr>
          <w:rFonts w:hint="eastAsia"/>
        </w:rPr>
        <w:t>1.</w:t>
      </w:r>
      <w:del w:id="2722" w:author="Jinglin Sun" w:date="2024-07-25T14:06:11Z">
        <w:r>
          <w:rPr/>
          <w:delText>美国生物医药产业</w:delText>
        </w:r>
      </w:del>
      <w:r>
        <w:t>政策环境</w:t>
      </w:r>
    </w:p>
    <w:p w14:paraId="02180AD5">
      <w:pPr>
        <w:tabs>
          <w:tab w:val="left" w:pos="1200"/>
        </w:tabs>
        <w:wordWrap w:val="0"/>
        <w:spacing w:line="560" w:lineRule="exact"/>
        <w:ind w:left="482"/>
        <w:outlineLvl w:val="3"/>
        <w:rPr>
          <w:del w:id="2723" w:author="Jinglin Sun" w:date="2024-07-25T14:06:56Z"/>
          <w:rFonts w:hint="default" w:eastAsia="仿宋_GB2312"/>
          <w:sz w:val="32"/>
          <w:szCs w:val="32"/>
          <w:lang w:val="en-US" w:eastAsia="zh-CN"/>
        </w:rPr>
      </w:pPr>
      <w:del w:id="2724" w:author="Jinglin Sun" w:date="2024-07-25T14:06:56Z">
        <w:r>
          <w:rPr>
            <w:rFonts w:eastAsia="仿宋_GB2312"/>
            <w:sz w:val="32"/>
            <w:szCs w:val="32"/>
          </w:rPr>
          <w:delText>（1）</w:delText>
        </w:r>
      </w:del>
      <w:ins w:id="2725" w:author="啊白" w:date="2024-04-14T10:53:08Z">
        <w:del w:id="2726" w:author="Jinglin Sun" w:date="2024-07-25T14:06:56Z">
          <w:r>
            <w:rPr>
              <w:rFonts w:hint="eastAsia" w:eastAsia="仿宋_GB2312"/>
              <w:sz w:val="32"/>
              <w:szCs w:val="32"/>
              <w:lang w:val="en-US" w:eastAsia="zh-CN"/>
            </w:rPr>
            <w:delText>整体</w:delText>
          </w:r>
        </w:del>
      </w:ins>
      <w:del w:id="2727" w:author="Jinglin Sun" w:date="2024-07-25T14:06:56Z">
        <w:r>
          <w:rPr>
            <w:rFonts w:eastAsia="仿宋_GB2312"/>
            <w:sz w:val="32"/>
            <w:szCs w:val="32"/>
          </w:rPr>
          <w:delText>体系化和法制化的产业政策</w:delText>
        </w:r>
      </w:del>
      <w:ins w:id="2728" w:author="啊白" w:date="2024-04-14T10:53:06Z">
        <w:del w:id="2729" w:author="Jinglin Sun" w:date="2024-07-25T14:06:56Z">
          <w:r>
            <w:rPr>
              <w:rFonts w:hint="eastAsia" w:eastAsia="仿宋_GB2312"/>
              <w:sz w:val="32"/>
              <w:szCs w:val="32"/>
              <w:lang w:val="en-US" w:eastAsia="zh-CN"/>
            </w:rPr>
            <w:delText>方面</w:delText>
          </w:r>
        </w:del>
      </w:ins>
      <w:del w:id="2730" w:author="Jinglin Sun" w:date="2024-07-25T14:06:56Z">
        <w:r>
          <w:rPr>
            <w:rFonts w:hint="default" w:eastAsia="仿宋_GB2312"/>
            <w:sz w:val="32"/>
            <w:szCs w:val="32"/>
            <w:lang w:val="en-US"/>
          </w:rPr>
          <w:delText>支撑</w:delText>
        </w:r>
      </w:del>
    </w:p>
    <w:p w14:paraId="6A2FD5D0">
      <w:pPr>
        <w:wordWrap w:val="0"/>
        <w:spacing w:line="560" w:lineRule="exact"/>
        <w:ind w:firstLine="640" w:firstLineChars="200"/>
        <w:rPr>
          <w:ins w:id="2731" w:author="啊白" w:date="2024-04-10T16:35:46Z"/>
          <w:del w:id="2732" w:author="Jinglin Sun" w:date="2024-07-25T14:08:46Z"/>
          <w:rFonts w:hint="eastAsia" w:ascii="Times New Roman" w:hAnsi="Times New Roman" w:eastAsia="仿宋_GB2312" w:cs="Times New Roman"/>
          <w:i w:val="0"/>
          <w:iCs w:val="0"/>
          <w:caps w:val="0"/>
          <w:color w:val="auto"/>
          <w:spacing w:val="0"/>
          <w:sz w:val="32"/>
          <w:szCs w:val="32"/>
          <w:highlight w:val="none"/>
          <w:shd w:val="clear" w:fill="auto"/>
          <w:rPrChange w:id="2733" w:author="啊白" w:date="2024-04-12T14:02:18Z">
            <w:rPr>
              <w:ins w:id="2734" w:author="啊白" w:date="2024-04-10T16:35:46Z"/>
              <w:del w:id="2735" w:author="Jinglin Sun" w:date="2024-07-25T14:08:46Z"/>
              <w:rFonts w:hint="eastAsia" w:ascii="Microsoft YaHei UI" w:hAnsi="Microsoft YaHei UI" w:eastAsia="Microsoft YaHei UI" w:cs="Microsoft YaHei UI"/>
              <w:i w:val="0"/>
              <w:iCs w:val="0"/>
              <w:caps w:val="0"/>
              <w:color w:val="4A4949"/>
              <w:spacing w:val="20"/>
              <w:sz w:val="15"/>
              <w:szCs w:val="15"/>
              <w:shd w:val="clear" w:fill="FFFFFF"/>
            </w:rPr>
          </w:rPrChange>
        </w:rPr>
      </w:pPr>
      <w:ins w:id="2736" w:author="啊白" w:date="2024-04-12T14:32:31Z">
        <w:r>
          <w:rPr>
            <w:rFonts w:hint="eastAsia" w:eastAsia="仿宋_GB2312"/>
            <w:sz w:val="32"/>
            <w:szCs w:val="32"/>
            <w:lang w:val="en-US" w:eastAsia="zh-CN"/>
          </w:rPr>
          <w:t>美国</w:t>
        </w:r>
      </w:ins>
      <w:ins w:id="2737" w:author="啊白" w:date="2024-04-12T14:32:39Z">
        <w:r>
          <w:rPr>
            <w:rFonts w:hint="eastAsia" w:eastAsia="仿宋_GB2312"/>
            <w:sz w:val="32"/>
            <w:szCs w:val="32"/>
            <w:lang w:val="en-US" w:eastAsia="zh-CN"/>
          </w:rPr>
          <w:t>对</w:t>
        </w:r>
      </w:ins>
      <w:ins w:id="2738" w:author="啊白" w:date="2024-04-12T14:32:42Z">
        <w:r>
          <w:rPr>
            <w:rFonts w:hint="eastAsia" w:eastAsia="仿宋_GB2312"/>
            <w:sz w:val="32"/>
            <w:szCs w:val="32"/>
            <w:lang w:val="en-US" w:eastAsia="zh-CN"/>
          </w:rPr>
          <w:t>生物科技产</w:t>
        </w:r>
      </w:ins>
      <w:ins w:id="2739" w:author="啊白" w:date="2024-04-12T14:32:43Z">
        <w:r>
          <w:rPr>
            <w:rFonts w:hint="eastAsia" w:eastAsia="仿宋_GB2312"/>
            <w:sz w:val="32"/>
            <w:szCs w:val="32"/>
            <w:lang w:val="en-US" w:eastAsia="zh-CN"/>
          </w:rPr>
          <w:t>业</w:t>
        </w:r>
      </w:ins>
      <w:ins w:id="2740" w:author="啊白" w:date="2024-04-12T14:32:44Z">
        <w:r>
          <w:rPr>
            <w:rFonts w:hint="eastAsia" w:eastAsia="仿宋_GB2312"/>
            <w:sz w:val="32"/>
            <w:szCs w:val="32"/>
            <w:lang w:val="en-US" w:eastAsia="zh-CN"/>
          </w:rPr>
          <w:t>的</w:t>
        </w:r>
      </w:ins>
      <w:ins w:id="2741" w:author="啊白" w:date="2024-04-12T14:32:47Z">
        <w:r>
          <w:rPr>
            <w:rFonts w:hint="eastAsia" w:eastAsia="仿宋_GB2312"/>
            <w:sz w:val="32"/>
            <w:szCs w:val="32"/>
            <w:lang w:val="en-US" w:eastAsia="zh-CN"/>
          </w:rPr>
          <w:t>支持</w:t>
        </w:r>
      </w:ins>
      <w:ins w:id="2742" w:author="啊白" w:date="2024-04-12T14:32:49Z">
        <w:r>
          <w:rPr>
            <w:rFonts w:hint="eastAsia" w:eastAsia="仿宋_GB2312"/>
            <w:sz w:val="32"/>
            <w:szCs w:val="32"/>
            <w:lang w:val="en-US" w:eastAsia="zh-CN"/>
          </w:rPr>
          <w:t>是</w:t>
        </w:r>
      </w:ins>
      <w:ins w:id="2743" w:author="啊白" w:date="2024-04-12T14:32:54Z">
        <w:r>
          <w:rPr>
            <w:rFonts w:hint="eastAsia" w:eastAsia="仿宋_GB2312"/>
            <w:sz w:val="32"/>
            <w:szCs w:val="32"/>
            <w:lang w:val="en-US" w:eastAsia="zh-CN"/>
          </w:rPr>
          <w:t>各</w:t>
        </w:r>
      </w:ins>
      <w:ins w:id="2744" w:author="啊白" w:date="2024-04-12T14:34:09Z">
        <w:r>
          <w:rPr>
            <w:rFonts w:hint="eastAsia" w:eastAsia="仿宋_GB2312"/>
            <w:sz w:val="32"/>
            <w:szCs w:val="32"/>
            <w:lang w:val="en-US" w:eastAsia="zh-CN"/>
          </w:rPr>
          <w:t>届</w:t>
        </w:r>
      </w:ins>
      <w:ins w:id="2745" w:author="啊白" w:date="2024-04-12T14:34:11Z">
        <w:r>
          <w:rPr>
            <w:rFonts w:hint="eastAsia" w:eastAsia="仿宋_GB2312"/>
            <w:sz w:val="32"/>
            <w:szCs w:val="32"/>
            <w:lang w:val="en-US" w:eastAsia="zh-CN"/>
          </w:rPr>
          <w:t>政府</w:t>
        </w:r>
      </w:ins>
      <w:ins w:id="2746" w:author="啊白" w:date="2024-04-12T14:34:12Z">
        <w:r>
          <w:rPr>
            <w:rFonts w:hint="eastAsia" w:eastAsia="仿宋_GB2312"/>
            <w:sz w:val="32"/>
            <w:szCs w:val="32"/>
            <w:lang w:val="en-US" w:eastAsia="zh-CN"/>
          </w:rPr>
          <w:t>的</w:t>
        </w:r>
      </w:ins>
      <w:ins w:id="2747" w:author="啊白" w:date="2024-04-12T14:34:15Z">
        <w:r>
          <w:rPr>
            <w:rFonts w:hint="eastAsia" w:eastAsia="仿宋_GB2312"/>
            <w:sz w:val="32"/>
            <w:szCs w:val="32"/>
            <w:lang w:val="en-US" w:eastAsia="zh-CN"/>
          </w:rPr>
          <w:t>共识</w:t>
        </w:r>
      </w:ins>
      <w:ins w:id="2748" w:author="啊白" w:date="2024-04-12T14:34:16Z">
        <w:r>
          <w:rPr>
            <w:rFonts w:hint="eastAsia" w:eastAsia="仿宋_GB2312"/>
            <w:sz w:val="32"/>
            <w:szCs w:val="32"/>
            <w:lang w:val="en-US" w:eastAsia="zh-CN"/>
          </w:rPr>
          <w:t>，</w:t>
        </w:r>
      </w:ins>
      <w:ins w:id="2749" w:author="啊白" w:date="2024-04-12T14:36:43Z">
        <w:del w:id="2750" w:author="Jinglin Sun" w:date="2024-07-25T14:07:27Z">
          <w:r>
            <w:rPr>
              <w:rFonts w:hint="default" w:eastAsia="仿宋_GB2312"/>
              <w:sz w:val="32"/>
              <w:szCs w:val="32"/>
              <w:lang w:val="en-US" w:eastAsia="zh-CN"/>
            </w:rPr>
            <w:delText>自</w:delText>
          </w:r>
        </w:del>
      </w:ins>
      <w:ins w:id="2751" w:author="Jinglin Sun" w:date="2024-07-25T14:07:30Z">
        <w:r>
          <w:rPr>
            <w:rFonts w:hint="eastAsia" w:eastAsia="仿宋_GB2312"/>
            <w:sz w:val="32"/>
            <w:szCs w:val="32"/>
            <w:lang w:val="en-US" w:eastAsia="zh-CN"/>
          </w:rPr>
          <w:t>早在</w:t>
        </w:r>
      </w:ins>
      <w:ins w:id="2752" w:author="啊白" w:date="2024-04-12T14:34:21Z">
        <w:r>
          <w:rPr>
            <w:rFonts w:hint="eastAsia" w:eastAsia="仿宋_GB2312"/>
            <w:sz w:val="32"/>
            <w:szCs w:val="32"/>
            <w:lang w:val="en-US" w:eastAsia="zh-CN"/>
          </w:rPr>
          <w:t>199</w:t>
        </w:r>
      </w:ins>
      <w:ins w:id="2753" w:author="啊白" w:date="2024-04-12T14:34:24Z">
        <w:r>
          <w:rPr>
            <w:rFonts w:hint="eastAsia" w:eastAsia="仿宋_GB2312"/>
            <w:sz w:val="32"/>
            <w:szCs w:val="32"/>
            <w:lang w:val="en-US" w:eastAsia="zh-CN"/>
          </w:rPr>
          <w:t>2</w:t>
        </w:r>
      </w:ins>
      <w:ins w:id="2754" w:author="啊白" w:date="2024-04-12T14:34:25Z">
        <w:r>
          <w:rPr>
            <w:rFonts w:hint="eastAsia" w:eastAsia="仿宋_GB2312"/>
            <w:sz w:val="32"/>
            <w:szCs w:val="32"/>
            <w:lang w:val="en-US" w:eastAsia="zh-CN"/>
          </w:rPr>
          <w:t>年</w:t>
        </w:r>
      </w:ins>
      <w:ins w:id="2755" w:author="Jinglin Sun" w:date="2024-07-25T14:07:37Z">
        <w:r>
          <w:rPr>
            <w:rFonts w:hint="eastAsia" w:eastAsia="仿宋_GB2312"/>
            <w:sz w:val="32"/>
            <w:szCs w:val="32"/>
            <w:lang w:val="en-US" w:eastAsia="zh-CN"/>
          </w:rPr>
          <w:t>，</w:t>
        </w:r>
      </w:ins>
      <w:ins w:id="2756" w:author="Jinglin Sun" w:date="2024-07-25T14:07:54Z">
        <w:r>
          <w:rPr>
            <w:rFonts w:hint="eastAsia" w:eastAsia="仿宋_GB2312"/>
            <w:sz w:val="32"/>
            <w:szCs w:val="32"/>
            <w:lang w:val="en-US" w:eastAsia="zh-CN"/>
          </w:rPr>
          <w:t>布什</w:t>
        </w:r>
      </w:ins>
      <w:ins w:id="2757" w:author="啊白" w:date="2024-04-12T14:36:19Z">
        <w:del w:id="2758" w:author="Jinglin Sun" w:date="2024-07-25T14:07:35Z">
          <w:r>
            <w:rPr>
              <w:rFonts w:hint="eastAsia" w:eastAsia="仿宋_GB2312"/>
              <w:sz w:val="32"/>
              <w:szCs w:val="32"/>
              <w:lang w:val="en-US" w:eastAsia="zh-CN"/>
            </w:rPr>
            <w:delText>老布什</w:delText>
          </w:r>
        </w:del>
      </w:ins>
      <w:ins w:id="2759" w:author="啊白" w:date="2024-04-12T14:36:21Z">
        <w:r>
          <w:rPr>
            <w:rFonts w:hint="eastAsia" w:eastAsia="仿宋_GB2312"/>
            <w:sz w:val="32"/>
            <w:szCs w:val="32"/>
            <w:lang w:val="en-US" w:eastAsia="zh-CN"/>
          </w:rPr>
          <w:t>政府</w:t>
        </w:r>
      </w:ins>
      <w:ins w:id="2760" w:author="啊白" w:date="2024-04-12T14:36:22Z">
        <w:del w:id="2761" w:author="Jinglin Sun" w:date="2024-07-25T14:07:42Z">
          <w:r>
            <w:rPr>
              <w:rFonts w:hint="default" w:eastAsia="仿宋_GB2312"/>
              <w:sz w:val="32"/>
              <w:szCs w:val="32"/>
              <w:lang w:val="en-US" w:eastAsia="zh-CN"/>
            </w:rPr>
            <w:delText>通过</w:delText>
          </w:r>
        </w:del>
      </w:ins>
      <w:ins w:id="2762" w:author="Jinglin Sun" w:date="2024-07-25T14:07:43Z">
        <w:r>
          <w:rPr>
            <w:rFonts w:hint="eastAsia" w:eastAsia="仿宋_GB2312"/>
            <w:sz w:val="32"/>
            <w:szCs w:val="32"/>
            <w:lang w:val="en-US" w:eastAsia="zh-CN"/>
          </w:rPr>
          <w:t>就</w:t>
        </w:r>
      </w:ins>
      <w:ins w:id="2763" w:author="Jinglin Sun" w:date="2024-07-25T14:07:44Z">
        <w:r>
          <w:rPr>
            <w:rFonts w:hint="eastAsia" w:eastAsia="仿宋_GB2312"/>
            <w:sz w:val="32"/>
            <w:szCs w:val="32"/>
            <w:lang w:val="en-US" w:eastAsia="zh-CN"/>
          </w:rPr>
          <w:t>出台了</w:t>
        </w:r>
      </w:ins>
      <w:ins w:id="2764" w:author="啊白" w:date="2024-04-12T14:36:23Z">
        <w:r>
          <w:rPr>
            <w:rFonts w:hint="eastAsia" w:eastAsia="仿宋_GB2312"/>
            <w:sz w:val="32"/>
            <w:szCs w:val="32"/>
            <w:lang w:val="en-US" w:eastAsia="zh-CN"/>
          </w:rPr>
          <w:t>“</w:t>
        </w:r>
      </w:ins>
      <w:ins w:id="2765" w:author="啊白" w:date="2024-04-12T14:36:28Z">
        <w:r>
          <w:rPr>
            <w:rFonts w:hint="eastAsia" w:eastAsia="仿宋_GB2312"/>
            <w:sz w:val="32"/>
            <w:szCs w:val="32"/>
            <w:lang w:val="en-US" w:eastAsia="zh-CN"/>
          </w:rPr>
          <w:t>生物技术</w:t>
        </w:r>
      </w:ins>
      <w:ins w:id="2766" w:author="啊白" w:date="2024-04-12T14:36:30Z">
        <w:r>
          <w:rPr>
            <w:rFonts w:hint="eastAsia" w:eastAsia="仿宋_GB2312"/>
            <w:sz w:val="32"/>
            <w:szCs w:val="32"/>
            <w:lang w:val="en-US" w:eastAsia="zh-CN"/>
          </w:rPr>
          <w:t>国家战略</w:t>
        </w:r>
      </w:ins>
      <w:ins w:id="2767" w:author="啊白" w:date="2024-04-12T14:36:23Z">
        <w:r>
          <w:rPr>
            <w:rFonts w:hint="eastAsia" w:eastAsia="仿宋_GB2312"/>
            <w:sz w:val="32"/>
            <w:szCs w:val="32"/>
            <w:lang w:val="en-US" w:eastAsia="zh-CN"/>
          </w:rPr>
          <w:t>”</w:t>
        </w:r>
      </w:ins>
      <w:ins w:id="2768" w:author="啊白" w:date="2024-04-12T14:37:04Z">
        <w:r>
          <w:rPr>
            <w:rFonts w:hint="eastAsia" w:eastAsia="仿宋_GB2312"/>
            <w:sz w:val="32"/>
            <w:szCs w:val="32"/>
            <w:lang w:val="en-US" w:eastAsia="zh-CN"/>
          </w:rPr>
          <w:t>。</w:t>
        </w:r>
      </w:ins>
      <w:ins w:id="2769" w:author="啊白" w:date="2024-04-12T14:37:06Z">
        <w:r>
          <w:rPr>
            <w:rFonts w:hint="eastAsia" w:eastAsia="仿宋_GB2312"/>
            <w:sz w:val="32"/>
            <w:szCs w:val="32"/>
            <w:lang w:val="en-US" w:eastAsia="zh-CN"/>
          </w:rPr>
          <w:t>19</w:t>
        </w:r>
      </w:ins>
      <w:ins w:id="2770" w:author="啊白" w:date="2024-04-12T14:37:07Z">
        <w:r>
          <w:rPr>
            <w:rFonts w:hint="eastAsia" w:eastAsia="仿宋_GB2312"/>
            <w:sz w:val="32"/>
            <w:szCs w:val="32"/>
            <w:lang w:val="en-US" w:eastAsia="zh-CN"/>
          </w:rPr>
          <w:t>93</w:t>
        </w:r>
      </w:ins>
      <w:ins w:id="2771" w:author="啊白" w:date="2024-04-12T14:37:08Z">
        <w:r>
          <w:rPr>
            <w:rFonts w:hint="eastAsia" w:eastAsia="仿宋_GB2312"/>
            <w:sz w:val="32"/>
            <w:szCs w:val="32"/>
            <w:lang w:val="en-US" w:eastAsia="zh-CN"/>
          </w:rPr>
          <w:t>年</w:t>
        </w:r>
      </w:ins>
      <w:ins w:id="2772" w:author="啊白" w:date="2024-04-12T14:37:09Z">
        <w:r>
          <w:rPr>
            <w:rFonts w:hint="eastAsia" w:eastAsia="仿宋_GB2312"/>
            <w:sz w:val="32"/>
            <w:szCs w:val="32"/>
            <w:lang w:val="en-US" w:eastAsia="zh-CN"/>
          </w:rPr>
          <w:t>，</w:t>
        </w:r>
      </w:ins>
      <w:ins w:id="2773" w:author="啊白" w:date="2024-04-12T14:37:12Z">
        <w:r>
          <w:rPr>
            <w:rFonts w:hint="eastAsia" w:eastAsia="仿宋_GB2312"/>
            <w:sz w:val="32"/>
            <w:szCs w:val="32"/>
            <w:lang w:val="en-US" w:eastAsia="zh-CN"/>
          </w:rPr>
          <w:t>克林顿</w:t>
        </w:r>
      </w:ins>
      <w:ins w:id="2774" w:author="啊白" w:date="2024-04-12T14:37:14Z">
        <w:r>
          <w:rPr>
            <w:rFonts w:hint="eastAsia" w:eastAsia="仿宋_GB2312"/>
            <w:sz w:val="32"/>
            <w:szCs w:val="32"/>
            <w:lang w:val="en-US" w:eastAsia="zh-CN"/>
          </w:rPr>
          <w:t>政府</w:t>
        </w:r>
      </w:ins>
      <w:ins w:id="2775" w:author="啊白" w:date="2024-04-12T14:37:21Z">
        <w:r>
          <w:rPr>
            <w:rFonts w:hint="eastAsia" w:eastAsia="仿宋_GB2312"/>
            <w:sz w:val="32"/>
            <w:szCs w:val="32"/>
            <w:lang w:val="en-US" w:eastAsia="zh-CN"/>
          </w:rPr>
          <w:t>将</w:t>
        </w:r>
      </w:ins>
      <w:ins w:id="2776" w:author="啊白" w:date="2024-04-12T14:37:27Z">
        <w:r>
          <w:rPr>
            <w:rFonts w:hint="eastAsia" w:eastAsia="仿宋_GB2312"/>
            <w:sz w:val="32"/>
            <w:szCs w:val="32"/>
            <w:lang w:val="en-US" w:eastAsia="zh-CN"/>
          </w:rPr>
          <w:t>生物科技和信息科技</w:t>
        </w:r>
      </w:ins>
      <w:ins w:id="2777" w:author="啊白" w:date="2024-04-12T14:37:28Z">
        <w:r>
          <w:rPr>
            <w:rFonts w:hint="eastAsia" w:eastAsia="仿宋_GB2312"/>
            <w:sz w:val="32"/>
            <w:szCs w:val="32"/>
            <w:lang w:val="en-US" w:eastAsia="zh-CN"/>
          </w:rPr>
          <w:t>作为</w:t>
        </w:r>
      </w:ins>
      <w:ins w:id="2778" w:author="啊白" w:date="2024-04-12T14:37:29Z">
        <w:r>
          <w:rPr>
            <w:rFonts w:hint="eastAsia" w:eastAsia="仿宋_GB2312"/>
            <w:sz w:val="32"/>
            <w:szCs w:val="32"/>
            <w:lang w:val="en-US" w:eastAsia="zh-CN"/>
          </w:rPr>
          <w:t>美国</w:t>
        </w:r>
      </w:ins>
      <w:ins w:id="2779" w:author="啊白" w:date="2024-04-12T14:37:35Z">
        <w:r>
          <w:rPr>
            <w:rFonts w:hint="eastAsia" w:eastAsia="仿宋_GB2312"/>
            <w:sz w:val="32"/>
            <w:szCs w:val="32"/>
            <w:lang w:val="en-US" w:eastAsia="zh-CN"/>
          </w:rPr>
          <w:t>量大高科技发展领域</w:t>
        </w:r>
      </w:ins>
      <w:ins w:id="2780" w:author="啊白" w:date="2024-04-12T14:37:37Z">
        <w:r>
          <w:rPr>
            <w:rFonts w:hint="eastAsia" w:eastAsia="仿宋_GB2312"/>
            <w:sz w:val="32"/>
            <w:szCs w:val="32"/>
            <w:lang w:val="en-US" w:eastAsia="zh-CN"/>
          </w:rPr>
          <w:t>。</w:t>
        </w:r>
      </w:ins>
      <w:ins w:id="2781" w:author="啊白" w:date="2024-04-10T16:16:51Z">
        <w:r>
          <w:rPr>
            <w:rFonts w:hint="eastAsia" w:eastAsia="仿宋_GB2312"/>
            <w:sz w:val="32"/>
            <w:szCs w:val="32"/>
            <w:lang w:val="en-US" w:eastAsia="zh-CN"/>
          </w:rPr>
          <w:t>2012</w:t>
        </w:r>
      </w:ins>
      <w:ins w:id="2782" w:author="啊白" w:date="2024-04-10T16:16:52Z">
        <w:r>
          <w:rPr>
            <w:rFonts w:hint="eastAsia" w:eastAsia="仿宋_GB2312"/>
            <w:sz w:val="32"/>
            <w:szCs w:val="32"/>
            <w:lang w:val="en-US" w:eastAsia="zh-CN"/>
          </w:rPr>
          <w:t>年</w:t>
        </w:r>
      </w:ins>
      <w:ins w:id="2783" w:author="啊白" w:date="2024-04-10T16:16:53Z">
        <w:r>
          <w:rPr>
            <w:rFonts w:hint="eastAsia" w:eastAsia="仿宋_GB2312"/>
            <w:sz w:val="32"/>
            <w:szCs w:val="32"/>
            <w:lang w:val="en-US" w:eastAsia="zh-CN"/>
          </w:rPr>
          <w:t>，</w:t>
        </w:r>
      </w:ins>
      <w:ins w:id="2784" w:author="啊白" w:date="2024-04-10T16:16:57Z">
        <w:del w:id="2785" w:author="Jinglin Sun" w:date="2024-07-25T14:08:04Z">
          <w:r>
            <w:rPr>
              <w:rFonts w:hint="eastAsia" w:eastAsia="仿宋_GB2312"/>
              <w:sz w:val="32"/>
              <w:szCs w:val="32"/>
              <w:lang w:val="en-US" w:eastAsia="zh-CN"/>
            </w:rPr>
            <w:delText>美国</w:delText>
          </w:r>
        </w:del>
      </w:ins>
      <w:ins w:id="2786" w:author="啊白" w:date="2024-04-10T16:16:59Z">
        <w:r>
          <w:rPr>
            <w:rFonts w:hint="eastAsia" w:eastAsia="仿宋_GB2312"/>
            <w:sz w:val="32"/>
            <w:szCs w:val="32"/>
            <w:lang w:val="en-US" w:eastAsia="zh-CN"/>
          </w:rPr>
          <w:t>奥巴马政府</w:t>
        </w:r>
      </w:ins>
      <w:ins w:id="2787" w:author="啊白" w:date="2024-04-10T16:17:01Z">
        <w:r>
          <w:rPr>
            <w:rFonts w:hint="eastAsia" w:eastAsia="仿宋_GB2312"/>
            <w:sz w:val="32"/>
            <w:szCs w:val="32"/>
            <w:lang w:val="en-US" w:eastAsia="zh-CN"/>
          </w:rPr>
          <w:t>颁布</w:t>
        </w:r>
      </w:ins>
      <w:ins w:id="2788" w:author="啊白" w:date="2024-04-10T16:17:03Z">
        <w:r>
          <w:rPr>
            <w:rFonts w:hint="eastAsia" w:eastAsia="仿宋_GB2312"/>
            <w:sz w:val="32"/>
            <w:szCs w:val="32"/>
            <w:lang w:val="en-US" w:eastAsia="zh-CN"/>
          </w:rPr>
          <w:t>《</w:t>
        </w:r>
      </w:ins>
      <w:ins w:id="2789" w:author="啊白" w:date="2024-04-10T16:17:04Z">
        <w:r>
          <w:rPr>
            <w:rFonts w:hint="eastAsia" w:eastAsia="仿宋_GB2312"/>
            <w:sz w:val="32"/>
            <w:szCs w:val="32"/>
            <w:lang w:val="en-US" w:eastAsia="zh-CN"/>
          </w:rPr>
          <w:t>国家</w:t>
        </w:r>
      </w:ins>
      <w:ins w:id="2790" w:author="啊白" w:date="2024-04-10T16:17:07Z">
        <w:r>
          <w:rPr>
            <w:rFonts w:hint="eastAsia" w:eastAsia="仿宋_GB2312"/>
            <w:sz w:val="32"/>
            <w:szCs w:val="32"/>
            <w:lang w:val="en-US" w:eastAsia="zh-CN"/>
          </w:rPr>
          <w:t>生物经济</w:t>
        </w:r>
      </w:ins>
      <w:ins w:id="2791" w:author="啊白" w:date="2024-04-10T16:17:08Z">
        <w:r>
          <w:rPr>
            <w:rFonts w:hint="eastAsia" w:eastAsia="仿宋_GB2312"/>
            <w:sz w:val="32"/>
            <w:szCs w:val="32"/>
            <w:lang w:val="en-US" w:eastAsia="zh-CN"/>
          </w:rPr>
          <w:t>蓝图</w:t>
        </w:r>
      </w:ins>
      <w:ins w:id="2792" w:author="啊白" w:date="2024-04-10T16:17:03Z">
        <w:r>
          <w:rPr>
            <w:rFonts w:hint="eastAsia" w:eastAsia="仿宋_GB2312"/>
            <w:sz w:val="32"/>
            <w:szCs w:val="32"/>
            <w:lang w:val="en-US" w:eastAsia="zh-CN"/>
          </w:rPr>
          <w:t>》</w:t>
        </w:r>
      </w:ins>
      <w:del w:id="2793" w:author="啊白" w:date="2024-04-10T16:17:45Z">
        <w:r>
          <w:rPr>
            <w:rFonts w:eastAsia="仿宋_GB2312"/>
            <w:sz w:val="32"/>
            <w:szCs w:val="32"/>
          </w:rPr>
          <w:delText>美国将生物医药作为国家战略，早在2012年，奥巴马政府颁布了《国家生物经济蓝图》</w:delText>
        </w:r>
      </w:del>
      <w:r>
        <w:rPr>
          <w:rFonts w:eastAsia="仿宋_GB2312"/>
          <w:sz w:val="32"/>
          <w:szCs w:val="32"/>
        </w:rPr>
        <w:t>，</w:t>
      </w:r>
      <w:ins w:id="2794" w:author="啊白" w:date="2024-04-11T15:53:17Z">
        <w:r>
          <w:rPr>
            <w:rFonts w:hint="eastAsia" w:eastAsia="仿宋_GB2312"/>
            <w:sz w:val="32"/>
            <w:szCs w:val="32"/>
            <w:lang w:val="en-US" w:eastAsia="zh-CN"/>
          </w:rPr>
          <w:t>对</w:t>
        </w:r>
      </w:ins>
      <w:ins w:id="2795" w:author="啊白" w:date="2024-04-10T16:23:45Z">
        <w:r>
          <w:rPr>
            <w:rFonts w:hint="eastAsia" w:eastAsia="仿宋_GB2312"/>
            <w:sz w:val="32"/>
            <w:szCs w:val="32"/>
            <w:lang w:val="en-US" w:eastAsia="zh-CN"/>
          </w:rPr>
          <w:t>基因</w:t>
        </w:r>
      </w:ins>
      <w:ins w:id="2796" w:author="啊白" w:date="2024-04-10T16:23:49Z">
        <w:r>
          <w:rPr>
            <w:rFonts w:hint="eastAsia" w:eastAsia="仿宋_GB2312"/>
            <w:sz w:val="32"/>
            <w:szCs w:val="32"/>
            <w:lang w:val="en-US" w:eastAsia="zh-CN"/>
          </w:rPr>
          <w:t>组学</w:t>
        </w:r>
      </w:ins>
      <w:ins w:id="2797" w:author="啊白" w:date="2024-04-10T16:23:53Z">
        <w:r>
          <w:rPr>
            <w:rFonts w:hint="eastAsia" w:eastAsia="仿宋_GB2312"/>
            <w:sz w:val="32"/>
            <w:szCs w:val="32"/>
            <w:lang w:val="en-US" w:eastAsia="zh-CN"/>
          </w:rPr>
          <w:t>、</w:t>
        </w:r>
      </w:ins>
      <w:ins w:id="2798" w:author="啊白" w:date="2024-04-10T16:23:56Z">
        <w:r>
          <w:rPr>
            <w:rFonts w:hint="eastAsia" w:eastAsia="仿宋_GB2312"/>
            <w:sz w:val="32"/>
            <w:szCs w:val="32"/>
            <w:lang w:val="en-US" w:eastAsia="zh-CN"/>
          </w:rPr>
          <w:t>合成</w:t>
        </w:r>
      </w:ins>
      <w:ins w:id="2799" w:author="啊白" w:date="2024-04-10T16:23:59Z">
        <w:r>
          <w:rPr>
            <w:rFonts w:hint="eastAsia" w:eastAsia="仿宋_GB2312"/>
            <w:sz w:val="32"/>
            <w:szCs w:val="32"/>
            <w:lang w:val="en-US" w:eastAsia="zh-CN"/>
          </w:rPr>
          <w:t>生物学</w:t>
        </w:r>
      </w:ins>
      <w:ins w:id="2800" w:author="啊白" w:date="2024-04-10T16:24:04Z">
        <w:r>
          <w:rPr>
            <w:rFonts w:hint="eastAsia" w:eastAsia="仿宋_GB2312"/>
            <w:sz w:val="32"/>
            <w:szCs w:val="32"/>
            <w:lang w:val="en-US" w:eastAsia="zh-CN"/>
          </w:rPr>
          <w:t>为代表</w:t>
        </w:r>
      </w:ins>
      <w:ins w:id="2801" w:author="啊白" w:date="2024-04-10T16:24:10Z">
        <w:r>
          <w:rPr>
            <w:rFonts w:hint="eastAsia" w:eastAsia="仿宋_GB2312"/>
            <w:sz w:val="32"/>
            <w:szCs w:val="32"/>
            <w:lang w:val="en-US" w:eastAsia="zh-CN"/>
          </w:rPr>
          <w:t>的</w:t>
        </w:r>
      </w:ins>
      <w:ins w:id="2802" w:author="啊白" w:date="2024-04-10T16:24:12Z">
        <w:r>
          <w:rPr>
            <w:rFonts w:hint="eastAsia" w:eastAsia="仿宋_GB2312"/>
            <w:sz w:val="32"/>
            <w:szCs w:val="32"/>
            <w:lang w:val="en-US" w:eastAsia="zh-CN"/>
          </w:rPr>
          <w:t>生物</w:t>
        </w:r>
      </w:ins>
      <w:ins w:id="2803" w:author="啊白" w:date="2024-04-10T16:24:13Z">
        <w:r>
          <w:rPr>
            <w:rFonts w:hint="eastAsia" w:eastAsia="仿宋_GB2312"/>
            <w:sz w:val="32"/>
            <w:szCs w:val="32"/>
            <w:lang w:val="en-US" w:eastAsia="zh-CN"/>
          </w:rPr>
          <w:t>制造技术</w:t>
        </w:r>
      </w:ins>
      <w:ins w:id="2804" w:author="啊白" w:date="2024-04-10T16:24:14Z">
        <w:r>
          <w:rPr>
            <w:rFonts w:hint="eastAsia" w:eastAsia="仿宋_GB2312"/>
            <w:sz w:val="32"/>
            <w:szCs w:val="32"/>
            <w:lang w:val="en-US" w:eastAsia="zh-CN"/>
          </w:rPr>
          <w:t>作为</w:t>
        </w:r>
      </w:ins>
      <w:ins w:id="2805" w:author="啊白" w:date="2024-04-10T16:24:16Z">
        <w:r>
          <w:rPr>
            <w:rFonts w:hint="eastAsia" w:eastAsia="仿宋_GB2312"/>
            <w:sz w:val="32"/>
            <w:szCs w:val="32"/>
            <w:lang w:val="en-US" w:eastAsia="zh-CN"/>
          </w:rPr>
          <w:t>重点</w:t>
        </w:r>
      </w:ins>
      <w:ins w:id="2806" w:author="啊白" w:date="2024-04-10T16:24:18Z">
        <w:r>
          <w:rPr>
            <w:rFonts w:hint="eastAsia" w:eastAsia="仿宋_GB2312"/>
            <w:sz w:val="32"/>
            <w:szCs w:val="32"/>
            <w:lang w:val="en-US" w:eastAsia="zh-CN"/>
          </w:rPr>
          <w:t>发展</w:t>
        </w:r>
      </w:ins>
      <w:ins w:id="2807" w:author="啊白" w:date="2024-04-10T16:24:21Z">
        <w:r>
          <w:rPr>
            <w:rFonts w:hint="eastAsia" w:eastAsia="仿宋_GB2312"/>
            <w:sz w:val="32"/>
            <w:szCs w:val="32"/>
            <w:lang w:val="en-US" w:eastAsia="zh-CN"/>
          </w:rPr>
          <w:t>领域</w:t>
        </w:r>
      </w:ins>
      <w:ins w:id="2808" w:author="啊白" w:date="2024-04-10T16:24:25Z">
        <w:r>
          <w:rPr>
            <w:rFonts w:hint="eastAsia" w:eastAsia="仿宋_GB2312"/>
            <w:sz w:val="32"/>
            <w:szCs w:val="32"/>
            <w:lang w:val="en-US" w:eastAsia="zh-CN"/>
          </w:rPr>
          <w:t>给予支持</w:t>
        </w:r>
      </w:ins>
      <w:ins w:id="2809" w:author="啊白" w:date="2024-04-10T16:24:41Z">
        <w:r>
          <w:rPr>
            <w:rFonts w:hint="eastAsia" w:eastAsia="仿宋_GB2312"/>
            <w:sz w:val="32"/>
            <w:szCs w:val="32"/>
            <w:lang w:val="en-US" w:eastAsia="zh-CN"/>
          </w:rPr>
          <w:t>。</w:t>
        </w:r>
      </w:ins>
      <w:ins w:id="2810" w:author="啊白" w:date="2024-04-12T13:57:35Z">
        <w:r>
          <w:rPr>
            <w:rFonts w:hint="eastAsia" w:ascii="Times New Roman" w:hAnsi="Times New Roman" w:eastAsia="仿宋_GB2312" w:cs="Times New Roman"/>
            <w:i w:val="0"/>
            <w:iCs w:val="0"/>
            <w:caps w:val="0"/>
            <w:color w:val="auto"/>
            <w:spacing w:val="0"/>
            <w:sz w:val="32"/>
            <w:szCs w:val="32"/>
            <w:shd w:val="clear" w:fill="auto"/>
            <w:rPrChange w:id="2811" w:author="啊白" w:date="2024-04-12T13:57:39Z">
              <w:rPr>
                <w:rFonts w:ascii="MicrosoftYaHei" w:hAnsi="MicrosoftYaHei" w:eastAsia="MicrosoftYaHei" w:cs="MicrosoftYaHei"/>
                <w:i w:val="0"/>
                <w:iCs w:val="0"/>
                <w:caps w:val="0"/>
                <w:color w:val="333333"/>
                <w:spacing w:val="5"/>
                <w:sz w:val="16"/>
                <w:szCs w:val="16"/>
                <w:shd w:val="clear" w:fill="F8F9F9"/>
              </w:rPr>
            </w:rPrChange>
          </w:rPr>
          <w:t>2022年</w:t>
        </w:r>
      </w:ins>
      <w:ins w:id="2812" w:author="啊白" w:date="2024-04-12T14:01:58Z">
        <w:del w:id="2813" w:author="Jinglin Sun" w:date="2024-07-25T14:08:13Z">
          <w:r>
            <w:rPr>
              <w:rFonts w:hint="eastAsia" w:eastAsia="仿宋_GB2312" w:cs="Times New Roman"/>
              <w:i w:val="0"/>
              <w:iCs w:val="0"/>
              <w:caps w:val="0"/>
              <w:spacing w:val="0"/>
              <w:sz w:val="32"/>
              <w:szCs w:val="32"/>
              <w:shd w:val="clear"/>
              <w:lang w:val="en-US" w:eastAsia="zh-CN"/>
            </w:rPr>
            <w:delText>3月</w:delText>
          </w:r>
        </w:del>
      </w:ins>
      <w:ins w:id="2814" w:author="啊白" w:date="2024-04-12T13:57:35Z">
        <w:r>
          <w:rPr>
            <w:rFonts w:hint="eastAsia" w:ascii="Times New Roman" w:hAnsi="Times New Roman" w:eastAsia="仿宋_GB2312" w:cs="Times New Roman"/>
            <w:i w:val="0"/>
            <w:iCs w:val="0"/>
            <w:caps w:val="0"/>
            <w:color w:val="auto"/>
            <w:spacing w:val="0"/>
            <w:sz w:val="32"/>
            <w:szCs w:val="32"/>
            <w:shd w:val="clear" w:fill="auto"/>
            <w:rPrChange w:id="2815" w:author="啊白" w:date="2024-04-12T13:57:39Z">
              <w:rPr>
                <w:rFonts w:ascii="MicrosoftYaHei" w:hAnsi="MicrosoftYaHei" w:eastAsia="MicrosoftYaHei" w:cs="MicrosoftYaHei"/>
                <w:i w:val="0"/>
                <w:iCs w:val="0"/>
                <w:caps w:val="0"/>
                <w:color w:val="333333"/>
                <w:spacing w:val="5"/>
                <w:sz w:val="16"/>
                <w:szCs w:val="16"/>
                <w:shd w:val="clear" w:fill="F8F9F9"/>
              </w:rPr>
            </w:rPrChange>
          </w:rPr>
          <w:t>，拜登</w:t>
        </w:r>
      </w:ins>
      <w:ins w:id="2816" w:author="啊白" w:date="2024-04-12T13:58:10Z">
        <w:r>
          <w:rPr>
            <w:rFonts w:hint="eastAsia" w:eastAsia="仿宋_GB2312" w:cs="Times New Roman"/>
            <w:i w:val="0"/>
            <w:iCs w:val="0"/>
            <w:caps w:val="0"/>
            <w:spacing w:val="0"/>
            <w:sz w:val="32"/>
            <w:szCs w:val="32"/>
            <w:shd w:val="clear"/>
            <w:lang w:val="en-US" w:eastAsia="zh-CN"/>
          </w:rPr>
          <w:t>政府</w:t>
        </w:r>
      </w:ins>
      <w:ins w:id="2817" w:author="啊白" w:date="2024-04-12T13:57:35Z">
        <w:r>
          <w:rPr>
            <w:rFonts w:hint="eastAsia" w:ascii="Times New Roman" w:hAnsi="Times New Roman" w:eastAsia="仿宋_GB2312" w:cs="Times New Roman"/>
            <w:i w:val="0"/>
            <w:iCs w:val="0"/>
            <w:caps w:val="0"/>
            <w:color w:val="auto"/>
            <w:spacing w:val="0"/>
            <w:sz w:val="32"/>
            <w:szCs w:val="32"/>
            <w:shd w:val="clear" w:fill="auto"/>
            <w:rPrChange w:id="2818" w:author="啊白" w:date="2024-04-12T13:57:39Z">
              <w:rPr>
                <w:rFonts w:ascii="MicrosoftYaHei" w:hAnsi="MicrosoftYaHei" w:eastAsia="MicrosoftYaHei" w:cs="MicrosoftYaHei"/>
                <w:i w:val="0"/>
                <w:iCs w:val="0"/>
                <w:caps w:val="0"/>
                <w:color w:val="333333"/>
                <w:spacing w:val="5"/>
                <w:sz w:val="16"/>
                <w:szCs w:val="16"/>
                <w:shd w:val="clear" w:fill="F8F9F9"/>
              </w:rPr>
            </w:rPrChange>
          </w:rPr>
          <w:t>签署了</w:t>
        </w:r>
      </w:ins>
      <w:ins w:id="2819" w:author="啊白" w:date="2024-04-12T13:58:24Z">
        <w:r>
          <w:rPr>
            <w:rFonts w:hint="eastAsia" w:eastAsia="仿宋_GB2312" w:cs="Times New Roman"/>
            <w:i w:val="0"/>
            <w:iCs w:val="0"/>
            <w:caps w:val="0"/>
            <w:spacing w:val="0"/>
            <w:sz w:val="32"/>
            <w:szCs w:val="32"/>
            <w:shd w:val="clear"/>
            <w:lang w:eastAsia="zh-CN"/>
          </w:rPr>
          <w:t>《</w:t>
        </w:r>
      </w:ins>
      <w:ins w:id="2820" w:author="啊白" w:date="2024-04-12T14:00:29Z">
        <w:r>
          <w:rPr>
            <w:rFonts w:hint="eastAsia" w:eastAsia="仿宋_GB2312" w:cs="Times New Roman"/>
            <w:i w:val="0"/>
            <w:iCs w:val="0"/>
            <w:caps w:val="0"/>
            <w:spacing w:val="0"/>
            <w:sz w:val="32"/>
            <w:szCs w:val="32"/>
            <w:shd w:val="clear"/>
            <w:lang w:val="en-US" w:eastAsia="zh-CN"/>
          </w:rPr>
          <w:t>生物技术</w:t>
        </w:r>
      </w:ins>
      <w:ins w:id="2821" w:author="啊白" w:date="2024-04-12T14:00:30Z">
        <w:r>
          <w:rPr>
            <w:rFonts w:hint="eastAsia" w:eastAsia="仿宋_GB2312" w:cs="Times New Roman"/>
            <w:i w:val="0"/>
            <w:iCs w:val="0"/>
            <w:caps w:val="0"/>
            <w:spacing w:val="0"/>
            <w:sz w:val="32"/>
            <w:szCs w:val="32"/>
            <w:shd w:val="clear"/>
            <w:lang w:val="en-US" w:eastAsia="zh-CN"/>
          </w:rPr>
          <w:t>核生物</w:t>
        </w:r>
      </w:ins>
      <w:ins w:id="2822" w:author="啊白" w:date="2024-04-12T14:00:31Z">
        <w:r>
          <w:rPr>
            <w:rFonts w:hint="eastAsia" w:eastAsia="仿宋_GB2312" w:cs="Times New Roman"/>
            <w:i w:val="0"/>
            <w:iCs w:val="0"/>
            <w:caps w:val="0"/>
            <w:spacing w:val="0"/>
            <w:sz w:val="32"/>
            <w:szCs w:val="32"/>
            <w:shd w:val="clear"/>
            <w:lang w:val="en-US" w:eastAsia="zh-CN"/>
          </w:rPr>
          <w:t>制造</w:t>
        </w:r>
      </w:ins>
      <w:ins w:id="2823" w:author="啊白" w:date="2024-04-12T14:00:33Z">
        <w:r>
          <w:rPr>
            <w:rFonts w:hint="eastAsia" w:eastAsia="仿宋_GB2312" w:cs="Times New Roman"/>
            <w:i w:val="0"/>
            <w:iCs w:val="0"/>
            <w:caps w:val="0"/>
            <w:spacing w:val="0"/>
            <w:sz w:val="32"/>
            <w:szCs w:val="32"/>
            <w:shd w:val="clear"/>
            <w:lang w:val="en-US" w:eastAsia="zh-CN"/>
          </w:rPr>
          <w:t>明确目标</w:t>
        </w:r>
      </w:ins>
      <w:ins w:id="2824" w:author="啊白" w:date="2024-04-12T13:58:24Z">
        <w:r>
          <w:rPr>
            <w:rFonts w:hint="eastAsia" w:eastAsia="仿宋_GB2312" w:cs="Times New Roman"/>
            <w:i w:val="0"/>
            <w:iCs w:val="0"/>
            <w:caps w:val="0"/>
            <w:spacing w:val="0"/>
            <w:sz w:val="32"/>
            <w:szCs w:val="32"/>
            <w:shd w:val="clear"/>
            <w:lang w:eastAsia="zh-CN"/>
          </w:rPr>
          <w:t>》</w:t>
        </w:r>
      </w:ins>
      <w:ins w:id="2825" w:author="啊白" w:date="2024-04-12T14:01:20Z">
        <w:r>
          <w:rPr>
            <w:rFonts w:hint="eastAsia" w:eastAsia="仿宋_GB2312" w:cs="Times New Roman"/>
            <w:i w:val="0"/>
            <w:iCs w:val="0"/>
            <w:caps w:val="0"/>
            <w:spacing w:val="0"/>
            <w:sz w:val="32"/>
            <w:szCs w:val="32"/>
            <w:shd w:val="clear"/>
            <w:lang w:eastAsia="zh-CN"/>
          </w:rPr>
          <w:t>，</w:t>
        </w:r>
      </w:ins>
      <w:ins w:id="2826" w:author="啊白" w:date="2024-04-10T16:35:43Z">
        <w:r>
          <w:rPr>
            <w:rFonts w:hint="eastAsia" w:ascii="Times New Roman" w:hAnsi="Times New Roman" w:eastAsia="仿宋_GB2312" w:cs="Times New Roman"/>
            <w:i w:val="0"/>
            <w:iCs w:val="0"/>
            <w:caps w:val="0"/>
            <w:color w:val="auto"/>
            <w:spacing w:val="0"/>
            <w:sz w:val="32"/>
            <w:szCs w:val="32"/>
            <w:highlight w:val="none"/>
            <w:shd w:val="clear" w:fill="auto"/>
            <w:rPrChange w:id="2827" w:author="啊白" w:date="2024-04-11T16:08:20Z">
              <w:rPr>
                <w:rFonts w:hint="eastAsia" w:ascii="Microsoft YaHei UI" w:hAnsi="Microsoft YaHei UI" w:eastAsia="Microsoft YaHei UI" w:cs="Microsoft YaHei UI"/>
                <w:i w:val="0"/>
                <w:iCs w:val="0"/>
                <w:caps w:val="0"/>
                <w:color w:val="4A4949"/>
                <w:spacing w:val="20"/>
                <w:sz w:val="15"/>
                <w:szCs w:val="15"/>
                <w:shd w:val="clear" w:fill="FFFFFF"/>
              </w:rPr>
            </w:rPrChange>
          </w:rPr>
          <w:t>呼吁对应用于制药、农业和能源领域的生物技术研究进行更有针对性的投资，以保持美国的“竞争优势”。</w:t>
        </w:r>
      </w:ins>
      <w:ins w:id="2828" w:author="啊白" w:date="2024-04-12T14:02:07Z">
        <w:r>
          <w:rPr>
            <w:rFonts w:hint="eastAsia" w:eastAsia="仿宋_GB2312" w:cs="Times New Roman"/>
            <w:i w:val="0"/>
            <w:iCs w:val="0"/>
            <w:caps w:val="0"/>
            <w:color w:val="auto"/>
            <w:spacing w:val="0"/>
            <w:sz w:val="32"/>
            <w:szCs w:val="32"/>
            <w:highlight w:val="none"/>
            <w:shd w:val="clear" w:fill="auto"/>
            <w:lang w:val="en-US" w:eastAsia="zh-CN"/>
          </w:rPr>
          <w:t>同年9</w:t>
        </w:r>
      </w:ins>
      <w:ins w:id="2829" w:author="啊白" w:date="2024-04-12T14:02:08Z">
        <w:r>
          <w:rPr>
            <w:rFonts w:hint="eastAsia" w:eastAsia="仿宋_GB2312" w:cs="Times New Roman"/>
            <w:i w:val="0"/>
            <w:iCs w:val="0"/>
            <w:caps w:val="0"/>
            <w:color w:val="auto"/>
            <w:spacing w:val="0"/>
            <w:sz w:val="32"/>
            <w:szCs w:val="32"/>
            <w:highlight w:val="none"/>
            <w:shd w:val="clear" w:fill="auto"/>
            <w:lang w:val="en-US" w:eastAsia="zh-CN"/>
          </w:rPr>
          <w:t>月</w:t>
        </w:r>
      </w:ins>
      <w:ins w:id="2830" w:author="啊白" w:date="2024-04-12T14:02:13Z">
        <w:r>
          <w:rPr>
            <w:rFonts w:hint="eastAsia" w:eastAsia="仿宋_GB2312" w:cs="Times New Roman"/>
            <w:i w:val="0"/>
            <w:iCs w:val="0"/>
            <w:caps w:val="0"/>
            <w:color w:val="auto"/>
            <w:spacing w:val="0"/>
            <w:sz w:val="32"/>
            <w:szCs w:val="32"/>
            <w:highlight w:val="none"/>
            <w:shd w:val="clear" w:fill="auto"/>
            <w:lang w:val="en-US" w:eastAsia="zh-CN"/>
          </w:rPr>
          <w:t>启动</w:t>
        </w:r>
      </w:ins>
      <w:ins w:id="2831" w:author="啊白" w:date="2024-04-12T14:01:49Z">
        <w:r>
          <w:rPr>
            <w:rFonts w:hint="eastAsia" w:ascii="Times New Roman" w:hAnsi="Times New Roman" w:eastAsia="仿宋_GB2312" w:cs="Times New Roman"/>
            <w:b w:val="0"/>
            <w:bCs w:val="0"/>
            <w:i w:val="0"/>
            <w:iCs w:val="0"/>
            <w:caps w:val="0"/>
            <w:color w:val="auto"/>
            <w:spacing w:val="0"/>
            <w:sz w:val="32"/>
            <w:szCs w:val="32"/>
            <w:highlight w:val="none"/>
            <w:shd w:val="clear" w:fill="auto"/>
            <w:rPrChange w:id="2832" w:author="啊白" w:date="2024-04-12T14:02:18Z">
              <w:rPr>
                <w:rFonts w:ascii="微软雅黑" w:hAnsi="微软雅黑" w:eastAsia="微软雅黑" w:cs="微软雅黑"/>
                <w:b/>
                <w:bCs/>
                <w:i w:val="0"/>
                <w:iCs w:val="0"/>
                <w:caps w:val="0"/>
                <w:color w:val="191B1F"/>
                <w:spacing w:val="0"/>
                <w:sz w:val="27"/>
                <w:szCs w:val="27"/>
                <w:shd w:val="clear" w:fill="FFFFFF"/>
              </w:rPr>
            </w:rPrChange>
          </w:rPr>
          <w:t>《国家生物技术和生物制造计划》</w:t>
        </w:r>
      </w:ins>
      <w:ins w:id="2833" w:author="啊白" w:date="2024-04-12T14:01:49Z">
        <w:del w:id="2834" w:author="Jinglin Sun" w:date="2024-07-25T14:08:52Z">
          <w:r>
            <w:rPr>
              <w:rFonts w:hint="eastAsia" w:ascii="Times New Roman" w:hAnsi="Times New Roman" w:eastAsia="仿宋_GB2312" w:cs="Times New Roman"/>
              <w:i w:val="0"/>
              <w:iCs w:val="0"/>
              <w:caps w:val="0"/>
              <w:color w:val="auto"/>
              <w:spacing w:val="0"/>
              <w:sz w:val="32"/>
              <w:szCs w:val="32"/>
              <w:highlight w:val="none"/>
              <w:shd w:val="clear" w:fill="auto"/>
              <w:rPrChange w:id="2835" w:author="啊白" w:date="2024-04-12T14:02:18Z">
                <w:rPr>
                  <w:rFonts w:hint="eastAsia" w:ascii="微软雅黑" w:hAnsi="微软雅黑" w:eastAsia="微软雅黑" w:cs="微软雅黑"/>
                  <w:i w:val="0"/>
                  <w:iCs w:val="0"/>
                  <w:caps w:val="0"/>
                  <w:color w:val="191B1F"/>
                  <w:spacing w:val="0"/>
                  <w:sz w:val="27"/>
                  <w:szCs w:val="27"/>
                  <w:shd w:val="clear" w:fill="FFFFFF"/>
                </w:rPr>
              </w:rPrChange>
            </w:rPr>
            <w:delText>，</w:delText>
          </w:r>
        </w:del>
      </w:ins>
      <w:ins w:id="2836" w:author="Jinglin Sun" w:date="2024-07-25T14:08:52Z">
        <w:r>
          <w:rPr>
            <w:rFonts w:hint="eastAsia" w:eastAsia="仿宋_GB2312" w:cs="Times New Roman"/>
            <w:i w:val="0"/>
            <w:iCs w:val="0"/>
            <w:caps w:val="0"/>
            <w:color w:val="auto"/>
            <w:spacing w:val="0"/>
            <w:sz w:val="32"/>
            <w:szCs w:val="32"/>
            <w:highlight w:val="none"/>
            <w:shd w:val="clear" w:fill="auto"/>
            <w:lang w:eastAsia="zh-CN"/>
          </w:rPr>
          <w:t>。</w:t>
        </w:r>
      </w:ins>
      <w:ins w:id="2837" w:author="啊白" w:date="2024-04-12T14:01:49Z">
        <w:del w:id="2838" w:author="Jinglin Sun" w:date="2024-07-25T14:08:46Z">
          <w:r>
            <w:rPr>
              <w:rFonts w:hint="eastAsia" w:ascii="Times New Roman" w:hAnsi="Times New Roman" w:eastAsia="仿宋_GB2312" w:cs="Times New Roman"/>
              <w:i w:val="0"/>
              <w:iCs w:val="0"/>
              <w:caps w:val="0"/>
              <w:color w:val="auto"/>
              <w:spacing w:val="0"/>
              <w:sz w:val="32"/>
              <w:szCs w:val="32"/>
              <w:highlight w:val="none"/>
              <w:shd w:val="clear" w:fill="auto"/>
              <w:rPrChange w:id="2839" w:author="啊白" w:date="2024-04-12T14:02:18Z">
                <w:rPr>
                  <w:rFonts w:hint="eastAsia" w:ascii="微软雅黑" w:hAnsi="微软雅黑" w:eastAsia="微软雅黑" w:cs="微软雅黑"/>
                  <w:i w:val="0"/>
                  <w:iCs w:val="0"/>
                  <w:caps w:val="0"/>
                  <w:color w:val="191B1F"/>
                  <w:spacing w:val="0"/>
                  <w:sz w:val="27"/>
                  <w:szCs w:val="27"/>
                  <w:shd w:val="clear" w:fill="FFFFFF"/>
                </w:rPr>
              </w:rPrChange>
            </w:rPr>
            <w:delText>来“确保美国能够在国内制造于美国所发明的所有东西”</w:delText>
          </w:r>
        </w:del>
      </w:ins>
      <w:ins w:id="2840" w:author="啊白" w:date="2024-04-12T14:02:21Z">
        <w:del w:id="2841" w:author="Jinglin Sun" w:date="2024-07-25T14:08:46Z">
          <w:r>
            <w:rPr>
              <w:rFonts w:hint="eastAsia" w:eastAsia="仿宋_GB2312" w:cs="Times New Roman"/>
              <w:i w:val="0"/>
              <w:iCs w:val="0"/>
              <w:caps w:val="0"/>
              <w:color w:val="auto"/>
              <w:spacing w:val="0"/>
              <w:sz w:val="32"/>
              <w:szCs w:val="32"/>
              <w:highlight w:val="none"/>
              <w:shd w:val="clear" w:fill="auto"/>
              <w:lang w:eastAsia="zh-CN"/>
            </w:rPr>
            <w:delText>。</w:delText>
          </w:r>
        </w:del>
      </w:ins>
    </w:p>
    <w:p w14:paraId="696CA9B7">
      <w:pPr>
        <w:wordWrap w:val="0"/>
        <w:spacing w:line="560" w:lineRule="exact"/>
        <w:ind w:firstLine="640" w:firstLineChars="200"/>
        <w:rPr>
          <w:ins w:id="2842" w:author="啊白" w:date="2024-04-11T15:58:43Z"/>
          <w:del w:id="2843" w:author="Jinglin Sun" w:date="2024-07-25T14:23:56Z"/>
          <w:rFonts w:hint="eastAsia" w:eastAsia="仿宋_GB2312"/>
          <w:b/>
          <w:bCs/>
          <w:sz w:val="32"/>
          <w:szCs w:val="32"/>
          <w:vertAlign w:val="baseline"/>
          <w:lang w:val="en-US" w:eastAsia="zh-CN"/>
          <w:rPrChange w:id="2844" w:author="Jinglin Sun" w:date="2024-07-25T14:27:31Z">
            <w:rPr>
              <w:ins w:id="2845" w:author="啊白" w:date="2024-04-11T15:58:43Z"/>
              <w:del w:id="2846" w:author="Jinglin Sun" w:date="2024-07-25T14:23:56Z"/>
              <w:rFonts w:hint="default" w:eastAsia="仿宋_GB2312"/>
              <w:sz w:val="32"/>
              <w:szCs w:val="32"/>
              <w:vertAlign w:val="baseline"/>
              <w:lang w:val="en-US" w:eastAsia="zh-CN"/>
            </w:rPr>
          </w:rPrChange>
        </w:rPr>
      </w:pPr>
      <w:ins w:id="2847" w:author="啊白" w:date="2024-04-11T15:54:51Z">
        <w:r>
          <w:rPr>
            <w:rFonts w:hint="eastAsia" w:eastAsia="仿宋_GB2312"/>
            <w:sz w:val="32"/>
            <w:szCs w:val="32"/>
            <w:lang w:val="en-US" w:eastAsia="zh-CN"/>
          </w:rPr>
          <w:t>多年来，</w:t>
        </w:r>
      </w:ins>
      <w:ins w:id="2848" w:author="啊白" w:date="2024-04-11T15:54:53Z">
        <w:r>
          <w:rPr>
            <w:rFonts w:hint="eastAsia" w:eastAsia="仿宋_GB2312"/>
            <w:sz w:val="32"/>
            <w:szCs w:val="32"/>
            <w:lang w:val="en-US" w:eastAsia="zh-CN"/>
          </w:rPr>
          <w:t>美国</w:t>
        </w:r>
      </w:ins>
      <w:ins w:id="2849" w:author="啊白" w:date="2024-04-10T16:27:15Z">
        <w:r>
          <w:rPr>
            <w:rFonts w:hint="eastAsia" w:eastAsia="仿宋_GB2312"/>
            <w:sz w:val="32"/>
            <w:szCs w:val="32"/>
            <w:lang w:val="en-US" w:eastAsia="zh-CN"/>
          </w:rPr>
          <w:t>为</w:t>
        </w:r>
      </w:ins>
      <w:ins w:id="2850" w:author="啊白" w:date="2024-04-10T16:27:25Z">
        <w:r>
          <w:rPr>
            <w:rFonts w:hint="eastAsia" w:eastAsia="仿宋_GB2312"/>
            <w:sz w:val="32"/>
            <w:szCs w:val="32"/>
            <w:lang w:val="en-US" w:eastAsia="zh-CN"/>
          </w:rPr>
          <w:t>更好</w:t>
        </w:r>
      </w:ins>
      <w:ins w:id="2851" w:author="啊白" w:date="2024-04-10T16:27:26Z">
        <w:r>
          <w:rPr>
            <w:rFonts w:hint="eastAsia" w:eastAsia="仿宋_GB2312"/>
            <w:sz w:val="32"/>
            <w:szCs w:val="32"/>
            <w:lang w:val="en-US" w:eastAsia="zh-CN"/>
          </w:rPr>
          <w:t>布局</w:t>
        </w:r>
      </w:ins>
      <w:ins w:id="2852" w:author="啊白" w:date="2024-04-10T16:27:27Z">
        <w:r>
          <w:rPr>
            <w:rFonts w:hint="eastAsia" w:eastAsia="仿宋_GB2312"/>
            <w:sz w:val="32"/>
            <w:szCs w:val="32"/>
            <w:lang w:val="en-US" w:eastAsia="zh-CN"/>
          </w:rPr>
          <w:t>发展</w:t>
        </w:r>
      </w:ins>
      <w:ins w:id="2853" w:author="啊白" w:date="2024-04-10T16:27:31Z">
        <w:r>
          <w:rPr>
            <w:rFonts w:hint="eastAsia" w:eastAsia="仿宋_GB2312"/>
            <w:sz w:val="32"/>
            <w:szCs w:val="32"/>
            <w:lang w:val="en-US" w:eastAsia="zh-CN"/>
          </w:rPr>
          <w:t>生物</w:t>
        </w:r>
      </w:ins>
      <w:ins w:id="2854" w:author="啊白" w:date="2024-04-10T16:27:32Z">
        <w:r>
          <w:rPr>
            <w:rFonts w:hint="eastAsia" w:eastAsia="仿宋_GB2312"/>
            <w:sz w:val="32"/>
            <w:szCs w:val="32"/>
            <w:lang w:val="en-US" w:eastAsia="zh-CN"/>
          </w:rPr>
          <w:t>制造</w:t>
        </w:r>
      </w:ins>
      <w:ins w:id="2855" w:author="啊白" w:date="2024-04-10T16:27:34Z">
        <w:r>
          <w:rPr>
            <w:rFonts w:hint="eastAsia" w:eastAsia="仿宋_GB2312"/>
            <w:sz w:val="32"/>
            <w:szCs w:val="32"/>
            <w:lang w:val="en-US" w:eastAsia="zh-CN"/>
          </w:rPr>
          <w:t>领域</w:t>
        </w:r>
      </w:ins>
      <w:ins w:id="2856" w:author="啊白" w:date="2024-04-10T16:27:35Z">
        <w:r>
          <w:rPr>
            <w:rFonts w:hint="eastAsia" w:eastAsia="仿宋_GB2312"/>
            <w:sz w:val="32"/>
            <w:szCs w:val="32"/>
            <w:lang w:val="en-US" w:eastAsia="zh-CN"/>
          </w:rPr>
          <w:t>，</w:t>
        </w:r>
      </w:ins>
      <w:del w:id="2857" w:author="啊白" w:date="2024-04-10T16:27:42Z">
        <w:r>
          <w:rPr>
            <w:rFonts w:eastAsia="仿宋_GB2312"/>
            <w:sz w:val="32"/>
            <w:szCs w:val="32"/>
          </w:rPr>
          <w:delText>制定了发展包括遗传工程、DNA测序和生物分子的自动化高通量操作等传统生物技术产业和合成生物学、蛋白质组学、生物信息学等新兴生物技术产业在内的战略目标。与此同时，美国</w:delText>
        </w:r>
      </w:del>
      <w:r>
        <w:rPr>
          <w:rFonts w:eastAsia="仿宋_GB2312"/>
          <w:sz w:val="32"/>
          <w:szCs w:val="32"/>
        </w:rPr>
        <w:t>通过研究制定相应的法律法规、财政预算、管理法规、税收政策等，不断加强生物技术研究、鼓励发明创新和促进生物技术转移等。</w:t>
      </w:r>
      <w:ins w:id="2858" w:author="啊白" w:date="2024-04-11T15:55:42Z">
        <w:r>
          <w:rPr>
            <w:rFonts w:hint="default" w:eastAsia="仿宋_GB2312"/>
            <w:b/>
            <w:bCs/>
            <w:sz w:val="32"/>
            <w:szCs w:val="32"/>
            <w:lang w:val="en-US" w:eastAsia="zh-CN"/>
            <w:rPrChange w:id="2859" w:author="Jinglin Sun" w:date="2024-07-25T14:27:18Z">
              <w:rPr>
                <w:rFonts w:hint="eastAsia" w:eastAsia="仿宋_GB2312"/>
                <w:sz w:val="32"/>
                <w:szCs w:val="32"/>
                <w:lang w:val="en-US" w:eastAsia="zh-CN"/>
              </w:rPr>
            </w:rPrChange>
          </w:rPr>
          <w:t>在</w:t>
        </w:r>
      </w:ins>
      <w:ins w:id="2860" w:author="啊白" w:date="2024-04-11T15:55:48Z">
        <w:r>
          <w:rPr>
            <w:rFonts w:hint="default" w:eastAsia="仿宋_GB2312"/>
            <w:b/>
            <w:bCs/>
            <w:sz w:val="32"/>
            <w:szCs w:val="32"/>
            <w:lang w:val="en-US" w:eastAsia="zh-CN"/>
            <w:rPrChange w:id="2861" w:author="Jinglin Sun" w:date="2024-07-25T14:27:18Z">
              <w:rPr>
                <w:rFonts w:hint="eastAsia" w:eastAsia="仿宋_GB2312"/>
                <w:sz w:val="32"/>
                <w:szCs w:val="32"/>
                <w:lang w:val="en-US" w:eastAsia="zh-CN"/>
              </w:rPr>
            </w:rPrChange>
          </w:rPr>
          <w:t>药物</w:t>
        </w:r>
      </w:ins>
      <w:ins w:id="2862" w:author="啊白" w:date="2024-04-11T15:55:51Z">
        <w:r>
          <w:rPr>
            <w:rFonts w:hint="default" w:eastAsia="仿宋_GB2312"/>
            <w:b/>
            <w:bCs/>
            <w:sz w:val="32"/>
            <w:szCs w:val="32"/>
            <w:lang w:val="en-US" w:eastAsia="zh-CN"/>
            <w:rPrChange w:id="2863" w:author="Jinglin Sun" w:date="2024-07-25T14:27:18Z">
              <w:rPr>
                <w:rFonts w:hint="eastAsia" w:eastAsia="仿宋_GB2312"/>
                <w:sz w:val="32"/>
                <w:szCs w:val="32"/>
                <w:lang w:val="en-US" w:eastAsia="zh-CN"/>
              </w:rPr>
            </w:rPrChange>
          </w:rPr>
          <w:t>审评审批</w:t>
        </w:r>
      </w:ins>
      <w:ins w:id="2864" w:author="啊白" w:date="2024-04-11T15:55:52Z">
        <w:r>
          <w:rPr>
            <w:rFonts w:hint="default" w:eastAsia="仿宋_GB2312"/>
            <w:b/>
            <w:bCs/>
            <w:sz w:val="32"/>
            <w:szCs w:val="32"/>
            <w:lang w:val="en-US" w:eastAsia="zh-CN"/>
            <w:rPrChange w:id="2865" w:author="Jinglin Sun" w:date="2024-07-25T14:27:18Z">
              <w:rPr>
                <w:rFonts w:hint="eastAsia" w:eastAsia="仿宋_GB2312"/>
                <w:sz w:val="32"/>
                <w:szCs w:val="32"/>
                <w:lang w:val="en-US" w:eastAsia="zh-CN"/>
              </w:rPr>
            </w:rPrChange>
          </w:rPr>
          <w:t>方面</w:t>
        </w:r>
      </w:ins>
      <w:ins w:id="2866" w:author="啊白" w:date="2024-04-11T15:55:53Z">
        <w:r>
          <w:rPr>
            <w:rFonts w:hint="default" w:eastAsia="仿宋_GB2312"/>
            <w:b/>
            <w:bCs/>
            <w:sz w:val="32"/>
            <w:szCs w:val="32"/>
            <w:lang w:val="en-US" w:eastAsia="zh-CN"/>
            <w:rPrChange w:id="2867" w:author="Jinglin Sun" w:date="2024-07-25T14:27:18Z">
              <w:rPr>
                <w:rFonts w:hint="eastAsia" w:eastAsia="仿宋_GB2312"/>
                <w:sz w:val="32"/>
                <w:szCs w:val="32"/>
                <w:lang w:val="en-US" w:eastAsia="zh-CN"/>
              </w:rPr>
            </w:rPrChange>
          </w:rPr>
          <w:t>，</w:t>
        </w:r>
      </w:ins>
      <w:ins w:id="2868" w:author="啊白" w:date="2024-04-11T15:56:08Z">
        <w:r>
          <w:rPr>
            <w:rFonts w:ascii="Times New Roman" w:hAnsi="Times New Roman" w:eastAsia="仿宋_GB2312" w:cs="Times New Roman"/>
            <w:i w:val="0"/>
            <w:iCs w:val="0"/>
            <w:caps w:val="0"/>
            <w:spacing w:val="0"/>
            <w:sz w:val="32"/>
            <w:szCs w:val="32"/>
            <w:shd w:val="clear"/>
            <w:rPrChange w:id="2869" w:author="啊白" w:date="2024-04-11T15:59:25Z">
              <w:rPr>
                <w:rFonts w:ascii="Times New Roman" w:hAnsi="Times New Roman" w:eastAsia="仿宋_GB2312" w:cs="Times New Roman"/>
                <w:i w:val="0"/>
                <w:iCs w:val="0"/>
                <w:caps w:val="0"/>
                <w:spacing w:val="0"/>
                <w:sz w:val="21"/>
                <w:szCs w:val="21"/>
                <w:shd w:val="clear"/>
              </w:rPr>
            </w:rPrChange>
          </w:rPr>
          <w:t>《21世纪治愈法案》</w:t>
        </w:r>
      </w:ins>
      <w:ins w:id="2870" w:author="啊白" w:date="2024-04-11T15:56:21Z">
        <w:r>
          <w:rPr>
            <w:rFonts w:eastAsia="仿宋_GB2312"/>
            <w:sz w:val="32"/>
            <w:szCs w:val="32"/>
            <w:rPrChange w:id="2871" w:author="啊白" w:date="2024-04-11T15:59:25Z">
              <w:rPr>
                <w:rFonts w:eastAsia="仿宋_GB2312"/>
                <w:sz w:val="21"/>
                <w:szCs w:val="21"/>
              </w:rPr>
            </w:rPrChange>
          </w:rPr>
          <w:t>旨在积极推动新药研发，加快审批过程，促进药品和医疗器械上市</w:t>
        </w:r>
      </w:ins>
      <w:ins w:id="2872" w:author="啊白" w:date="2024-04-11T15:56:27Z">
        <w:r>
          <w:rPr>
            <w:rFonts w:hint="default" w:eastAsia="仿宋_GB2312"/>
            <w:sz w:val="32"/>
            <w:szCs w:val="32"/>
            <w:lang w:eastAsia="zh-CN"/>
            <w:rPrChange w:id="2873" w:author="啊白" w:date="2024-04-11T15:59:25Z">
              <w:rPr>
                <w:rFonts w:hint="eastAsia" w:eastAsia="仿宋_GB2312"/>
                <w:sz w:val="21"/>
                <w:szCs w:val="21"/>
                <w:lang w:eastAsia="zh-CN"/>
              </w:rPr>
            </w:rPrChange>
          </w:rPr>
          <w:t>；</w:t>
        </w:r>
      </w:ins>
      <w:ins w:id="2874" w:author="啊白" w:date="2024-04-11T15:56:31Z">
        <w:r>
          <w:rPr>
            <w:rFonts w:eastAsia="仿宋_GB2312"/>
            <w:sz w:val="32"/>
            <w:szCs w:val="32"/>
            <w:rPrChange w:id="2875" w:author="啊白" w:date="2024-04-11T15:59:25Z">
              <w:rPr>
                <w:rFonts w:eastAsia="仿宋_GB2312"/>
                <w:sz w:val="21"/>
                <w:szCs w:val="21"/>
              </w:rPr>
            </w:rPrChange>
          </w:rPr>
          <w:t>《处方药使用者付费法案》</w:t>
        </w:r>
      </w:ins>
      <w:ins w:id="2876" w:author="啊白" w:date="2024-04-11T15:56:35Z">
        <w:r>
          <w:rPr>
            <w:rFonts w:eastAsia="仿宋_GB2312"/>
            <w:sz w:val="32"/>
            <w:szCs w:val="32"/>
            <w:rPrChange w:id="2877" w:author="啊白" w:date="2024-04-11T15:59:25Z">
              <w:rPr>
                <w:rFonts w:eastAsia="仿宋_GB2312"/>
                <w:sz w:val="21"/>
                <w:szCs w:val="21"/>
              </w:rPr>
            </w:rPrChange>
          </w:rPr>
          <w:t>推动美国的新药批准进程明显加快</w:t>
        </w:r>
      </w:ins>
      <w:ins w:id="2878" w:author="啊白" w:date="2024-04-11T15:56:42Z">
        <w:r>
          <w:rPr>
            <w:rFonts w:hint="default" w:eastAsia="仿宋_GB2312"/>
            <w:sz w:val="32"/>
            <w:szCs w:val="32"/>
            <w:lang w:eastAsia="zh-CN"/>
            <w:rPrChange w:id="2879" w:author="啊白" w:date="2024-04-11T15:59:25Z">
              <w:rPr>
                <w:rFonts w:hint="eastAsia" w:eastAsia="仿宋_GB2312"/>
                <w:sz w:val="21"/>
                <w:szCs w:val="21"/>
                <w:lang w:eastAsia="zh-CN"/>
              </w:rPr>
            </w:rPrChange>
          </w:rPr>
          <w:t>；</w:t>
        </w:r>
      </w:ins>
      <w:ins w:id="2880" w:author="啊白" w:date="2024-04-11T15:56:42Z">
        <w:r>
          <w:rPr>
            <w:rFonts w:ascii="Times New Roman" w:hAnsi="Times New Roman" w:eastAsia="仿宋_GB2312" w:cs="Times New Roman"/>
            <w:i w:val="0"/>
            <w:iCs w:val="0"/>
            <w:caps w:val="0"/>
            <w:spacing w:val="0"/>
            <w:sz w:val="32"/>
            <w:szCs w:val="32"/>
            <w:shd w:val="clear"/>
            <w:rPrChange w:id="2881" w:author="啊白" w:date="2024-04-11T15:59:25Z">
              <w:rPr>
                <w:rFonts w:ascii="Times New Roman" w:hAnsi="Times New Roman" w:eastAsia="仿宋_GB2312" w:cs="Times New Roman"/>
                <w:i w:val="0"/>
                <w:iCs w:val="0"/>
                <w:caps w:val="0"/>
                <w:spacing w:val="0"/>
                <w:sz w:val="21"/>
                <w:szCs w:val="21"/>
                <w:shd w:val="clear"/>
              </w:rPr>
            </w:rPrChange>
          </w:rPr>
          <w:t>《用于严重疾病的再生医学疗法的加速程序》</w:t>
        </w:r>
      </w:ins>
      <w:ins w:id="2882" w:author="啊白" w:date="2024-04-11T15:57:04Z">
        <w:r>
          <w:rPr>
            <w:rFonts w:hint="default" w:eastAsia="仿宋_GB2312" w:cs="Times New Roman"/>
            <w:i w:val="0"/>
            <w:iCs w:val="0"/>
            <w:caps w:val="0"/>
            <w:spacing w:val="0"/>
            <w:sz w:val="32"/>
            <w:szCs w:val="32"/>
            <w:shd w:val="clear"/>
            <w:lang w:val="en-US" w:eastAsia="zh-CN"/>
            <w:rPrChange w:id="2883" w:author="啊白" w:date="2024-04-11T15:59:25Z">
              <w:rPr>
                <w:rFonts w:hint="eastAsia" w:eastAsia="仿宋_GB2312" w:cs="Times New Roman"/>
                <w:i w:val="0"/>
                <w:iCs w:val="0"/>
                <w:caps w:val="0"/>
                <w:spacing w:val="0"/>
                <w:sz w:val="21"/>
                <w:szCs w:val="21"/>
                <w:shd w:val="clear"/>
                <w:lang w:val="en-US" w:eastAsia="zh-CN"/>
              </w:rPr>
            </w:rPrChange>
          </w:rPr>
          <w:t>面向</w:t>
        </w:r>
      </w:ins>
      <w:ins w:id="2884" w:author="啊白" w:date="2024-04-11T15:56:49Z">
        <w:r>
          <w:rPr>
            <w:rFonts w:ascii="Times New Roman" w:hAnsi="Times New Roman" w:eastAsia="仿宋_GB2312" w:cs="Times New Roman"/>
            <w:i w:val="0"/>
            <w:iCs w:val="0"/>
            <w:caps w:val="0"/>
            <w:spacing w:val="0"/>
            <w:sz w:val="32"/>
            <w:szCs w:val="32"/>
            <w:shd w:val="clear"/>
            <w:rPrChange w:id="2885" w:author="啊白" w:date="2024-04-11T15:59:25Z">
              <w:rPr>
                <w:rFonts w:ascii="Times New Roman" w:hAnsi="Times New Roman" w:eastAsia="仿宋_GB2312" w:cs="Times New Roman"/>
                <w:i w:val="0"/>
                <w:iCs w:val="0"/>
                <w:caps w:val="0"/>
                <w:spacing w:val="0"/>
                <w:sz w:val="21"/>
                <w:szCs w:val="21"/>
                <w:shd w:val="clear"/>
              </w:rPr>
            </w:rPrChange>
          </w:rPr>
          <w:t>严重疾病的再生医学疗法的申请人</w:t>
        </w:r>
      </w:ins>
      <w:ins w:id="2886" w:author="啊白" w:date="2024-04-11T15:57:10Z">
        <w:r>
          <w:rPr>
            <w:rFonts w:hint="default" w:eastAsia="仿宋_GB2312" w:cs="Times New Roman"/>
            <w:i w:val="0"/>
            <w:iCs w:val="0"/>
            <w:caps w:val="0"/>
            <w:spacing w:val="0"/>
            <w:sz w:val="32"/>
            <w:szCs w:val="32"/>
            <w:shd w:val="clear"/>
            <w:lang w:eastAsia="zh-CN"/>
            <w:rPrChange w:id="2887" w:author="啊白" w:date="2024-04-11T15:59:25Z">
              <w:rPr>
                <w:rFonts w:hint="eastAsia" w:eastAsia="仿宋_GB2312" w:cs="Times New Roman"/>
                <w:i w:val="0"/>
                <w:iCs w:val="0"/>
                <w:caps w:val="0"/>
                <w:spacing w:val="0"/>
                <w:sz w:val="21"/>
                <w:szCs w:val="21"/>
                <w:shd w:val="clear"/>
                <w:lang w:eastAsia="zh-CN"/>
              </w:rPr>
            </w:rPrChange>
          </w:rPr>
          <w:t>，</w:t>
        </w:r>
      </w:ins>
      <w:ins w:id="2888" w:author="啊白" w:date="2024-04-11T15:56:49Z">
        <w:r>
          <w:rPr>
            <w:rFonts w:ascii="Times New Roman" w:hAnsi="Times New Roman" w:eastAsia="仿宋_GB2312" w:cs="Times New Roman"/>
            <w:i w:val="0"/>
            <w:iCs w:val="0"/>
            <w:caps w:val="0"/>
            <w:spacing w:val="0"/>
            <w:sz w:val="32"/>
            <w:szCs w:val="32"/>
            <w:shd w:val="clear"/>
            <w:rPrChange w:id="2889" w:author="啊白" w:date="2024-04-11T15:59:25Z">
              <w:rPr>
                <w:rFonts w:ascii="Times New Roman" w:hAnsi="Times New Roman" w:eastAsia="仿宋_GB2312" w:cs="Times New Roman"/>
                <w:i w:val="0"/>
                <w:iCs w:val="0"/>
                <w:caps w:val="0"/>
                <w:spacing w:val="0"/>
                <w:sz w:val="21"/>
                <w:szCs w:val="21"/>
                <w:shd w:val="clear"/>
              </w:rPr>
            </w:rPrChange>
          </w:rPr>
          <w:t>可以使用</w:t>
        </w:r>
      </w:ins>
      <w:ins w:id="2890" w:author="啊白" w:date="2024-04-11T15:57:23Z">
        <w:r>
          <w:rPr>
            <w:rFonts w:hint="default" w:eastAsia="仿宋_GB2312" w:cs="Times New Roman"/>
            <w:i w:val="0"/>
            <w:iCs w:val="0"/>
            <w:caps w:val="0"/>
            <w:spacing w:val="0"/>
            <w:sz w:val="32"/>
            <w:szCs w:val="32"/>
            <w:shd w:val="clear"/>
            <w:lang w:val="en-US" w:eastAsia="zh-CN"/>
            <w:rPrChange w:id="2891" w:author="啊白" w:date="2024-04-11T15:59:25Z">
              <w:rPr>
                <w:rFonts w:hint="eastAsia" w:eastAsia="仿宋_GB2312" w:cs="Times New Roman"/>
                <w:i w:val="0"/>
                <w:iCs w:val="0"/>
                <w:caps w:val="0"/>
                <w:spacing w:val="0"/>
                <w:sz w:val="21"/>
                <w:szCs w:val="21"/>
                <w:shd w:val="clear"/>
                <w:lang w:val="en-US" w:eastAsia="zh-CN"/>
              </w:rPr>
            </w:rPrChange>
          </w:rPr>
          <w:t>药物</w:t>
        </w:r>
      </w:ins>
      <w:ins w:id="2892" w:author="啊白" w:date="2024-04-11T15:56:49Z">
        <w:r>
          <w:rPr>
            <w:rFonts w:ascii="Times New Roman" w:hAnsi="Times New Roman" w:eastAsia="仿宋_GB2312" w:cs="Times New Roman"/>
            <w:i w:val="0"/>
            <w:iCs w:val="0"/>
            <w:caps w:val="0"/>
            <w:spacing w:val="0"/>
            <w:sz w:val="32"/>
            <w:szCs w:val="32"/>
            <w:shd w:val="clear"/>
            <w:rPrChange w:id="2893" w:author="啊白" w:date="2024-04-11T15:59:25Z">
              <w:rPr>
                <w:rFonts w:ascii="Times New Roman" w:hAnsi="Times New Roman" w:eastAsia="仿宋_GB2312" w:cs="Times New Roman"/>
                <w:i w:val="0"/>
                <w:iCs w:val="0"/>
                <w:caps w:val="0"/>
                <w:spacing w:val="0"/>
                <w:sz w:val="21"/>
                <w:szCs w:val="21"/>
                <w:shd w:val="clear"/>
              </w:rPr>
            </w:rPrChange>
          </w:rPr>
          <w:t>的快速程序，包括“认定为RMAT产品”</w:t>
        </w:r>
      </w:ins>
      <w:ins w:id="2894" w:author="啊白" w:date="2024-04-11T15:57:33Z">
        <w:r>
          <w:rPr>
            <w:rFonts w:hint="default" w:eastAsia="仿宋_GB2312" w:cs="Times New Roman"/>
            <w:i w:val="0"/>
            <w:iCs w:val="0"/>
            <w:caps w:val="0"/>
            <w:spacing w:val="0"/>
            <w:sz w:val="32"/>
            <w:szCs w:val="32"/>
            <w:shd w:val="clear"/>
            <w:lang w:eastAsia="zh-CN"/>
            <w:rPrChange w:id="2895" w:author="啊白" w:date="2024-04-11T15:59:25Z">
              <w:rPr>
                <w:rFonts w:hint="eastAsia" w:eastAsia="仿宋_GB2312" w:cs="Times New Roman"/>
                <w:i w:val="0"/>
                <w:iCs w:val="0"/>
                <w:caps w:val="0"/>
                <w:spacing w:val="0"/>
                <w:sz w:val="21"/>
                <w:szCs w:val="21"/>
                <w:shd w:val="clear"/>
                <w:lang w:eastAsia="zh-CN"/>
              </w:rPr>
            </w:rPrChange>
          </w:rPr>
          <w:t>。</w:t>
        </w:r>
      </w:ins>
      <w:ins w:id="2896" w:author="啊白" w:date="2024-04-11T15:57:34Z">
        <w:r>
          <w:rPr>
            <w:rFonts w:hint="default" w:eastAsia="仿宋_GB2312" w:cs="Times New Roman"/>
            <w:b/>
            <w:bCs/>
            <w:i w:val="0"/>
            <w:iCs w:val="0"/>
            <w:caps w:val="0"/>
            <w:spacing w:val="0"/>
            <w:sz w:val="32"/>
            <w:szCs w:val="32"/>
            <w:shd w:val="clear"/>
            <w:lang w:val="en-US" w:eastAsia="zh-CN"/>
            <w:rPrChange w:id="2897" w:author="Jinglin Sun" w:date="2024-07-25T14:27:26Z">
              <w:rPr>
                <w:rFonts w:hint="eastAsia" w:eastAsia="仿宋_GB2312" w:cs="Times New Roman"/>
                <w:i w:val="0"/>
                <w:iCs w:val="0"/>
                <w:caps w:val="0"/>
                <w:spacing w:val="0"/>
                <w:sz w:val="21"/>
                <w:szCs w:val="21"/>
                <w:shd w:val="clear"/>
                <w:lang w:val="en-US" w:eastAsia="zh-CN"/>
              </w:rPr>
            </w:rPrChange>
          </w:rPr>
          <w:t>在</w:t>
        </w:r>
      </w:ins>
      <w:ins w:id="2898" w:author="啊白" w:date="2024-04-11T15:57:40Z">
        <w:r>
          <w:rPr>
            <w:rFonts w:hint="default" w:eastAsia="仿宋_GB2312" w:cs="Times New Roman"/>
            <w:b/>
            <w:bCs/>
            <w:i w:val="0"/>
            <w:iCs w:val="0"/>
            <w:caps w:val="0"/>
            <w:spacing w:val="0"/>
            <w:sz w:val="32"/>
            <w:szCs w:val="32"/>
            <w:shd w:val="clear"/>
            <w:lang w:val="en-US" w:eastAsia="zh-CN"/>
            <w:rPrChange w:id="2899" w:author="Jinglin Sun" w:date="2024-07-25T14:27:26Z">
              <w:rPr>
                <w:rFonts w:hint="eastAsia" w:eastAsia="仿宋_GB2312" w:cs="Times New Roman"/>
                <w:i w:val="0"/>
                <w:iCs w:val="0"/>
                <w:caps w:val="0"/>
                <w:spacing w:val="0"/>
                <w:sz w:val="21"/>
                <w:szCs w:val="21"/>
                <w:shd w:val="clear"/>
                <w:lang w:val="en-US" w:eastAsia="zh-CN"/>
              </w:rPr>
            </w:rPrChange>
          </w:rPr>
          <w:t>技术</w:t>
        </w:r>
      </w:ins>
      <w:ins w:id="2900" w:author="啊白" w:date="2024-04-11T15:57:42Z">
        <w:r>
          <w:rPr>
            <w:rFonts w:hint="default" w:eastAsia="仿宋_GB2312" w:cs="Times New Roman"/>
            <w:b/>
            <w:bCs/>
            <w:i w:val="0"/>
            <w:iCs w:val="0"/>
            <w:caps w:val="0"/>
            <w:spacing w:val="0"/>
            <w:sz w:val="32"/>
            <w:szCs w:val="32"/>
            <w:shd w:val="clear"/>
            <w:lang w:val="en-US" w:eastAsia="zh-CN"/>
            <w:rPrChange w:id="2901" w:author="Jinglin Sun" w:date="2024-07-25T14:27:26Z">
              <w:rPr>
                <w:rFonts w:hint="eastAsia" w:eastAsia="仿宋_GB2312" w:cs="Times New Roman"/>
                <w:i w:val="0"/>
                <w:iCs w:val="0"/>
                <w:caps w:val="0"/>
                <w:spacing w:val="0"/>
                <w:sz w:val="21"/>
                <w:szCs w:val="21"/>
                <w:shd w:val="clear"/>
                <w:lang w:val="en-US" w:eastAsia="zh-CN"/>
              </w:rPr>
            </w:rPrChange>
          </w:rPr>
          <w:t>转移</w:t>
        </w:r>
      </w:ins>
      <w:ins w:id="2902" w:author="啊白" w:date="2024-04-11T15:57:44Z">
        <w:del w:id="2903" w:author="Jinglin Sun" w:date="2024-07-25T14:09:26Z">
          <w:r>
            <w:rPr>
              <w:rFonts w:hint="default" w:eastAsia="仿宋_GB2312" w:cs="Times New Roman"/>
              <w:b/>
              <w:bCs/>
              <w:i w:val="0"/>
              <w:iCs w:val="0"/>
              <w:caps w:val="0"/>
              <w:spacing w:val="0"/>
              <w:sz w:val="32"/>
              <w:szCs w:val="32"/>
              <w:shd w:val="clear"/>
              <w:lang w:val="en-US" w:eastAsia="zh-CN"/>
              <w:rPrChange w:id="2904" w:author="Jinglin Sun" w:date="2024-07-25T14:27:26Z">
                <w:rPr>
                  <w:rFonts w:hint="eastAsia" w:eastAsia="仿宋_GB2312" w:cs="Times New Roman"/>
                  <w:i w:val="0"/>
                  <w:iCs w:val="0"/>
                  <w:caps w:val="0"/>
                  <w:spacing w:val="0"/>
                  <w:sz w:val="21"/>
                  <w:szCs w:val="21"/>
                  <w:shd w:val="clear"/>
                  <w:lang w:val="en-US" w:eastAsia="zh-CN"/>
                </w:rPr>
              </w:rPrChange>
            </w:rPr>
            <w:delText>及</w:delText>
          </w:r>
        </w:del>
      </w:ins>
      <w:ins w:id="2905" w:author="啊白" w:date="2024-04-11T15:57:49Z">
        <w:del w:id="2906" w:author="Jinglin Sun" w:date="2024-07-25T14:09:26Z">
          <w:r>
            <w:rPr>
              <w:rFonts w:hint="default" w:eastAsia="仿宋_GB2312" w:cs="Times New Roman"/>
              <w:b/>
              <w:bCs/>
              <w:i w:val="0"/>
              <w:iCs w:val="0"/>
              <w:caps w:val="0"/>
              <w:spacing w:val="0"/>
              <w:sz w:val="32"/>
              <w:szCs w:val="32"/>
              <w:shd w:val="clear"/>
              <w:lang w:val="en-US" w:eastAsia="zh-CN"/>
              <w:rPrChange w:id="2907" w:author="Jinglin Sun" w:date="2024-07-25T14:27:26Z">
                <w:rPr>
                  <w:rFonts w:hint="eastAsia" w:eastAsia="仿宋_GB2312" w:cs="Times New Roman"/>
                  <w:i w:val="0"/>
                  <w:iCs w:val="0"/>
                  <w:caps w:val="0"/>
                  <w:spacing w:val="0"/>
                  <w:sz w:val="21"/>
                  <w:szCs w:val="21"/>
                  <w:shd w:val="clear"/>
                  <w:lang w:val="en-US" w:eastAsia="zh-CN"/>
                </w:rPr>
              </w:rPrChange>
            </w:rPr>
            <w:delText>技术</w:delText>
          </w:r>
        </w:del>
      </w:ins>
      <w:ins w:id="2908" w:author="啊白" w:date="2024-04-11T15:57:51Z">
        <w:r>
          <w:rPr>
            <w:rFonts w:hint="default" w:eastAsia="仿宋_GB2312" w:cs="Times New Roman"/>
            <w:b/>
            <w:bCs/>
            <w:i w:val="0"/>
            <w:iCs w:val="0"/>
            <w:caps w:val="0"/>
            <w:spacing w:val="0"/>
            <w:sz w:val="32"/>
            <w:szCs w:val="32"/>
            <w:shd w:val="clear"/>
            <w:lang w:val="en-US" w:eastAsia="zh-CN"/>
            <w:rPrChange w:id="2909" w:author="Jinglin Sun" w:date="2024-07-25T14:27:26Z">
              <w:rPr>
                <w:rFonts w:hint="eastAsia" w:eastAsia="仿宋_GB2312" w:cs="Times New Roman"/>
                <w:i w:val="0"/>
                <w:iCs w:val="0"/>
                <w:caps w:val="0"/>
                <w:spacing w:val="0"/>
                <w:sz w:val="21"/>
                <w:szCs w:val="21"/>
                <w:shd w:val="clear"/>
                <w:lang w:val="en-US" w:eastAsia="zh-CN"/>
              </w:rPr>
            </w:rPrChange>
          </w:rPr>
          <w:t>转让</w:t>
        </w:r>
      </w:ins>
      <w:ins w:id="2910" w:author="啊白" w:date="2024-04-11T15:57:52Z">
        <w:r>
          <w:rPr>
            <w:rFonts w:hint="default" w:eastAsia="仿宋_GB2312" w:cs="Times New Roman"/>
            <w:b/>
            <w:bCs/>
            <w:i w:val="0"/>
            <w:iCs w:val="0"/>
            <w:caps w:val="0"/>
            <w:spacing w:val="0"/>
            <w:sz w:val="32"/>
            <w:szCs w:val="32"/>
            <w:shd w:val="clear"/>
            <w:lang w:val="en-US" w:eastAsia="zh-CN"/>
            <w:rPrChange w:id="2911" w:author="Jinglin Sun" w:date="2024-07-25T14:27:26Z">
              <w:rPr>
                <w:rFonts w:hint="eastAsia" w:eastAsia="仿宋_GB2312" w:cs="Times New Roman"/>
                <w:i w:val="0"/>
                <w:iCs w:val="0"/>
                <w:caps w:val="0"/>
                <w:spacing w:val="0"/>
                <w:sz w:val="21"/>
                <w:szCs w:val="21"/>
                <w:shd w:val="clear"/>
                <w:lang w:val="en-US" w:eastAsia="zh-CN"/>
              </w:rPr>
            </w:rPrChange>
          </w:rPr>
          <w:t>方面</w:t>
        </w:r>
      </w:ins>
      <w:ins w:id="2912" w:author="啊白" w:date="2024-04-11T15:57:57Z">
        <w:r>
          <w:rPr>
            <w:rFonts w:hint="default" w:eastAsia="仿宋_GB2312" w:cs="Times New Roman"/>
            <w:i w:val="0"/>
            <w:iCs w:val="0"/>
            <w:caps w:val="0"/>
            <w:spacing w:val="0"/>
            <w:sz w:val="32"/>
            <w:szCs w:val="32"/>
            <w:shd w:val="clear"/>
            <w:lang w:val="en-US" w:eastAsia="zh-CN"/>
            <w:rPrChange w:id="2913" w:author="啊白" w:date="2024-04-11T15:59:25Z">
              <w:rPr>
                <w:rFonts w:hint="eastAsia" w:eastAsia="仿宋_GB2312" w:cs="Times New Roman"/>
                <w:i w:val="0"/>
                <w:iCs w:val="0"/>
                <w:caps w:val="0"/>
                <w:spacing w:val="0"/>
                <w:sz w:val="21"/>
                <w:szCs w:val="21"/>
                <w:shd w:val="clear"/>
                <w:lang w:val="en-US" w:eastAsia="zh-CN"/>
              </w:rPr>
            </w:rPrChange>
          </w:rPr>
          <w:t>，</w:t>
        </w:r>
      </w:ins>
      <w:ins w:id="2914" w:author="Jinglin Sun" w:date="2024-07-25T14:09:47Z">
        <w:r>
          <w:rPr>
            <w:rFonts w:hint="eastAsia" w:eastAsia="仿宋_GB2312" w:cs="Times New Roman"/>
            <w:i w:val="0"/>
            <w:iCs w:val="0"/>
            <w:caps w:val="0"/>
            <w:spacing w:val="0"/>
            <w:sz w:val="32"/>
            <w:szCs w:val="32"/>
            <w:shd w:val="clear"/>
            <w:lang w:val="en-US" w:eastAsia="zh-CN"/>
          </w:rPr>
          <w:t>出</w:t>
        </w:r>
      </w:ins>
      <w:ins w:id="2915" w:author="Jinglin Sun" w:date="2024-07-25T14:09:50Z">
        <w:r>
          <w:rPr>
            <w:rFonts w:hint="eastAsia" w:eastAsia="仿宋_GB2312" w:cs="Times New Roman"/>
            <w:i w:val="0"/>
            <w:iCs w:val="0"/>
            <w:caps w:val="0"/>
            <w:spacing w:val="0"/>
            <w:sz w:val="32"/>
            <w:szCs w:val="32"/>
            <w:shd w:val="clear"/>
            <w:lang w:val="en-US" w:eastAsia="zh-CN"/>
          </w:rPr>
          <w:t>台</w:t>
        </w:r>
      </w:ins>
      <w:ins w:id="2916" w:author="啊白" w:date="2024-04-11T15:58:00Z">
        <w:r>
          <w:rPr>
            <w:rFonts w:eastAsia="仿宋_GB2312"/>
            <w:sz w:val="32"/>
            <w:szCs w:val="32"/>
            <w:rPrChange w:id="2917" w:author="啊白" w:date="2024-04-11T15:59:25Z">
              <w:rPr>
                <w:rFonts w:eastAsia="仿宋_GB2312"/>
                <w:sz w:val="21"/>
                <w:szCs w:val="21"/>
              </w:rPr>
            </w:rPrChange>
          </w:rPr>
          <w:t>《合作研究法》、《技术转移法》、《技术扩散法》、《专利法》、</w:t>
        </w:r>
      </w:ins>
      <w:ins w:id="2918" w:author="啊白" w:date="2024-04-11T15:58:00Z">
        <w:r>
          <w:rPr>
            <w:rFonts w:hint="eastAsia" w:eastAsia="仿宋_GB2312"/>
            <w:sz w:val="32"/>
            <w:szCs w:val="32"/>
            <w:rPrChange w:id="2919" w:author="Jinglin Sun" w:date="2024-07-25T14:27:02Z">
              <w:rPr>
                <w:rFonts w:eastAsia="仿宋_GB2312"/>
                <w:sz w:val="21"/>
                <w:szCs w:val="21"/>
              </w:rPr>
            </w:rPrChange>
          </w:rPr>
          <w:t>《知识产权法》和《商标法》</w:t>
        </w:r>
      </w:ins>
      <w:ins w:id="2920" w:author="Jinglin Sun" w:date="2024-07-25T14:09:53Z">
        <w:r>
          <w:rPr>
            <w:rFonts w:hint="eastAsia" w:eastAsia="仿宋_GB2312"/>
            <w:sz w:val="32"/>
            <w:szCs w:val="32"/>
            <w:lang w:val="en-US" w:eastAsia="zh-CN"/>
          </w:rPr>
          <w:t>等</w:t>
        </w:r>
      </w:ins>
      <w:ins w:id="2921" w:author="Jinglin Sun" w:date="2024-07-25T14:09:55Z">
        <w:r>
          <w:rPr>
            <w:rFonts w:hint="eastAsia" w:eastAsia="仿宋_GB2312"/>
            <w:sz w:val="32"/>
            <w:szCs w:val="32"/>
            <w:lang w:val="en-US" w:eastAsia="zh-CN"/>
          </w:rPr>
          <w:t>多项</w:t>
        </w:r>
      </w:ins>
      <w:ins w:id="2922" w:author="Jinglin Sun" w:date="2024-07-25T14:09:57Z">
        <w:r>
          <w:rPr>
            <w:rFonts w:hint="eastAsia" w:eastAsia="仿宋_GB2312"/>
            <w:sz w:val="32"/>
            <w:szCs w:val="32"/>
            <w:lang w:val="en-US" w:eastAsia="zh-CN"/>
          </w:rPr>
          <w:t>法律</w:t>
        </w:r>
      </w:ins>
      <w:ins w:id="2923" w:author="Jinglin Sun" w:date="2024-07-25T14:10:03Z">
        <w:r>
          <w:rPr>
            <w:rFonts w:hint="eastAsia" w:eastAsia="仿宋_GB2312"/>
            <w:sz w:val="32"/>
            <w:szCs w:val="32"/>
            <w:lang w:val="en-US" w:eastAsia="zh-CN"/>
          </w:rPr>
          <w:t>制度</w:t>
        </w:r>
      </w:ins>
      <w:ins w:id="2924" w:author="啊白" w:date="2024-04-11T15:58:08Z">
        <w:r>
          <w:rPr>
            <w:rFonts w:hint="default" w:eastAsia="仿宋_GB2312"/>
            <w:sz w:val="32"/>
            <w:szCs w:val="32"/>
            <w:lang w:val="en-US" w:eastAsia="zh-CN"/>
            <w:rPrChange w:id="2925" w:author="啊白" w:date="2024-04-11T15:59:25Z">
              <w:rPr>
                <w:rFonts w:hint="eastAsia" w:eastAsia="仿宋_GB2312"/>
                <w:sz w:val="21"/>
                <w:szCs w:val="21"/>
                <w:lang w:val="en-US" w:eastAsia="zh-CN"/>
              </w:rPr>
            </w:rPrChange>
          </w:rPr>
          <w:t>，</w:t>
        </w:r>
      </w:ins>
      <w:ins w:id="2926" w:author="啊白" w:date="2024-04-11T15:58:04Z">
        <w:r>
          <w:rPr>
            <w:rFonts w:hint="default" w:eastAsia="仿宋_GB2312"/>
            <w:sz w:val="32"/>
            <w:szCs w:val="32"/>
            <w:lang w:val="en-US" w:eastAsia="zh-CN"/>
            <w:rPrChange w:id="2927" w:author="啊白" w:date="2024-04-11T15:59:25Z">
              <w:rPr>
                <w:rFonts w:hint="default" w:eastAsia="仿宋_GB2312"/>
                <w:sz w:val="21"/>
                <w:szCs w:val="21"/>
                <w:lang w:val="en-US" w:eastAsia="zh-CN"/>
              </w:rPr>
            </w:rPrChange>
          </w:rPr>
          <w:t>形成</w:t>
        </w:r>
      </w:ins>
      <w:ins w:id="2928" w:author="啊白" w:date="2024-04-11T15:58:04Z">
        <w:r>
          <w:rPr>
            <w:rFonts w:hint="eastAsia" w:eastAsia="仿宋_GB2312"/>
            <w:sz w:val="32"/>
            <w:szCs w:val="32"/>
            <w:rPrChange w:id="2929" w:author="Jinglin Sun" w:date="2024-07-25T14:27:02Z">
              <w:rPr>
                <w:rFonts w:eastAsia="仿宋_GB2312"/>
                <w:sz w:val="21"/>
                <w:szCs w:val="21"/>
              </w:rPr>
            </w:rPrChange>
          </w:rPr>
          <w:t>对知识产权、技术转让、技术扩散等强有力的法律保护体系</w:t>
        </w:r>
      </w:ins>
      <w:ins w:id="2930" w:author="啊白" w:date="2024-04-11T15:58:16Z">
        <w:r>
          <w:rPr>
            <w:rFonts w:hint="default" w:eastAsia="仿宋_GB2312"/>
            <w:sz w:val="32"/>
            <w:szCs w:val="32"/>
            <w:lang w:eastAsia="zh-CN"/>
            <w:rPrChange w:id="2931" w:author="Jinglin Sun" w:date="2024-07-25T14:27:02Z">
              <w:rPr>
                <w:rFonts w:hint="eastAsia" w:eastAsia="仿宋_GB2312"/>
                <w:sz w:val="21"/>
                <w:szCs w:val="21"/>
                <w:lang w:eastAsia="zh-CN"/>
              </w:rPr>
            </w:rPrChange>
          </w:rPr>
          <w:t>。</w:t>
        </w:r>
      </w:ins>
      <w:ins w:id="2932" w:author="啊白" w:date="2024-04-11T15:58:27Z">
        <w:r>
          <w:rPr>
            <w:rFonts w:hint="default" w:eastAsia="仿宋_GB2312"/>
            <w:sz w:val="32"/>
            <w:szCs w:val="32"/>
            <w:lang w:val="en-US" w:eastAsia="zh-CN"/>
            <w:rPrChange w:id="2933" w:author="啊白" w:date="2024-04-11T15:59:25Z">
              <w:rPr>
                <w:rFonts w:hint="eastAsia" w:eastAsia="仿宋_GB2312"/>
                <w:sz w:val="21"/>
                <w:szCs w:val="21"/>
                <w:lang w:val="en-US" w:eastAsia="zh-CN"/>
              </w:rPr>
            </w:rPrChange>
          </w:rPr>
          <w:t>在</w:t>
        </w:r>
      </w:ins>
      <w:ins w:id="2934" w:author="啊白" w:date="2024-04-11T15:58:28Z">
        <w:r>
          <w:rPr>
            <w:rFonts w:hint="default" w:eastAsia="仿宋_GB2312"/>
            <w:sz w:val="32"/>
            <w:szCs w:val="32"/>
            <w:lang w:val="en-US" w:eastAsia="zh-CN"/>
            <w:rPrChange w:id="2935" w:author="啊白" w:date="2024-04-11T15:59:25Z">
              <w:rPr>
                <w:rFonts w:hint="eastAsia" w:eastAsia="仿宋_GB2312"/>
                <w:sz w:val="21"/>
                <w:szCs w:val="21"/>
                <w:lang w:val="en-US" w:eastAsia="zh-CN"/>
              </w:rPr>
            </w:rPrChange>
          </w:rPr>
          <w:t>知识</w:t>
        </w:r>
      </w:ins>
      <w:ins w:id="2936" w:author="啊白" w:date="2024-04-11T15:58:29Z">
        <w:r>
          <w:rPr>
            <w:rFonts w:hint="default" w:eastAsia="仿宋_GB2312"/>
            <w:sz w:val="32"/>
            <w:szCs w:val="32"/>
            <w:lang w:val="en-US" w:eastAsia="zh-CN"/>
            <w:rPrChange w:id="2937" w:author="啊白" w:date="2024-04-11T15:59:25Z">
              <w:rPr>
                <w:rFonts w:hint="eastAsia" w:eastAsia="仿宋_GB2312"/>
                <w:sz w:val="21"/>
                <w:szCs w:val="21"/>
                <w:lang w:val="en-US" w:eastAsia="zh-CN"/>
              </w:rPr>
            </w:rPrChange>
          </w:rPr>
          <w:t>产权</w:t>
        </w:r>
      </w:ins>
      <w:ins w:id="2938" w:author="啊白" w:date="2024-04-11T15:58:30Z">
        <w:r>
          <w:rPr>
            <w:rFonts w:hint="default" w:eastAsia="仿宋_GB2312"/>
            <w:sz w:val="32"/>
            <w:szCs w:val="32"/>
            <w:lang w:val="en-US" w:eastAsia="zh-CN"/>
            <w:rPrChange w:id="2939" w:author="啊白" w:date="2024-04-11T15:59:25Z">
              <w:rPr>
                <w:rFonts w:hint="eastAsia" w:eastAsia="仿宋_GB2312"/>
                <w:sz w:val="21"/>
                <w:szCs w:val="21"/>
                <w:lang w:val="en-US" w:eastAsia="zh-CN"/>
              </w:rPr>
            </w:rPrChange>
          </w:rPr>
          <w:t>保护</w:t>
        </w:r>
      </w:ins>
      <w:ins w:id="2940" w:author="啊白" w:date="2024-04-11T15:58:32Z">
        <w:r>
          <w:rPr>
            <w:rFonts w:hint="default" w:eastAsia="仿宋_GB2312"/>
            <w:sz w:val="32"/>
            <w:szCs w:val="32"/>
            <w:lang w:val="en-US" w:eastAsia="zh-CN"/>
            <w:rPrChange w:id="2941" w:author="啊白" w:date="2024-04-11T15:59:25Z">
              <w:rPr>
                <w:rFonts w:hint="eastAsia" w:eastAsia="仿宋_GB2312"/>
                <w:sz w:val="21"/>
                <w:szCs w:val="21"/>
                <w:lang w:val="en-US" w:eastAsia="zh-CN"/>
              </w:rPr>
            </w:rPrChange>
          </w:rPr>
          <w:t>方面</w:t>
        </w:r>
      </w:ins>
      <w:ins w:id="2942" w:author="啊白" w:date="2024-04-11T15:58:33Z">
        <w:r>
          <w:rPr>
            <w:rFonts w:hint="default" w:eastAsia="仿宋_GB2312"/>
            <w:sz w:val="32"/>
            <w:szCs w:val="32"/>
            <w:lang w:val="en-US" w:eastAsia="zh-CN"/>
            <w:rPrChange w:id="2943" w:author="啊白" w:date="2024-04-11T15:59:25Z">
              <w:rPr>
                <w:rFonts w:hint="eastAsia" w:eastAsia="仿宋_GB2312"/>
                <w:sz w:val="21"/>
                <w:szCs w:val="21"/>
                <w:lang w:val="en-US" w:eastAsia="zh-CN"/>
              </w:rPr>
            </w:rPrChange>
          </w:rPr>
          <w:t>，</w:t>
        </w:r>
      </w:ins>
      <w:ins w:id="2944" w:author="啊白" w:date="2024-04-11T15:58:47Z">
        <w:r>
          <w:rPr>
            <w:rFonts w:hint="eastAsia" w:eastAsia="仿宋_GB2312"/>
            <w:sz w:val="32"/>
            <w:szCs w:val="32"/>
            <w:rPrChange w:id="2945" w:author="Jinglin Sun" w:date="2024-07-25T14:27:02Z">
              <w:rPr>
                <w:rFonts w:eastAsia="仿宋_GB2312"/>
                <w:sz w:val="21"/>
                <w:szCs w:val="21"/>
              </w:rPr>
            </w:rPrChange>
          </w:rPr>
          <w:t>《拜杜法案》、《斯蒂文森•怀德勒技术创新法》、《国家技术转化与进展法》</w:t>
        </w:r>
      </w:ins>
      <w:ins w:id="2946" w:author="啊白" w:date="2024-04-11T15:58:52Z">
        <w:r>
          <w:rPr>
            <w:rFonts w:hint="default" w:eastAsia="仿宋_GB2312"/>
            <w:sz w:val="32"/>
            <w:szCs w:val="32"/>
            <w:lang w:eastAsia="zh-CN"/>
            <w:rPrChange w:id="2947" w:author="Jinglin Sun" w:date="2024-07-25T14:27:02Z">
              <w:rPr>
                <w:rFonts w:hint="eastAsia" w:eastAsia="仿宋_GB2312"/>
                <w:sz w:val="21"/>
                <w:szCs w:val="21"/>
                <w:lang w:eastAsia="zh-CN"/>
              </w:rPr>
            </w:rPrChange>
          </w:rPr>
          <w:t>，</w:t>
        </w:r>
      </w:ins>
      <w:ins w:id="2948" w:author="啊白" w:date="2024-04-11T15:58:54Z">
        <w:r>
          <w:rPr>
            <w:rFonts w:hint="default" w:eastAsia="仿宋_GB2312"/>
            <w:sz w:val="32"/>
            <w:szCs w:val="32"/>
            <w:lang w:val="en-US" w:eastAsia="zh-CN"/>
            <w:rPrChange w:id="2949" w:author="啊白" w:date="2024-04-11T15:59:25Z">
              <w:rPr>
                <w:rFonts w:hint="eastAsia" w:eastAsia="仿宋_GB2312"/>
                <w:sz w:val="21"/>
                <w:szCs w:val="21"/>
                <w:lang w:val="en-US" w:eastAsia="zh-CN"/>
              </w:rPr>
            </w:rPrChange>
          </w:rPr>
          <w:t>极大地</w:t>
        </w:r>
      </w:ins>
      <w:ins w:id="2950" w:author="啊白" w:date="2024-04-11T15:58:54Z">
        <w:r>
          <w:rPr>
            <w:rFonts w:hint="eastAsia" w:eastAsia="仿宋_GB2312"/>
            <w:sz w:val="32"/>
            <w:szCs w:val="32"/>
            <w:rPrChange w:id="2951" w:author="Jinglin Sun" w:date="2024-07-25T14:27:02Z">
              <w:rPr>
                <w:rFonts w:eastAsia="仿宋_GB2312"/>
                <w:sz w:val="21"/>
                <w:szCs w:val="21"/>
              </w:rPr>
            </w:rPrChange>
          </w:rPr>
          <w:t>规范生物医药科技创新成果转化</w:t>
        </w:r>
      </w:ins>
      <w:ins w:id="2952" w:author="啊白" w:date="2024-04-11T15:58:56Z">
        <w:r>
          <w:rPr>
            <w:rFonts w:hint="default" w:eastAsia="仿宋_GB2312"/>
            <w:sz w:val="32"/>
            <w:szCs w:val="32"/>
            <w:lang w:eastAsia="zh-CN"/>
            <w:rPrChange w:id="2953" w:author="Jinglin Sun" w:date="2024-07-25T14:27:02Z">
              <w:rPr>
                <w:rFonts w:hint="eastAsia" w:eastAsia="仿宋_GB2312"/>
                <w:sz w:val="21"/>
                <w:szCs w:val="21"/>
                <w:lang w:eastAsia="zh-CN"/>
              </w:rPr>
            </w:rPrChange>
          </w:rPr>
          <w:t>。</w:t>
        </w:r>
      </w:ins>
    </w:p>
    <w:p w14:paraId="6D7B6620">
      <w:pPr>
        <w:wordWrap w:val="0"/>
        <w:spacing w:line="560" w:lineRule="exact"/>
        <w:ind w:firstLine="640" w:firstLineChars="200"/>
        <w:outlineLvl w:val="9"/>
        <w:rPr>
          <w:del w:id="2955" w:author="Jinglin Sun" w:date="2024-07-25T14:23:44Z"/>
          <w:rFonts w:hint="eastAsia" w:eastAsia="仿宋_GB2312"/>
          <w:b/>
          <w:bCs/>
          <w:sz w:val="32"/>
          <w:szCs w:val="32"/>
          <w:lang w:val="en-US"/>
          <w:rPrChange w:id="2956" w:author="Jinglin Sun" w:date="2024-07-25T14:27:31Z">
            <w:rPr>
              <w:del w:id="2957" w:author="Jinglin Sun" w:date="2024-07-25T14:23:44Z"/>
              <w:rFonts w:hint="default" w:eastAsia="仿宋_GB2312"/>
              <w:sz w:val="32"/>
              <w:szCs w:val="32"/>
              <w:lang w:val="en-US"/>
            </w:rPr>
          </w:rPrChange>
        </w:rPr>
        <w:pPrChange w:id="2954" w:author="Jinglin Sun" w:date="2024-07-25T14:23:56Z">
          <w:pPr>
            <w:wordWrap w:val="0"/>
            <w:spacing w:line="560" w:lineRule="exact"/>
            <w:ind w:firstLine="640" w:firstLineChars="200"/>
            <w:outlineLvl w:val="3"/>
          </w:pPr>
        </w:pPrChange>
      </w:pPr>
      <w:del w:id="2958" w:author="Jinglin Sun" w:date="2024-07-25T14:23:44Z">
        <w:r>
          <w:rPr>
            <w:rFonts w:hint="eastAsia" w:eastAsia="仿宋_GB2312"/>
            <w:b/>
            <w:bCs/>
            <w:sz w:val="32"/>
            <w:szCs w:val="32"/>
            <w:lang w:val="en-US"/>
            <w:rPrChange w:id="2959" w:author="Jinglin Sun" w:date="2024-07-25T14:27:31Z">
              <w:rPr>
                <w:rFonts w:hint="default" w:eastAsia="仿宋_GB2312"/>
                <w:sz w:val="32"/>
                <w:szCs w:val="32"/>
                <w:lang w:val="en-US"/>
              </w:rPr>
            </w:rPrChange>
          </w:rPr>
          <w:delText>税收优惠方面，出台《生物技术未来投资和扩展法案》，充分考虑到生物医药产业的特殊性，通过政府修改赋税制度，并通过实施R&amp;E（研究与实验）税收抵免制度和罕见病药物税收抵免制度，极大刺激了研究和投资生物医药的积极性；审评审批方面，出台《处方药使用者付费法案》等，推动美国的新药批准进程明显加快；技术转移及技术转让方面，已出台《合作研究法》、《技术转移法》、《技术扩散法》、《专利法》、《知识产权法》和《商标法》等一系列法律对知识产权、技术转让、技术扩散等强有力的法律保护体系。知识产权保护方面，自1980年以来，美国联邦政府先后出台《拜杜法案》、《斯蒂文森</w:delText>
        </w:r>
      </w:del>
      <w:del w:id="2960" w:author="Jinglin Sun" w:date="2024-07-25T14:23:44Z">
        <w:r>
          <w:rPr>
            <w:rFonts w:hint="eastAsia" w:eastAsia="仿宋_GB2312"/>
            <w:b/>
            <w:bCs/>
            <w:sz w:val="32"/>
            <w:szCs w:val="32"/>
            <w:lang w:val="en-US"/>
            <w:rPrChange w:id="2961" w:author="Jinglin Sun" w:date="2024-07-25T14:27:31Z">
              <w:rPr>
                <w:rFonts w:hint="default" w:eastAsia="微软雅黑"/>
                <w:sz w:val="32"/>
                <w:szCs w:val="32"/>
                <w:lang w:val="en-US"/>
              </w:rPr>
            </w:rPrChange>
          </w:rPr>
          <w:delText>•</w:delText>
        </w:r>
      </w:del>
      <w:del w:id="2962" w:author="Jinglin Sun" w:date="2024-07-25T14:23:44Z">
        <w:r>
          <w:rPr>
            <w:rFonts w:hint="eastAsia" w:eastAsia="仿宋_GB2312"/>
            <w:b/>
            <w:bCs/>
            <w:sz w:val="32"/>
            <w:szCs w:val="32"/>
            <w:lang w:val="en-US"/>
            <w:rPrChange w:id="2963" w:author="Jinglin Sun" w:date="2024-07-25T14:27:31Z">
              <w:rPr>
                <w:rFonts w:hint="default" w:eastAsia="仿宋_GB2312"/>
                <w:sz w:val="32"/>
                <w:szCs w:val="32"/>
                <w:lang w:val="en-US"/>
              </w:rPr>
            </w:rPrChange>
          </w:rPr>
          <w:delText>怀德勒技术创新法》、《国家技术转化与进展法》等一系列法律法规，规范生物医药科技创新成果转化。</w:delText>
        </w:r>
      </w:del>
    </w:p>
    <w:p w14:paraId="7C9A00AE">
      <w:pPr>
        <w:wordWrap w:val="0"/>
        <w:spacing w:line="560" w:lineRule="exact"/>
        <w:ind w:firstLine="640" w:firstLineChars="200"/>
        <w:outlineLvl w:val="9"/>
        <w:rPr>
          <w:del w:id="2965" w:author="Jinglin Sun" w:date="2024-07-25T14:23:44Z"/>
          <w:rFonts w:hint="eastAsia" w:eastAsia="仿宋_GB2312"/>
          <w:b/>
          <w:bCs/>
          <w:sz w:val="32"/>
          <w:szCs w:val="32"/>
          <w:lang w:val="en-US"/>
          <w:rPrChange w:id="2966" w:author="Jinglin Sun" w:date="2024-07-25T14:27:31Z">
            <w:rPr>
              <w:del w:id="2967" w:author="Jinglin Sun" w:date="2024-07-25T14:23:44Z"/>
              <w:rFonts w:hint="default" w:eastAsia="仿宋_GB2312"/>
              <w:sz w:val="32"/>
              <w:szCs w:val="32"/>
              <w:lang w:val="en-US"/>
            </w:rPr>
          </w:rPrChange>
        </w:rPr>
        <w:pPrChange w:id="2964" w:author="Jinglin Sun" w:date="2024-07-25T14:23:56Z">
          <w:pPr>
            <w:tabs>
              <w:tab w:val="left" w:pos="1200"/>
            </w:tabs>
            <w:wordWrap w:val="0"/>
            <w:spacing w:line="560" w:lineRule="exact"/>
            <w:ind w:firstLine="640" w:firstLineChars="200"/>
            <w:outlineLvl w:val="3"/>
          </w:pPr>
        </w:pPrChange>
      </w:pPr>
      <w:del w:id="2968" w:author="Jinglin Sun" w:date="2024-07-25T14:23:44Z">
        <w:r>
          <w:rPr>
            <w:rFonts w:hint="eastAsia" w:eastAsia="仿宋_GB2312"/>
            <w:b/>
            <w:bCs/>
            <w:sz w:val="32"/>
            <w:szCs w:val="32"/>
            <w:lang w:val="en-US"/>
            <w:rPrChange w:id="2969" w:author="Jinglin Sun" w:date="2024-07-25T14:27:31Z">
              <w:rPr>
                <w:rFonts w:hint="default" w:eastAsia="仿宋_GB2312"/>
                <w:sz w:val="32"/>
                <w:szCs w:val="32"/>
                <w:lang w:val="en-US"/>
              </w:rPr>
            </w:rPrChange>
          </w:rPr>
          <w:delText>（2）知识产权“权责利”划分</w:delText>
        </w:r>
      </w:del>
      <w:ins w:id="2970" w:author="啊白" w:date="2024-04-14T10:53:18Z">
        <w:del w:id="2971" w:author="Jinglin Sun" w:date="2024-07-25T14:23:44Z">
          <w:r>
            <w:rPr>
              <w:rFonts w:hint="default" w:eastAsia="仿宋_GB2312"/>
              <w:b/>
              <w:bCs/>
              <w:sz w:val="32"/>
              <w:szCs w:val="32"/>
              <w:lang w:val="en-US" w:eastAsia="zh-CN"/>
              <w:rPrChange w:id="2972" w:author="Jinglin Sun" w:date="2024-07-25T14:27:31Z">
                <w:rPr>
                  <w:rFonts w:hint="default" w:eastAsia="仿宋_GB2312"/>
                  <w:sz w:val="32"/>
                  <w:szCs w:val="32"/>
                  <w:lang w:val="en-US" w:eastAsia="zh-CN"/>
                </w:rPr>
              </w:rPrChange>
            </w:rPr>
            <w:delText>政策方面</w:delText>
          </w:r>
        </w:del>
      </w:ins>
      <w:del w:id="2973" w:author="Jinglin Sun" w:date="2024-07-25T14:23:44Z">
        <w:r>
          <w:rPr>
            <w:rFonts w:hint="eastAsia" w:eastAsia="仿宋_GB2312"/>
            <w:b/>
            <w:bCs/>
            <w:sz w:val="32"/>
            <w:szCs w:val="32"/>
            <w:lang w:val="en-US"/>
            <w:rPrChange w:id="2974" w:author="Jinglin Sun" w:date="2024-07-25T14:27:31Z">
              <w:rPr>
                <w:rFonts w:hint="default" w:eastAsia="仿宋_GB2312"/>
                <w:sz w:val="32"/>
                <w:szCs w:val="32"/>
                <w:lang w:val="en-US"/>
              </w:rPr>
            </w:rPrChange>
          </w:rPr>
          <w:delText>的重视不仅为生物医药产业发展提供了有力保障</w:delText>
        </w:r>
      </w:del>
    </w:p>
    <w:p w14:paraId="69162903">
      <w:pPr>
        <w:wordWrap w:val="0"/>
        <w:spacing w:line="560" w:lineRule="exact"/>
        <w:ind w:firstLine="643" w:firstLineChars="200"/>
        <w:rPr>
          <w:del w:id="2975" w:author="Jinglin Sun" w:date="2024-07-25T14:23:44Z"/>
          <w:rFonts w:hint="default" w:eastAsia="仿宋_GB2312"/>
          <w:b/>
          <w:bCs/>
          <w:sz w:val="32"/>
          <w:szCs w:val="32"/>
          <w:lang w:val="en-US" w:eastAsia="zh-CN"/>
          <w:rPrChange w:id="2976" w:author="Jinglin Sun" w:date="2024-07-25T14:27:31Z">
            <w:rPr>
              <w:del w:id="2977" w:author="Jinglin Sun" w:date="2024-07-25T14:23:44Z"/>
              <w:rFonts w:hint="default" w:eastAsia="仿宋_GB2312"/>
              <w:sz w:val="32"/>
              <w:szCs w:val="32"/>
              <w:lang w:val="en-US" w:eastAsia="zh-CN"/>
            </w:rPr>
          </w:rPrChange>
        </w:rPr>
      </w:pPr>
      <w:ins w:id="2978" w:author="啊白" w:date="2024-04-11T16:02:26Z">
        <w:del w:id="2979" w:author="Jinglin Sun" w:date="2024-07-25T14:23:44Z">
          <w:r>
            <w:rPr>
              <w:rFonts w:hint="eastAsia" w:ascii="Times New Roman" w:hAnsi="Times New Roman" w:eastAsia="仿宋_GB2312" w:cs="Times New Roman"/>
              <w:b/>
              <w:bCs/>
              <w:i w:val="0"/>
              <w:iCs w:val="0"/>
              <w:caps w:val="0"/>
              <w:color w:val="auto"/>
              <w:spacing w:val="0"/>
              <w:sz w:val="32"/>
              <w:szCs w:val="32"/>
              <w:shd w:val="clear" w:fill="auto"/>
              <w:rPrChange w:id="2980" w:author="Jinglin Sun" w:date="2024-07-25T14:27:31Z">
                <w:rPr>
                  <w:rFonts w:ascii="Segoe UI" w:hAnsi="Segoe UI" w:eastAsia="Segoe UI" w:cs="Segoe UI"/>
                  <w:i w:val="0"/>
                  <w:iCs w:val="0"/>
                  <w:caps w:val="0"/>
                  <w:color w:val="1E1F24"/>
                  <w:spacing w:val="0"/>
                  <w:sz w:val="16"/>
                  <w:szCs w:val="16"/>
                  <w:shd w:val="clear" w:fill="FFFFFF"/>
                </w:rPr>
              </w:rPrChange>
            </w:rPr>
            <w:delText>CRO企业</w:delText>
          </w:r>
        </w:del>
      </w:ins>
      <w:ins w:id="2981" w:author="啊白" w:date="2024-04-11T16:02:44Z">
        <w:del w:id="2982" w:author="Jinglin Sun" w:date="2024-07-25T14:23:44Z">
          <w:r>
            <w:rPr>
              <w:rFonts w:hint="eastAsia" w:eastAsia="仿宋_GB2312" w:cs="Times New Roman"/>
              <w:b/>
              <w:bCs/>
              <w:i w:val="0"/>
              <w:iCs w:val="0"/>
              <w:caps w:val="0"/>
              <w:spacing w:val="0"/>
              <w:sz w:val="32"/>
              <w:szCs w:val="32"/>
              <w:shd w:val="clear"/>
              <w:lang w:val="en-US" w:eastAsia="zh-CN"/>
              <w:rPrChange w:id="2983" w:author="Jinglin Sun" w:date="2024-07-25T14:27:31Z">
                <w:rPr>
                  <w:rFonts w:hint="default" w:eastAsia="仿宋_GB2312" w:cs="Times New Roman"/>
                  <w:i w:val="0"/>
                  <w:iCs w:val="0"/>
                  <w:caps w:val="0"/>
                  <w:spacing w:val="0"/>
                  <w:sz w:val="32"/>
                  <w:szCs w:val="32"/>
                  <w:shd w:val="clear"/>
                  <w:lang w:val="en-US" w:eastAsia="zh-CN"/>
                </w:rPr>
              </w:rPrChange>
            </w:rPr>
            <w:delText>在</w:delText>
          </w:r>
        </w:del>
      </w:ins>
      <w:ins w:id="2984" w:author="啊白" w:date="2024-04-11T16:02:46Z">
        <w:del w:id="2985" w:author="Jinglin Sun" w:date="2024-07-25T14:23:44Z">
          <w:r>
            <w:rPr>
              <w:rFonts w:hint="eastAsia" w:eastAsia="仿宋_GB2312" w:cs="Times New Roman"/>
              <w:b/>
              <w:bCs/>
              <w:i w:val="0"/>
              <w:iCs w:val="0"/>
              <w:caps w:val="0"/>
              <w:spacing w:val="0"/>
              <w:sz w:val="32"/>
              <w:szCs w:val="32"/>
              <w:shd w:val="clear"/>
              <w:lang w:val="en-US" w:eastAsia="zh-CN"/>
              <w:rPrChange w:id="2986" w:author="Jinglin Sun" w:date="2024-07-25T14:27:31Z">
                <w:rPr>
                  <w:rFonts w:hint="default" w:eastAsia="仿宋_GB2312" w:cs="Times New Roman"/>
                  <w:i w:val="0"/>
                  <w:iCs w:val="0"/>
                  <w:caps w:val="0"/>
                  <w:spacing w:val="0"/>
                  <w:sz w:val="32"/>
                  <w:szCs w:val="32"/>
                  <w:shd w:val="clear"/>
                  <w:lang w:val="en-US" w:eastAsia="zh-CN"/>
                </w:rPr>
              </w:rPrChange>
            </w:rPr>
            <w:delText>药物</w:delText>
          </w:r>
        </w:del>
      </w:ins>
      <w:ins w:id="2987" w:author="啊白" w:date="2024-04-11T16:02:26Z">
        <w:del w:id="2988" w:author="Jinglin Sun" w:date="2024-07-25T14:23:44Z">
          <w:r>
            <w:rPr>
              <w:rFonts w:hint="eastAsia" w:ascii="Times New Roman" w:hAnsi="Times New Roman" w:eastAsia="仿宋_GB2312" w:cs="Times New Roman"/>
              <w:b/>
              <w:bCs/>
              <w:i w:val="0"/>
              <w:iCs w:val="0"/>
              <w:caps w:val="0"/>
              <w:color w:val="auto"/>
              <w:spacing w:val="0"/>
              <w:sz w:val="32"/>
              <w:szCs w:val="32"/>
              <w:shd w:val="clear" w:fill="auto"/>
              <w:rPrChange w:id="2989" w:author="Jinglin Sun" w:date="2024-07-25T14:27:31Z">
                <w:rPr>
                  <w:rFonts w:ascii="Segoe UI" w:hAnsi="Segoe UI" w:eastAsia="Segoe UI" w:cs="Segoe UI"/>
                  <w:i w:val="0"/>
                  <w:iCs w:val="0"/>
                  <w:caps w:val="0"/>
                  <w:color w:val="1E1F24"/>
                  <w:spacing w:val="0"/>
                  <w:sz w:val="16"/>
                  <w:szCs w:val="16"/>
                  <w:shd w:val="clear" w:fill="FFFFFF"/>
                </w:rPr>
              </w:rPrChange>
            </w:rPr>
            <w:delText>临床前</w:delText>
          </w:r>
        </w:del>
      </w:ins>
      <w:ins w:id="2990" w:author="啊白" w:date="2024-04-11T16:02:57Z">
        <w:del w:id="2991" w:author="Jinglin Sun" w:date="2024-07-25T14:23:44Z">
          <w:r>
            <w:rPr>
              <w:rFonts w:hint="eastAsia" w:eastAsia="仿宋_GB2312" w:cs="Times New Roman"/>
              <w:b/>
              <w:bCs/>
              <w:i w:val="0"/>
              <w:iCs w:val="0"/>
              <w:caps w:val="0"/>
              <w:spacing w:val="0"/>
              <w:sz w:val="32"/>
              <w:szCs w:val="32"/>
              <w:shd w:val="clear"/>
              <w:lang w:val="en-US" w:eastAsia="zh-CN"/>
              <w:rPrChange w:id="2992" w:author="Jinglin Sun" w:date="2024-07-25T14:27:31Z">
                <w:rPr>
                  <w:rFonts w:hint="default" w:eastAsia="仿宋_GB2312" w:cs="Times New Roman"/>
                  <w:i w:val="0"/>
                  <w:iCs w:val="0"/>
                  <w:caps w:val="0"/>
                  <w:spacing w:val="0"/>
                  <w:sz w:val="32"/>
                  <w:szCs w:val="32"/>
                  <w:shd w:val="clear"/>
                  <w:lang w:val="en-US" w:eastAsia="zh-CN"/>
                </w:rPr>
              </w:rPrChange>
            </w:rPr>
            <w:delText>或</w:delText>
          </w:r>
        </w:del>
      </w:ins>
      <w:ins w:id="2993" w:author="啊白" w:date="2024-04-11T16:02:59Z">
        <w:del w:id="2994" w:author="Jinglin Sun" w:date="2024-07-25T14:23:44Z">
          <w:r>
            <w:rPr>
              <w:rFonts w:hint="eastAsia" w:eastAsia="仿宋_GB2312" w:cs="Times New Roman"/>
              <w:b/>
              <w:bCs/>
              <w:i w:val="0"/>
              <w:iCs w:val="0"/>
              <w:caps w:val="0"/>
              <w:spacing w:val="0"/>
              <w:sz w:val="32"/>
              <w:szCs w:val="32"/>
              <w:shd w:val="clear"/>
              <w:lang w:val="en-US" w:eastAsia="zh-CN"/>
              <w:rPrChange w:id="2995" w:author="Jinglin Sun" w:date="2024-07-25T14:27:31Z">
                <w:rPr>
                  <w:rFonts w:hint="default" w:eastAsia="仿宋_GB2312" w:cs="Times New Roman"/>
                  <w:i w:val="0"/>
                  <w:iCs w:val="0"/>
                  <w:caps w:val="0"/>
                  <w:spacing w:val="0"/>
                  <w:sz w:val="32"/>
                  <w:szCs w:val="32"/>
                  <w:shd w:val="clear"/>
                  <w:lang w:val="en-US" w:eastAsia="zh-CN"/>
                </w:rPr>
              </w:rPrChange>
            </w:rPr>
            <w:delText>药物</w:delText>
          </w:r>
        </w:del>
      </w:ins>
      <w:ins w:id="2996" w:author="啊白" w:date="2024-04-11T16:02:26Z">
        <w:del w:id="2997" w:author="Jinglin Sun" w:date="2024-07-25T14:23:44Z">
          <w:r>
            <w:rPr>
              <w:rFonts w:hint="eastAsia" w:ascii="Times New Roman" w:hAnsi="Times New Roman" w:eastAsia="仿宋_GB2312" w:cs="Times New Roman"/>
              <w:b/>
              <w:bCs/>
              <w:i w:val="0"/>
              <w:iCs w:val="0"/>
              <w:caps w:val="0"/>
              <w:color w:val="auto"/>
              <w:spacing w:val="0"/>
              <w:sz w:val="32"/>
              <w:szCs w:val="32"/>
              <w:shd w:val="clear" w:fill="auto"/>
              <w:rPrChange w:id="2998" w:author="Jinglin Sun" w:date="2024-07-25T14:27:31Z">
                <w:rPr>
                  <w:rFonts w:ascii="Segoe UI" w:hAnsi="Segoe UI" w:eastAsia="Segoe UI" w:cs="Segoe UI"/>
                  <w:i w:val="0"/>
                  <w:iCs w:val="0"/>
                  <w:caps w:val="0"/>
                  <w:color w:val="1E1F24"/>
                  <w:spacing w:val="0"/>
                  <w:sz w:val="16"/>
                  <w:szCs w:val="16"/>
                  <w:shd w:val="clear" w:fill="FFFFFF"/>
                </w:rPr>
              </w:rPrChange>
            </w:rPr>
            <w:delText>临床阶段，</w:delText>
          </w:r>
        </w:del>
      </w:ins>
      <w:ins w:id="2999" w:author="啊白" w:date="2024-04-11T16:03:14Z">
        <w:del w:id="3000" w:author="Jinglin Sun" w:date="2024-07-25T14:23:44Z">
          <w:r>
            <w:rPr>
              <w:rFonts w:hint="eastAsia" w:eastAsia="仿宋_GB2312" w:cs="Times New Roman"/>
              <w:b/>
              <w:bCs/>
              <w:i w:val="0"/>
              <w:iCs w:val="0"/>
              <w:caps w:val="0"/>
              <w:spacing w:val="0"/>
              <w:sz w:val="32"/>
              <w:szCs w:val="32"/>
              <w:shd w:val="clear"/>
              <w:lang w:val="en-US" w:eastAsia="zh-CN"/>
              <w:rPrChange w:id="3001" w:author="Jinglin Sun" w:date="2024-07-25T14:27:31Z">
                <w:rPr>
                  <w:rFonts w:hint="default" w:eastAsia="仿宋_GB2312" w:cs="Times New Roman"/>
                  <w:i w:val="0"/>
                  <w:iCs w:val="0"/>
                  <w:caps w:val="0"/>
                  <w:spacing w:val="0"/>
                  <w:sz w:val="32"/>
                  <w:szCs w:val="32"/>
                  <w:shd w:val="clear"/>
                  <w:lang w:val="en-US" w:eastAsia="zh-CN"/>
                </w:rPr>
              </w:rPrChange>
            </w:rPr>
            <w:delText>需要</w:delText>
          </w:r>
        </w:del>
      </w:ins>
      <w:ins w:id="3002" w:author="啊白" w:date="2024-04-11T16:02:26Z">
        <w:del w:id="3003" w:author="Jinglin Sun" w:date="2024-07-25T14:23:44Z">
          <w:r>
            <w:rPr>
              <w:rFonts w:hint="eastAsia" w:ascii="Times New Roman" w:hAnsi="Times New Roman" w:eastAsia="仿宋_GB2312" w:cs="Times New Roman"/>
              <w:b/>
              <w:bCs/>
              <w:i w:val="0"/>
              <w:iCs w:val="0"/>
              <w:caps w:val="0"/>
              <w:color w:val="auto"/>
              <w:spacing w:val="0"/>
              <w:sz w:val="32"/>
              <w:szCs w:val="32"/>
              <w:shd w:val="clear" w:fill="auto"/>
              <w:rPrChange w:id="3004" w:author="Jinglin Sun" w:date="2024-07-25T14:27:31Z">
                <w:rPr>
                  <w:rFonts w:ascii="Segoe UI" w:hAnsi="Segoe UI" w:eastAsia="Segoe UI" w:cs="Segoe UI"/>
                  <w:i w:val="0"/>
                  <w:iCs w:val="0"/>
                  <w:caps w:val="0"/>
                  <w:color w:val="1E1F24"/>
                  <w:spacing w:val="0"/>
                  <w:sz w:val="16"/>
                  <w:szCs w:val="16"/>
                  <w:shd w:val="clear" w:fill="FFFFFF"/>
                </w:rPr>
              </w:rPrChange>
            </w:rPr>
            <w:delText>面对涉及客户的核心技术信息和知识产权的敏感情况，</w:delText>
          </w:r>
        </w:del>
      </w:ins>
      <w:ins w:id="3005" w:author="啊白" w:date="2024-04-11T16:03:24Z">
        <w:del w:id="3006" w:author="Jinglin Sun" w:date="2024-07-25T14:23:44Z">
          <w:r>
            <w:rPr>
              <w:rFonts w:hint="eastAsia" w:eastAsia="仿宋_GB2312" w:cs="Times New Roman"/>
              <w:b/>
              <w:bCs/>
              <w:i w:val="0"/>
              <w:iCs w:val="0"/>
              <w:caps w:val="0"/>
              <w:spacing w:val="0"/>
              <w:sz w:val="32"/>
              <w:szCs w:val="32"/>
              <w:shd w:val="clear"/>
              <w:lang w:val="en-US" w:eastAsia="zh-CN"/>
              <w:rPrChange w:id="3007" w:author="Jinglin Sun" w:date="2024-07-25T14:27:31Z">
                <w:rPr>
                  <w:rFonts w:hint="default" w:eastAsia="仿宋_GB2312" w:cs="Times New Roman"/>
                  <w:i w:val="0"/>
                  <w:iCs w:val="0"/>
                  <w:caps w:val="0"/>
                  <w:spacing w:val="0"/>
                  <w:sz w:val="32"/>
                  <w:szCs w:val="32"/>
                  <w:shd w:val="clear"/>
                  <w:lang w:val="en-US" w:eastAsia="zh-CN"/>
                </w:rPr>
              </w:rPrChange>
            </w:rPr>
            <w:delText>由于</w:delText>
          </w:r>
        </w:del>
      </w:ins>
      <w:ins w:id="3008" w:author="啊白" w:date="2024-04-11T16:03:30Z">
        <w:del w:id="3009" w:author="Jinglin Sun" w:date="2024-07-25T14:23:44Z">
          <w:r>
            <w:rPr>
              <w:rFonts w:hint="eastAsia" w:eastAsia="仿宋_GB2312" w:cs="Times New Roman"/>
              <w:b/>
              <w:bCs/>
              <w:i w:val="0"/>
              <w:iCs w:val="0"/>
              <w:caps w:val="0"/>
              <w:spacing w:val="0"/>
              <w:sz w:val="32"/>
              <w:szCs w:val="32"/>
              <w:shd w:val="clear"/>
              <w:lang w:val="en-US" w:eastAsia="zh-CN"/>
              <w:rPrChange w:id="3010" w:author="Jinglin Sun" w:date="2024-07-25T14:27:31Z">
                <w:rPr>
                  <w:rFonts w:hint="default" w:eastAsia="仿宋_GB2312" w:cs="Times New Roman"/>
                  <w:i w:val="0"/>
                  <w:iCs w:val="0"/>
                  <w:caps w:val="0"/>
                  <w:spacing w:val="0"/>
                  <w:sz w:val="32"/>
                  <w:szCs w:val="32"/>
                  <w:shd w:val="clear"/>
                  <w:lang w:val="en-US" w:eastAsia="zh-CN"/>
                </w:rPr>
              </w:rPrChange>
            </w:rPr>
            <w:delText>C</w:delText>
          </w:r>
        </w:del>
      </w:ins>
      <w:ins w:id="3011" w:author="啊白" w:date="2024-04-11T16:03:31Z">
        <w:del w:id="3012" w:author="Jinglin Sun" w:date="2024-07-25T14:23:44Z">
          <w:r>
            <w:rPr>
              <w:rFonts w:hint="eastAsia" w:eastAsia="仿宋_GB2312" w:cs="Times New Roman"/>
              <w:b/>
              <w:bCs/>
              <w:i w:val="0"/>
              <w:iCs w:val="0"/>
              <w:caps w:val="0"/>
              <w:spacing w:val="0"/>
              <w:sz w:val="32"/>
              <w:szCs w:val="32"/>
              <w:shd w:val="clear"/>
              <w:lang w:val="en-US" w:eastAsia="zh-CN"/>
              <w:rPrChange w:id="3013" w:author="Jinglin Sun" w:date="2024-07-25T14:27:31Z">
                <w:rPr>
                  <w:rFonts w:hint="default" w:eastAsia="仿宋_GB2312" w:cs="Times New Roman"/>
                  <w:i w:val="0"/>
                  <w:iCs w:val="0"/>
                  <w:caps w:val="0"/>
                  <w:spacing w:val="0"/>
                  <w:sz w:val="32"/>
                  <w:szCs w:val="32"/>
                  <w:shd w:val="clear"/>
                  <w:lang w:val="en-US" w:eastAsia="zh-CN"/>
                </w:rPr>
              </w:rPrChange>
            </w:rPr>
            <w:delText>RO</w:delText>
          </w:r>
        </w:del>
      </w:ins>
      <w:ins w:id="3014" w:author="啊白" w:date="2024-04-11T16:03:34Z">
        <w:del w:id="3015" w:author="Jinglin Sun" w:date="2024-07-25T14:23:44Z">
          <w:r>
            <w:rPr>
              <w:rFonts w:hint="eastAsia" w:eastAsia="仿宋_GB2312" w:cs="Times New Roman"/>
              <w:b/>
              <w:bCs/>
              <w:i w:val="0"/>
              <w:iCs w:val="0"/>
              <w:caps w:val="0"/>
              <w:spacing w:val="0"/>
              <w:sz w:val="32"/>
              <w:szCs w:val="32"/>
              <w:shd w:val="clear"/>
              <w:lang w:val="en-US" w:eastAsia="zh-CN"/>
              <w:rPrChange w:id="3016" w:author="Jinglin Sun" w:date="2024-07-25T14:27:31Z">
                <w:rPr>
                  <w:rFonts w:hint="default" w:eastAsia="仿宋_GB2312" w:cs="Times New Roman"/>
                  <w:i w:val="0"/>
                  <w:iCs w:val="0"/>
                  <w:caps w:val="0"/>
                  <w:spacing w:val="0"/>
                  <w:sz w:val="32"/>
                  <w:szCs w:val="32"/>
                  <w:shd w:val="clear"/>
                  <w:lang w:val="en-US" w:eastAsia="zh-CN"/>
                </w:rPr>
              </w:rPrChange>
            </w:rPr>
            <w:delText>企业</w:delText>
          </w:r>
        </w:del>
      </w:ins>
      <w:ins w:id="3017" w:author="啊白" w:date="2024-04-11T16:03:37Z">
        <w:del w:id="3018" w:author="Jinglin Sun" w:date="2024-07-25T14:23:44Z">
          <w:r>
            <w:rPr>
              <w:rFonts w:hint="eastAsia" w:eastAsia="仿宋_GB2312" w:cs="Times New Roman"/>
              <w:b/>
              <w:bCs/>
              <w:i w:val="0"/>
              <w:iCs w:val="0"/>
              <w:caps w:val="0"/>
              <w:spacing w:val="0"/>
              <w:sz w:val="32"/>
              <w:szCs w:val="32"/>
              <w:shd w:val="clear"/>
              <w:lang w:val="en-US" w:eastAsia="zh-CN"/>
              <w:rPrChange w:id="3019" w:author="Jinglin Sun" w:date="2024-07-25T14:27:31Z">
                <w:rPr>
                  <w:rFonts w:hint="default" w:eastAsia="仿宋_GB2312" w:cs="Times New Roman"/>
                  <w:i w:val="0"/>
                  <w:iCs w:val="0"/>
                  <w:caps w:val="0"/>
                  <w:spacing w:val="0"/>
                  <w:sz w:val="32"/>
                  <w:szCs w:val="32"/>
                  <w:shd w:val="clear"/>
                  <w:lang w:val="en-US" w:eastAsia="zh-CN"/>
                </w:rPr>
              </w:rPrChange>
            </w:rPr>
            <w:delText>经常需要</w:delText>
          </w:r>
        </w:del>
      </w:ins>
      <w:ins w:id="3020" w:author="啊白" w:date="2024-04-11T16:02:26Z">
        <w:del w:id="3021" w:author="Jinglin Sun" w:date="2024-07-25T14:23:44Z">
          <w:r>
            <w:rPr>
              <w:rFonts w:hint="eastAsia" w:ascii="Times New Roman" w:hAnsi="Times New Roman" w:eastAsia="仿宋_GB2312" w:cs="Times New Roman"/>
              <w:b/>
              <w:bCs/>
              <w:i w:val="0"/>
              <w:iCs w:val="0"/>
              <w:caps w:val="0"/>
              <w:color w:val="auto"/>
              <w:spacing w:val="0"/>
              <w:sz w:val="32"/>
              <w:szCs w:val="32"/>
              <w:shd w:val="clear" w:fill="auto"/>
              <w:rPrChange w:id="3022" w:author="Jinglin Sun" w:date="2024-07-25T14:27:31Z">
                <w:rPr>
                  <w:rFonts w:ascii="Segoe UI" w:hAnsi="Segoe UI" w:eastAsia="Segoe UI" w:cs="Segoe UI"/>
                  <w:i w:val="0"/>
                  <w:iCs w:val="0"/>
                  <w:caps w:val="0"/>
                  <w:color w:val="1E1F24"/>
                  <w:spacing w:val="0"/>
                  <w:sz w:val="16"/>
                  <w:szCs w:val="16"/>
                  <w:shd w:val="clear" w:fill="FFFFFF"/>
                </w:rPr>
              </w:rPrChange>
            </w:rPr>
            <w:delText>接触到关键专利技术</w:delText>
          </w:r>
        </w:del>
      </w:ins>
      <w:ins w:id="3023" w:author="啊白" w:date="2024-04-11T16:04:05Z">
        <w:del w:id="3024" w:author="Jinglin Sun" w:date="2024-07-25T14:23:44Z">
          <w:r>
            <w:rPr>
              <w:rFonts w:hint="eastAsia" w:eastAsia="仿宋_GB2312" w:cs="Times New Roman"/>
              <w:b/>
              <w:bCs/>
              <w:i w:val="0"/>
              <w:iCs w:val="0"/>
              <w:caps w:val="0"/>
              <w:spacing w:val="0"/>
              <w:sz w:val="32"/>
              <w:szCs w:val="32"/>
              <w:shd w:val="clear"/>
              <w:lang w:val="en-US" w:eastAsia="zh-CN"/>
              <w:rPrChange w:id="3025" w:author="Jinglin Sun" w:date="2024-07-25T14:27:31Z">
                <w:rPr>
                  <w:rFonts w:hint="default" w:eastAsia="仿宋_GB2312" w:cs="Times New Roman"/>
                  <w:i w:val="0"/>
                  <w:iCs w:val="0"/>
                  <w:caps w:val="0"/>
                  <w:spacing w:val="0"/>
                  <w:sz w:val="32"/>
                  <w:szCs w:val="32"/>
                  <w:shd w:val="clear"/>
                  <w:lang w:val="en-US" w:eastAsia="zh-CN"/>
                </w:rPr>
              </w:rPrChange>
            </w:rPr>
            <w:delText>，</w:delText>
          </w:r>
        </w:del>
      </w:ins>
      <w:ins w:id="3026" w:author="啊白" w:date="2024-04-11T16:04:08Z">
        <w:del w:id="3027" w:author="Jinglin Sun" w:date="2024-07-25T14:23:44Z">
          <w:r>
            <w:rPr>
              <w:rFonts w:hint="eastAsia" w:eastAsia="仿宋_GB2312" w:cs="Times New Roman"/>
              <w:b/>
              <w:bCs/>
              <w:i w:val="0"/>
              <w:iCs w:val="0"/>
              <w:caps w:val="0"/>
              <w:spacing w:val="0"/>
              <w:sz w:val="32"/>
              <w:szCs w:val="32"/>
              <w:shd w:val="clear"/>
              <w:lang w:val="en-US" w:eastAsia="zh-CN"/>
              <w:rPrChange w:id="3028" w:author="Jinglin Sun" w:date="2024-07-25T14:27:31Z">
                <w:rPr>
                  <w:rFonts w:hint="default" w:eastAsia="仿宋_GB2312" w:cs="Times New Roman"/>
                  <w:i w:val="0"/>
                  <w:iCs w:val="0"/>
                  <w:caps w:val="0"/>
                  <w:spacing w:val="0"/>
                  <w:sz w:val="32"/>
                  <w:szCs w:val="32"/>
                  <w:shd w:val="clear"/>
                  <w:lang w:val="en-US" w:eastAsia="zh-CN"/>
                </w:rPr>
              </w:rPrChange>
            </w:rPr>
            <w:delText>为</w:delText>
          </w:r>
        </w:del>
      </w:ins>
      <w:ins w:id="3029" w:author="啊白" w:date="2024-04-11T16:02:26Z">
        <w:del w:id="3030" w:author="Jinglin Sun" w:date="2024-07-25T14:23:44Z">
          <w:r>
            <w:rPr>
              <w:rFonts w:hint="eastAsia" w:ascii="Times New Roman" w:hAnsi="Times New Roman" w:eastAsia="仿宋_GB2312" w:cs="Times New Roman"/>
              <w:b/>
              <w:bCs/>
              <w:i w:val="0"/>
              <w:iCs w:val="0"/>
              <w:caps w:val="0"/>
              <w:color w:val="auto"/>
              <w:spacing w:val="0"/>
              <w:sz w:val="32"/>
              <w:szCs w:val="32"/>
              <w:shd w:val="clear" w:fill="auto"/>
              <w:rPrChange w:id="3031" w:author="Jinglin Sun" w:date="2024-07-25T14:27:31Z">
                <w:rPr>
                  <w:rFonts w:ascii="Segoe UI" w:hAnsi="Segoe UI" w:eastAsia="Segoe UI" w:cs="Segoe UI"/>
                  <w:i w:val="0"/>
                  <w:iCs w:val="0"/>
                  <w:caps w:val="0"/>
                  <w:color w:val="1E1F24"/>
                  <w:spacing w:val="0"/>
                  <w:sz w:val="16"/>
                  <w:szCs w:val="16"/>
                  <w:shd w:val="clear" w:fill="FFFFFF"/>
                </w:rPr>
              </w:rPrChange>
            </w:rPr>
            <w:delText>防止潜在的知识产权纠纷，CRO企业在开始研发工作之前，都会与客户达成明确的知识产权协议</w:delText>
          </w:r>
        </w:del>
      </w:ins>
      <w:ins w:id="3032" w:author="啊白" w:date="2024-04-11T16:04:24Z">
        <w:del w:id="3033" w:author="Jinglin Sun" w:date="2024-07-25T14:23:44Z">
          <w:r>
            <w:rPr>
              <w:rFonts w:hint="eastAsia" w:eastAsia="仿宋_GB2312" w:cs="Times New Roman"/>
              <w:b/>
              <w:bCs/>
              <w:i w:val="0"/>
              <w:iCs w:val="0"/>
              <w:caps w:val="0"/>
              <w:spacing w:val="0"/>
              <w:sz w:val="32"/>
              <w:szCs w:val="32"/>
              <w:shd w:val="clear"/>
              <w:lang w:val="en-US" w:eastAsia="zh-CN"/>
              <w:rPrChange w:id="3034" w:author="Jinglin Sun" w:date="2024-07-25T14:27:31Z">
                <w:rPr>
                  <w:rFonts w:hint="default" w:eastAsia="仿宋_GB2312" w:cs="Times New Roman"/>
                  <w:i w:val="0"/>
                  <w:iCs w:val="0"/>
                  <w:caps w:val="0"/>
                  <w:spacing w:val="0"/>
                  <w:sz w:val="32"/>
                  <w:szCs w:val="32"/>
                  <w:shd w:val="clear"/>
                  <w:lang w:val="en-US" w:eastAsia="zh-CN"/>
                </w:rPr>
              </w:rPrChange>
            </w:rPr>
            <w:delText>，</w:delText>
          </w:r>
        </w:del>
      </w:ins>
      <w:ins w:id="3035" w:author="啊白" w:date="2024-04-11T16:04:27Z">
        <w:del w:id="3036" w:author="Jinglin Sun" w:date="2024-07-25T14:23:44Z">
          <w:r>
            <w:rPr>
              <w:rFonts w:hint="eastAsia" w:eastAsia="仿宋_GB2312" w:cs="Times New Roman"/>
              <w:b/>
              <w:bCs/>
              <w:i w:val="0"/>
              <w:iCs w:val="0"/>
              <w:caps w:val="0"/>
              <w:spacing w:val="0"/>
              <w:sz w:val="32"/>
              <w:szCs w:val="32"/>
              <w:shd w:val="clear"/>
              <w:lang w:val="en-US" w:eastAsia="zh-CN"/>
              <w:rPrChange w:id="3037" w:author="Jinglin Sun" w:date="2024-07-25T14:27:31Z">
                <w:rPr>
                  <w:rFonts w:hint="default" w:eastAsia="仿宋_GB2312" w:cs="Times New Roman"/>
                  <w:i w:val="0"/>
                  <w:iCs w:val="0"/>
                  <w:caps w:val="0"/>
                  <w:spacing w:val="0"/>
                  <w:sz w:val="32"/>
                  <w:szCs w:val="32"/>
                  <w:shd w:val="clear"/>
                  <w:lang w:val="en-US" w:eastAsia="zh-CN"/>
                </w:rPr>
              </w:rPrChange>
            </w:rPr>
            <w:delText>有效解决</w:delText>
          </w:r>
        </w:del>
      </w:ins>
      <w:ins w:id="3038" w:author="啊白" w:date="2024-04-11T16:04:30Z">
        <w:del w:id="3039" w:author="Jinglin Sun" w:date="2024-07-25T14:23:44Z">
          <w:r>
            <w:rPr>
              <w:rFonts w:hint="eastAsia" w:eastAsia="仿宋_GB2312" w:cs="Times New Roman"/>
              <w:b/>
              <w:bCs/>
              <w:i w:val="0"/>
              <w:iCs w:val="0"/>
              <w:caps w:val="0"/>
              <w:spacing w:val="0"/>
              <w:sz w:val="32"/>
              <w:szCs w:val="32"/>
              <w:shd w:val="clear"/>
              <w:lang w:val="en-US" w:eastAsia="zh-CN"/>
              <w:rPrChange w:id="3040" w:author="Jinglin Sun" w:date="2024-07-25T14:27:31Z">
                <w:rPr>
                  <w:rFonts w:hint="default" w:eastAsia="仿宋_GB2312" w:cs="Times New Roman"/>
                  <w:i w:val="0"/>
                  <w:iCs w:val="0"/>
                  <w:caps w:val="0"/>
                  <w:spacing w:val="0"/>
                  <w:sz w:val="32"/>
                  <w:szCs w:val="32"/>
                  <w:shd w:val="clear"/>
                  <w:lang w:val="en-US" w:eastAsia="zh-CN"/>
                </w:rPr>
              </w:rPrChange>
            </w:rPr>
            <w:delText>新药</w:delText>
          </w:r>
        </w:del>
      </w:ins>
      <w:ins w:id="3041" w:author="啊白" w:date="2024-04-11T16:04:37Z">
        <w:del w:id="3042" w:author="Jinglin Sun" w:date="2024-07-25T14:23:44Z">
          <w:r>
            <w:rPr>
              <w:rFonts w:hint="eastAsia" w:eastAsia="仿宋_GB2312" w:cs="Times New Roman"/>
              <w:b/>
              <w:bCs/>
              <w:i w:val="0"/>
              <w:iCs w:val="0"/>
              <w:caps w:val="0"/>
              <w:spacing w:val="0"/>
              <w:sz w:val="32"/>
              <w:szCs w:val="32"/>
              <w:shd w:val="clear"/>
              <w:lang w:val="en-US" w:eastAsia="zh-CN"/>
              <w:rPrChange w:id="3043" w:author="Jinglin Sun" w:date="2024-07-25T14:27:31Z">
                <w:rPr>
                  <w:rFonts w:hint="default" w:eastAsia="仿宋_GB2312" w:cs="Times New Roman"/>
                  <w:i w:val="0"/>
                  <w:iCs w:val="0"/>
                  <w:caps w:val="0"/>
                  <w:spacing w:val="0"/>
                  <w:sz w:val="32"/>
                  <w:szCs w:val="32"/>
                  <w:shd w:val="clear"/>
                  <w:lang w:val="en-US" w:eastAsia="zh-CN"/>
                </w:rPr>
              </w:rPrChange>
            </w:rPr>
            <w:delText>研发</w:delText>
          </w:r>
        </w:del>
      </w:ins>
      <w:ins w:id="3044" w:author="啊白" w:date="2024-04-11T16:04:40Z">
        <w:del w:id="3045" w:author="Jinglin Sun" w:date="2024-07-25T14:23:44Z">
          <w:r>
            <w:rPr>
              <w:rFonts w:hint="eastAsia" w:eastAsia="仿宋_GB2312" w:cs="Times New Roman"/>
              <w:b/>
              <w:bCs/>
              <w:i w:val="0"/>
              <w:iCs w:val="0"/>
              <w:caps w:val="0"/>
              <w:spacing w:val="0"/>
              <w:sz w:val="32"/>
              <w:szCs w:val="32"/>
              <w:shd w:val="clear"/>
              <w:lang w:val="en-US" w:eastAsia="zh-CN"/>
              <w:rPrChange w:id="3046" w:author="Jinglin Sun" w:date="2024-07-25T14:27:31Z">
                <w:rPr>
                  <w:rFonts w:hint="default" w:eastAsia="仿宋_GB2312" w:cs="Times New Roman"/>
                  <w:i w:val="0"/>
                  <w:iCs w:val="0"/>
                  <w:caps w:val="0"/>
                  <w:spacing w:val="0"/>
                  <w:sz w:val="32"/>
                  <w:szCs w:val="32"/>
                  <w:shd w:val="clear"/>
                  <w:lang w:val="en-US" w:eastAsia="zh-CN"/>
                </w:rPr>
              </w:rPrChange>
            </w:rPr>
            <w:delText>过程中</w:delText>
          </w:r>
        </w:del>
      </w:ins>
      <w:ins w:id="3047" w:author="啊白" w:date="2024-04-11T16:04:43Z">
        <w:del w:id="3048" w:author="Jinglin Sun" w:date="2024-07-25T14:23:44Z">
          <w:r>
            <w:rPr>
              <w:rFonts w:hint="eastAsia" w:eastAsia="仿宋_GB2312" w:cs="Times New Roman"/>
              <w:b/>
              <w:bCs/>
              <w:i w:val="0"/>
              <w:iCs w:val="0"/>
              <w:caps w:val="0"/>
              <w:spacing w:val="0"/>
              <w:sz w:val="32"/>
              <w:szCs w:val="32"/>
              <w:shd w:val="clear"/>
              <w:lang w:val="en-US" w:eastAsia="zh-CN"/>
              <w:rPrChange w:id="3049" w:author="Jinglin Sun" w:date="2024-07-25T14:27:31Z">
                <w:rPr>
                  <w:rFonts w:hint="default" w:eastAsia="仿宋_GB2312" w:cs="Times New Roman"/>
                  <w:i w:val="0"/>
                  <w:iCs w:val="0"/>
                  <w:caps w:val="0"/>
                  <w:spacing w:val="0"/>
                  <w:sz w:val="32"/>
                  <w:szCs w:val="32"/>
                  <w:shd w:val="clear"/>
                  <w:lang w:val="en-US" w:eastAsia="zh-CN"/>
                </w:rPr>
              </w:rPrChange>
            </w:rPr>
            <w:delText>产生的</w:delText>
          </w:r>
        </w:del>
      </w:ins>
      <w:ins w:id="3050" w:author="啊白" w:date="2024-04-11T16:04:48Z">
        <w:del w:id="3051" w:author="Jinglin Sun" w:date="2024-07-25T14:23:44Z">
          <w:r>
            <w:rPr>
              <w:rFonts w:hint="eastAsia" w:eastAsia="仿宋_GB2312" w:cs="Times New Roman"/>
              <w:b/>
              <w:bCs/>
              <w:i w:val="0"/>
              <w:iCs w:val="0"/>
              <w:caps w:val="0"/>
              <w:spacing w:val="0"/>
              <w:sz w:val="32"/>
              <w:szCs w:val="32"/>
              <w:shd w:val="clear"/>
              <w:lang w:val="en-US" w:eastAsia="zh-CN"/>
              <w:rPrChange w:id="3052" w:author="Jinglin Sun" w:date="2024-07-25T14:27:31Z">
                <w:rPr>
                  <w:rFonts w:hint="default" w:eastAsia="仿宋_GB2312" w:cs="Times New Roman"/>
                  <w:i w:val="0"/>
                  <w:iCs w:val="0"/>
                  <w:caps w:val="0"/>
                  <w:spacing w:val="0"/>
                  <w:sz w:val="32"/>
                  <w:szCs w:val="32"/>
                  <w:shd w:val="clear"/>
                  <w:lang w:val="en-US" w:eastAsia="zh-CN"/>
                </w:rPr>
              </w:rPrChange>
            </w:rPr>
            <w:delText>权责</w:delText>
          </w:r>
        </w:del>
      </w:ins>
      <w:ins w:id="3053" w:author="啊白" w:date="2024-04-11T16:04:51Z">
        <w:del w:id="3054" w:author="Jinglin Sun" w:date="2024-07-25T14:23:44Z">
          <w:r>
            <w:rPr>
              <w:rFonts w:hint="eastAsia" w:eastAsia="仿宋_GB2312" w:cs="Times New Roman"/>
              <w:b/>
              <w:bCs/>
              <w:i w:val="0"/>
              <w:iCs w:val="0"/>
              <w:caps w:val="0"/>
              <w:spacing w:val="0"/>
              <w:sz w:val="32"/>
              <w:szCs w:val="32"/>
              <w:shd w:val="clear"/>
              <w:lang w:val="en-US" w:eastAsia="zh-CN"/>
              <w:rPrChange w:id="3055" w:author="Jinglin Sun" w:date="2024-07-25T14:27:31Z">
                <w:rPr>
                  <w:rFonts w:hint="default" w:eastAsia="仿宋_GB2312" w:cs="Times New Roman"/>
                  <w:i w:val="0"/>
                  <w:iCs w:val="0"/>
                  <w:caps w:val="0"/>
                  <w:spacing w:val="0"/>
                  <w:sz w:val="32"/>
                  <w:szCs w:val="32"/>
                  <w:shd w:val="clear"/>
                  <w:lang w:val="en-US" w:eastAsia="zh-CN"/>
                </w:rPr>
              </w:rPrChange>
            </w:rPr>
            <w:delText>划分问题</w:delText>
          </w:r>
        </w:del>
      </w:ins>
      <w:ins w:id="3056" w:author="啊白" w:date="2024-04-11T16:02:26Z">
        <w:del w:id="3057" w:author="Jinglin Sun" w:date="2024-07-25T14:23:44Z">
          <w:r>
            <w:rPr>
              <w:rFonts w:hint="eastAsia" w:ascii="Times New Roman" w:hAnsi="Times New Roman" w:eastAsia="仿宋_GB2312" w:cs="Times New Roman"/>
              <w:b/>
              <w:bCs/>
              <w:i w:val="0"/>
              <w:iCs w:val="0"/>
              <w:caps w:val="0"/>
              <w:color w:val="auto"/>
              <w:spacing w:val="0"/>
              <w:sz w:val="32"/>
              <w:szCs w:val="32"/>
              <w:shd w:val="clear" w:fill="auto"/>
              <w:rPrChange w:id="3058" w:author="Jinglin Sun" w:date="2024-07-25T14:27:31Z">
                <w:rPr>
                  <w:rFonts w:ascii="Segoe UI" w:hAnsi="Segoe UI" w:eastAsia="Segoe UI" w:cs="Segoe UI"/>
                  <w:i w:val="0"/>
                  <w:iCs w:val="0"/>
                  <w:caps w:val="0"/>
                  <w:color w:val="1E1F24"/>
                  <w:spacing w:val="0"/>
                  <w:sz w:val="16"/>
                  <w:szCs w:val="16"/>
                  <w:shd w:val="clear" w:fill="FFFFFF"/>
                </w:rPr>
              </w:rPrChange>
            </w:rPr>
            <w:delText>。</w:delText>
          </w:r>
        </w:del>
      </w:ins>
      <w:ins w:id="3059" w:author="啊白" w:date="2024-04-11T16:06:56Z">
        <w:del w:id="3060" w:author="Jinglin Sun" w:date="2024-07-25T14:23:44Z">
          <w:r>
            <w:rPr>
              <w:rFonts w:hint="eastAsia" w:eastAsia="仿宋_GB2312"/>
              <w:b/>
              <w:bCs/>
              <w:sz w:val="32"/>
              <w:szCs w:val="32"/>
              <w:lang w:val="en-US"/>
              <w:rPrChange w:id="3061" w:author="Jinglin Sun" w:date="2024-07-25T14:27:31Z">
                <w:rPr>
                  <w:rFonts w:hint="default" w:eastAsia="仿宋_GB2312"/>
                  <w:sz w:val="32"/>
                  <w:szCs w:val="32"/>
                  <w:lang w:val="en-US"/>
                </w:rPr>
              </w:rPrChange>
            </w:rPr>
            <w:delText>，最早起源于美国</w:delText>
          </w:r>
        </w:del>
      </w:ins>
      <w:ins w:id="3062" w:author="啊白" w:date="2024-04-11T16:06:57Z">
        <w:del w:id="3063" w:author="Jinglin Sun" w:date="2024-07-25T14:23:44Z">
          <w:r>
            <w:rPr>
              <w:rFonts w:hint="default" w:eastAsia="仿宋_GB2312"/>
              <w:b/>
              <w:bCs/>
              <w:sz w:val="32"/>
              <w:szCs w:val="32"/>
              <w:lang w:val="en-US" w:eastAsia="zh-CN"/>
              <w:rPrChange w:id="3064" w:author="Jinglin Sun" w:date="2024-07-25T14:27:31Z">
                <w:rPr>
                  <w:rFonts w:hint="default" w:eastAsia="仿宋_GB2312"/>
                  <w:sz w:val="32"/>
                  <w:szCs w:val="32"/>
                  <w:lang w:val="en-US" w:eastAsia="zh-CN"/>
                </w:rPr>
              </w:rPrChange>
            </w:rPr>
            <w:delText>的</w:delText>
          </w:r>
        </w:del>
      </w:ins>
      <w:ins w:id="3065" w:author="啊白" w:date="2024-04-11T16:07:30Z">
        <w:del w:id="3066" w:author="Jinglin Sun" w:date="2024-07-25T14:23:44Z">
          <w:r>
            <w:rPr>
              <w:rFonts w:hint="default" w:eastAsia="仿宋_GB2312"/>
              <w:b/>
              <w:bCs/>
              <w:sz w:val="32"/>
              <w:szCs w:val="32"/>
              <w:lang w:val="en-US" w:eastAsia="zh-CN"/>
              <w:rPrChange w:id="3067" w:author="Jinglin Sun" w:date="2024-07-25T14:27:31Z">
                <w:rPr>
                  <w:rFonts w:hint="default" w:eastAsia="仿宋_GB2312"/>
                  <w:sz w:val="32"/>
                  <w:szCs w:val="32"/>
                  <w:lang w:val="en-US" w:eastAsia="zh-CN"/>
                </w:rPr>
              </w:rPrChange>
            </w:rPr>
            <w:delText>“</w:delText>
          </w:r>
        </w:del>
      </w:ins>
      <w:ins w:id="3068" w:author="啊白" w:date="2024-04-11T16:07:03Z">
        <w:del w:id="3069" w:author="Jinglin Sun" w:date="2024-07-25T14:23:44Z">
          <w:r>
            <w:rPr>
              <w:rFonts w:hint="eastAsia" w:eastAsia="仿宋_GB2312"/>
              <w:b/>
              <w:bCs/>
              <w:sz w:val="32"/>
              <w:szCs w:val="32"/>
              <w:lang w:val="en-US"/>
              <w:rPrChange w:id="3070" w:author="Jinglin Sun" w:date="2024-07-25T14:27:31Z">
                <w:rPr>
                  <w:rFonts w:hint="default" w:eastAsia="仿宋_GB2312"/>
                  <w:sz w:val="32"/>
                  <w:szCs w:val="32"/>
                  <w:lang w:val="en-US"/>
                </w:rPr>
              </w:rPrChange>
            </w:rPr>
            <w:delText>VIC模式</w:delText>
          </w:r>
        </w:del>
      </w:ins>
      <w:ins w:id="3071" w:author="啊白" w:date="2024-04-11T16:07:34Z">
        <w:del w:id="3072" w:author="Jinglin Sun" w:date="2024-07-25T14:23:44Z">
          <w:r>
            <w:rPr>
              <w:rFonts w:hint="default" w:eastAsia="仿宋_GB2312"/>
              <w:b/>
              <w:bCs/>
              <w:sz w:val="32"/>
              <w:szCs w:val="32"/>
              <w:lang w:val="en-US" w:eastAsia="zh-CN"/>
              <w:rPrChange w:id="3073" w:author="Jinglin Sun" w:date="2024-07-25T14:27:31Z">
                <w:rPr>
                  <w:rFonts w:hint="default" w:eastAsia="仿宋_GB2312"/>
                  <w:sz w:val="32"/>
                  <w:szCs w:val="32"/>
                  <w:lang w:val="en-US" w:eastAsia="zh-CN"/>
                </w:rPr>
              </w:rPrChange>
            </w:rPr>
            <w:delText>”</w:delText>
          </w:r>
        </w:del>
      </w:ins>
      <w:ins w:id="3074" w:author="啊白" w:date="2024-04-11T16:07:08Z">
        <w:del w:id="3075" w:author="Jinglin Sun" w:date="2024-07-25T14:23:44Z">
          <w:r>
            <w:rPr>
              <w:rFonts w:hint="default" w:eastAsia="仿宋_GB2312"/>
              <w:b/>
              <w:bCs/>
              <w:sz w:val="32"/>
              <w:szCs w:val="32"/>
              <w:lang w:val="en-US" w:eastAsia="zh-CN"/>
              <w:rPrChange w:id="3076" w:author="Jinglin Sun" w:date="2024-07-25T14:27:31Z">
                <w:rPr>
                  <w:rFonts w:hint="default" w:eastAsia="仿宋_GB2312"/>
                  <w:sz w:val="32"/>
                  <w:szCs w:val="32"/>
                  <w:lang w:val="en-US" w:eastAsia="zh-CN"/>
                </w:rPr>
              </w:rPrChange>
            </w:rPr>
            <w:delText>可以</w:delText>
          </w:r>
        </w:del>
      </w:ins>
      <w:ins w:id="3077" w:author="啊白" w:date="2024-04-11T16:07:11Z">
        <w:del w:id="3078" w:author="Jinglin Sun" w:date="2024-07-25T14:23:44Z">
          <w:r>
            <w:rPr>
              <w:rFonts w:hint="default" w:eastAsia="仿宋_GB2312"/>
              <w:b/>
              <w:bCs/>
              <w:sz w:val="32"/>
              <w:szCs w:val="32"/>
              <w:lang w:val="en-US" w:eastAsia="zh-CN"/>
              <w:rPrChange w:id="3079" w:author="Jinglin Sun" w:date="2024-07-25T14:27:31Z">
                <w:rPr>
                  <w:rFonts w:hint="default" w:eastAsia="仿宋_GB2312"/>
                  <w:sz w:val="32"/>
                  <w:szCs w:val="32"/>
                  <w:lang w:val="en-US" w:eastAsia="zh-CN"/>
                </w:rPr>
              </w:rPrChange>
            </w:rPr>
            <w:delText>帮助</w:delText>
          </w:r>
        </w:del>
      </w:ins>
      <w:ins w:id="3080" w:author="啊白" w:date="2024-04-11T16:07:03Z">
        <w:del w:id="3081" w:author="Jinglin Sun" w:date="2024-07-25T14:23:44Z">
          <w:r>
            <w:rPr>
              <w:rFonts w:hint="eastAsia" w:eastAsia="仿宋_GB2312"/>
              <w:b/>
              <w:bCs/>
              <w:sz w:val="32"/>
              <w:szCs w:val="32"/>
              <w:lang w:val="en-US"/>
              <w:rPrChange w:id="3082" w:author="Jinglin Sun" w:date="2024-07-25T14:27:31Z">
                <w:rPr>
                  <w:rFonts w:hint="default" w:eastAsia="仿宋_GB2312"/>
                  <w:sz w:val="32"/>
                  <w:szCs w:val="32"/>
                  <w:lang w:val="en-US"/>
                </w:rPr>
              </w:rPrChange>
            </w:rPr>
            <w:delText>制药企业从外部引进产品的同时委托CRO公司进行开发，</w:delText>
          </w:r>
        </w:del>
      </w:ins>
      <w:ins w:id="3083" w:author="啊白" w:date="2024-04-11T16:07:44Z">
        <w:del w:id="3084" w:author="Jinglin Sun" w:date="2024-07-25T14:23:44Z">
          <w:r>
            <w:rPr>
              <w:rFonts w:hint="default" w:eastAsia="仿宋_GB2312"/>
              <w:b/>
              <w:bCs/>
              <w:sz w:val="32"/>
              <w:szCs w:val="32"/>
              <w:lang w:val="en-US" w:eastAsia="zh-CN"/>
              <w:rPrChange w:id="3085" w:author="Jinglin Sun" w:date="2024-07-25T14:27:31Z">
                <w:rPr>
                  <w:rFonts w:hint="default" w:eastAsia="仿宋_GB2312"/>
                  <w:sz w:val="32"/>
                  <w:szCs w:val="32"/>
                  <w:lang w:val="en-US" w:eastAsia="zh-CN"/>
                </w:rPr>
              </w:rPrChange>
            </w:rPr>
            <w:delText>对</w:delText>
          </w:r>
        </w:del>
      </w:ins>
      <w:ins w:id="3086" w:author="啊白" w:date="2024-04-11T16:07:47Z">
        <w:del w:id="3087" w:author="Jinglin Sun" w:date="2024-07-25T14:23:44Z">
          <w:r>
            <w:rPr>
              <w:rFonts w:hint="default" w:eastAsia="仿宋_GB2312"/>
              <w:b/>
              <w:bCs/>
              <w:sz w:val="32"/>
              <w:szCs w:val="32"/>
              <w:lang w:val="en-US" w:eastAsia="zh-CN"/>
              <w:rPrChange w:id="3088" w:author="Jinglin Sun" w:date="2024-07-25T14:27:31Z">
                <w:rPr>
                  <w:rFonts w:hint="default" w:eastAsia="仿宋_GB2312"/>
                  <w:sz w:val="32"/>
                  <w:szCs w:val="32"/>
                  <w:lang w:val="en-US" w:eastAsia="zh-CN"/>
                </w:rPr>
              </w:rPrChange>
            </w:rPr>
            <w:delText>药企</w:delText>
          </w:r>
        </w:del>
      </w:ins>
      <w:ins w:id="3089" w:author="啊白" w:date="2024-04-11T16:07:49Z">
        <w:del w:id="3090" w:author="Jinglin Sun" w:date="2024-07-25T14:23:44Z">
          <w:r>
            <w:rPr>
              <w:rFonts w:hint="default" w:eastAsia="仿宋_GB2312"/>
              <w:b/>
              <w:bCs/>
              <w:sz w:val="32"/>
              <w:szCs w:val="32"/>
              <w:lang w:val="en-US" w:eastAsia="zh-CN"/>
              <w:rPrChange w:id="3091" w:author="Jinglin Sun" w:date="2024-07-25T14:27:31Z">
                <w:rPr>
                  <w:rFonts w:hint="default" w:eastAsia="仿宋_GB2312"/>
                  <w:sz w:val="32"/>
                  <w:szCs w:val="32"/>
                  <w:lang w:val="en-US" w:eastAsia="zh-CN"/>
                </w:rPr>
              </w:rPrChange>
            </w:rPr>
            <w:delText>来讲</w:delText>
          </w:r>
        </w:del>
      </w:ins>
      <w:ins w:id="3092" w:author="啊白" w:date="2024-04-11T16:07:03Z">
        <w:del w:id="3093" w:author="Jinglin Sun" w:date="2024-07-25T14:23:44Z">
          <w:r>
            <w:rPr>
              <w:rFonts w:hint="eastAsia" w:eastAsia="仿宋_GB2312"/>
              <w:b/>
              <w:bCs/>
              <w:sz w:val="32"/>
              <w:szCs w:val="32"/>
              <w:lang w:val="en-US"/>
              <w:rPrChange w:id="3094" w:author="Jinglin Sun" w:date="2024-07-25T14:27:31Z">
                <w:rPr>
                  <w:rFonts w:hint="default" w:eastAsia="仿宋_GB2312"/>
                  <w:sz w:val="32"/>
                  <w:szCs w:val="32"/>
                  <w:lang w:val="en-US"/>
                </w:rPr>
              </w:rPrChange>
            </w:rPr>
            <w:delText>是一种高效、低成本的研发模式。</w:delText>
          </w:r>
        </w:del>
      </w:ins>
      <w:del w:id="3095" w:author="Jinglin Sun" w:date="2024-07-25T14:23:44Z">
        <w:r>
          <w:rPr>
            <w:rFonts w:hint="eastAsia" w:eastAsia="仿宋_GB2312"/>
            <w:b/>
            <w:bCs/>
            <w:sz w:val="32"/>
            <w:szCs w:val="32"/>
            <w:lang w:val="en-US"/>
            <w:rPrChange w:id="3096" w:author="Jinglin Sun" w:date="2024-07-25T14:27:31Z">
              <w:rPr>
                <w:rFonts w:hint="default" w:eastAsia="仿宋_GB2312"/>
                <w:sz w:val="32"/>
                <w:szCs w:val="32"/>
                <w:lang w:val="en-US"/>
              </w:rPr>
            </w:rPrChange>
          </w:rPr>
          <w:delText>不论是临床前CRO企业，还是临床CRO企业，往往不可避免都会在其经营过程中接触到大量客户核心技术信息等知识产权，或是获取一些对于药物研究与发现有所帮助的核心专利技术，因此，对研发过程中知识产权的“权责利”划分至关重要。为减事后知识产权纠纷，CRO企业参与研发前都会与客户签订严格的知识产权合同，此种做法有效解决了共同研发新药产生的知识产权划分不清的问题。“VIC模式”即“VC(Venture</w:delText>
        </w:r>
      </w:del>
      <w:del w:id="3097" w:author="Jinglin Sun" w:date="2024-07-25T14:23:44Z">
        <w:r>
          <w:rPr>
            <w:rFonts w:hint="default" w:eastAsia="仿宋_GB2312"/>
            <w:b/>
            <w:bCs/>
            <w:sz w:val="32"/>
            <w:szCs w:val="32"/>
            <w:lang w:val="en-US" w:eastAsia="zh-CN"/>
            <w:rPrChange w:id="3098" w:author="Jinglin Sun" w:date="2024-07-25T14:27:31Z">
              <w:rPr>
                <w:rFonts w:hint="default" w:eastAsia="仿宋_GB2312"/>
                <w:sz w:val="32"/>
                <w:szCs w:val="32"/>
                <w:lang w:val="en-US" w:eastAsia="zh-CN"/>
              </w:rPr>
            </w:rPrChange>
          </w:rPr>
          <w:delText xml:space="preserve"> </w:delText>
        </w:r>
      </w:del>
      <w:ins w:id="3099" w:author="Jinglin Sun" w:date="2024-07-25T14:23:44Z">
        <w:r>
          <w:rPr>
            <w:rFonts w:hint="eastAsia" w:eastAsia="仿宋_GB2312"/>
            <w:b/>
            <w:bCs/>
            <w:sz w:val="32"/>
            <w:szCs w:val="32"/>
            <w:lang w:val="en-US" w:eastAsia="zh-CN"/>
            <w:rPrChange w:id="3100" w:author="Jinglin Sun" w:date="2024-07-25T14:27:31Z">
              <w:rPr>
                <w:rFonts w:hint="eastAsia" w:eastAsia="仿宋_GB2312"/>
                <w:sz w:val="32"/>
                <w:szCs w:val="32"/>
                <w:lang w:val="en-US" w:eastAsia="zh-CN"/>
              </w:rPr>
            </w:rPrChange>
          </w:rPr>
          <w:t>在</w:t>
        </w:r>
      </w:ins>
      <w:del w:id="3101" w:author="Jinglin Sun" w:date="2024-07-25T14:23:44Z">
        <w:r>
          <w:rPr>
            <w:rFonts w:hint="eastAsia" w:eastAsia="仿宋_GB2312"/>
            <w:b/>
            <w:bCs/>
            <w:sz w:val="32"/>
            <w:szCs w:val="32"/>
            <w:lang w:val="en-US"/>
            <w:rPrChange w:id="3102" w:author="Jinglin Sun" w:date="2024-07-25T14:27:31Z">
              <w:rPr>
                <w:rFonts w:hint="default" w:eastAsia="仿宋_GB2312"/>
                <w:sz w:val="32"/>
                <w:szCs w:val="32"/>
                <w:lang w:val="en-US"/>
              </w:rPr>
            </w:rPrChange>
          </w:rPr>
          <w:delText>Capital，风险投资)+IP(Intellectual Property，知识产权)+CRO(合同研发外包机构)”相结合的研发模式，最早起源于美国。在此模式</w:delText>
        </w:r>
      </w:del>
      <w:ins w:id="3103" w:author="啊白" w:date="2024-04-11T16:05:10Z">
        <w:del w:id="3104" w:author="Jinglin Sun" w:date="2024-07-25T14:23:44Z">
          <w:r>
            <w:rPr>
              <w:rFonts w:hint="default" w:eastAsia="仿宋_GB2312"/>
              <w:b/>
              <w:bCs/>
              <w:sz w:val="32"/>
              <w:szCs w:val="32"/>
              <w:lang w:val="en-US" w:eastAsia="zh-CN"/>
              <w:rPrChange w:id="3105" w:author="Jinglin Sun" w:date="2024-07-25T14:27:31Z">
                <w:rPr>
                  <w:rFonts w:hint="default" w:eastAsia="仿宋_GB2312"/>
                  <w:sz w:val="32"/>
                  <w:szCs w:val="32"/>
                  <w:lang w:val="en-US" w:eastAsia="zh-CN"/>
                </w:rPr>
              </w:rPrChange>
            </w:rPr>
            <w:delText>是指</w:delText>
          </w:r>
        </w:del>
      </w:ins>
      <w:del w:id="3106" w:author="Jinglin Sun" w:date="2024-07-25T14:23:44Z">
        <w:r>
          <w:rPr>
            <w:rFonts w:hint="eastAsia" w:eastAsia="仿宋_GB2312"/>
            <w:b/>
            <w:bCs/>
            <w:sz w:val="32"/>
            <w:szCs w:val="32"/>
            <w:lang w:val="en-US"/>
            <w:rPrChange w:id="3107" w:author="Jinglin Sun" w:date="2024-07-25T14:27:31Z">
              <w:rPr>
                <w:rFonts w:hint="default" w:eastAsia="仿宋_GB2312"/>
                <w:sz w:val="32"/>
                <w:szCs w:val="32"/>
                <w:lang w:val="en-US"/>
              </w:rPr>
            </w:rPrChange>
          </w:rPr>
          <w:delText>由拥有IP的一方（科研院所、制药公司）获得风投资金，成立项目化公司，再与CRO公司进行研发合作。CRO公司在合作中可获得订单收入和投资收益，资方及知识产权所有方能够待项目成功后通过市场机制（上市或被并购）获利退出。VIC模式使得制药企业实现了从外部引进产品的同时委托CRO公司进行开发，是一种高效、低成本的研发模式。</w:delText>
        </w:r>
      </w:del>
    </w:p>
    <w:p w14:paraId="30F73CFC">
      <w:pPr>
        <w:wordWrap w:val="0"/>
        <w:spacing w:line="560" w:lineRule="exact"/>
        <w:ind w:left="0" w:firstLine="643" w:firstLineChars="200"/>
        <w:outlineLvl w:val="9"/>
        <w:rPr>
          <w:del w:id="3109" w:author="Jinglin Sun" w:date="2024-07-25T14:24:14Z"/>
          <w:rFonts w:hint="eastAsia" w:eastAsia="仿宋_GB2312"/>
          <w:sz w:val="32"/>
          <w:szCs w:val="32"/>
          <w:rPrChange w:id="3110" w:author="Jinglin Sun" w:date="2024-07-25T14:27:02Z">
            <w:rPr>
              <w:del w:id="3111" w:author="Jinglin Sun" w:date="2024-07-25T14:24:14Z"/>
              <w:rFonts w:eastAsia="仿宋_GB2312"/>
              <w:sz w:val="32"/>
              <w:szCs w:val="32"/>
            </w:rPr>
          </w:rPrChange>
        </w:rPr>
        <w:pPrChange w:id="3108" w:author="Jinglin Sun" w:date="2024-07-25T14:23:56Z">
          <w:pPr>
            <w:tabs>
              <w:tab w:val="left" w:pos="1200"/>
            </w:tabs>
            <w:wordWrap w:val="0"/>
            <w:spacing w:line="560" w:lineRule="exact"/>
            <w:ind w:left="482"/>
            <w:outlineLvl w:val="3"/>
          </w:pPr>
        </w:pPrChange>
      </w:pPr>
      <w:del w:id="3112" w:author="Jinglin Sun" w:date="2024-07-25T14:23:44Z">
        <w:r>
          <w:rPr>
            <w:rFonts w:hint="eastAsia" w:eastAsia="仿宋_GB2312"/>
            <w:b/>
            <w:bCs/>
            <w:sz w:val="32"/>
            <w:szCs w:val="32"/>
            <w:lang w:val="en-US"/>
            <w:rPrChange w:id="3113" w:author="Jinglin Sun" w:date="2024-07-25T14:27:31Z">
              <w:rPr>
                <w:rFonts w:hint="default" w:eastAsia="仿宋_GB2312"/>
                <w:sz w:val="32"/>
                <w:szCs w:val="32"/>
                <w:lang w:val="en-US"/>
              </w:rPr>
            </w:rPrChange>
          </w:rPr>
          <w:delText>（3）</w:delText>
        </w:r>
      </w:del>
      <w:del w:id="3114" w:author="啊白" w:date="2024-04-14T10:53:26Z">
        <w:r>
          <w:rPr>
            <w:rFonts w:hint="eastAsia" w:eastAsia="仿宋_GB2312"/>
            <w:b/>
            <w:bCs/>
            <w:sz w:val="32"/>
            <w:szCs w:val="32"/>
            <w:lang w:val="en-US"/>
            <w:rPrChange w:id="3115" w:author="Jinglin Sun" w:date="2024-07-25T14:27:31Z">
              <w:rPr>
                <w:rFonts w:hint="default" w:eastAsia="仿宋_GB2312"/>
                <w:sz w:val="32"/>
                <w:szCs w:val="32"/>
                <w:lang w:val="en-US"/>
              </w:rPr>
            </w:rPrChange>
          </w:rPr>
          <w:delText>美国药品定价</w:delText>
        </w:r>
      </w:del>
      <w:ins w:id="3116" w:author="啊白" w:date="2024-04-14T10:53:27Z">
        <w:r>
          <w:rPr>
            <w:rFonts w:hint="eastAsia" w:eastAsia="仿宋_GB2312"/>
            <w:b/>
            <w:bCs/>
            <w:sz w:val="32"/>
            <w:szCs w:val="32"/>
            <w:lang w:val="en-US" w:eastAsia="zh-CN"/>
            <w:rPrChange w:id="3117" w:author="Jinglin Sun" w:date="2024-07-25T14:27:31Z">
              <w:rPr>
                <w:rFonts w:hint="eastAsia" w:eastAsia="仿宋_GB2312"/>
                <w:sz w:val="32"/>
                <w:szCs w:val="32"/>
                <w:lang w:val="en-US" w:eastAsia="zh-CN"/>
              </w:rPr>
            </w:rPrChange>
          </w:rPr>
          <w:t>药品</w:t>
        </w:r>
      </w:ins>
      <w:ins w:id="3118" w:author="啊白" w:date="2024-04-14T10:53:32Z">
        <w:r>
          <w:rPr>
            <w:rFonts w:hint="eastAsia" w:eastAsia="仿宋_GB2312"/>
            <w:b/>
            <w:bCs/>
            <w:sz w:val="32"/>
            <w:szCs w:val="32"/>
            <w:lang w:val="en-US" w:eastAsia="zh-CN"/>
            <w:rPrChange w:id="3119" w:author="Jinglin Sun" w:date="2024-07-25T14:27:31Z">
              <w:rPr>
                <w:rFonts w:hint="eastAsia" w:eastAsia="仿宋_GB2312"/>
                <w:sz w:val="32"/>
                <w:szCs w:val="32"/>
                <w:lang w:val="en-US" w:eastAsia="zh-CN"/>
              </w:rPr>
            </w:rPrChange>
          </w:rPr>
          <w:t>定价</w:t>
        </w:r>
      </w:ins>
      <w:r>
        <w:rPr>
          <w:rFonts w:hint="eastAsia" w:eastAsia="仿宋_GB2312"/>
          <w:b/>
          <w:bCs/>
          <w:sz w:val="32"/>
          <w:szCs w:val="32"/>
          <w:rPrChange w:id="3120" w:author="Jinglin Sun" w:date="2024-07-25T14:27:31Z">
            <w:rPr>
              <w:rFonts w:eastAsia="仿宋_GB2312"/>
              <w:sz w:val="32"/>
              <w:szCs w:val="32"/>
            </w:rPr>
          </w:rPrChange>
        </w:rPr>
        <w:t>制度</w:t>
      </w:r>
      <w:ins w:id="3121" w:author="Jinglin Sun" w:date="2024-07-25T14:24:00Z">
        <w:r>
          <w:rPr>
            <w:rFonts w:hint="eastAsia" w:eastAsia="仿宋_GB2312"/>
            <w:b/>
            <w:bCs/>
            <w:sz w:val="32"/>
            <w:szCs w:val="32"/>
            <w:lang w:val="en-US" w:eastAsia="zh-CN"/>
            <w:rPrChange w:id="3122" w:author="Jinglin Sun" w:date="2024-07-25T14:27:31Z">
              <w:rPr>
                <w:rFonts w:hint="eastAsia" w:eastAsia="仿宋_GB2312"/>
                <w:sz w:val="32"/>
                <w:szCs w:val="32"/>
                <w:lang w:val="en-US" w:eastAsia="zh-CN"/>
              </w:rPr>
            </w:rPrChange>
          </w:rPr>
          <w:t>方面</w:t>
        </w:r>
      </w:ins>
      <w:ins w:id="3123" w:author="Jinglin Sun" w:date="2024-07-25T14:24:02Z">
        <w:r>
          <w:rPr>
            <w:rFonts w:hint="eastAsia" w:eastAsia="仿宋_GB2312"/>
            <w:sz w:val="32"/>
            <w:szCs w:val="32"/>
            <w:lang w:val="en-US" w:eastAsia="zh-CN"/>
          </w:rPr>
          <w:t>，</w:t>
        </w:r>
      </w:ins>
      <w:del w:id="3124" w:author="Jinglin Sun" w:date="2024-07-25T14:24:12Z">
        <w:r>
          <w:rPr>
            <w:rFonts w:hint="eastAsia" w:eastAsia="仿宋_GB2312"/>
            <w:sz w:val="32"/>
            <w:szCs w:val="32"/>
            <w:rPrChange w:id="3125" w:author="Jinglin Sun" w:date="2024-07-25T14:27:02Z">
              <w:rPr>
                <w:rFonts w:eastAsia="仿宋_GB2312"/>
                <w:sz w:val="32"/>
                <w:szCs w:val="32"/>
              </w:rPr>
            </w:rPrChange>
          </w:rPr>
          <w:delText>采用自由定价法</w:delText>
        </w:r>
      </w:del>
    </w:p>
    <w:p w14:paraId="71784994">
      <w:pPr>
        <w:wordWrap w:val="0"/>
        <w:spacing w:line="560" w:lineRule="exact"/>
        <w:ind w:firstLine="640" w:firstLineChars="200"/>
        <w:rPr>
          <w:del w:id="3126" w:author="Jinglin Sun" w:date="2024-07-25T14:28:13Z"/>
          <w:rFonts w:hint="eastAsia" w:eastAsia="仿宋_GB2312"/>
          <w:b/>
          <w:bCs/>
          <w:sz w:val="32"/>
          <w:szCs w:val="32"/>
          <w:lang w:val="en-US"/>
          <w:rPrChange w:id="3127" w:author="Jinglin Sun" w:date="2024-07-25T14:27:35Z">
            <w:rPr>
              <w:del w:id="3128" w:author="Jinglin Sun" w:date="2024-07-25T14:28:13Z"/>
              <w:rFonts w:hint="default" w:eastAsia="仿宋_GB2312"/>
              <w:sz w:val="32"/>
              <w:szCs w:val="32"/>
              <w:lang w:val="en-US"/>
            </w:rPr>
          </w:rPrChange>
        </w:rPr>
      </w:pPr>
      <w:ins w:id="3129" w:author="啊白" w:date="2024-04-11T16:20:04Z">
        <w:r>
          <w:rPr>
            <w:rFonts w:hint="eastAsia" w:ascii="Times New Roman" w:hAnsi="Times New Roman" w:eastAsia="仿宋_GB2312" w:cs="Times New Roman"/>
            <w:i w:val="0"/>
            <w:iCs w:val="0"/>
            <w:caps w:val="0"/>
            <w:color w:val="auto"/>
            <w:spacing w:val="0"/>
            <w:sz w:val="32"/>
            <w:szCs w:val="32"/>
            <w:shd w:val="clear" w:fill="auto"/>
            <w:rPrChange w:id="3130" w:author="Jinglin Sun" w:date="2024-07-25T14:27:02Z">
              <w:rPr>
                <w:rFonts w:ascii="Segoe UI" w:hAnsi="Segoe UI" w:eastAsia="Segoe UI" w:cs="Segoe UI"/>
                <w:i w:val="0"/>
                <w:iCs w:val="0"/>
                <w:caps w:val="0"/>
                <w:color w:val="1E1F24"/>
                <w:spacing w:val="0"/>
                <w:sz w:val="16"/>
                <w:szCs w:val="16"/>
                <w:shd w:val="clear" w:fill="FFFFFF"/>
              </w:rPr>
            </w:rPrChange>
          </w:rPr>
          <w:t>美国</w:t>
        </w:r>
      </w:ins>
      <w:ins w:id="3131" w:author="Jinglin Sun" w:date="2024-07-25T14:25:39Z">
        <w:r>
          <w:rPr>
            <w:rFonts w:hint="eastAsia" w:eastAsia="仿宋_GB2312" w:cs="Times New Roman"/>
            <w:i w:val="0"/>
            <w:iCs w:val="0"/>
            <w:caps w:val="0"/>
            <w:color w:val="auto"/>
            <w:spacing w:val="0"/>
            <w:sz w:val="32"/>
            <w:szCs w:val="32"/>
            <w:shd w:val="clear" w:fill="auto"/>
            <w:lang w:val="en-US" w:eastAsia="zh-CN"/>
          </w:rPr>
          <w:t>实行</w:t>
        </w:r>
      </w:ins>
      <w:ins w:id="3132" w:author="Jinglin Sun" w:date="2024-07-25T14:25:41Z">
        <w:r>
          <w:rPr>
            <w:rFonts w:hint="eastAsia" w:eastAsia="仿宋_GB2312" w:cs="Times New Roman"/>
            <w:i w:val="0"/>
            <w:iCs w:val="0"/>
            <w:caps w:val="0"/>
            <w:color w:val="auto"/>
            <w:spacing w:val="0"/>
            <w:sz w:val="32"/>
            <w:szCs w:val="32"/>
            <w:shd w:val="clear" w:fill="auto"/>
            <w:lang w:val="en-US" w:eastAsia="zh-CN"/>
          </w:rPr>
          <w:t>市场</w:t>
        </w:r>
      </w:ins>
      <w:ins w:id="3133" w:author="Jinglin Sun" w:date="2024-07-25T14:25:43Z">
        <w:r>
          <w:rPr>
            <w:rFonts w:hint="eastAsia" w:eastAsia="仿宋_GB2312" w:cs="Times New Roman"/>
            <w:i w:val="0"/>
            <w:iCs w:val="0"/>
            <w:caps w:val="0"/>
            <w:color w:val="auto"/>
            <w:spacing w:val="0"/>
            <w:sz w:val="32"/>
            <w:szCs w:val="32"/>
            <w:shd w:val="clear" w:fill="auto"/>
            <w:lang w:val="en-US" w:eastAsia="zh-CN"/>
          </w:rPr>
          <w:t>自由</w:t>
        </w:r>
      </w:ins>
      <w:ins w:id="3134" w:author="Jinglin Sun" w:date="2024-07-25T14:25:44Z">
        <w:r>
          <w:rPr>
            <w:rFonts w:hint="eastAsia" w:eastAsia="仿宋_GB2312" w:cs="Times New Roman"/>
            <w:i w:val="0"/>
            <w:iCs w:val="0"/>
            <w:caps w:val="0"/>
            <w:color w:val="auto"/>
            <w:spacing w:val="0"/>
            <w:sz w:val="32"/>
            <w:szCs w:val="32"/>
            <w:shd w:val="clear" w:fill="auto"/>
            <w:lang w:val="en-US" w:eastAsia="zh-CN"/>
          </w:rPr>
          <w:t>定价，</w:t>
        </w:r>
      </w:ins>
      <w:ins w:id="3135" w:author="啊白" w:date="2024-04-11T16:20:04Z">
        <w:del w:id="3136" w:author="Jinglin Sun" w:date="2024-07-25T14:25:58Z">
          <w:r>
            <w:rPr>
              <w:rFonts w:hint="eastAsia" w:ascii="Times New Roman" w:hAnsi="Times New Roman" w:eastAsia="仿宋_GB2312" w:cs="Times New Roman"/>
              <w:i w:val="0"/>
              <w:iCs w:val="0"/>
              <w:caps w:val="0"/>
              <w:color w:val="auto"/>
              <w:spacing w:val="0"/>
              <w:sz w:val="32"/>
              <w:szCs w:val="32"/>
              <w:shd w:val="clear" w:fill="auto"/>
              <w:rPrChange w:id="3137" w:author="Jinglin Sun" w:date="2024-07-25T14:27:02Z">
                <w:rPr>
                  <w:rFonts w:ascii="Segoe UI" w:hAnsi="Segoe UI" w:eastAsia="Segoe UI" w:cs="Segoe UI"/>
                  <w:i w:val="0"/>
                  <w:iCs w:val="0"/>
                  <w:caps w:val="0"/>
                  <w:color w:val="1E1F24"/>
                  <w:spacing w:val="0"/>
                  <w:sz w:val="16"/>
                  <w:szCs w:val="16"/>
                  <w:shd w:val="clear" w:fill="FFFFFF"/>
                </w:rPr>
              </w:rPrChange>
            </w:rPr>
            <w:delText>的</w:delText>
          </w:r>
        </w:del>
      </w:ins>
      <w:ins w:id="3138" w:author="啊白" w:date="2024-04-11T16:20:04Z">
        <w:del w:id="3139" w:author="Jinglin Sun" w:date="2024-07-25T14:25:58Z">
          <w:r>
            <w:rPr>
              <w:rFonts w:hint="eastAsia" w:ascii="Times New Roman" w:hAnsi="Times New Roman" w:eastAsia="仿宋_GB2312" w:cs="Times New Roman"/>
              <w:i w:val="0"/>
              <w:iCs w:val="0"/>
              <w:caps w:val="0"/>
              <w:color w:val="auto"/>
              <w:spacing w:val="0"/>
              <w:sz w:val="32"/>
              <w:szCs w:val="32"/>
              <w:shd w:val="clear" w:fill="auto"/>
              <w:rPrChange w:id="3140" w:author="Jinglin Sun" w:date="2024-07-25T14:27:02Z">
                <w:rPr>
                  <w:rFonts w:ascii="Segoe UI" w:hAnsi="Segoe UI" w:eastAsia="Segoe UI" w:cs="Segoe UI"/>
                  <w:i w:val="0"/>
                  <w:iCs w:val="0"/>
                  <w:caps w:val="0"/>
                  <w:color w:val="1E1F24"/>
                  <w:spacing w:val="0"/>
                  <w:sz w:val="16"/>
                  <w:szCs w:val="16"/>
                  <w:shd w:val="clear" w:fill="FFFFFF"/>
                </w:rPr>
              </w:rPrChange>
            </w:rPr>
            <w:delText>药品定价制度基于市场自由原则，</w:delText>
          </w:r>
        </w:del>
      </w:ins>
      <w:ins w:id="3141" w:author="啊白" w:date="2024-04-11T16:29:06Z">
        <w:del w:id="3142" w:author="Jinglin Sun" w:date="2024-07-25T14:25:58Z">
          <w:r>
            <w:rPr>
              <w:rFonts w:hint="eastAsia" w:ascii="Times New Roman" w:hAnsi="Times New Roman" w:eastAsia="仿宋_GB2312" w:cs="Times New Roman"/>
              <w:i w:val="0"/>
              <w:iCs w:val="0"/>
              <w:caps w:val="0"/>
              <w:spacing w:val="0"/>
              <w:sz w:val="32"/>
              <w:szCs w:val="32"/>
              <w:shd w:val="clear"/>
              <w:rPrChange w:id="3143" w:author="Jinglin Sun" w:date="2024-07-25T14:27:02Z">
                <w:rPr>
                  <w:rFonts w:ascii="Times New Roman" w:hAnsi="Times New Roman" w:eastAsia="仿宋_GB2312" w:cs="Times New Roman"/>
                  <w:i w:val="0"/>
                  <w:iCs w:val="0"/>
                  <w:caps w:val="0"/>
                  <w:spacing w:val="0"/>
                  <w:sz w:val="32"/>
                  <w:szCs w:val="32"/>
                  <w:shd w:val="clear"/>
                </w:rPr>
              </w:rPrChange>
            </w:rPr>
            <w:delText>政府不直接介入价格管制</w:delText>
          </w:r>
        </w:del>
      </w:ins>
      <w:ins w:id="3144" w:author="啊白" w:date="2024-04-11T16:29:08Z">
        <w:del w:id="3145" w:author="Jinglin Sun" w:date="2024-07-25T14:25:58Z">
          <w:r>
            <w:rPr>
              <w:rFonts w:hint="eastAsia" w:eastAsia="仿宋_GB2312" w:cs="Times New Roman"/>
              <w:i w:val="0"/>
              <w:iCs w:val="0"/>
              <w:caps w:val="0"/>
              <w:spacing w:val="0"/>
              <w:sz w:val="32"/>
              <w:szCs w:val="32"/>
              <w:shd w:val="clear"/>
              <w:lang w:eastAsia="zh-CN"/>
            </w:rPr>
            <w:delText>。</w:delText>
          </w:r>
        </w:del>
      </w:ins>
      <w:ins w:id="3146" w:author="啊白" w:date="2024-04-11T16:28:28Z">
        <w:del w:id="3147" w:author="Jinglin Sun" w:date="2024-07-25T14:25:58Z">
          <w:r>
            <w:rPr>
              <w:rFonts w:hint="eastAsia" w:eastAsia="仿宋_GB2312"/>
              <w:sz w:val="32"/>
              <w:szCs w:val="32"/>
              <w:rPrChange w:id="3148" w:author="Jinglin Sun" w:date="2024-07-25T14:27:02Z">
                <w:rPr>
                  <w:rFonts w:eastAsia="仿宋_GB2312"/>
                  <w:sz w:val="32"/>
                  <w:szCs w:val="32"/>
                </w:rPr>
              </w:rPrChange>
            </w:rPr>
            <w:delText>由复杂的价值链条支撑高昂的药价</w:delText>
          </w:r>
        </w:del>
      </w:ins>
      <w:ins w:id="3149" w:author="啊白" w:date="2024-04-11T16:28:52Z">
        <w:del w:id="3150" w:author="Jinglin Sun" w:date="2024-07-25T14:25:58Z">
          <w:r>
            <w:rPr>
              <w:rFonts w:hint="eastAsia" w:eastAsia="仿宋_GB2312"/>
              <w:sz w:val="32"/>
              <w:szCs w:val="32"/>
              <w:lang w:eastAsia="zh-CN"/>
            </w:rPr>
            <w:delText>，</w:delText>
          </w:r>
        </w:del>
      </w:ins>
      <w:ins w:id="3151" w:author="啊白" w:date="2024-04-11T16:28:52Z">
        <w:del w:id="3152" w:author="Jinglin Sun" w:date="2024-07-25T14:25:58Z">
          <w:r>
            <w:rPr>
              <w:rFonts w:hint="eastAsia" w:eastAsia="仿宋_GB2312"/>
              <w:sz w:val="32"/>
              <w:szCs w:val="32"/>
              <w:rPrChange w:id="3153" w:author="Jinglin Sun" w:date="2024-07-25T14:27:02Z">
                <w:rPr>
                  <w:rFonts w:eastAsia="仿宋_GB2312"/>
                  <w:sz w:val="32"/>
                  <w:szCs w:val="32"/>
                </w:rPr>
              </w:rPrChange>
            </w:rPr>
            <w:delText>在这复杂的资金链背后主体包括：患者、支付方、药品福利管理（PBM）、药店、流通商、药企六部分。</w:delText>
          </w:r>
        </w:del>
      </w:ins>
      <w:ins w:id="3154" w:author="啊白" w:date="2024-04-11T16:20:04Z">
        <w:r>
          <w:rPr>
            <w:rFonts w:hint="eastAsia" w:ascii="Times New Roman" w:hAnsi="Times New Roman" w:eastAsia="仿宋_GB2312" w:cs="Times New Roman"/>
            <w:i w:val="0"/>
            <w:iCs w:val="0"/>
            <w:caps w:val="0"/>
            <w:color w:val="auto"/>
            <w:spacing w:val="0"/>
            <w:sz w:val="32"/>
            <w:szCs w:val="32"/>
            <w:shd w:val="clear" w:fill="auto"/>
            <w:rPrChange w:id="3155" w:author="Jinglin Sun" w:date="2024-07-25T14:27:02Z">
              <w:rPr>
                <w:rFonts w:ascii="Segoe UI" w:hAnsi="Segoe UI" w:eastAsia="Segoe UI" w:cs="Segoe UI"/>
                <w:i w:val="0"/>
                <w:iCs w:val="0"/>
                <w:caps w:val="0"/>
                <w:color w:val="1E1F24"/>
                <w:spacing w:val="0"/>
                <w:sz w:val="16"/>
                <w:szCs w:val="16"/>
                <w:shd w:val="clear" w:fill="FFFFFF"/>
              </w:rPr>
            </w:rPrChange>
          </w:rPr>
          <w:t>通过医药批发零售商、保险公司等机构与药品生产企业之间进行的谈判和协商</w:t>
        </w:r>
      </w:ins>
      <w:ins w:id="3156" w:author="啊白" w:date="2024-04-11T16:27:23Z">
        <w:r>
          <w:rPr>
            <w:rFonts w:hint="eastAsia" w:eastAsia="仿宋_GB2312" w:cs="Times New Roman"/>
            <w:i w:val="0"/>
            <w:iCs w:val="0"/>
            <w:caps w:val="0"/>
            <w:spacing w:val="0"/>
            <w:sz w:val="32"/>
            <w:szCs w:val="32"/>
            <w:shd w:val="clear"/>
            <w:lang w:val="en-US" w:eastAsia="zh-CN"/>
          </w:rPr>
          <w:t>来确定</w:t>
        </w:r>
      </w:ins>
      <w:ins w:id="3157" w:author="啊白" w:date="2024-04-11T16:27:28Z">
        <w:r>
          <w:rPr>
            <w:rFonts w:hint="eastAsia" w:eastAsia="仿宋_GB2312" w:cs="Times New Roman"/>
            <w:i w:val="0"/>
            <w:iCs w:val="0"/>
            <w:caps w:val="0"/>
            <w:spacing w:val="0"/>
            <w:sz w:val="32"/>
            <w:szCs w:val="32"/>
            <w:shd w:val="clear"/>
            <w:lang w:val="en-US" w:eastAsia="zh-CN"/>
          </w:rPr>
          <w:t>新药</w:t>
        </w:r>
      </w:ins>
      <w:ins w:id="3158" w:author="啊白" w:date="2024-04-11T16:27:29Z">
        <w:r>
          <w:rPr>
            <w:rFonts w:hint="eastAsia" w:eastAsia="仿宋_GB2312" w:cs="Times New Roman"/>
            <w:i w:val="0"/>
            <w:iCs w:val="0"/>
            <w:caps w:val="0"/>
            <w:spacing w:val="0"/>
            <w:sz w:val="32"/>
            <w:szCs w:val="32"/>
            <w:shd w:val="clear"/>
            <w:lang w:val="en-US" w:eastAsia="zh-CN"/>
          </w:rPr>
          <w:t>价格</w:t>
        </w:r>
      </w:ins>
      <w:ins w:id="3159" w:author="啊白" w:date="2024-04-11T16:20:04Z">
        <w:del w:id="3160" w:author="Jinglin Sun" w:date="2024-07-25T14:26:12Z">
          <w:r>
            <w:rPr>
              <w:rFonts w:hint="eastAsia" w:ascii="Times New Roman" w:hAnsi="Times New Roman" w:eastAsia="仿宋_GB2312" w:cs="Times New Roman"/>
              <w:i w:val="0"/>
              <w:iCs w:val="0"/>
              <w:caps w:val="0"/>
              <w:color w:val="auto"/>
              <w:spacing w:val="0"/>
              <w:sz w:val="32"/>
              <w:szCs w:val="32"/>
              <w:shd w:val="clear" w:fill="auto"/>
              <w:rPrChange w:id="3161" w:author="Jinglin Sun" w:date="2024-07-25T14:27:02Z">
                <w:rPr>
                  <w:rFonts w:ascii="Segoe UI" w:hAnsi="Segoe UI" w:eastAsia="Segoe UI" w:cs="Segoe UI"/>
                  <w:i w:val="0"/>
                  <w:iCs w:val="0"/>
                  <w:caps w:val="0"/>
                  <w:color w:val="1E1F24"/>
                  <w:spacing w:val="0"/>
                  <w:sz w:val="16"/>
                  <w:szCs w:val="16"/>
                  <w:shd w:val="clear" w:fill="FFFFFF"/>
                </w:rPr>
              </w:rPrChange>
            </w:rPr>
            <w:delText>。这种机制</w:delText>
          </w:r>
        </w:del>
      </w:ins>
      <w:ins w:id="3162" w:author="Jinglin Sun" w:date="2024-07-25T14:26:12Z">
        <w:r>
          <w:rPr>
            <w:rFonts w:hint="eastAsia" w:eastAsia="仿宋_GB2312" w:cs="Times New Roman"/>
            <w:i w:val="0"/>
            <w:iCs w:val="0"/>
            <w:caps w:val="0"/>
            <w:color w:val="auto"/>
            <w:spacing w:val="0"/>
            <w:sz w:val="32"/>
            <w:szCs w:val="32"/>
            <w:shd w:val="clear" w:fill="auto"/>
            <w:lang w:eastAsia="zh-CN"/>
          </w:rPr>
          <w:t>，</w:t>
        </w:r>
      </w:ins>
      <w:ins w:id="3163" w:author="啊白" w:date="2024-04-11T16:20:04Z">
        <w:r>
          <w:rPr>
            <w:rFonts w:hint="eastAsia" w:ascii="Times New Roman" w:hAnsi="Times New Roman" w:eastAsia="仿宋_GB2312" w:cs="Times New Roman"/>
            <w:i w:val="0"/>
            <w:iCs w:val="0"/>
            <w:caps w:val="0"/>
            <w:color w:val="auto"/>
            <w:spacing w:val="0"/>
            <w:sz w:val="32"/>
            <w:szCs w:val="32"/>
            <w:shd w:val="clear" w:fill="auto"/>
            <w:rPrChange w:id="3164" w:author="Jinglin Sun" w:date="2024-07-25T14:27:02Z">
              <w:rPr>
                <w:rFonts w:ascii="Segoe UI" w:hAnsi="Segoe UI" w:eastAsia="Segoe UI" w:cs="Segoe UI"/>
                <w:i w:val="0"/>
                <w:iCs w:val="0"/>
                <w:caps w:val="0"/>
                <w:color w:val="1E1F24"/>
                <w:spacing w:val="0"/>
                <w:sz w:val="16"/>
                <w:szCs w:val="16"/>
                <w:shd w:val="clear" w:fill="FFFFFF"/>
              </w:rPr>
            </w:rPrChange>
          </w:rPr>
          <w:t>利用规模效应来降低药品价格，同时也通过专利保护制度确保了制药企业能够获得合理的高利润</w:t>
        </w:r>
      </w:ins>
      <w:ins w:id="3165" w:author="Jinglin Sun" w:date="2024-07-25T14:26:27Z">
        <w:r>
          <w:rPr>
            <w:rFonts w:hint="eastAsia" w:eastAsia="仿宋_GB2312" w:cs="Times New Roman"/>
            <w:i w:val="0"/>
            <w:iCs w:val="0"/>
            <w:caps w:val="0"/>
            <w:color w:val="auto"/>
            <w:spacing w:val="0"/>
            <w:sz w:val="32"/>
            <w:szCs w:val="32"/>
            <w:shd w:val="clear" w:fill="auto"/>
            <w:lang w:eastAsia="zh-CN"/>
          </w:rPr>
          <w:t>。</w:t>
        </w:r>
      </w:ins>
      <w:ins w:id="3166" w:author="啊白" w:date="2024-04-11T16:20:04Z">
        <w:del w:id="3167" w:author="Jinglin Sun" w:date="2024-07-25T14:28:13Z">
          <w:r>
            <w:rPr>
              <w:rFonts w:hint="eastAsia" w:ascii="Times New Roman" w:hAnsi="Times New Roman" w:eastAsia="仿宋_GB2312" w:cs="Times New Roman"/>
              <w:b/>
              <w:bCs/>
              <w:i w:val="0"/>
              <w:iCs w:val="0"/>
              <w:caps w:val="0"/>
              <w:color w:val="auto"/>
              <w:spacing w:val="0"/>
              <w:sz w:val="32"/>
              <w:szCs w:val="32"/>
              <w:shd w:val="clear" w:fill="auto"/>
              <w:rPrChange w:id="3168" w:author="Jinglin Sun" w:date="2024-07-25T14:27:35Z">
                <w:rPr>
                  <w:rFonts w:ascii="Segoe UI" w:hAnsi="Segoe UI" w:eastAsia="Segoe UI" w:cs="Segoe UI"/>
                  <w:i w:val="0"/>
                  <w:iCs w:val="0"/>
                  <w:caps w:val="0"/>
                  <w:color w:val="1E1F24"/>
                  <w:spacing w:val="0"/>
                  <w:sz w:val="16"/>
                  <w:szCs w:val="16"/>
                  <w:shd w:val="clear" w:fill="FFFFFF"/>
                </w:rPr>
              </w:rPrChange>
            </w:rPr>
            <w:delText>。因此，美国的创新药物市场充满活力，具备强大的市场驱动力。</w:delText>
          </w:r>
        </w:del>
      </w:ins>
      <w:del w:id="3169" w:author="Jinglin Sun" w:date="2024-07-25T14:28:13Z">
        <w:r>
          <w:rPr>
            <w:rFonts w:hint="eastAsia" w:eastAsia="仿宋_GB2312"/>
            <w:b/>
            <w:bCs/>
            <w:sz w:val="32"/>
            <w:szCs w:val="32"/>
            <w:lang w:val="en-US"/>
            <w:rPrChange w:id="3170" w:author="Jinglin Sun" w:date="2024-07-25T14:27:35Z">
              <w:rPr>
                <w:rFonts w:hint="default" w:eastAsia="仿宋_GB2312"/>
                <w:sz w:val="32"/>
                <w:szCs w:val="32"/>
                <w:lang w:val="en-US"/>
              </w:rPr>
            </w:rPrChange>
          </w:rPr>
          <w:delText>目前我国在生物医药定价制度上存在创新药投入和回报不成正比、医保谈判最低价中标与临床价值的矛盾、创新药需要高价格反哺研发与医保可负担之间的矛盾等问题，目前的医保尚不能为创新药的高价格完全买单。与之相反，发达国家创新药均采用自主定价，创新药自主定价机制兼顾药企成本回收和鼓励创新药发展，是对创新药企的尊重并将激发其创新药研发热情，同时药企和支付机构的博弈决定了药品支付价是否与价值匹配。</w:delText>
        </w:r>
      </w:del>
      <w:del w:id="3171" w:author="Jinglin Sun" w:date="2024-07-25T14:28:13Z">
        <w:r>
          <w:rPr>
            <w:rFonts w:hint="eastAsia" w:eastAsia="仿宋_GB2312"/>
            <w:b/>
            <w:bCs/>
            <w:sz w:val="32"/>
            <w:szCs w:val="32"/>
            <w:lang w:val="en-US"/>
            <w:rPrChange w:id="3172" w:author="Jinglin Sun" w:date="2024-07-25T14:27:35Z">
              <w:rPr>
                <w:rFonts w:hint="default" w:eastAsia="仿宋_GB2312"/>
                <w:sz w:val="32"/>
                <w:szCs w:val="32"/>
                <w:lang w:val="en-US"/>
              </w:rPr>
            </w:rPrChange>
          </w:rPr>
          <w:fldChar w:fldCharType="begin"/>
        </w:r>
      </w:del>
      <w:ins w:id="3173" w:author="W" w:date="2025-03-02T21:07:01Z">
        <w:r>
          <w:rPr/>
          <w:instrText xml:space="preserve"> INCLUDEPICTURE "../../Library/Containers/com.tencent.xinWeChat/Data/Library/Application Support/com.tencent.xinWeChat/2.0b4.0.9/094e59ddb2fbdcc01c49172f47301c08/Message/MessageTemp/9e20f478899dc29eb19741386f9343c8/File/" \* MERGEFORMAT \d </w:instrText>
        </w:r>
      </w:ins>
      <w:ins w:id="3174" w:author="Jinglin Sun" w:date="2025-02-20T16:34:37Z">
        <w:del w:id="3175" w:author="W" w:date="2025-03-02T21:07:01Z">
          <w:r>
            <w:rPr/>
            <w:delInstrText xml:space="preserve"> INCLUDEPICTURE "F:\\工作资料\\2024年工作\\生物医药产业研究\\在" \* MERGEFORMAT \d </w:delInstrText>
          </w:r>
        </w:del>
      </w:ins>
      <w:del w:id="3176" w:author="W" w:date="2025-03-02T21:07:01Z">
        <w:r>
          <w:rPr>
            <w:rFonts w:hint="eastAsia" w:eastAsia="仿宋_GB2312"/>
            <w:b/>
            <w:bCs/>
            <w:sz w:val="32"/>
            <w:szCs w:val="32"/>
            <w:lang w:val="en-US"/>
            <w:rPrChange w:id="3177" w:author="Jinglin Sun" w:date="2024-07-25T14:27:35Z">
              <w:rPr>
                <w:rFonts w:hint="default" w:eastAsia="仿宋_GB2312"/>
                <w:sz w:val="32"/>
                <w:szCs w:val="32"/>
                <w:lang w:val="en-US"/>
              </w:rPr>
            </w:rPrChange>
          </w:rPr>
          <w:delInstrText xml:space="preserve">INCLUDEPICTURE</w:delInstrText>
        </w:r>
      </w:del>
      <w:del w:id="3179" w:author="W" w:date="2025-03-02T21:07:01Z">
        <w:r>
          <w:rPr>
            <w:rFonts w:hint="eastAsia" w:eastAsia="仿宋_GB2312" w:cs="Times New Roman"/>
            <w:b/>
            <w:bCs/>
            <w:i w:val="0"/>
            <w:iCs w:val="0"/>
            <w:caps w:val="0"/>
            <w:color w:val="auto"/>
            <w:spacing w:val="0"/>
            <w:sz w:val="32"/>
            <w:szCs w:val="32"/>
            <w:shd w:val="clear" w:fill="auto"/>
            <w:lang w:val="en-US" w:eastAsia="zh-CN"/>
            <w:rPrChange w:id="3180" w:author="Jinglin Sun" w:date="2024-07-25T14:27:35Z">
              <w:rPr>
                <w:rFonts w:hint="default" w:eastAsia="仿宋_GB2312" w:cs="Times New Roman"/>
                <w:i w:val="0"/>
                <w:iCs w:val="0"/>
                <w:caps w:val="0"/>
                <w:color w:val="auto"/>
                <w:spacing w:val="0"/>
                <w:sz w:val="32"/>
                <w:szCs w:val="32"/>
                <w:shd w:val="clear" w:fill="auto"/>
                <w:lang w:val="en-US" w:eastAsia="zh-CN"/>
              </w:rPr>
            </w:rPrChange>
          </w:rPr>
          <w:delInstrText xml:space="preserve"> </w:delInstrText>
        </w:r>
      </w:del>
      <w:ins w:id="3182" w:author="Jinglin Sun" w:date="2024-07-25T14:26:38Z">
        <w:del w:id="3183" w:author="W" w:date="2025-03-02T21:07:01Z">
          <w:r>
            <w:rPr>
              <w:rFonts w:hint="eastAsia" w:eastAsia="仿宋_GB2312" w:cs="Times New Roman"/>
              <w:b/>
              <w:bCs/>
              <w:i w:val="0"/>
              <w:iCs w:val="0"/>
              <w:caps w:val="0"/>
              <w:color w:val="auto"/>
              <w:spacing w:val="0"/>
              <w:sz w:val="32"/>
              <w:szCs w:val="32"/>
              <w:shd w:val="clear" w:fill="auto"/>
              <w:lang w:val="en-US" w:eastAsia="zh-CN"/>
              <w:rPrChange w:id="3184" w:author="Jinglin Sun" w:date="2024-07-25T14:27:35Z">
                <w:rPr>
                  <w:rFonts w:hint="default" w:eastAsia="仿宋_GB2312" w:cs="Times New Roman"/>
                  <w:i w:val="0"/>
                  <w:iCs w:val="0"/>
                  <w:caps w:val="0"/>
                  <w:color w:val="auto"/>
                  <w:spacing w:val="0"/>
                  <w:sz w:val="32"/>
                  <w:szCs w:val="32"/>
                  <w:shd w:val="clear" w:fill="auto"/>
                  <w:lang w:val="en-US" w:eastAsia="zh-CN"/>
                </w:rPr>
              </w:rPrChange>
            </w:rPr>
            <w:delInstrText xml:space="preserve"> </w:delInstrText>
          </w:r>
        </w:del>
      </w:ins>
      <w:ins w:id="3187" w:author="Jinglin Sun" w:date="2024-07-25T14:26:38Z">
        <w:del w:id="3188" w:author="W" w:date="2025-03-02T21:07:01Z">
          <w:r>
            <w:rPr>
              <w:rFonts w:hint="eastAsia" w:eastAsia="仿宋_GB2312" w:cs="Times New Roman"/>
              <w:b/>
              <w:bCs/>
              <w:i w:val="0"/>
              <w:iCs w:val="0"/>
              <w:caps w:val="0"/>
              <w:color w:val="auto"/>
              <w:spacing w:val="0"/>
              <w:sz w:val="32"/>
              <w:szCs w:val="32"/>
              <w:shd w:val="clear" w:fill="auto"/>
              <w:lang w:val="en-US" w:eastAsia="zh-CN"/>
              <w:rPrChange w:id="3189" w:author="Jinglin Sun" w:date="2024-07-25T14:27:35Z">
                <w:rPr>
                  <w:rFonts w:hint="eastAsia" w:eastAsia="仿宋_GB2312" w:cs="Times New Roman"/>
                  <w:i w:val="0"/>
                  <w:iCs w:val="0"/>
                  <w:caps w:val="0"/>
                  <w:color w:val="auto"/>
                  <w:spacing w:val="0"/>
                  <w:sz w:val="32"/>
                  <w:szCs w:val="32"/>
                  <w:shd w:val="clear" w:fill="auto"/>
                  <w:lang w:val="en-US" w:eastAsia="zh-CN"/>
                </w:rPr>
              </w:rPrChange>
            </w:rPr>
            <w:delInstrText xml:space="preserve">在  </w:delInstrText>
          </w:r>
        </w:del>
      </w:ins>
      <w:ins w:id="3192" w:author="Jinglin Sun" w:date="2024-07-25T14:26:36Z">
        <w:del w:id="3193" w:author="W" w:date="2025-03-02T21:07:01Z">
          <w:r>
            <w:rPr>
              <w:rFonts w:hint="eastAsia" w:eastAsia="仿宋_GB2312"/>
              <w:b/>
              <w:bCs/>
              <w:sz w:val="32"/>
              <w:szCs w:val="32"/>
              <w:lang w:val="en-US" w:eastAsia="zh-CN"/>
              <w:rPrChange w:id="3194" w:author="Jinglin Sun" w:date="2024-07-25T14:27:35Z">
                <w:rPr>
                  <w:rFonts w:hint="eastAsia" w:eastAsia="仿宋_GB2312"/>
                  <w:sz w:val="32"/>
                  <w:szCs w:val="32"/>
                  <w:lang w:val="en-US" w:eastAsia="zh-CN"/>
                </w:rPr>
              </w:rPrChange>
            </w:rPr>
            <w:delInstrText xml:space="preserve">在  </w:delInstrText>
          </w:r>
        </w:del>
      </w:ins>
      <w:del w:id="3197" w:author="W" w:date="2025-03-02T21:07:01Z">
        <w:r>
          <w:rPr>
            <w:rFonts w:hint="eastAsia" w:eastAsia="仿宋_GB2312"/>
            <w:b/>
            <w:bCs/>
            <w:sz w:val="32"/>
            <w:szCs w:val="32"/>
            <w:lang w:val="en-US"/>
            <w:rPrChange w:id="3198" w:author="Jinglin Sun" w:date="2024-07-25T14:27:35Z">
              <w:rPr>
                <w:rFonts w:hint="default" w:eastAsia="仿宋_GB2312"/>
                <w:sz w:val="32"/>
                <w:szCs w:val="32"/>
                <w:lang w:val="en-US"/>
              </w:rPr>
            </w:rPrChange>
          </w:rPr>
          <w:delInstrText xml:space="preserve">\d "https://mmbiz.qpic.cn/mmbiz_png/XEsEfAxYb19vFDM0aFJTG372OOY2m8ruO4BhtLr2OpFeIsSjNCSF4VTRYC9SeENWFGlnZqClu9HxlMLZ6ibo2bw/640?wx_fmt=png&amp;tp=wxpic&amp;wxfrom=5&amp;wx_lazy=1&amp;wx_co=1" \* MERGEFORMATINET </w:delInstrText>
        </w:r>
      </w:del>
      <w:del w:id="3200" w:author="Jinglin Sun" w:date="2024-07-25T14:28:13Z">
        <w:r>
          <w:rPr>
            <w:rFonts w:hint="eastAsia" w:eastAsia="仿宋_GB2312"/>
            <w:b/>
            <w:bCs/>
            <w:sz w:val="32"/>
            <w:szCs w:val="32"/>
            <w:lang w:val="en-US"/>
            <w:rPrChange w:id="3201" w:author="Jinglin Sun" w:date="2024-07-25T14:27:35Z">
              <w:rPr>
                <w:rFonts w:hint="default" w:eastAsia="仿宋_GB2312"/>
                <w:sz w:val="32"/>
                <w:szCs w:val="32"/>
                <w:lang w:val="en-US"/>
              </w:rPr>
            </w:rPrChange>
          </w:rPr>
          <w:fldChar w:fldCharType="separate"/>
        </w:r>
      </w:del>
      <w:del w:id="3202" w:author="Jinglin Sun" w:date="2024-07-25T14:28:13Z">
        <w:r>
          <w:rPr>
            <w:rFonts w:hint="eastAsia" w:eastAsia="仿宋_GB2312"/>
            <w:b/>
            <w:bCs/>
            <w:sz w:val="32"/>
            <w:szCs w:val="32"/>
            <w:lang w:val="en-US"/>
            <w:rPrChange w:id="3203" w:author="Jinglin Sun" w:date="2024-07-25T14:27:35Z">
              <w:rPr>
                <w:rFonts w:hint="default" w:eastAsia="仿宋_GB2312"/>
                <w:sz w:val="32"/>
                <w:szCs w:val="32"/>
                <w:lang w:val="en-US"/>
              </w:rPr>
            </w:rPrChange>
          </w:rPr>
          <w:fldChar w:fldCharType="end"/>
        </w:r>
      </w:del>
      <w:del w:id="3204" w:author="Jinglin Sun" w:date="2024-07-25T14:28:13Z">
        <w:r>
          <w:rPr>
            <w:rFonts w:hint="eastAsia" w:eastAsia="仿宋_GB2312"/>
            <w:b/>
            <w:bCs/>
            <w:sz w:val="32"/>
            <w:szCs w:val="32"/>
            <w:lang w:val="en-US"/>
            <w:rPrChange w:id="3205" w:author="Jinglin Sun" w:date="2024-07-25T14:27:35Z">
              <w:rPr>
                <w:rFonts w:hint="default" w:eastAsia="仿宋_GB2312"/>
                <w:sz w:val="32"/>
                <w:szCs w:val="32"/>
                <w:lang w:val="en-US"/>
              </w:rPr>
            </w:rPrChange>
          </w:rPr>
          <w:fldChar w:fldCharType="begin"/>
        </w:r>
      </w:del>
      <w:del w:id="3206" w:author="Jinglin Sun" w:date="2024-07-25T14:28:13Z">
        <w:r>
          <w:rPr>
            <w:rFonts w:hint="eastAsia" w:eastAsia="仿宋_GB2312"/>
            <w:b/>
            <w:bCs/>
            <w:sz w:val="32"/>
            <w:szCs w:val="32"/>
            <w:lang w:val="en-US"/>
            <w:rPrChange w:id="3207" w:author="Jinglin Sun" w:date="2024-07-25T14:27:35Z">
              <w:rPr>
                <w:rFonts w:hint="default" w:eastAsia="仿宋_GB2312"/>
                <w:sz w:val="32"/>
                <w:szCs w:val="32"/>
                <w:lang w:val="en-US"/>
              </w:rPr>
            </w:rPrChange>
          </w:rPr>
          <w:delInstrText xml:space="preserve">INCLUDEPICTURE \d "https://mmbiz.qpic.cn/mmbiz_png/XEsEfAxYb19vFDM0aFJTG372OOY2m8ru9HeoDZhRYqiag4M4atNOUrHMib928Cqk5WNMKu5m1ZMib73icyVyTn6nZw/640?wx_fmt=png&amp;tp=wxpic&amp;wxfrom=5&amp;wx_lazy=1&amp;wx_co=1" \* MERGEFORMATINET </w:delInstrText>
        </w:r>
      </w:del>
      <w:del w:id="3208" w:author="Jinglin Sun" w:date="2024-07-25T14:28:13Z">
        <w:r>
          <w:rPr>
            <w:rFonts w:hint="eastAsia" w:eastAsia="仿宋_GB2312"/>
            <w:b/>
            <w:bCs/>
            <w:sz w:val="32"/>
            <w:szCs w:val="32"/>
            <w:lang w:val="en-US"/>
            <w:rPrChange w:id="3209" w:author="Jinglin Sun" w:date="2024-07-25T14:27:35Z">
              <w:rPr>
                <w:rFonts w:hint="default" w:eastAsia="仿宋_GB2312"/>
                <w:sz w:val="32"/>
                <w:szCs w:val="32"/>
                <w:lang w:val="en-US"/>
              </w:rPr>
            </w:rPrChange>
          </w:rPr>
          <w:fldChar w:fldCharType="separate"/>
        </w:r>
      </w:del>
      <w:del w:id="3210" w:author="Jinglin Sun" w:date="2024-07-25T14:28:13Z">
        <w:r>
          <w:rPr>
            <w:rFonts w:hint="eastAsia" w:eastAsia="仿宋_GB2312"/>
            <w:b/>
            <w:bCs/>
            <w:sz w:val="32"/>
            <w:szCs w:val="32"/>
            <w:lang w:val="en-US"/>
            <w:rPrChange w:id="3211" w:author="Jinglin Sun" w:date="2024-07-25T14:27:35Z">
              <w:rPr>
                <w:rFonts w:hint="default" w:eastAsia="仿宋_GB2312"/>
                <w:sz w:val="32"/>
                <w:szCs w:val="32"/>
                <w:lang w:val="en-US"/>
              </w:rPr>
            </w:rPrChange>
          </w:rPr>
          <w:fldChar w:fldCharType="end"/>
        </w:r>
      </w:del>
    </w:p>
    <w:p w14:paraId="795BE2C8">
      <w:pPr>
        <w:wordWrap w:val="0"/>
        <w:spacing w:line="560" w:lineRule="exact"/>
        <w:ind w:firstLine="643" w:firstLineChars="200"/>
        <w:rPr>
          <w:del w:id="3213" w:author="Jinglin Sun" w:date="2024-07-25T14:28:13Z"/>
          <w:rFonts w:hint="eastAsia" w:eastAsia="仿宋_GB2312"/>
          <w:b/>
          <w:bCs/>
          <w:sz w:val="32"/>
          <w:szCs w:val="32"/>
          <w:lang w:val="en-US"/>
          <w:rPrChange w:id="3214" w:author="Jinglin Sun" w:date="2024-07-25T14:27:35Z">
            <w:rPr>
              <w:del w:id="3215" w:author="Jinglin Sun" w:date="2024-07-25T14:28:13Z"/>
              <w:rFonts w:hint="default" w:eastAsia="仿宋_GB2312"/>
              <w:sz w:val="32"/>
              <w:szCs w:val="32"/>
              <w:lang w:val="en-US"/>
            </w:rPr>
          </w:rPrChange>
        </w:rPr>
        <w:pPrChange w:id="3212" w:author="Jinglin Sun" w:date="2024-07-25T14:24:14Z">
          <w:pPr>
            <w:wordWrap w:val="0"/>
            <w:spacing w:line="560" w:lineRule="exact"/>
            <w:ind w:firstLine="640" w:firstLineChars="200"/>
          </w:pPr>
        </w:pPrChange>
      </w:pPr>
      <w:del w:id="3216" w:author="Jinglin Sun" w:date="2024-07-25T14:28:13Z">
        <w:r>
          <w:rPr>
            <w:rFonts w:hint="eastAsia" w:eastAsia="仿宋_GB2312"/>
            <w:b/>
            <w:bCs/>
            <w:sz w:val="32"/>
            <w:szCs w:val="32"/>
            <w:lang w:val="en-US"/>
            <w:rPrChange w:id="3217" w:author="Jinglin Sun" w:date="2024-07-25T14:27:35Z">
              <w:rPr>
                <w:rFonts w:hint="default" w:eastAsia="仿宋_GB2312"/>
                <w:sz w:val="32"/>
                <w:szCs w:val="32"/>
                <w:lang w:val="en-US"/>
              </w:rPr>
            </w:rPrChange>
          </w:rPr>
          <w:delText>可以看到上述表格中医保支付定价方法主要分为三种</w:delText>
        </w:r>
      </w:del>
    </w:p>
    <w:p w14:paraId="5B6B65F8">
      <w:pPr>
        <w:wordWrap w:val="0"/>
        <w:spacing w:line="560" w:lineRule="exact"/>
        <w:ind w:firstLine="640" w:firstLineChars="200"/>
        <w:outlineLvl w:val="9"/>
        <w:rPr>
          <w:del w:id="3219" w:author="Jinglin Sun" w:date="2024-07-25T14:28:13Z"/>
          <w:rFonts w:hint="eastAsia" w:eastAsia="仿宋_GB2312"/>
          <w:b/>
          <w:bCs/>
          <w:sz w:val="32"/>
          <w:szCs w:val="32"/>
          <w:lang w:val="en-US"/>
          <w:rPrChange w:id="3220" w:author="Jinglin Sun" w:date="2024-07-25T14:27:35Z">
            <w:rPr>
              <w:del w:id="3221" w:author="Jinglin Sun" w:date="2024-07-25T14:28:13Z"/>
              <w:rFonts w:hint="default" w:eastAsia="仿宋_GB2312"/>
              <w:sz w:val="32"/>
              <w:szCs w:val="32"/>
              <w:lang w:val="en-US"/>
            </w:rPr>
          </w:rPrChange>
        </w:rPr>
        <w:pPrChange w:id="3218" w:author="Jinglin Sun" w:date="2024-07-25T14:27:02Z">
          <w:pPr>
            <w:wordWrap w:val="0"/>
            <w:spacing w:line="560" w:lineRule="exact"/>
            <w:ind w:firstLine="640" w:firstLineChars="200"/>
            <w:outlineLvl w:val="3"/>
          </w:pPr>
        </w:pPrChange>
      </w:pPr>
      <w:del w:id="3222" w:author="Jinglin Sun" w:date="2024-07-25T14:28:13Z">
        <w:r>
          <w:rPr>
            <w:rFonts w:hint="eastAsia" w:eastAsia="仿宋_GB2312"/>
            <w:b/>
            <w:bCs/>
            <w:sz w:val="32"/>
            <w:szCs w:val="32"/>
            <w:lang w:val="en-US"/>
            <w:rPrChange w:id="3223" w:author="Jinglin Sun" w:date="2024-07-25T14:27:35Z">
              <w:rPr>
                <w:rFonts w:hint="default" w:eastAsia="仿宋_GB2312"/>
                <w:sz w:val="32"/>
                <w:szCs w:val="32"/>
                <w:lang w:val="en-US"/>
              </w:rPr>
            </w:rPrChange>
          </w:rPr>
          <w:delText>一是美国的自由定价法，由复杂的价值链条支撑高昂的药价。</w:delText>
        </w:r>
      </w:del>
    </w:p>
    <w:p w14:paraId="381F1B34">
      <w:pPr>
        <w:wordWrap w:val="0"/>
        <w:spacing w:line="560" w:lineRule="exact"/>
        <w:ind w:firstLine="640" w:firstLineChars="200"/>
        <w:outlineLvl w:val="9"/>
        <w:rPr>
          <w:del w:id="3225" w:author="Jinglin Sun" w:date="2024-07-25T14:28:13Z"/>
          <w:rFonts w:hint="eastAsia" w:eastAsia="仿宋_GB2312"/>
          <w:b/>
          <w:bCs/>
          <w:sz w:val="32"/>
          <w:szCs w:val="32"/>
          <w:lang w:val="en-US"/>
          <w:rPrChange w:id="3226" w:author="Jinglin Sun" w:date="2024-07-25T14:27:35Z">
            <w:rPr>
              <w:del w:id="3227" w:author="Jinglin Sun" w:date="2024-07-25T14:28:13Z"/>
              <w:rFonts w:hint="default" w:eastAsia="仿宋_GB2312"/>
              <w:sz w:val="32"/>
              <w:szCs w:val="32"/>
              <w:lang w:val="en-US"/>
            </w:rPr>
          </w:rPrChange>
        </w:rPr>
        <w:pPrChange w:id="3224" w:author="Jinglin Sun" w:date="2024-07-25T14:27:02Z">
          <w:pPr>
            <w:wordWrap w:val="0"/>
            <w:spacing w:line="560" w:lineRule="exact"/>
            <w:ind w:firstLine="640" w:firstLineChars="200"/>
            <w:outlineLvl w:val="3"/>
          </w:pPr>
        </w:pPrChange>
      </w:pPr>
      <w:del w:id="3228" w:author="Jinglin Sun" w:date="2024-07-25T14:28:13Z">
        <w:r>
          <w:rPr>
            <w:rFonts w:hint="eastAsia" w:eastAsia="仿宋_GB2312"/>
            <w:b/>
            <w:bCs/>
            <w:sz w:val="32"/>
            <w:szCs w:val="32"/>
            <w:lang w:val="en-US"/>
            <w:rPrChange w:id="3229" w:author="Jinglin Sun" w:date="2024-07-25T14:27:35Z">
              <w:rPr>
                <w:rFonts w:hint="default" w:eastAsia="仿宋_GB2312"/>
                <w:sz w:val="32"/>
                <w:szCs w:val="32"/>
                <w:lang w:val="en-US"/>
              </w:rPr>
            </w:rPrChange>
          </w:rPr>
          <w:delText>二是日本等国家的比价与成本计算法，有可比药物基于可比药物给予临床价值溢价，无可比药物，则采取成本计算方法。</w:delText>
        </w:r>
      </w:del>
    </w:p>
    <w:p w14:paraId="4393BBF3">
      <w:pPr>
        <w:wordWrap w:val="0"/>
        <w:spacing w:line="560" w:lineRule="exact"/>
        <w:ind w:firstLine="640" w:firstLineChars="200"/>
        <w:outlineLvl w:val="9"/>
        <w:rPr>
          <w:del w:id="3231" w:author="Jinglin Sun" w:date="2024-07-25T14:28:13Z"/>
          <w:rFonts w:hint="eastAsia" w:eastAsia="仿宋_GB2312"/>
          <w:b/>
          <w:bCs/>
          <w:sz w:val="32"/>
          <w:szCs w:val="32"/>
          <w:lang w:val="en-US"/>
          <w:rPrChange w:id="3232" w:author="Jinglin Sun" w:date="2024-07-25T14:27:35Z">
            <w:rPr>
              <w:del w:id="3233" w:author="Jinglin Sun" w:date="2024-07-25T14:28:13Z"/>
              <w:rFonts w:hint="default" w:eastAsia="仿宋_GB2312"/>
              <w:sz w:val="32"/>
              <w:szCs w:val="32"/>
              <w:lang w:val="en-US"/>
            </w:rPr>
          </w:rPrChange>
        </w:rPr>
        <w:pPrChange w:id="3230" w:author="Jinglin Sun" w:date="2024-07-25T14:27:02Z">
          <w:pPr>
            <w:wordWrap w:val="0"/>
            <w:spacing w:line="560" w:lineRule="exact"/>
            <w:ind w:firstLine="640" w:firstLineChars="200"/>
            <w:outlineLvl w:val="3"/>
          </w:pPr>
        </w:pPrChange>
      </w:pPr>
      <w:del w:id="3234" w:author="Jinglin Sun" w:date="2024-07-25T14:28:13Z">
        <w:r>
          <w:rPr>
            <w:rFonts w:hint="eastAsia" w:eastAsia="仿宋_GB2312"/>
            <w:b/>
            <w:bCs/>
            <w:sz w:val="32"/>
            <w:szCs w:val="32"/>
            <w:lang w:val="en-US"/>
            <w:rPrChange w:id="3235" w:author="Jinglin Sun" w:date="2024-07-25T14:27:35Z">
              <w:rPr>
                <w:rFonts w:hint="default" w:eastAsia="仿宋_GB2312"/>
                <w:sz w:val="32"/>
                <w:szCs w:val="32"/>
                <w:lang w:val="en-US"/>
              </w:rPr>
            </w:rPrChange>
          </w:rPr>
          <w:delText>美国的药企对创新药的定价权力极大，几乎不受美国政府的影响，也就造就了很多高价药物，据报道2018年美国药房零售价格TOP20的药物在30万-60万美元/年，自由定价是美国的药价成为全球价格高峰的重要因素。</w:delText>
        </w:r>
      </w:del>
      <w:del w:id="3236" w:author="Jinglin Sun" w:date="2024-07-25T14:28:13Z">
        <w:r>
          <w:rPr>
            <w:rFonts w:hint="eastAsia" w:eastAsia="仿宋_GB2312"/>
            <w:b/>
            <w:bCs/>
            <w:sz w:val="32"/>
            <w:szCs w:val="32"/>
            <w:lang w:val="en-US"/>
            <w:rPrChange w:id="3237" w:author="Jinglin Sun" w:date="2024-07-25T14:27:35Z">
              <w:rPr>
                <w:rFonts w:hint="default" w:eastAsia="仿宋_GB2312"/>
                <w:sz w:val="32"/>
                <w:szCs w:val="32"/>
                <w:lang w:val="en-US"/>
              </w:rPr>
            </w:rPrChange>
          </w:rPr>
          <w:fldChar w:fldCharType="begin"/>
        </w:r>
      </w:del>
      <w:del w:id="3238" w:author="Jinglin Sun" w:date="2024-07-25T14:28:13Z">
        <w:r>
          <w:rPr>
            <w:rFonts w:hint="eastAsia" w:eastAsia="仿宋_GB2312"/>
            <w:b/>
            <w:bCs/>
            <w:sz w:val="32"/>
            <w:szCs w:val="32"/>
            <w:lang w:val="en-US"/>
            <w:rPrChange w:id="3239" w:author="Jinglin Sun" w:date="2024-07-25T14:27:35Z">
              <w:rPr>
                <w:rFonts w:hint="default" w:eastAsia="仿宋_GB2312"/>
                <w:sz w:val="32"/>
                <w:szCs w:val="32"/>
                <w:lang w:val="en-US"/>
              </w:rPr>
            </w:rPrChange>
          </w:rPr>
          <w:delInstrText xml:space="preserve">INCLUDEPICTURE \d "https://mmbiz.qpic.cn/mmbiz_png/XEsEfAxYb19vFDM0aFJTG372OOY2m8rurx3jJkHIZtibibl7FnJGmpLV3HEaibibcDNpVkFhHhnX2oiajbJLibMbFeCA/640?wx_fmt=png&amp;tp=wxpic&amp;wxfrom=5&amp;wx_lazy=1&amp;wx_co=1" \* MERGEFORMATINET </w:delInstrText>
        </w:r>
      </w:del>
      <w:del w:id="3240" w:author="Jinglin Sun" w:date="2024-07-25T14:28:13Z">
        <w:r>
          <w:rPr>
            <w:rFonts w:hint="eastAsia" w:eastAsia="仿宋_GB2312"/>
            <w:b/>
            <w:bCs/>
            <w:sz w:val="32"/>
            <w:szCs w:val="32"/>
            <w:lang w:val="en-US"/>
            <w:rPrChange w:id="3241" w:author="Jinglin Sun" w:date="2024-07-25T14:27:35Z">
              <w:rPr>
                <w:rFonts w:hint="default" w:eastAsia="仿宋_GB2312"/>
                <w:sz w:val="32"/>
                <w:szCs w:val="32"/>
                <w:lang w:val="en-US"/>
              </w:rPr>
            </w:rPrChange>
          </w:rPr>
          <w:fldChar w:fldCharType="separate"/>
        </w:r>
      </w:del>
      <w:del w:id="3242" w:author="Jinglin Sun" w:date="2024-07-25T14:28:13Z">
        <w:r>
          <w:rPr>
            <w:rFonts w:hint="eastAsia" w:eastAsia="仿宋_GB2312"/>
            <w:b/>
            <w:bCs/>
            <w:sz w:val="32"/>
            <w:szCs w:val="32"/>
            <w:lang w:val="en-US"/>
            <w:rPrChange w:id="3243" w:author="Jinglin Sun" w:date="2024-07-25T14:27:35Z">
              <w:rPr>
                <w:rFonts w:hint="default" w:eastAsia="仿宋_GB2312"/>
                <w:sz w:val="32"/>
                <w:szCs w:val="32"/>
                <w:lang w:val="en-US"/>
              </w:rPr>
            </w:rPrChange>
          </w:rPr>
          <w:fldChar w:fldCharType="end"/>
        </w:r>
      </w:del>
    </w:p>
    <w:p w14:paraId="400EC9B9">
      <w:pPr>
        <w:wordWrap w:val="0"/>
        <w:spacing w:line="560" w:lineRule="exact"/>
        <w:ind w:firstLine="640" w:firstLineChars="200"/>
        <w:outlineLvl w:val="9"/>
        <w:rPr>
          <w:del w:id="3245" w:author="Jinglin Sun" w:date="2024-07-25T14:28:13Z"/>
          <w:rFonts w:hint="eastAsia" w:eastAsia="仿宋_GB2312"/>
          <w:b/>
          <w:bCs/>
          <w:sz w:val="32"/>
          <w:szCs w:val="32"/>
          <w:lang w:val="en-US"/>
          <w:rPrChange w:id="3246" w:author="Jinglin Sun" w:date="2024-07-25T14:27:35Z">
            <w:rPr>
              <w:del w:id="3247" w:author="Jinglin Sun" w:date="2024-07-25T14:28:13Z"/>
              <w:rFonts w:hint="default" w:eastAsia="仿宋_GB2312"/>
              <w:sz w:val="32"/>
              <w:szCs w:val="32"/>
              <w:lang w:val="en-US"/>
            </w:rPr>
          </w:rPrChange>
        </w:rPr>
        <w:pPrChange w:id="3244" w:author="Jinglin Sun" w:date="2024-07-25T14:27:02Z">
          <w:pPr>
            <w:wordWrap w:val="0"/>
            <w:spacing w:line="560" w:lineRule="exact"/>
            <w:ind w:firstLine="640" w:firstLineChars="200"/>
            <w:outlineLvl w:val="3"/>
          </w:pPr>
        </w:pPrChange>
      </w:pPr>
      <w:del w:id="3248" w:author="Jinglin Sun" w:date="2024-07-25T14:28:13Z">
        <w:r>
          <w:rPr>
            <w:rFonts w:hint="eastAsia" w:eastAsia="仿宋_GB2312"/>
            <w:b/>
            <w:bCs/>
            <w:sz w:val="32"/>
            <w:szCs w:val="32"/>
            <w:lang w:val="en-US"/>
            <w:rPrChange w:id="3249" w:author="Jinglin Sun" w:date="2024-07-25T14:27:35Z">
              <w:rPr>
                <w:rFonts w:hint="default" w:eastAsia="仿宋_GB2312"/>
                <w:sz w:val="32"/>
                <w:szCs w:val="32"/>
                <w:lang w:val="en-US"/>
              </w:rPr>
            </w:rPrChange>
          </w:rPr>
          <w:delText>经数十年发展，美国市场形成了一套复杂的药品自由定价模式，在这复杂的资金链背后主体包括：患者、支付方、药品福利管理（PBM）、药店、流通商、药企六部分。</w:delText>
        </w:r>
      </w:del>
    </w:p>
    <w:p w14:paraId="2FFAAB82">
      <w:pPr>
        <w:wordWrap w:val="0"/>
        <w:spacing w:line="560" w:lineRule="exact"/>
        <w:ind w:firstLine="640" w:firstLineChars="200"/>
        <w:outlineLvl w:val="9"/>
        <w:rPr>
          <w:del w:id="3251" w:author="Jinglin Sun" w:date="2024-07-25T14:28:13Z"/>
          <w:rFonts w:hint="eastAsia" w:eastAsia="仿宋_GB2312"/>
          <w:b/>
          <w:bCs/>
          <w:sz w:val="32"/>
          <w:szCs w:val="32"/>
          <w:lang w:val="en-US"/>
          <w:rPrChange w:id="3252" w:author="Jinglin Sun" w:date="2024-07-25T14:27:35Z">
            <w:rPr>
              <w:del w:id="3253" w:author="Jinglin Sun" w:date="2024-07-25T14:28:13Z"/>
              <w:rFonts w:hint="default" w:eastAsia="仿宋_GB2312"/>
              <w:sz w:val="32"/>
              <w:szCs w:val="32"/>
              <w:lang w:val="en-US"/>
            </w:rPr>
          </w:rPrChange>
        </w:rPr>
        <w:pPrChange w:id="3250" w:author="Jinglin Sun" w:date="2024-07-25T14:27:02Z">
          <w:pPr>
            <w:wordWrap w:val="0"/>
            <w:spacing w:line="560" w:lineRule="exact"/>
            <w:ind w:firstLine="640" w:firstLineChars="200"/>
            <w:outlineLvl w:val="3"/>
          </w:pPr>
        </w:pPrChange>
      </w:pPr>
      <w:del w:id="3254" w:author="Jinglin Sun" w:date="2024-07-25T14:28:13Z">
        <w:r>
          <w:rPr>
            <w:rFonts w:hint="eastAsia" w:eastAsia="仿宋_GB2312"/>
            <w:b/>
            <w:bCs/>
            <w:sz w:val="32"/>
            <w:szCs w:val="32"/>
            <w:lang w:val="en-US"/>
            <w:rPrChange w:id="3255" w:author="Jinglin Sun" w:date="2024-07-25T14:27:35Z">
              <w:rPr>
                <w:rFonts w:hint="default" w:eastAsia="仿宋_GB2312"/>
                <w:sz w:val="32"/>
                <w:szCs w:val="32"/>
                <w:lang w:val="en-US"/>
              </w:rPr>
            </w:rPrChange>
          </w:rPr>
          <w:delText>在美国前三大PBM（Express Scripts、CVS Health和联合健康集团）影响着全美73%的处方药销售，可以说对药物可及性有决定性影响，药企对PBM的返利有助于自家处方药的销售。另一方面通过PBM的返利分成，保险实际承担的报销金额得到有效降低，从而更容易接受对高价药的报销。</w:delText>
        </w:r>
      </w:del>
    </w:p>
    <w:p w14:paraId="6E75FF53">
      <w:pPr>
        <w:wordWrap w:val="0"/>
        <w:spacing w:line="560" w:lineRule="exact"/>
        <w:ind w:firstLine="640" w:firstLineChars="200"/>
        <w:outlineLvl w:val="9"/>
        <w:rPr>
          <w:del w:id="3257" w:author="Jinglin Sun" w:date="2024-07-25T14:28:13Z"/>
          <w:rFonts w:hint="eastAsia" w:eastAsia="仿宋_GB2312"/>
          <w:b/>
          <w:bCs/>
          <w:sz w:val="32"/>
          <w:szCs w:val="32"/>
          <w:lang w:val="en-US"/>
          <w:rPrChange w:id="3258" w:author="Jinglin Sun" w:date="2024-07-25T14:27:35Z">
            <w:rPr>
              <w:del w:id="3259" w:author="Jinglin Sun" w:date="2024-07-25T14:28:13Z"/>
              <w:rFonts w:hint="default" w:eastAsia="仿宋_GB2312"/>
              <w:sz w:val="32"/>
              <w:szCs w:val="32"/>
              <w:lang w:val="en-US"/>
            </w:rPr>
          </w:rPrChange>
        </w:rPr>
        <w:pPrChange w:id="3256" w:author="Jinglin Sun" w:date="2024-07-25T14:27:02Z">
          <w:pPr>
            <w:wordWrap w:val="0"/>
            <w:spacing w:line="560" w:lineRule="exact"/>
            <w:ind w:firstLine="640" w:firstLineChars="200"/>
            <w:outlineLvl w:val="3"/>
          </w:pPr>
        </w:pPrChange>
      </w:pPr>
      <w:del w:id="3260" w:author="Jinglin Sun" w:date="2024-07-25T14:28:13Z">
        <w:r>
          <w:rPr>
            <w:rFonts w:hint="eastAsia" w:eastAsia="仿宋_GB2312"/>
            <w:b/>
            <w:bCs/>
            <w:sz w:val="32"/>
            <w:szCs w:val="32"/>
            <w:lang w:val="en-US"/>
            <w:rPrChange w:id="3261" w:author="Jinglin Sun" w:date="2024-07-25T14:27:35Z">
              <w:rPr>
                <w:rFonts w:hint="default" w:eastAsia="仿宋_GB2312"/>
                <w:sz w:val="32"/>
                <w:szCs w:val="32"/>
                <w:lang w:val="en-US"/>
              </w:rPr>
            </w:rPrChange>
          </w:rPr>
          <w:delText>2015年，美国处方药销售额4250亿美元，其中制药企业将27%的收入也近1150亿美元，返还给PBM和支付方。在这复杂的药品和资金流通过程中，返利制度的存在，保险-PBM-药企形成了强大的药品价格同盟，导致保险可以支持高价药。可以看到患者支付保费和药品自费部分费用是资金和药品开始流转的基础。</w:delText>
        </w:r>
      </w:del>
    </w:p>
    <w:p w14:paraId="03BFA903">
      <w:pPr>
        <w:wordWrap w:val="0"/>
        <w:spacing w:line="560" w:lineRule="exact"/>
        <w:ind w:left="0" w:firstLine="643" w:firstLineChars="200"/>
        <w:outlineLvl w:val="9"/>
        <w:rPr>
          <w:del w:id="3263" w:author="Jinglin Sun" w:date="2024-07-25T14:28:13Z"/>
          <w:rFonts w:hint="default" w:eastAsia="仿宋_GB2312"/>
          <w:sz w:val="32"/>
          <w:szCs w:val="32"/>
          <w:lang w:val="en-US" w:eastAsia="zh-CN"/>
        </w:rPr>
        <w:pPrChange w:id="3262" w:author="Jinglin Sun" w:date="2024-07-25T14:27:02Z">
          <w:pPr>
            <w:tabs>
              <w:tab w:val="left" w:pos="1200"/>
            </w:tabs>
            <w:wordWrap w:val="0"/>
            <w:spacing w:line="560" w:lineRule="exact"/>
            <w:ind w:left="482"/>
            <w:outlineLvl w:val="3"/>
          </w:pPr>
        </w:pPrChange>
      </w:pPr>
      <w:del w:id="3264" w:author="Jinglin Sun" w:date="2024-07-25T14:28:13Z">
        <w:r>
          <w:rPr>
            <w:rFonts w:hint="eastAsia" w:eastAsia="仿宋_GB2312"/>
            <w:b/>
            <w:bCs/>
            <w:sz w:val="32"/>
            <w:szCs w:val="32"/>
            <w:lang w:val="en-US"/>
            <w:rPrChange w:id="3265" w:author="Jinglin Sun" w:date="2024-07-25T14:27:35Z">
              <w:rPr>
                <w:rFonts w:hint="default" w:eastAsia="仿宋_GB2312"/>
                <w:sz w:val="32"/>
                <w:szCs w:val="32"/>
                <w:lang w:val="en-US"/>
              </w:rPr>
            </w:rPrChange>
          </w:rPr>
          <w:delText>（4）</w:delText>
        </w:r>
      </w:del>
      <w:del w:id="3266" w:author="Jinglin Sun" w:date="2024-07-25T14:28:13Z">
        <w:r>
          <w:rPr>
            <w:rFonts w:hint="eastAsia" w:eastAsia="仿宋_GB2312"/>
            <w:b/>
            <w:bCs/>
            <w:sz w:val="32"/>
            <w:szCs w:val="32"/>
            <w:lang w:val="en-US"/>
            <w:rPrChange w:id="3267" w:author="Jinglin Sun" w:date="2024-07-25T14:27:35Z">
              <w:rPr>
                <w:rFonts w:hint="default" w:eastAsia="仿宋_GB2312"/>
                <w:sz w:val="32"/>
                <w:szCs w:val="32"/>
                <w:lang w:val="en-US"/>
              </w:rPr>
            </w:rPrChange>
          </w:rPr>
          <w:delText>高效的临床转化及</w:delText>
        </w:r>
      </w:del>
      <w:ins w:id="3268" w:author="啊白" w:date="2024-04-14T10:53:49Z">
        <w:del w:id="3269" w:author="Jinglin Sun" w:date="2024-07-25T14:28:13Z">
          <w:r>
            <w:rPr>
              <w:rFonts w:hint="eastAsia" w:eastAsia="仿宋_GB2312"/>
              <w:b/>
              <w:bCs/>
              <w:sz w:val="32"/>
              <w:szCs w:val="32"/>
              <w:lang w:val="en-US" w:eastAsia="zh-CN"/>
              <w:rPrChange w:id="3270" w:author="Jinglin Sun" w:date="2024-07-25T14:27:35Z">
                <w:rPr>
                  <w:rFonts w:hint="eastAsia" w:eastAsia="仿宋_GB2312"/>
                  <w:sz w:val="32"/>
                  <w:szCs w:val="32"/>
                  <w:lang w:val="en-US" w:eastAsia="zh-CN"/>
                </w:rPr>
              </w:rPrChange>
            </w:rPr>
            <w:delText>药品</w:delText>
          </w:r>
        </w:del>
      </w:ins>
      <w:del w:id="3271" w:author="Jinglin Sun" w:date="2024-07-25T14:28:13Z">
        <w:r>
          <w:rPr>
            <w:rFonts w:hint="eastAsia" w:eastAsia="仿宋_GB2312"/>
            <w:b/>
            <w:bCs/>
            <w:sz w:val="32"/>
            <w:szCs w:val="32"/>
            <w:rPrChange w:id="3272" w:author="Jinglin Sun" w:date="2024-07-25T14:27:35Z">
              <w:rPr>
                <w:rFonts w:eastAsia="仿宋_GB2312"/>
                <w:sz w:val="32"/>
                <w:szCs w:val="32"/>
              </w:rPr>
            </w:rPrChange>
          </w:rPr>
          <w:delText>审评审批</w:delText>
        </w:r>
      </w:del>
      <w:ins w:id="3273" w:author="啊白" w:date="2024-04-14T10:53:54Z">
        <w:del w:id="3274" w:author="Jinglin Sun" w:date="2024-07-25T14:28:13Z">
          <w:r>
            <w:rPr>
              <w:rFonts w:hint="eastAsia" w:eastAsia="仿宋_GB2312"/>
              <w:b/>
              <w:bCs/>
              <w:sz w:val="32"/>
              <w:szCs w:val="32"/>
              <w:lang w:val="en-US" w:eastAsia="zh-CN"/>
              <w:rPrChange w:id="3275" w:author="Jinglin Sun" w:date="2024-07-25T14:27:35Z">
                <w:rPr>
                  <w:rFonts w:hint="eastAsia" w:eastAsia="仿宋_GB2312"/>
                  <w:sz w:val="32"/>
                  <w:szCs w:val="32"/>
                  <w:lang w:val="en-US" w:eastAsia="zh-CN"/>
                </w:rPr>
              </w:rPrChange>
            </w:rPr>
            <w:delText>制度</w:delText>
          </w:r>
        </w:del>
      </w:ins>
    </w:p>
    <w:p w14:paraId="11E2A6EE">
      <w:pPr>
        <w:wordWrap w:val="0"/>
        <w:spacing w:line="560" w:lineRule="exact"/>
        <w:ind w:left="0" w:firstLine="640" w:firstLineChars="200"/>
        <w:outlineLvl w:val="9"/>
        <w:rPr>
          <w:ins w:id="3277" w:author="啊白" w:date="2024-04-14T10:55:40Z"/>
          <w:rFonts w:hint="eastAsia" w:ascii="Times New Roman" w:hAnsi="Times New Roman" w:eastAsia="仿宋_GB2312" w:cs="Times New Roman"/>
          <w:i w:val="0"/>
          <w:iCs w:val="0"/>
          <w:caps w:val="0"/>
          <w:color w:val="auto"/>
          <w:spacing w:val="0"/>
          <w:sz w:val="32"/>
          <w:szCs w:val="32"/>
          <w:shd w:val="clear" w:fill="auto"/>
          <w:rPrChange w:id="3278" w:author="Jinglin Sun" w:date="2024-07-25T14:27:02Z">
            <w:rPr>
              <w:ins w:id="3279" w:author="啊白" w:date="2024-04-14T10:55:40Z"/>
              <w:rFonts w:ascii="Times New Roman" w:hAnsi="Times New Roman" w:eastAsia="仿宋_GB2312" w:cs="Times New Roman"/>
              <w:i w:val="0"/>
              <w:iCs w:val="0"/>
              <w:caps w:val="0"/>
              <w:color w:val="auto"/>
              <w:spacing w:val="0"/>
              <w:sz w:val="32"/>
              <w:szCs w:val="32"/>
              <w:shd w:val="clear" w:fill="auto"/>
            </w:rPr>
          </w:rPrChange>
        </w:rPr>
        <w:pPrChange w:id="3276" w:author="Jinglin Sun" w:date="2024-07-25T14:27:02Z">
          <w:pPr>
            <w:tabs>
              <w:tab w:val="left" w:pos="1200"/>
            </w:tabs>
            <w:wordWrap w:val="0"/>
            <w:spacing w:line="560" w:lineRule="exact"/>
            <w:ind w:left="482"/>
            <w:outlineLvl w:val="3"/>
          </w:pPr>
        </w:pPrChange>
      </w:pPr>
      <w:ins w:id="3280" w:author="啊白" w:date="2024-04-14T10:55:32Z">
        <w:del w:id="3281" w:author="Jinglin Sun" w:date="2024-07-25T14:28:13Z">
          <w:r>
            <w:rPr>
              <w:rFonts w:hint="eastAsia" w:ascii="Times New Roman" w:hAnsi="Times New Roman" w:eastAsia="仿宋_GB2312" w:cs="Times New Roman"/>
              <w:i w:val="0"/>
              <w:iCs w:val="0"/>
              <w:caps w:val="0"/>
              <w:color w:val="auto"/>
              <w:spacing w:val="0"/>
              <w:sz w:val="32"/>
              <w:szCs w:val="32"/>
              <w:shd w:val="clear" w:fill="auto"/>
              <w:rPrChange w:id="3282" w:author="Jinglin Sun" w:date="2024-07-25T14:27:02Z">
                <w:rPr>
                  <w:rFonts w:ascii="Segoe UI" w:hAnsi="Segoe UI" w:eastAsia="Segoe UI" w:cs="Segoe UI"/>
                  <w:i w:val="0"/>
                  <w:iCs w:val="0"/>
                  <w:caps w:val="0"/>
                  <w:color w:val="1E1F24"/>
                  <w:spacing w:val="0"/>
                  <w:sz w:val="16"/>
                  <w:szCs w:val="16"/>
                  <w:shd w:val="clear" w:fill="FFFFFF"/>
                </w:rPr>
              </w:rPrChange>
            </w:rPr>
            <w:delText>美国国立卫生研究院（NIH）通过成立如美国国立转化科学促进中心（NCATS）和北美临床试验数据中心等机构，积极推动生物医药产业的体制化和法制化，为转化研究团队提供技术转化服务，并鼓励跨学科的机构合作。NCATS的设立打破了传统学科壁垒，通过其临床前创新部、临床创新部、孤儿病研究办公室和外部活动处等部门，为转化研究提供了有力支持。同时，NIH的临床研究型医院集聚了大量罕见病例，为研究工作提供了巨大的资源优势。北美临床试验数据中心作为全球重要的临床试验注册机构，为新药或干预措施的临床试验注册提供了便利。此外，为了加速审评审批速度，美国食品和药物管理局（FDA）也在不断优化流程，如通过设立突破性治疗药物程序、附条件批准程序、优先审评审批程序和特别审批程序等，以确保药品能够快速、安全地上市，进一步推动美国生物医药产业的发展。</w:delText>
          </w:r>
        </w:del>
      </w:ins>
    </w:p>
    <w:p w14:paraId="5C2087CE">
      <w:pPr>
        <w:wordWrap w:val="0"/>
        <w:spacing w:line="560" w:lineRule="exact"/>
        <w:ind w:firstLine="640" w:firstLineChars="200"/>
        <w:outlineLvl w:val="2"/>
        <w:rPr>
          <w:del w:id="3283" w:author="啊白" w:date="2024-04-14T10:55:31Z"/>
          <w:rFonts w:eastAsia="仿宋_GB2312"/>
          <w:sz w:val="32"/>
          <w:szCs w:val="32"/>
        </w:rPr>
      </w:pPr>
      <w:del w:id="3284" w:author="啊白" w:date="2024-04-14T10:55:31Z">
        <w:r>
          <w:rPr>
            <w:rFonts w:eastAsia="仿宋_GB2312"/>
            <w:sz w:val="32"/>
            <w:szCs w:val="32"/>
          </w:rPr>
          <w:delText>美国国立卫生研究院（NIH）成立美国国立转化科学促进中心（NCATS）、北美临床试验数据中心等机构，不断创新临床转化举措，提升转化效率。美国国立转化科学促进中心（NCATS）于2011年成立，突破传统学科分开、机构互不干涉的资助模式，通过成立临床前创新部（Division</w:delText>
        </w:r>
      </w:del>
      <w:del w:id="3285" w:author="啊白" w:date="2024-04-14T10:55:31Z">
        <w:r>
          <w:rPr>
            <w:rFonts w:hint="eastAsia" w:eastAsia="仿宋_GB2312"/>
            <w:sz w:val="32"/>
            <w:szCs w:val="32"/>
          </w:rPr>
          <w:delText xml:space="preserve"> </w:delText>
        </w:r>
      </w:del>
      <w:del w:id="3286" w:author="啊白" w:date="2024-04-14T10:55:31Z">
        <w:r>
          <w:rPr>
            <w:rFonts w:eastAsia="仿宋_GB2312"/>
            <w:sz w:val="32"/>
            <w:szCs w:val="32"/>
          </w:rPr>
          <w:delText>of</w:delText>
        </w:r>
      </w:del>
      <w:del w:id="3287" w:author="啊白" w:date="2024-04-14T10:55:31Z">
        <w:r>
          <w:rPr>
            <w:rFonts w:hint="eastAsia" w:eastAsia="仿宋_GB2312"/>
            <w:sz w:val="32"/>
            <w:szCs w:val="32"/>
          </w:rPr>
          <w:delText xml:space="preserve"> </w:delText>
        </w:r>
      </w:del>
      <w:del w:id="3288" w:author="啊白" w:date="2024-04-14T10:55:31Z">
        <w:r>
          <w:rPr>
            <w:rFonts w:eastAsia="仿宋_GB2312"/>
            <w:sz w:val="32"/>
            <w:szCs w:val="32"/>
          </w:rPr>
          <w:delText>Pre</w:delText>
        </w:r>
      </w:del>
      <w:del w:id="3289" w:author="啊白" w:date="2024-04-14T10:55:31Z">
        <w:r>
          <w:rPr>
            <w:rFonts w:hint="eastAsia" w:eastAsia="仿宋_GB2312"/>
            <w:sz w:val="32"/>
            <w:szCs w:val="32"/>
          </w:rPr>
          <w:delText>-</w:delText>
        </w:r>
      </w:del>
      <w:del w:id="3290" w:author="啊白" w:date="2024-04-14T10:55:31Z">
        <w:r>
          <w:rPr>
            <w:rFonts w:eastAsia="仿宋_GB2312"/>
            <w:sz w:val="32"/>
            <w:szCs w:val="32"/>
          </w:rPr>
          <w:delText>Clinical</w:delText>
        </w:r>
      </w:del>
      <w:del w:id="3291" w:author="啊白" w:date="2024-04-14T10:55:31Z">
        <w:r>
          <w:rPr>
            <w:rFonts w:hint="eastAsia" w:eastAsia="仿宋_GB2312"/>
            <w:sz w:val="32"/>
            <w:szCs w:val="32"/>
          </w:rPr>
          <w:delText xml:space="preserve"> </w:delText>
        </w:r>
      </w:del>
      <w:del w:id="3292" w:author="啊白" w:date="2024-04-14T10:55:31Z">
        <w:r>
          <w:rPr>
            <w:rFonts w:eastAsia="仿宋_GB2312"/>
            <w:sz w:val="32"/>
            <w:szCs w:val="32"/>
          </w:rPr>
          <w:delText>Innovation）、临床创新部（Division</w:delText>
        </w:r>
      </w:del>
      <w:del w:id="3293" w:author="啊白" w:date="2024-04-14T10:55:31Z">
        <w:r>
          <w:rPr>
            <w:rFonts w:hint="eastAsia" w:eastAsia="仿宋_GB2312"/>
            <w:sz w:val="32"/>
            <w:szCs w:val="32"/>
          </w:rPr>
          <w:delText xml:space="preserve"> </w:delText>
        </w:r>
      </w:del>
      <w:del w:id="3294" w:author="啊白" w:date="2024-04-14T10:55:31Z">
        <w:r>
          <w:rPr>
            <w:rFonts w:eastAsia="仿宋_GB2312"/>
            <w:sz w:val="32"/>
            <w:szCs w:val="32"/>
          </w:rPr>
          <w:delText>of</w:delText>
        </w:r>
      </w:del>
      <w:del w:id="3295" w:author="啊白" w:date="2024-04-14T10:55:31Z">
        <w:r>
          <w:rPr>
            <w:rFonts w:hint="eastAsia" w:eastAsia="仿宋_GB2312"/>
            <w:sz w:val="32"/>
            <w:szCs w:val="32"/>
          </w:rPr>
          <w:delText xml:space="preserve"> </w:delText>
        </w:r>
      </w:del>
      <w:del w:id="3296" w:author="啊白" w:date="2024-04-14T10:55:31Z">
        <w:r>
          <w:rPr>
            <w:rFonts w:eastAsia="仿宋_GB2312"/>
            <w:sz w:val="32"/>
            <w:szCs w:val="32"/>
          </w:rPr>
          <w:delText>Clinical</w:delText>
        </w:r>
      </w:del>
      <w:del w:id="3297" w:author="啊白" w:date="2024-04-14T10:55:31Z">
        <w:r>
          <w:rPr>
            <w:rFonts w:hint="eastAsia" w:eastAsia="仿宋_GB2312"/>
            <w:sz w:val="32"/>
            <w:szCs w:val="32"/>
          </w:rPr>
          <w:delText xml:space="preserve"> </w:delText>
        </w:r>
      </w:del>
      <w:del w:id="3298" w:author="啊白" w:date="2024-04-14T10:55:31Z">
        <w:r>
          <w:rPr>
            <w:rFonts w:eastAsia="仿宋_GB2312"/>
            <w:sz w:val="32"/>
            <w:szCs w:val="32"/>
          </w:rPr>
          <w:delText>Innovation）、孤儿病研究办公室（Division</w:delText>
        </w:r>
      </w:del>
      <w:del w:id="3299" w:author="啊白" w:date="2024-04-14T10:55:31Z">
        <w:r>
          <w:rPr>
            <w:rFonts w:hint="eastAsia" w:eastAsia="仿宋_GB2312"/>
            <w:sz w:val="32"/>
            <w:szCs w:val="32"/>
          </w:rPr>
          <w:delText xml:space="preserve"> </w:delText>
        </w:r>
      </w:del>
      <w:del w:id="3300" w:author="啊白" w:date="2024-04-14T10:55:31Z">
        <w:r>
          <w:rPr>
            <w:rFonts w:eastAsia="仿宋_GB2312"/>
            <w:sz w:val="32"/>
            <w:szCs w:val="32"/>
          </w:rPr>
          <w:delText>of</w:delText>
        </w:r>
      </w:del>
      <w:del w:id="3301" w:author="啊白" w:date="2024-04-14T10:55:31Z">
        <w:r>
          <w:rPr>
            <w:rFonts w:hint="eastAsia" w:eastAsia="仿宋_GB2312"/>
            <w:sz w:val="32"/>
            <w:szCs w:val="32"/>
          </w:rPr>
          <w:delText xml:space="preserve"> </w:delText>
        </w:r>
      </w:del>
      <w:del w:id="3302" w:author="啊白" w:date="2024-04-14T10:55:31Z">
        <w:r>
          <w:rPr>
            <w:rFonts w:eastAsia="仿宋_GB2312"/>
            <w:sz w:val="32"/>
            <w:szCs w:val="32"/>
          </w:rPr>
          <w:delText>Rare</w:delText>
        </w:r>
      </w:del>
      <w:del w:id="3303" w:author="啊白" w:date="2024-04-14T10:55:31Z">
        <w:r>
          <w:rPr>
            <w:rFonts w:hint="eastAsia" w:eastAsia="仿宋_GB2312"/>
            <w:sz w:val="32"/>
            <w:szCs w:val="32"/>
          </w:rPr>
          <w:delText xml:space="preserve"> </w:delText>
        </w:r>
      </w:del>
      <w:del w:id="3304" w:author="啊白" w:date="2024-04-14T10:55:31Z">
        <w:r>
          <w:rPr>
            <w:rFonts w:eastAsia="仿宋_GB2312"/>
            <w:sz w:val="32"/>
            <w:szCs w:val="32"/>
          </w:rPr>
          <w:delText>Diseases</w:delText>
        </w:r>
      </w:del>
      <w:del w:id="3305" w:author="啊白" w:date="2024-04-14T10:55:31Z">
        <w:r>
          <w:rPr>
            <w:rFonts w:hint="eastAsia" w:eastAsia="仿宋_GB2312"/>
            <w:sz w:val="32"/>
            <w:szCs w:val="32"/>
          </w:rPr>
          <w:delText xml:space="preserve"> </w:delText>
        </w:r>
      </w:del>
      <w:del w:id="3306" w:author="啊白" w:date="2024-04-14T10:55:31Z">
        <w:r>
          <w:rPr>
            <w:rFonts w:eastAsia="仿宋_GB2312"/>
            <w:sz w:val="32"/>
            <w:szCs w:val="32"/>
          </w:rPr>
          <w:delText>Research）、外部活动处（Division</w:delText>
        </w:r>
      </w:del>
      <w:del w:id="3307" w:author="啊白" w:date="2024-04-14T10:55:31Z">
        <w:r>
          <w:rPr>
            <w:rFonts w:hint="eastAsia" w:eastAsia="仿宋_GB2312"/>
            <w:sz w:val="32"/>
            <w:szCs w:val="32"/>
          </w:rPr>
          <w:delText xml:space="preserve"> </w:delText>
        </w:r>
      </w:del>
      <w:del w:id="3308" w:author="啊白" w:date="2024-04-14T10:55:31Z">
        <w:r>
          <w:rPr>
            <w:rFonts w:eastAsia="仿宋_GB2312"/>
            <w:sz w:val="32"/>
            <w:szCs w:val="32"/>
          </w:rPr>
          <w:delText>of</w:delText>
        </w:r>
      </w:del>
      <w:del w:id="3309" w:author="啊白" w:date="2024-04-14T10:55:31Z">
        <w:r>
          <w:rPr>
            <w:rFonts w:hint="eastAsia" w:eastAsia="仿宋_GB2312"/>
            <w:sz w:val="32"/>
            <w:szCs w:val="32"/>
          </w:rPr>
          <w:delText xml:space="preserve"> </w:delText>
        </w:r>
      </w:del>
      <w:del w:id="3310" w:author="啊白" w:date="2024-04-14T10:55:31Z">
        <w:r>
          <w:rPr>
            <w:rFonts w:eastAsia="仿宋_GB2312"/>
            <w:sz w:val="32"/>
            <w:szCs w:val="32"/>
          </w:rPr>
          <w:delText>Extramural</w:delText>
        </w:r>
      </w:del>
      <w:del w:id="3311" w:author="啊白" w:date="2024-04-14T10:55:31Z">
        <w:r>
          <w:rPr>
            <w:rFonts w:hint="eastAsia" w:eastAsia="仿宋_GB2312"/>
            <w:sz w:val="32"/>
            <w:szCs w:val="32"/>
          </w:rPr>
          <w:delText xml:space="preserve"> </w:delText>
        </w:r>
      </w:del>
      <w:del w:id="3312" w:author="啊白" w:date="2024-04-14T10:55:31Z">
        <w:r>
          <w:rPr>
            <w:rFonts w:eastAsia="仿宋_GB2312"/>
            <w:sz w:val="32"/>
            <w:szCs w:val="32"/>
          </w:rPr>
          <w:delText>Activities）等部门，为转化研究团队提供技术转化服务，鼓励学术研究部门、政府管理机构、产业界和非营利组织等不同机构进行跨学科合作。NIH有全球领先的临床研究型医院，集中了大量的少见病、罕见病病例，拥有极大的资源优势。北美临床试验数据中心于2000年2月运行，主要针对新药或干预措施的临床试验注册，目前，该数据中心已覆盖了美国境内的50多个州和192个国家，是国际上最重要的临床试验注册机构之一。</w:delText>
        </w:r>
      </w:del>
    </w:p>
    <w:p w14:paraId="33CE4562">
      <w:pPr>
        <w:wordWrap w:val="0"/>
        <w:spacing w:line="560" w:lineRule="exact"/>
        <w:ind w:firstLine="640" w:firstLineChars="200"/>
        <w:outlineLvl w:val="2"/>
        <w:rPr>
          <w:del w:id="3313" w:author="啊白" w:date="2024-04-14T10:55:31Z"/>
          <w:rFonts w:eastAsia="仿宋_GB2312"/>
          <w:sz w:val="32"/>
          <w:szCs w:val="32"/>
        </w:rPr>
      </w:pPr>
      <w:del w:id="3314" w:author="啊白" w:date="2024-04-14T10:55:31Z">
        <w:r>
          <w:rPr>
            <w:rFonts w:eastAsia="仿宋_GB2312"/>
            <w:sz w:val="32"/>
            <w:szCs w:val="32"/>
          </w:rPr>
          <w:delText>加速审评审批速度。2002年10月，马克．麦克莱伦正式出任美国食品和药物管理局（FDA）局长后明确提出要简化新药审批手续加快新药上市速度。2020年1月《药品注册管理办法》审议通过，自2020年7月1日起正式施行，设立了四种加快药品上市注册的程序，突破性治疗药物程序、附条件批准程序、优先审评审批程序和特别审批程序。</w:delText>
        </w:r>
      </w:del>
    </w:p>
    <w:p w14:paraId="766887EC">
      <w:pPr>
        <w:pStyle w:val="5"/>
        <w:ind w:firstLine="640" w:firstLineChars="200"/>
        <w:outlineLvl w:val="2"/>
        <w:rPr>
          <w:b/>
        </w:rPr>
      </w:pPr>
      <w:r>
        <w:rPr>
          <w:rFonts w:hint="eastAsia"/>
        </w:rPr>
        <w:t>2.</w:t>
      </w:r>
      <w:del w:id="3315" w:author="Jinglin Sun" w:date="2024-07-25T14:28:19Z">
        <w:r>
          <w:rPr/>
          <w:delText>美国生物医药产业</w:delText>
        </w:r>
      </w:del>
      <w:r>
        <w:t>市场环境</w:t>
      </w:r>
    </w:p>
    <w:p w14:paraId="75FA755F">
      <w:pPr>
        <w:wordWrap w:val="0"/>
        <w:spacing w:line="560" w:lineRule="exact"/>
        <w:ind w:firstLine="1280" w:firstLineChars="400"/>
        <w:rPr>
          <w:ins w:id="3317" w:author="Jinglin Sun" w:date="2024-07-25T14:46:42Z"/>
          <w:rFonts w:ascii="Times New Roman" w:hAnsi="Times New Roman" w:eastAsia="仿宋_GB2312" w:cs="Times New Roman"/>
          <w:i w:val="0"/>
          <w:iCs w:val="0"/>
          <w:caps w:val="0"/>
          <w:color w:val="auto"/>
          <w:spacing w:val="0"/>
          <w:sz w:val="32"/>
          <w:szCs w:val="32"/>
          <w:shd w:val="clear" w:fill="auto"/>
        </w:rPr>
        <w:pPrChange w:id="3316" w:author="啊白" w:date="2024-04-11T16:49:02Z">
          <w:pPr>
            <w:wordWrap w:val="0"/>
            <w:spacing w:line="560" w:lineRule="exact"/>
            <w:ind w:firstLine="640" w:firstLineChars="200"/>
          </w:pPr>
        </w:pPrChange>
      </w:pPr>
      <w:ins w:id="3318" w:author="啊白" w:date="2024-04-11T16:48:54Z">
        <w:r>
          <w:rPr>
            <w:rFonts w:ascii="Times New Roman" w:hAnsi="Times New Roman" w:eastAsia="仿宋_GB2312" w:cs="Times New Roman"/>
            <w:i w:val="0"/>
            <w:iCs w:val="0"/>
            <w:caps w:val="0"/>
            <w:color w:val="auto"/>
            <w:spacing w:val="0"/>
            <w:sz w:val="32"/>
            <w:szCs w:val="32"/>
            <w:shd w:val="clear" w:fill="auto"/>
            <w:rPrChange w:id="3319" w:author="啊白" w:date="2024-04-11T16:49:00Z">
              <w:rPr>
                <w:rFonts w:ascii="Segoe UI" w:hAnsi="Segoe UI" w:eastAsia="Segoe UI" w:cs="Segoe UI"/>
                <w:i w:val="0"/>
                <w:iCs w:val="0"/>
                <w:caps w:val="0"/>
                <w:color w:val="1E1F24"/>
                <w:spacing w:val="0"/>
                <w:sz w:val="16"/>
                <w:szCs w:val="16"/>
                <w:shd w:val="clear" w:fill="FFFFFF"/>
              </w:rPr>
            </w:rPrChange>
          </w:rPr>
          <w:t>大型药企与生物技术公司的合作，充分展现了双方的优势互补与共赢理念。大型药企常面临市场独占期限制和新药研发的不确定性，因此积极寻求与生物技术公司的合作，通过研发合作和并购等手段，实现合作双方的利益最大化，从而加速药物研发进程。以赛诺菲和TranslateBio的合作为例，赛诺菲看中了TranslateBio在mRNA疫苗领域的创新技术和潜力，以32亿美元的价格将其收购。TranslateBio作为一家临床阶段的mRNA治疗公司，专注于开发变革性的药物，旨在治疗由蛋白质或基因功能障碍引</w:t>
        </w:r>
      </w:ins>
      <w:ins w:id="3320" w:author="啊白" w:date="2024-04-11T16:48:54Z">
        <w:r>
          <w:rPr>
            <w:rFonts w:ascii="Times New Roman" w:hAnsi="Times New Roman" w:eastAsia="仿宋_GB2312" w:cs="Times New Roman"/>
            <w:i w:val="0"/>
            <w:iCs w:val="0"/>
            <w:caps w:val="0"/>
            <w:color w:val="auto"/>
            <w:spacing w:val="0"/>
            <w:sz w:val="32"/>
            <w:szCs w:val="32"/>
            <w:shd w:val="clear" w:fill="auto"/>
            <w:rPrChange w:id="3321" w:author="啊白" w:date="2024-04-11T16:49:00Z">
              <w:rPr>
                <w:rFonts w:ascii="Segoe UI" w:hAnsi="Segoe UI" w:eastAsia="Segoe UI" w:cs="Segoe UI"/>
                <w:i w:val="0"/>
                <w:iCs w:val="0"/>
                <w:caps w:val="0"/>
                <w:color w:val="1E1F24"/>
                <w:spacing w:val="0"/>
                <w:sz w:val="16"/>
                <w:szCs w:val="16"/>
                <w:shd w:val="clear" w:fill="FFFFFF"/>
              </w:rPr>
            </w:rPrChange>
          </w:rPr>
          <w:t>起的疾病，并预防感染性疾病。通过合作，赛诺菲能够借助TranslateBio的mRNA技术，在全球范围内更快速、更广泛地开发和商业化疫苗及其他创新药物，从而释放mRNA疫苗的潜力，在免疫学、肿瘤学和罕见疾病等领域实现重大突破。这种合作模式不仅推动了双方在mRNA领域的创新，也为更多患者带来了更好的治疗选择。</w:t>
        </w:r>
      </w:ins>
    </w:p>
    <w:p w14:paraId="2EF4CFAB">
      <w:pPr>
        <w:wordWrap w:val="0"/>
        <w:spacing w:line="560" w:lineRule="exact"/>
        <w:ind w:firstLine="1280" w:firstLineChars="400"/>
        <w:outlineLvl w:val="2"/>
        <w:rPr>
          <w:del w:id="3323" w:author="啊白" w:date="2024-04-11T16:48:54Z"/>
          <w:rFonts w:eastAsia="仿宋_GB2312"/>
          <w:sz w:val="32"/>
          <w:szCs w:val="32"/>
        </w:rPr>
        <w:pPrChange w:id="3322" w:author="啊白" w:date="2024-04-11T16:49:02Z">
          <w:pPr>
            <w:wordWrap w:val="0"/>
            <w:spacing w:line="560" w:lineRule="exact"/>
            <w:ind w:firstLine="640" w:firstLineChars="200"/>
          </w:pPr>
        </w:pPrChange>
      </w:pPr>
      <w:del w:id="3324" w:author="啊白" w:date="2024-04-11T16:48:54Z">
        <w:r>
          <w:rPr>
            <w:rFonts w:eastAsia="仿宋_GB2312"/>
            <w:sz w:val="32"/>
            <w:szCs w:val="32"/>
          </w:rPr>
          <w:delText>大型药企和生物技术公司合作共赢。大型药企与生物技术公司之间的合作真正实现了优势互补、合作共赢。大药厂受制于市场独占期、新药研发不确定性等因素，需要不断拓展新的研发管线，通过与生物技术公司的合作研发、并购等方式，往往可以实现合作共赢、“弯道超车”。2021年8月，赛诺菲(Sanofi)宣布以32亿美元的价格收购mRNA疫苗开发公司TranslateBio，以加快推进mRNA的部署，目标是在疫苗之外的其他战略领域，如免疫学、肿瘤学和罕见疾病领域释放mRNA疫苗的潜力。</w:delText>
        </w:r>
      </w:del>
    </w:p>
    <w:p w14:paraId="655D88F7">
      <w:pPr>
        <w:wordWrap w:val="0"/>
        <w:spacing w:line="560" w:lineRule="exact"/>
        <w:ind w:firstLine="1280" w:firstLineChars="400"/>
        <w:outlineLvl w:val="2"/>
        <w:rPr>
          <w:del w:id="3326" w:author="啊白" w:date="2024-04-11T16:48:54Z"/>
          <w:rFonts w:eastAsia="仿宋_GB2312"/>
          <w:sz w:val="32"/>
          <w:szCs w:val="32"/>
        </w:rPr>
        <w:pPrChange w:id="3325" w:author="啊白" w:date="2024-04-11T16:49:02Z">
          <w:pPr>
            <w:wordWrap w:val="0"/>
            <w:spacing w:line="560" w:lineRule="exact"/>
            <w:ind w:firstLine="640" w:firstLineChars="200"/>
          </w:pPr>
        </w:pPrChange>
      </w:pPr>
      <w:del w:id="3327" w:author="啊白" w:date="2024-04-11T16:48:54Z">
        <w:r>
          <w:rPr>
            <w:rFonts w:eastAsia="仿宋_GB2312"/>
            <w:sz w:val="32"/>
            <w:szCs w:val="32"/>
          </w:rPr>
          <w:delText>TranslateBio是一家处于临床阶段的mRNA治疗公司，致力于开发一类新颖的潜在变革药物，用于治疗蛋白质或基因功能障碍引起的疾病，或通过产生保护性免疫来预防感染性疾病。赛诺菲和TranslateBio共同致力于mRNA领域的创新。凭借赛诺菲在全球范围内开发和商业化疫苗及其他创新药的能力，TranslateBio的mRNA技术可以更好、更快地覆盖更多人。</w:delText>
        </w:r>
      </w:del>
    </w:p>
    <w:p w14:paraId="7406BACC">
      <w:pPr>
        <w:ind w:firstLine="640" w:firstLineChars="200"/>
        <w:outlineLvl w:val="9"/>
        <w:rPr>
          <w:ins w:id="3329" w:author="啊白" w:date="2024-04-11T16:48:56Z"/>
          <w:del w:id="3330" w:author="Jinglin Sun" w:date="2024-07-25T17:03:03Z"/>
          <w:rFonts w:hint="default" w:eastAsia="仿宋_GB2312"/>
          <w:sz w:val="32"/>
          <w:szCs w:val="32"/>
          <w:rPrChange w:id="3331" w:author="啊白" w:date="2024-04-11T16:49:00Z">
            <w:rPr>
              <w:ins w:id="3332" w:author="啊白" w:date="2024-04-11T16:48:56Z"/>
              <w:del w:id="3333" w:author="Jinglin Sun" w:date="2024-07-25T17:03:03Z"/>
              <w:rFonts w:hint="eastAsia"/>
            </w:rPr>
          </w:rPrChange>
        </w:rPr>
        <w:pPrChange w:id="3328" w:author="啊白" w:date="2024-04-11T16:49:02Z">
          <w:pPr>
            <w:pStyle w:val="5"/>
            <w:ind w:firstLine="640" w:firstLineChars="200"/>
          </w:pPr>
        </w:pPrChange>
      </w:pPr>
    </w:p>
    <w:p w14:paraId="0965429D">
      <w:pPr>
        <w:pStyle w:val="5"/>
        <w:ind w:firstLine="640" w:firstLineChars="200"/>
        <w:outlineLvl w:val="2"/>
        <w:rPr>
          <w:rFonts w:hint="default" w:eastAsia="黑体"/>
          <w:b/>
          <w:lang w:val="en-US" w:eastAsia="zh-CN"/>
        </w:rPr>
      </w:pPr>
      <w:r>
        <w:rPr>
          <w:rFonts w:hint="eastAsia"/>
        </w:rPr>
        <w:t>3.</w:t>
      </w:r>
      <w:del w:id="3334" w:author="Jinglin Sun" w:date="2024-07-25T17:02:26Z">
        <w:r>
          <w:rPr/>
          <w:delText>美国生物医药产业</w:delText>
        </w:r>
      </w:del>
      <w:r>
        <w:t>创新</w:t>
      </w:r>
      <w:del w:id="3335" w:author="Jinglin Sun" w:date="2024-07-25T17:02:29Z">
        <w:r>
          <w:rPr>
            <w:rFonts w:hint="default"/>
            <w:lang w:val="en-US"/>
          </w:rPr>
          <w:delText>基础条件</w:delText>
        </w:r>
      </w:del>
      <w:ins w:id="3336" w:author="Jinglin Sun" w:date="2024-07-25T17:02:30Z">
        <w:r>
          <w:rPr>
            <w:rFonts w:hint="eastAsia"/>
            <w:lang w:val="en-US" w:eastAsia="zh-CN"/>
          </w:rPr>
          <w:t>基础</w:t>
        </w:r>
      </w:ins>
      <w:ins w:id="3337" w:author="Jinglin Sun" w:date="2024-07-25T17:02:31Z">
        <w:r>
          <w:rPr>
            <w:rFonts w:hint="eastAsia"/>
            <w:lang w:val="en-US" w:eastAsia="zh-CN"/>
          </w:rPr>
          <w:t>设施</w:t>
        </w:r>
      </w:ins>
    </w:p>
    <w:p w14:paraId="45CB8F80">
      <w:pPr>
        <w:widowControl/>
        <w:numPr>
          <w:ilvl w:val="0"/>
          <w:numId w:val="0"/>
        </w:numPr>
        <w:tabs>
          <w:tab w:val="left" w:pos="1200"/>
        </w:tabs>
        <w:wordWrap w:val="0"/>
        <w:spacing w:line="560" w:lineRule="exact"/>
        <w:ind w:firstLine="640" w:firstLineChars="200"/>
        <w:jc w:val="left"/>
        <w:outlineLvl w:val="9"/>
        <w:rPr>
          <w:ins w:id="3338" w:author="Jinglin Sun" w:date="2024-07-25T17:02:45Z"/>
          <w:rFonts w:eastAsia="仿宋_GB2312"/>
          <w:sz w:val="32"/>
          <w:szCs w:val="32"/>
        </w:rPr>
      </w:pPr>
      <w:ins w:id="3339" w:author="Jinglin Sun" w:date="2024-07-25T17:02:45Z">
        <w:r>
          <w:rPr>
            <w:rFonts w:ascii="Times New Roman" w:hAnsi="Times New Roman" w:eastAsia="仿宋_GB2312" w:cs="Times New Roman"/>
            <w:i w:val="0"/>
            <w:iCs w:val="0"/>
            <w:caps w:val="0"/>
            <w:color w:val="auto"/>
            <w:spacing w:val="0"/>
            <w:sz w:val="32"/>
            <w:szCs w:val="32"/>
            <w:shd w:val="clear" w:fill="auto"/>
          </w:rPr>
          <w:t>美国国立卫生研究院（NIH）</w:t>
        </w:r>
      </w:ins>
      <w:ins w:id="3340" w:author="Jinglin Sun" w:date="2024-07-25T17:02:45Z">
        <w:r>
          <w:rPr>
            <w:rFonts w:hint="default" w:ascii="Times New Roman" w:hAnsi="Times New Roman" w:eastAsia="仿宋_GB2312" w:cs="Times New Roman"/>
            <w:i w:val="0"/>
            <w:iCs w:val="0"/>
            <w:caps w:val="0"/>
            <w:color w:val="auto"/>
            <w:spacing w:val="0"/>
            <w:sz w:val="32"/>
            <w:szCs w:val="32"/>
            <w:shd w:val="clear" w:fill="auto"/>
          </w:rPr>
          <w:t>是美国生物医药产业的重要推动者，通过设立各种研究项目和资助计划，推动生物医药领域的研究和发展。美国国立转化科学促进中心（NCATS</w:t>
        </w:r>
      </w:ins>
      <w:ins w:id="3341" w:author="Jinglin Sun" w:date="2024-07-25T17:02:45Z">
        <w:r>
          <w:rPr>
            <w:rFonts w:hint="eastAsia" w:eastAsia="仿宋_GB2312" w:cs="Times New Roman"/>
            <w:i w:val="0"/>
            <w:iCs w:val="0"/>
            <w:caps w:val="0"/>
            <w:spacing w:val="0"/>
            <w:sz w:val="32"/>
            <w:szCs w:val="32"/>
            <w:shd w:val="clear"/>
            <w:lang w:eastAsia="zh-CN"/>
          </w:rPr>
          <w:t>）</w:t>
        </w:r>
      </w:ins>
      <w:ins w:id="3342" w:author="Jinglin Sun" w:date="2024-07-25T17:02:45Z">
        <w:r>
          <w:rPr>
            <w:rFonts w:hint="default" w:ascii="Times New Roman" w:hAnsi="Times New Roman" w:eastAsia="仿宋_GB2312" w:cs="Times New Roman"/>
            <w:i w:val="0"/>
            <w:iCs w:val="0"/>
            <w:caps w:val="0"/>
            <w:color w:val="auto"/>
            <w:spacing w:val="0"/>
            <w:sz w:val="32"/>
            <w:szCs w:val="32"/>
            <w:shd w:val="clear" w:fill="auto"/>
          </w:rPr>
          <w:t>是NIH旗下的一个机构，致力于推动科研成果的转化和应用，通过提供技术转化服务和鼓励跨学科合作，加速生物医药创新成果的商业化进程。</w:t>
        </w:r>
      </w:ins>
      <w:ins w:id="3343" w:author="Jinglin Sun" w:date="2024-07-25T17:02:45Z">
        <w:r>
          <w:rPr>
            <w:rFonts w:eastAsia="仿宋_GB2312"/>
            <w:b/>
            <w:bCs/>
            <w:sz w:val="32"/>
            <w:szCs w:val="32"/>
          </w:rPr>
          <w:t>美国临床数据试验库</w:t>
        </w:r>
      </w:ins>
      <w:ins w:id="3344" w:author="Jinglin Sun" w:date="2024-07-25T17:02:45Z">
        <w:r>
          <w:rPr>
            <w:rFonts w:eastAsia="仿宋_GB2312"/>
            <w:sz w:val="32"/>
            <w:szCs w:val="32"/>
          </w:rPr>
          <w:t>(ClinicalTrials.gov)</w:t>
        </w:r>
      </w:ins>
      <w:ins w:id="3345" w:author="Jinglin Sun" w:date="2024-07-25T17:02:45Z">
        <w:r>
          <w:rPr>
            <w:rFonts w:hint="eastAsia" w:eastAsia="仿宋_GB2312"/>
            <w:sz w:val="32"/>
            <w:szCs w:val="32"/>
            <w:lang w:val="en-US" w:eastAsia="zh-CN"/>
          </w:rPr>
          <w:t>是全球最大临床数据库，</w:t>
        </w:r>
      </w:ins>
      <w:ins w:id="3346" w:author="Jinglin Sun" w:date="2024-07-25T17:02:45Z">
        <w:r>
          <w:rPr>
            <w:rFonts w:eastAsia="仿宋_GB2312"/>
            <w:sz w:val="32"/>
            <w:szCs w:val="32"/>
          </w:rPr>
          <w:t>由美国国立卫生研究院(NIH)下属的美国国立医学图书馆(National</w:t>
        </w:r>
      </w:ins>
      <w:ins w:id="3347" w:author="Jinglin Sun" w:date="2024-07-25T17:02:45Z">
        <w:r>
          <w:rPr>
            <w:rFonts w:hint="eastAsia" w:eastAsia="仿宋_GB2312"/>
            <w:sz w:val="32"/>
            <w:szCs w:val="32"/>
          </w:rPr>
          <w:t xml:space="preserve"> </w:t>
        </w:r>
      </w:ins>
      <w:ins w:id="3348" w:author="Jinglin Sun" w:date="2024-07-25T17:02:45Z">
        <w:r>
          <w:rPr>
            <w:rFonts w:eastAsia="仿宋_GB2312"/>
            <w:sz w:val="32"/>
            <w:szCs w:val="32"/>
          </w:rPr>
          <w:t>Library</w:t>
        </w:r>
      </w:ins>
      <w:ins w:id="3349" w:author="Jinglin Sun" w:date="2024-07-25T17:02:45Z">
        <w:r>
          <w:rPr>
            <w:rFonts w:hint="eastAsia" w:eastAsia="仿宋_GB2312"/>
            <w:sz w:val="32"/>
            <w:szCs w:val="32"/>
          </w:rPr>
          <w:t xml:space="preserve"> </w:t>
        </w:r>
      </w:ins>
      <w:ins w:id="3350" w:author="Jinglin Sun" w:date="2024-07-25T17:02:45Z">
        <w:r>
          <w:rPr>
            <w:rFonts w:eastAsia="仿宋_GB2312"/>
            <w:sz w:val="32"/>
            <w:szCs w:val="32"/>
          </w:rPr>
          <w:t>of</w:t>
        </w:r>
      </w:ins>
      <w:ins w:id="3351" w:author="Jinglin Sun" w:date="2024-07-25T17:02:45Z">
        <w:r>
          <w:rPr>
            <w:rFonts w:hint="eastAsia" w:eastAsia="仿宋_GB2312"/>
            <w:sz w:val="32"/>
            <w:szCs w:val="32"/>
          </w:rPr>
          <w:t xml:space="preserve"> </w:t>
        </w:r>
      </w:ins>
      <w:ins w:id="3352" w:author="Jinglin Sun" w:date="2024-07-25T17:02:45Z">
        <w:r>
          <w:rPr>
            <w:rFonts w:eastAsia="仿宋_GB2312"/>
            <w:sz w:val="32"/>
            <w:szCs w:val="32"/>
          </w:rPr>
          <w:t>Medicine，NML)与美国食品与药物管理局(U.S.</w:t>
        </w:r>
      </w:ins>
      <w:ins w:id="3353" w:author="Jinglin Sun" w:date="2024-07-25T17:02:45Z">
        <w:r>
          <w:rPr>
            <w:rFonts w:hint="eastAsia" w:eastAsia="仿宋_GB2312"/>
            <w:sz w:val="32"/>
            <w:szCs w:val="32"/>
          </w:rPr>
          <w:t xml:space="preserve"> </w:t>
        </w:r>
      </w:ins>
      <w:ins w:id="3354" w:author="Jinglin Sun" w:date="2024-07-25T17:02:45Z">
        <w:r>
          <w:rPr>
            <w:rFonts w:eastAsia="仿宋_GB2312"/>
            <w:sz w:val="32"/>
            <w:szCs w:val="32"/>
          </w:rPr>
          <w:t>Foodand</w:t>
        </w:r>
      </w:ins>
      <w:ins w:id="3355" w:author="Jinglin Sun" w:date="2024-07-25T17:02:45Z">
        <w:r>
          <w:rPr>
            <w:rFonts w:hint="eastAsia" w:eastAsia="仿宋_GB2312"/>
            <w:sz w:val="32"/>
            <w:szCs w:val="32"/>
          </w:rPr>
          <w:t xml:space="preserve"> </w:t>
        </w:r>
      </w:ins>
      <w:ins w:id="3356" w:author="Jinglin Sun" w:date="2024-07-25T17:02:45Z">
        <w:r>
          <w:rPr>
            <w:rFonts w:eastAsia="仿宋_GB2312"/>
            <w:sz w:val="32"/>
            <w:szCs w:val="32"/>
          </w:rPr>
          <w:t>Drug</w:t>
        </w:r>
      </w:ins>
      <w:ins w:id="3357" w:author="Jinglin Sun" w:date="2024-07-25T17:02:45Z">
        <w:r>
          <w:rPr>
            <w:rFonts w:hint="eastAsia" w:eastAsia="仿宋_GB2312"/>
            <w:sz w:val="32"/>
            <w:szCs w:val="32"/>
          </w:rPr>
          <w:t xml:space="preserve"> </w:t>
        </w:r>
      </w:ins>
      <w:ins w:id="3358" w:author="Jinglin Sun" w:date="2024-07-25T17:02:45Z">
        <w:r>
          <w:rPr>
            <w:rFonts w:eastAsia="仿宋_GB2312"/>
            <w:sz w:val="32"/>
            <w:szCs w:val="32"/>
          </w:rPr>
          <w:t>Administration，FDA)合作运营。由政府主导公开的临床试验数据，全面、透明、公开，不仅能提高各项试验的透明度，还能避免重复研究和重复资金投入。</w:t>
        </w:r>
      </w:ins>
    </w:p>
    <w:p w14:paraId="3B1BF829">
      <w:pPr>
        <w:tabs>
          <w:tab w:val="left" w:pos="1200"/>
        </w:tabs>
        <w:wordWrap w:val="0"/>
        <w:spacing w:line="560" w:lineRule="exact"/>
        <w:ind w:left="482"/>
        <w:outlineLvl w:val="2"/>
        <w:rPr>
          <w:del w:id="3359" w:author="Jinglin Sun" w:date="2024-07-25T17:02:54Z"/>
          <w:rFonts w:eastAsia="仿宋_GB2312"/>
          <w:sz w:val="32"/>
          <w:szCs w:val="32"/>
        </w:rPr>
      </w:pPr>
      <w:del w:id="3360" w:author="Jinglin Sun" w:date="2024-07-25T17:02:54Z">
        <w:r>
          <w:rPr>
            <w:rFonts w:eastAsia="仿宋_GB2312"/>
            <w:sz w:val="32"/>
            <w:szCs w:val="32"/>
          </w:rPr>
          <w:delText>（1）创新人才培养方面</w:delText>
        </w:r>
      </w:del>
    </w:p>
    <w:p w14:paraId="26A06A10">
      <w:pPr>
        <w:wordWrap w:val="0"/>
        <w:spacing w:line="560" w:lineRule="exact"/>
        <w:ind w:firstLine="640" w:firstLineChars="200"/>
        <w:outlineLvl w:val="2"/>
        <w:rPr>
          <w:del w:id="3361" w:author="Jinglin Sun" w:date="2024-07-25T17:02:54Z"/>
          <w:rFonts w:eastAsia="仿宋_GB2312"/>
          <w:sz w:val="32"/>
          <w:szCs w:val="32"/>
        </w:rPr>
      </w:pPr>
      <w:ins w:id="3362" w:author="啊白" w:date="2024-04-12T09:37:36Z">
        <w:del w:id="3363" w:author="Jinglin Sun" w:date="2024-07-25T17:02:54Z">
          <w:r>
            <w:rPr>
              <w:rFonts w:hint="eastAsia" w:eastAsia="仿宋_GB2312"/>
              <w:sz w:val="32"/>
              <w:szCs w:val="32"/>
              <w:lang w:val="en-US" w:eastAsia="zh-CN"/>
            </w:rPr>
            <w:delText>美国</w:delText>
          </w:r>
        </w:del>
      </w:ins>
      <w:ins w:id="3364" w:author="啊白" w:date="2024-04-12T09:37:42Z">
        <w:del w:id="3365" w:author="Jinglin Sun" w:date="2024-07-25T17:02:54Z">
          <w:r>
            <w:rPr>
              <w:rFonts w:hint="eastAsia" w:eastAsia="仿宋_GB2312"/>
              <w:sz w:val="32"/>
              <w:szCs w:val="32"/>
              <w:lang w:val="en-US" w:eastAsia="zh-CN"/>
            </w:rPr>
            <w:delText>生物医药产业</w:delText>
          </w:r>
        </w:del>
      </w:ins>
      <w:ins w:id="3366" w:author="啊白" w:date="2024-04-12T09:38:01Z">
        <w:del w:id="3367" w:author="Jinglin Sun" w:date="2024-07-25T17:02:54Z">
          <w:r>
            <w:rPr>
              <w:rFonts w:hint="eastAsia" w:eastAsia="仿宋_GB2312"/>
              <w:sz w:val="32"/>
              <w:szCs w:val="32"/>
              <w:lang w:val="en-US" w:eastAsia="zh-CN"/>
            </w:rPr>
            <w:delText>重视</w:delText>
          </w:r>
        </w:del>
      </w:ins>
      <w:ins w:id="3368" w:author="啊白" w:date="2024-04-12T09:38:02Z">
        <w:del w:id="3369" w:author="Jinglin Sun" w:date="2024-07-25T17:02:54Z">
          <w:r>
            <w:rPr>
              <w:rFonts w:hint="eastAsia" w:eastAsia="仿宋_GB2312"/>
              <w:sz w:val="32"/>
              <w:szCs w:val="32"/>
              <w:lang w:val="en-US" w:eastAsia="zh-CN"/>
            </w:rPr>
            <w:delText>对于</w:delText>
          </w:r>
        </w:del>
      </w:ins>
      <w:ins w:id="3370" w:author="啊白" w:date="2024-04-12T09:38:05Z">
        <w:del w:id="3371" w:author="Jinglin Sun" w:date="2024-07-25T17:02:54Z">
          <w:r>
            <w:rPr>
              <w:rFonts w:hint="eastAsia" w:eastAsia="仿宋_GB2312"/>
              <w:sz w:val="32"/>
              <w:szCs w:val="32"/>
              <w:lang w:val="en-US" w:eastAsia="zh-CN"/>
            </w:rPr>
            <w:delText>创新</w:delText>
          </w:r>
        </w:del>
      </w:ins>
      <w:ins w:id="3372" w:author="啊白" w:date="2024-04-12T09:38:08Z">
        <w:del w:id="3373" w:author="Jinglin Sun" w:date="2024-07-25T17:02:54Z">
          <w:r>
            <w:rPr>
              <w:rFonts w:hint="eastAsia" w:eastAsia="仿宋_GB2312"/>
              <w:sz w:val="32"/>
              <w:szCs w:val="32"/>
              <w:lang w:val="en-US" w:eastAsia="zh-CN"/>
            </w:rPr>
            <w:delText>人才的</w:delText>
          </w:r>
        </w:del>
      </w:ins>
      <w:ins w:id="3374" w:author="啊白" w:date="2024-04-12T09:38:10Z">
        <w:del w:id="3375" w:author="Jinglin Sun" w:date="2024-07-25T17:02:54Z">
          <w:r>
            <w:rPr>
              <w:rFonts w:hint="eastAsia" w:eastAsia="仿宋_GB2312"/>
              <w:sz w:val="32"/>
              <w:szCs w:val="32"/>
              <w:lang w:val="en-US" w:eastAsia="zh-CN"/>
            </w:rPr>
            <w:delText>培养，</w:delText>
          </w:r>
        </w:del>
      </w:ins>
      <w:ins w:id="3376" w:author="啊白" w:date="2024-04-12T09:38:11Z">
        <w:del w:id="3377" w:author="Jinglin Sun" w:date="2024-07-25T17:02:54Z">
          <w:r>
            <w:rPr>
              <w:rFonts w:hint="eastAsia" w:eastAsia="仿宋_GB2312"/>
              <w:sz w:val="32"/>
              <w:szCs w:val="32"/>
              <w:lang w:val="en-US" w:eastAsia="zh-CN"/>
            </w:rPr>
            <w:delText>通过</w:delText>
          </w:r>
        </w:del>
      </w:ins>
      <w:del w:id="3378" w:author="Jinglin Sun" w:date="2024-07-25T17:02:54Z">
        <w:r>
          <w:rPr>
            <w:rFonts w:eastAsia="仿宋_GB2312"/>
            <w:sz w:val="32"/>
            <w:szCs w:val="32"/>
          </w:rPr>
          <w:delText>整合高校资源，</w:delText>
        </w:r>
      </w:del>
      <w:ins w:id="3379" w:author="啊白" w:date="2024-04-12T09:38:16Z">
        <w:del w:id="3380" w:author="Jinglin Sun" w:date="2024-07-25T17:02:54Z">
          <w:r>
            <w:rPr>
              <w:rFonts w:hint="eastAsia" w:eastAsia="仿宋_GB2312"/>
              <w:sz w:val="32"/>
              <w:szCs w:val="32"/>
              <w:lang w:val="en-US" w:eastAsia="zh-CN"/>
            </w:rPr>
            <w:delText>促进</w:delText>
          </w:r>
        </w:del>
      </w:ins>
      <w:ins w:id="3381" w:author="啊白" w:date="2024-04-12T09:38:25Z">
        <w:del w:id="3382" w:author="Jinglin Sun" w:date="2024-07-25T17:02:54Z">
          <w:r>
            <w:rPr>
              <w:rFonts w:hint="eastAsia" w:eastAsia="仿宋_GB2312"/>
              <w:sz w:val="32"/>
              <w:szCs w:val="32"/>
              <w:lang w:val="en-US" w:eastAsia="zh-CN"/>
            </w:rPr>
            <w:delText>高校</w:delText>
          </w:r>
        </w:del>
      </w:ins>
      <w:ins w:id="3383" w:author="啊白" w:date="2024-04-12T09:38:26Z">
        <w:del w:id="3384" w:author="Jinglin Sun" w:date="2024-07-25T17:02:54Z">
          <w:r>
            <w:rPr>
              <w:rFonts w:hint="eastAsia" w:eastAsia="仿宋_GB2312"/>
              <w:sz w:val="32"/>
              <w:szCs w:val="32"/>
              <w:lang w:val="en-US" w:eastAsia="zh-CN"/>
            </w:rPr>
            <w:delText>与</w:delText>
          </w:r>
        </w:del>
      </w:ins>
      <w:ins w:id="3385" w:author="啊白" w:date="2024-04-12T09:38:27Z">
        <w:del w:id="3386" w:author="Jinglin Sun" w:date="2024-07-25T17:02:54Z">
          <w:r>
            <w:rPr>
              <w:rFonts w:hint="eastAsia" w:eastAsia="仿宋_GB2312"/>
              <w:sz w:val="32"/>
              <w:szCs w:val="32"/>
              <w:lang w:val="en-US" w:eastAsia="zh-CN"/>
            </w:rPr>
            <w:delText>研究机构</w:delText>
          </w:r>
        </w:del>
      </w:ins>
      <w:ins w:id="3387" w:author="啊白" w:date="2024-04-12T09:38:30Z">
        <w:del w:id="3388" w:author="Jinglin Sun" w:date="2024-07-25T17:02:54Z">
          <w:r>
            <w:rPr>
              <w:rFonts w:hint="eastAsia" w:eastAsia="仿宋_GB2312"/>
              <w:sz w:val="32"/>
              <w:szCs w:val="32"/>
              <w:lang w:val="en-US" w:eastAsia="zh-CN"/>
            </w:rPr>
            <w:delText>合作</w:delText>
          </w:r>
        </w:del>
      </w:ins>
      <w:ins w:id="3389" w:author="啊白" w:date="2024-04-12T09:38:31Z">
        <w:del w:id="3390" w:author="Jinglin Sun" w:date="2024-07-25T17:02:54Z">
          <w:r>
            <w:rPr>
              <w:rFonts w:hint="eastAsia" w:eastAsia="仿宋_GB2312"/>
              <w:sz w:val="32"/>
              <w:szCs w:val="32"/>
              <w:lang w:val="en-US" w:eastAsia="zh-CN"/>
            </w:rPr>
            <w:delText>，</w:delText>
          </w:r>
        </w:del>
      </w:ins>
      <w:del w:id="3391" w:author="Jinglin Sun" w:date="2024-07-25T17:02:54Z">
        <w:r>
          <w:rPr>
            <w:rFonts w:eastAsia="仿宋_GB2312"/>
            <w:sz w:val="32"/>
            <w:szCs w:val="32"/>
          </w:rPr>
          <w:delText>开展特色合作，联合培养综合型学科人才</w:delText>
        </w:r>
      </w:del>
      <w:ins w:id="3392" w:author="啊白" w:date="2024-04-12T09:39:00Z">
        <w:del w:id="3393" w:author="Jinglin Sun" w:date="2024-07-25T17:02:54Z">
          <w:r>
            <w:rPr>
              <w:rFonts w:hint="eastAsia" w:eastAsia="仿宋_GB2312"/>
              <w:sz w:val="32"/>
              <w:szCs w:val="32"/>
              <w:lang w:eastAsia="zh-CN"/>
            </w:rPr>
            <w:delText>，</w:delText>
          </w:r>
        </w:del>
      </w:ins>
      <w:ins w:id="3394" w:author="啊白" w:date="2024-04-12T09:39:17Z">
        <w:del w:id="3395" w:author="Jinglin Sun" w:date="2024-07-25T17:02:54Z">
          <w:r>
            <w:rPr>
              <w:rFonts w:hint="eastAsia" w:eastAsia="仿宋_GB2312"/>
              <w:sz w:val="32"/>
              <w:szCs w:val="32"/>
              <w:lang w:val="en-US" w:eastAsia="zh-CN"/>
            </w:rPr>
            <w:delText>使学生</w:delText>
          </w:r>
        </w:del>
      </w:ins>
      <w:ins w:id="3396" w:author="啊白" w:date="2024-04-12T09:39:19Z">
        <w:del w:id="3397" w:author="Jinglin Sun" w:date="2024-07-25T17:02:54Z">
          <w:r>
            <w:rPr>
              <w:rFonts w:hint="eastAsia" w:eastAsia="仿宋_GB2312"/>
              <w:sz w:val="32"/>
              <w:szCs w:val="32"/>
              <w:lang w:val="en-US" w:eastAsia="zh-CN"/>
            </w:rPr>
            <w:delText>更早</w:delText>
          </w:r>
        </w:del>
      </w:ins>
      <w:ins w:id="3398" w:author="啊白" w:date="2024-04-12T09:39:22Z">
        <w:del w:id="3399" w:author="Jinglin Sun" w:date="2024-07-25T17:02:54Z">
          <w:r>
            <w:rPr>
              <w:rFonts w:hint="eastAsia" w:eastAsia="仿宋_GB2312"/>
              <w:sz w:val="32"/>
              <w:szCs w:val="32"/>
              <w:lang w:val="en-US" w:eastAsia="zh-CN"/>
            </w:rPr>
            <w:delText>接触</w:delText>
          </w:r>
        </w:del>
      </w:ins>
      <w:ins w:id="3400" w:author="啊白" w:date="2024-04-12T09:39:25Z">
        <w:del w:id="3401" w:author="Jinglin Sun" w:date="2024-07-25T17:02:54Z">
          <w:r>
            <w:rPr>
              <w:rFonts w:hint="eastAsia" w:eastAsia="仿宋_GB2312"/>
              <w:sz w:val="32"/>
              <w:szCs w:val="32"/>
              <w:lang w:val="en-US" w:eastAsia="zh-CN"/>
            </w:rPr>
            <w:delText>实际研究项目，</w:delText>
          </w:r>
        </w:del>
      </w:ins>
      <w:ins w:id="3402" w:author="啊白" w:date="2024-04-12T09:39:38Z">
        <w:del w:id="3403" w:author="Jinglin Sun" w:date="2024-07-25T17:02:54Z">
          <w:r>
            <w:rPr>
              <w:rFonts w:hint="eastAsia" w:eastAsia="仿宋_GB2312"/>
              <w:sz w:val="32"/>
              <w:szCs w:val="32"/>
              <w:lang w:val="en-US" w:eastAsia="zh-CN"/>
            </w:rPr>
            <w:delText>有助于</w:delText>
          </w:r>
        </w:del>
      </w:ins>
      <w:ins w:id="3404" w:author="啊白" w:date="2024-04-12T09:39:41Z">
        <w:del w:id="3405" w:author="Jinglin Sun" w:date="2024-07-25T17:02:54Z">
          <w:r>
            <w:rPr>
              <w:rFonts w:hint="eastAsia" w:eastAsia="仿宋_GB2312"/>
              <w:sz w:val="32"/>
              <w:szCs w:val="32"/>
              <w:lang w:val="en-US" w:eastAsia="zh-CN"/>
            </w:rPr>
            <w:delText>提高</w:delText>
          </w:r>
        </w:del>
      </w:ins>
      <w:ins w:id="3406" w:author="啊白" w:date="2024-04-12T09:39:48Z">
        <w:del w:id="3407" w:author="Jinglin Sun" w:date="2024-07-25T17:02:54Z">
          <w:r>
            <w:rPr>
              <w:rFonts w:hint="eastAsia" w:eastAsia="仿宋_GB2312"/>
              <w:sz w:val="32"/>
              <w:szCs w:val="32"/>
              <w:lang w:val="en-US" w:eastAsia="zh-CN"/>
            </w:rPr>
            <w:delText>其</w:delText>
          </w:r>
        </w:del>
      </w:ins>
      <w:ins w:id="3408" w:author="啊白" w:date="2024-04-12T09:39:51Z">
        <w:del w:id="3409" w:author="Jinglin Sun" w:date="2024-07-25T17:02:54Z">
          <w:r>
            <w:rPr>
              <w:rFonts w:hint="eastAsia" w:eastAsia="仿宋_GB2312"/>
              <w:sz w:val="32"/>
              <w:szCs w:val="32"/>
              <w:lang w:val="en-US" w:eastAsia="zh-CN"/>
            </w:rPr>
            <w:delText>实践能力和</w:delText>
          </w:r>
        </w:del>
      </w:ins>
      <w:ins w:id="3410" w:author="啊白" w:date="2024-04-12T09:39:54Z">
        <w:del w:id="3411" w:author="Jinglin Sun" w:date="2024-07-25T17:02:54Z">
          <w:r>
            <w:rPr>
              <w:rFonts w:hint="eastAsia" w:eastAsia="仿宋_GB2312"/>
              <w:sz w:val="32"/>
              <w:szCs w:val="32"/>
              <w:lang w:val="en-US" w:eastAsia="zh-CN"/>
            </w:rPr>
            <w:delText>创新意识</w:delText>
          </w:r>
        </w:del>
      </w:ins>
      <w:del w:id="3412" w:author="Jinglin Sun" w:date="2024-07-25T17:02:54Z">
        <w:r>
          <w:rPr>
            <w:rFonts w:eastAsia="仿宋_GB2312"/>
            <w:sz w:val="32"/>
            <w:szCs w:val="32"/>
          </w:rPr>
          <w:delText>。以麻省理工学院为例，虽然没有独立的医学院，但与哈佛大学联合进行医学硕博士联合培养。创建于1970年的哈佛大学-麻省理工健康科学与技术项目(Harvard-MIT</w:delText>
        </w:r>
      </w:del>
      <w:del w:id="3413" w:author="Jinglin Sun" w:date="2024-07-25T17:02:54Z">
        <w:r>
          <w:rPr>
            <w:rFonts w:hint="eastAsia" w:eastAsia="仿宋_GB2312"/>
            <w:sz w:val="32"/>
            <w:szCs w:val="32"/>
          </w:rPr>
          <w:delText xml:space="preserve"> </w:delText>
        </w:r>
      </w:del>
      <w:del w:id="3414" w:author="Jinglin Sun" w:date="2024-07-25T17:02:54Z">
        <w:r>
          <w:rPr>
            <w:rFonts w:eastAsia="仿宋_GB2312"/>
            <w:sz w:val="32"/>
            <w:szCs w:val="32"/>
          </w:rPr>
          <w:delText>Program</w:delText>
        </w:r>
      </w:del>
      <w:del w:id="3415" w:author="Jinglin Sun" w:date="2024-07-25T17:02:54Z">
        <w:r>
          <w:rPr>
            <w:rFonts w:hint="eastAsia" w:eastAsia="仿宋_GB2312"/>
            <w:sz w:val="32"/>
            <w:szCs w:val="32"/>
          </w:rPr>
          <w:delText xml:space="preserve"> </w:delText>
        </w:r>
      </w:del>
      <w:del w:id="3416" w:author="Jinglin Sun" w:date="2024-07-25T17:02:54Z">
        <w:r>
          <w:rPr>
            <w:rFonts w:eastAsia="仿宋_GB2312"/>
            <w:sz w:val="32"/>
            <w:szCs w:val="32"/>
          </w:rPr>
          <w:delText>in</w:delText>
        </w:r>
      </w:del>
      <w:del w:id="3417" w:author="Jinglin Sun" w:date="2024-07-25T17:02:54Z">
        <w:r>
          <w:rPr>
            <w:rFonts w:hint="eastAsia" w:eastAsia="仿宋_GB2312"/>
            <w:sz w:val="32"/>
            <w:szCs w:val="32"/>
          </w:rPr>
          <w:delText xml:space="preserve"> </w:delText>
        </w:r>
      </w:del>
      <w:del w:id="3418" w:author="Jinglin Sun" w:date="2024-07-25T17:02:54Z">
        <w:r>
          <w:rPr>
            <w:rFonts w:eastAsia="仿宋_GB2312"/>
            <w:sz w:val="32"/>
            <w:szCs w:val="32"/>
          </w:rPr>
          <w:delText>Health</w:delText>
        </w:r>
      </w:del>
      <w:del w:id="3419" w:author="Jinglin Sun" w:date="2024-07-25T17:02:54Z">
        <w:r>
          <w:rPr>
            <w:rFonts w:hint="eastAsia" w:eastAsia="仿宋_GB2312"/>
            <w:sz w:val="32"/>
            <w:szCs w:val="32"/>
          </w:rPr>
          <w:delText xml:space="preserve"> </w:delText>
        </w:r>
      </w:del>
      <w:del w:id="3420" w:author="Jinglin Sun" w:date="2024-07-25T17:02:54Z">
        <w:r>
          <w:rPr>
            <w:rFonts w:eastAsia="仿宋_GB2312"/>
            <w:sz w:val="32"/>
            <w:szCs w:val="32"/>
          </w:rPr>
          <w:delText>Science</w:delText>
        </w:r>
      </w:del>
      <w:del w:id="3421" w:author="Jinglin Sun" w:date="2024-07-25T17:02:54Z">
        <w:r>
          <w:rPr>
            <w:rFonts w:hint="eastAsia" w:eastAsia="仿宋_GB2312"/>
            <w:sz w:val="32"/>
            <w:szCs w:val="32"/>
          </w:rPr>
          <w:delText xml:space="preserve"> </w:delText>
        </w:r>
      </w:del>
      <w:del w:id="3422" w:author="Jinglin Sun" w:date="2024-07-25T17:02:54Z">
        <w:r>
          <w:rPr>
            <w:rFonts w:eastAsia="仿宋_GB2312"/>
            <w:sz w:val="32"/>
            <w:szCs w:val="32"/>
          </w:rPr>
          <w:delText>and</w:delText>
        </w:r>
      </w:del>
      <w:del w:id="3423" w:author="Jinglin Sun" w:date="2024-07-25T17:02:54Z">
        <w:r>
          <w:rPr>
            <w:rFonts w:hint="eastAsia" w:eastAsia="仿宋_GB2312"/>
            <w:sz w:val="32"/>
            <w:szCs w:val="32"/>
          </w:rPr>
          <w:delText xml:space="preserve"> </w:delText>
        </w:r>
      </w:del>
      <w:del w:id="3424" w:author="Jinglin Sun" w:date="2024-07-25T17:02:54Z">
        <w:r>
          <w:rPr>
            <w:rFonts w:eastAsia="仿宋_GB2312"/>
            <w:sz w:val="32"/>
            <w:szCs w:val="32"/>
          </w:rPr>
          <w:delText>Technology，HST)，将哈佛大学、麻省理工学院和波士顿的地方学院联合在一起，</w:delText>
        </w:r>
      </w:del>
      <w:ins w:id="3425" w:author="啊白" w:date="2024-04-12T09:41:49Z">
        <w:del w:id="3426" w:author="Jinglin Sun" w:date="2024-07-25T17:02:54Z">
          <w:r>
            <w:rPr>
              <w:rFonts w:hint="eastAsia" w:eastAsia="仿宋_GB2312"/>
              <w:sz w:val="32"/>
              <w:szCs w:val="32"/>
              <w:lang w:val="en-US" w:eastAsia="zh-CN"/>
            </w:rPr>
            <w:delText>于</w:delText>
          </w:r>
        </w:del>
      </w:ins>
      <w:ins w:id="3427" w:author="啊白" w:date="2024-04-12T09:41:42Z">
        <w:del w:id="3428" w:author="Jinglin Sun" w:date="2024-07-25T17:02:54Z">
          <w:r>
            <w:rPr>
              <w:rFonts w:eastAsia="仿宋_GB2312"/>
              <w:sz w:val="32"/>
              <w:szCs w:val="32"/>
            </w:rPr>
            <w:delText>1970年</w:delText>
          </w:r>
        </w:del>
      </w:ins>
      <w:ins w:id="3429" w:author="啊白" w:date="2024-04-12T09:41:53Z">
        <w:del w:id="3430" w:author="Jinglin Sun" w:date="2024-07-25T17:02:54Z">
          <w:r>
            <w:rPr>
              <w:rFonts w:hint="eastAsia" w:eastAsia="仿宋_GB2312"/>
              <w:sz w:val="32"/>
              <w:szCs w:val="32"/>
              <w:lang w:val="en-US" w:eastAsia="zh-CN"/>
            </w:rPr>
            <w:delText>就</w:delText>
          </w:r>
        </w:del>
      </w:ins>
      <w:ins w:id="3431" w:author="啊白" w:date="2024-04-12T09:41:54Z">
        <w:del w:id="3432" w:author="Jinglin Sun" w:date="2024-07-25T17:02:54Z">
          <w:r>
            <w:rPr>
              <w:rFonts w:hint="eastAsia" w:eastAsia="仿宋_GB2312"/>
              <w:sz w:val="32"/>
              <w:szCs w:val="32"/>
              <w:lang w:val="en-US" w:eastAsia="zh-CN"/>
            </w:rPr>
            <w:delText>建立</w:delText>
          </w:r>
        </w:del>
      </w:ins>
      <w:ins w:id="3433" w:author="啊白" w:date="2024-04-12T09:41:42Z">
        <w:del w:id="3434" w:author="Jinglin Sun" w:date="2024-07-25T17:02:54Z">
          <w:r>
            <w:rPr>
              <w:rFonts w:eastAsia="仿宋_GB2312"/>
              <w:sz w:val="32"/>
              <w:szCs w:val="32"/>
            </w:rPr>
            <w:delText>哈佛大学-麻省理工健康科学与技术项目(Harvard-MIT</w:delText>
          </w:r>
        </w:del>
      </w:ins>
      <w:ins w:id="3435" w:author="啊白" w:date="2024-04-12T09:41:42Z">
        <w:del w:id="3436" w:author="Jinglin Sun" w:date="2024-07-25T17:02:54Z">
          <w:r>
            <w:rPr>
              <w:rFonts w:hint="eastAsia" w:eastAsia="仿宋_GB2312"/>
              <w:sz w:val="32"/>
              <w:szCs w:val="32"/>
            </w:rPr>
            <w:delText xml:space="preserve"> </w:delText>
          </w:r>
        </w:del>
      </w:ins>
      <w:ins w:id="3437" w:author="啊白" w:date="2024-04-12T09:41:42Z">
        <w:del w:id="3438" w:author="Jinglin Sun" w:date="2024-07-25T17:02:54Z">
          <w:r>
            <w:rPr>
              <w:rFonts w:eastAsia="仿宋_GB2312"/>
              <w:sz w:val="32"/>
              <w:szCs w:val="32"/>
            </w:rPr>
            <w:delText>Program</w:delText>
          </w:r>
        </w:del>
      </w:ins>
      <w:ins w:id="3439" w:author="啊白" w:date="2024-04-12T09:41:42Z">
        <w:del w:id="3440" w:author="Jinglin Sun" w:date="2024-07-25T17:02:54Z">
          <w:r>
            <w:rPr>
              <w:rFonts w:hint="eastAsia" w:eastAsia="仿宋_GB2312"/>
              <w:sz w:val="32"/>
              <w:szCs w:val="32"/>
            </w:rPr>
            <w:delText xml:space="preserve"> </w:delText>
          </w:r>
        </w:del>
      </w:ins>
      <w:ins w:id="3441" w:author="啊白" w:date="2024-04-12T09:41:42Z">
        <w:del w:id="3442" w:author="Jinglin Sun" w:date="2024-07-25T17:02:54Z">
          <w:r>
            <w:rPr>
              <w:rFonts w:eastAsia="仿宋_GB2312"/>
              <w:sz w:val="32"/>
              <w:szCs w:val="32"/>
            </w:rPr>
            <w:delText>in</w:delText>
          </w:r>
        </w:del>
      </w:ins>
      <w:ins w:id="3443" w:author="啊白" w:date="2024-04-12T09:41:42Z">
        <w:del w:id="3444" w:author="Jinglin Sun" w:date="2024-07-25T17:02:54Z">
          <w:r>
            <w:rPr>
              <w:rFonts w:hint="eastAsia" w:eastAsia="仿宋_GB2312"/>
              <w:sz w:val="32"/>
              <w:szCs w:val="32"/>
            </w:rPr>
            <w:delText xml:space="preserve"> </w:delText>
          </w:r>
        </w:del>
      </w:ins>
      <w:ins w:id="3445" w:author="啊白" w:date="2024-04-12T09:41:42Z">
        <w:del w:id="3446" w:author="Jinglin Sun" w:date="2024-07-25T17:02:54Z">
          <w:r>
            <w:rPr>
              <w:rFonts w:eastAsia="仿宋_GB2312"/>
              <w:sz w:val="32"/>
              <w:szCs w:val="32"/>
            </w:rPr>
            <w:delText>Health</w:delText>
          </w:r>
        </w:del>
      </w:ins>
      <w:ins w:id="3447" w:author="啊白" w:date="2024-04-12T09:41:42Z">
        <w:del w:id="3448" w:author="Jinglin Sun" w:date="2024-07-25T17:02:54Z">
          <w:r>
            <w:rPr>
              <w:rFonts w:hint="eastAsia" w:eastAsia="仿宋_GB2312"/>
              <w:sz w:val="32"/>
              <w:szCs w:val="32"/>
            </w:rPr>
            <w:delText xml:space="preserve"> </w:delText>
          </w:r>
        </w:del>
      </w:ins>
      <w:ins w:id="3449" w:author="啊白" w:date="2024-04-12T09:41:42Z">
        <w:del w:id="3450" w:author="Jinglin Sun" w:date="2024-07-25T17:02:54Z">
          <w:r>
            <w:rPr>
              <w:rFonts w:eastAsia="仿宋_GB2312"/>
              <w:sz w:val="32"/>
              <w:szCs w:val="32"/>
            </w:rPr>
            <w:delText>Science</w:delText>
          </w:r>
        </w:del>
      </w:ins>
      <w:ins w:id="3451" w:author="啊白" w:date="2024-04-12T09:41:42Z">
        <w:del w:id="3452" w:author="Jinglin Sun" w:date="2024-07-25T17:02:54Z">
          <w:r>
            <w:rPr>
              <w:rFonts w:hint="eastAsia" w:eastAsia="仿宋_GB2312"/>
              <w:sz w:val="32"/>
              <w:szCs w:val="32"/>
            </w:rPr>
            <w:delText xml:space="preserve"> </w:delText>
          </w:r>
        </w:del>
      </w:ins>
      <w:ins w:id="3453" w:author="啊白" w:date="2024-04-12T09:41:42Z">
        <w:del w:id="3454" w:author="Jinglin Sun" w:date="2024-07-25T17:02:54Z">
          <w:r>
            <w:rPr>
              <w:rFonts w:eastAsia="仿宋_GB2312"/>
              <w:sz w:val="32"/>
              <w:szCs w:val="32"/>
            </w:rPr>
            <w:delText>and</w:delText>
          </w:r>
        </w:del>
      </w:ins>
      <w:ins w:id="3455" w:author="啊白" w:date="2024-04-12T09:41:42Z">
        <w:del w:id="3456" w:author="Jinglin Sun" w:date="2024-07-25T17:02:54Z">
          <w:r>
            <w:rPr>
              <w:rFonts w:hint="eastAsia" w:eastAsia="仿宋_GB2312"/>
              <w:sz w:val="32"/>
              <w:szCs w:val="32"/>
            </w:rPr>
            <w:delText xml:space="preserve"> </w:delText>
          </w:r>
        </w:del>
      </w:ins>
      <w:ins w:id="3457" w:author="啊白" w:date="2024-04-12T09:41:42Z">
        <w:del w:id="3458" w:author="Jinglin Sun" w:date="2024-07-25T17:02:54Z">
          <w:r>
            <w:rPr>
              <w:rFonts w:eastAsia="仿宋_GB2312"/>
              <w:sz w:val="32"/>
              <w:szCs w:val="32"/>
            </w:rPr>
            <w:delText>Technology，HST)</w:delText>
          </w:r>
        </w:del>
      </w:ins>
      <w:ins w:id="3459" w:author="啊白" w:date="2024-04-12T09:41:59Z">
        <w:del w:id="3460" w:author="Jinglin Sun" w:date="2024-07-25T17:02:54Z">
          <w:r>
            <w:rPr>
              <w:rFonts w:hint="eastAsia" w:eastAsia="仿宋_GB2312"/>
              <w:sz w:val="32"/>
              <w:szCs w:val="32"/>
              <w:lang w:eastAsia="zh-CN"/>
            </w:rPr>
            <w:delText>，</w:delText>
          </w:r>
        </w:del>
      </w:ins>
      <w:ins w:id="3461" w:author="啊白" w:date="2024-04-12T09:42:04Z">
        <w:del w:id="3462" w:author="Jinglin Sun" w:date="2024-07-25T17:02:54Z">
          <w:r>
            <w:rPr>
              <w:rFonts w:hint="eastAsia" w:eastAsia="仿宋_GB2312"/>
              <w:sz w:val="32"/>
              <w:szCs w:val="32"/>
              <w:lang w:val="en-US" w:eastAsia="zh-CN"/>
            </w:rPr>
            <w:delText>通过</w:delText>
          </w:r>
        </w:del>
      </w:ins>
      <w:del w:id="3463" w:author="Jinglin Sun" w:date="2024-07-25T17:02:54Z">
        <w:r>
          <w:rPr>
            <w:rFonts w:eastAsia="仿宋_GB2312"/>
            <w:sz w:val="32"/>
            <w:szCs w:val="32"/>
          </w:rPr>
          <w:delText>开展特色合作，综合科学、医学、工程三方面优势教育资源</w:delText>
        </w:r>
      </w:del>
      <w:ins w:id="3464" w:author="啊白" w:date="2024-04-12T09:41:22Z">
        <w:del w:id="3465" w:author="Jinglin Sun" w:date="2024-07-25T17:02:54Z">
          <w:r>
            <w:rPr>
              <w:rFonts w:hint="eastAsia" w:eastAsia="仿宋_GB2312"/>
              <w:sz w:val="32"/>
              <w:szCs w:val="32"/>
              <w:lang w:eastAsia="zh-CN"/>
            </w:rPr>
            <w:delText>，</w:delText>
          </w:r>
        </w:del>
      </w:ins>
      <w:ins w:id="3466" w:author="啊白" w:date="2024-04-12T09:41:24Z">
        <w:del w:id="3467" w:author="Jinglin Sun" w:date="2024-07-25T17:02:54Z">
          <w:r>
            <w:rPr>
              <w:rFonts w:hint="eastAsia" w:eastAsia="仿宋_GB2312"/>
              <w:sz w:val="32"/>
              <w:szCs w:val="32"/>
              <w:lang w:val="en-US" w:eastAsia="zh-CN"/>
            </w:rPr>
            <w:delText>培养</w:delText>
          </w:r>
        </w:del>
      </w:ins>
      <w:ins w:id="3468" w:author="啊白" w:date="2024-04-12T09:42:15Z">
        <w:del w:id="3469" w:author="Jinglin Sun" w:date="2024-07-25T17:02:54Z">
          <w:r>
            <w:rPr>
              <w:rFonts w:hint="eastAsia" w:eastAsia="仿宋_GB2312"/>
              <w:sz w:val="32"/>
              <w:szCs w:val="32"/>
              <w:lang w:val="en-US" w:eastAsia="zh-CN"/>
            </w:rPr>
            <w:delText>更多</w:delText>
          </w:r>
        </w:del>
      </w:ins>
      <w:ins w:id="3470" w:author="啊白" w:date="2024-04-12T09:42:22Z">
        <w:del w:id="3471" w:author="Jinglin Sun" w:date="2024-07-25T17:02:54Z">
          <w:r>
            <w:rPr>
              <w:rFonts w:hint="eastAsia" w:eastAsia="仿宋_GB2312"/>
              <w:sz w:val="32"/>
              <w:szCs w:val="32"/>
              <w:lang w:val="en-US" w:eastAsia="zh-CN"/>
            </w:rPr>
            <w:delText>具有综合素质</w:delText>
          </w:r>
        </w:del>
      </w:ins>
      <w:ins w:id="3472" w:author="啊白" w:date="2024-04-12T09:42:26Z">
        <w:del w:id="3473" w:author="Jinglin Sun" w:date="2024-07-25T17:02:54Z">
          <w:r>
            <w:rPr>
              <w:rFonts w:hint="eastAsia" w:eastAsia="仿宋_GB2312"/>
              <w:sz w:val="32"/>
              <w:szCs w:val="32"/>
              <w:lang w:val="en-US" w:eastAsia="zh-CN"/>
            </w:rPr>
            <w:delText>和</w:delText>
          </w:r>
        </w:del>
      </w:ins>
      <w:ins w:id="3474" w:author="啊白" w:date="2024-04-12T09:42:28Z">
        <w:del w:id="3475" w:author="Jinglin Sun" w:date="2024-07-25T17:02:54Z">
          <w:r>
            <w:rPr>
              <w:rFonts w:hint="eastAsia" w:eastAsia="仿宋_GB2312"/>
              <w:sz w:val="32"/>
              <w:szCs w:val="32"/>
              <w:lang w:val="en-US" w:eastAsia="zh-CN"/>
            </w:rPr>
            <w:delText>创新能力的</w:delText>
          </w:r>
        </w:del>
      </w:ins>
      <w:ins w:id="3476" w:author="啊白" w:date="2024-04-12T09:42:32Z">
        <w:del w:id="3477" w:author="Jinglin Sun" w:date="2024-07-25T17:02:54Z">
          <w:r>
            <w:rPr>
              <w:rFonts w:hint="eastAsia" w:eastAsia="仿宋_GB2312"/>
              <w:sz w:val="32"/>
              <w:szCs w:val="32"/>
              <w:lang w:val="en-US" w:eastAsia="zh-CN"/>
            </w:rPr>
            <w:delText>生物医药</w:delText>
          </w:r>
        </w:del>
      </w:ins>
      <w:ins w:id="3478" w:author="啊白" w:date="2024-04-12T09:42:34Z">
        <w:del w:id="3479" w:author="Jinglin Sun" w:date="2024-07-25T17:02:54Z">
          <w:r>
            <w:rPr>
              <w:rFonts w:hint="eastAsia" w:eastAsia="仿宋_GB2312"/>
              <w:sz w:val="32"/>
              <w:szCs w:val="32"/>
              <w:lang w:val="en-US" w:eastAsia="zh-CN"/>
            </w:rPr>
            <w:delText>人才</w:delText>
          </w:r>
        </w:del>
      </w:ins>
      <w:del w:id="3480" w:author="Jinglin Sun" w:date="2024-07-25T17:02:54Z">
        <w:r>
          <w:rPr>
            <w:rFonts w:eastAsia="仿宋_GB2312"/>
            <w:sz w:val="32"/>
            <w:szCs w:val="32"/>
          </w:rPr>
          <w:delText>，以解决人类健康问题。</w:delText>
        </w:r>
      </w:del>
    </w:p>
    <w:p w14:paraId="1EAACC77">
      <w:pPr>
        <w:wordWrap w:val="0"/>
        <w:spacing w:line="560" w:lineRule="exact"/>
        <w:ind w:firstLine="640" w:firstLineChars="200"/>
        <w:outlineLvl w:val="2"/>
        <w:rPr>
          <w:del w:id="3481" w:author="Jinglin Sun" w:date="2024-07-25T17:02:54Z"/>
          <w:rFonts w:eastAsia="仿宋_GB2312"/>
          <w:sz w:val="32"/>
          <w:szCs w:val="32"/>
        </w:rPr>
      </w:pPr>
      <w:del w:id="3482" w:author="Jinglin Sun" w:date="2024-07-25T17:02:54Z">
        <w:r>
          <w:rPr>
            <w:rFonts w:eastAsia="仿宋_GB2312"/>
            <w:sz w:val="32"/>
            <w:szCs w:val="32"/>
          </w:rPr>
          <w:delText>将创业融入教育是促进科研转化的重要方式。被誉为“全球最具创新性的1平方米”的肯德尔广场，附近聚集的近百家生物公司中多数都与哈佛大学、麻省理工学院密切相关，这与波士顿研究型大学的创业教育密不可分。麻省理工-哈佛医学院医疗保健创新训练营(MIT-HMS</w:delText>
        </w:r>
      </w:del>
      <w:del w:id="3483" w:author="Jinglin Sun" w:date="2024-07-25T17:02:54Z">
        <w:r>
          <w:rPr>
            <w:rFonts w:hint="eastAsia" w:eastAsia="仿宋_GB2312"/>
            <w:sz w:val="32"/>
            <w:szCs w:val="32"/>
          </w:rPr>
          <w:delText xml:space="preserve"> </w:delText>
        </w:r>
      </w:del>
      <w:del w:id="3484" w:author="Jinglin Sun" w:date="2024-07-25T17:02:54Z">
        <w:r>
          <w:rPr>
            <w:rFonts w:eastAsia="仿宋_GB2312"/>
            <w:sz w:val="32"/>
            <w:szCs w:val="32"/>
          </w:rPr>
          <w:delText>Healthcare</w:delText>
        </w:r>
      </w:del>
      <w:del w:id="3485" w:author="Jinglin Sun" w:date="2024-07-25T17:02:54Z">
        <w:r>
          <w:rPr>
            <w:rFonts w:hint="eastAsia" w:eastAsia="仿宋_GB2312"/>
            <w:sz w:val="32"/>
            <w:szCs w:val="32"/>
          </w:rPr>
          <w:delText xml:space="preserve"> </w:delText>
        </w:r>
      </w:del>
      <w:del w:id="3486" w:author="Jinglin Sun" w:date="2024-07-25T17:02:54Z">
        <w:r>
          <w:rPr>
            <w:rFonts w:eastAsia="仿宋_GB2312"/>
            <w:sz w:val="32"/>
            <w:szCs w:val="32"/>
          </w:rPr>
          <w:delText>Innovation</w:delText>
        </w:r>
      </w:del>
      <w:del w:id="3487" w:author="Jinglin Sun" w:date="2024-07-25T17:02:54Z">
        <w:r>
          <w:rPr>
            <w:rFonts w:hint="eastAsia" w:eastAsia="仿宋_GB2312"/>
            <w:sz w:val="32"/>
            <w:szCs w:val="32"/>
          </w:rPr>
          <w:delText xml:space="preserve"> </w:delText>
        </w:r>
      </w:del>
      <w:del w:id="3488" w:author="Jinglin Sun" w:date="2024-07-25T17:02:54Z">
        <w:r>
          <w:rPr>
            <w:rFonts w:eastAsia="仿宋_GB2312"/>
            <w:sz w:val="32"/>
            <w:szCs w:val="32"/>
          </w:rPr>
          <w:delText>Bootcamp，HIB)，该项目不仅邀请学术导师教授创新的核心原理，还同时邀请创业导师为学院提供生物医药创业方面的相关指导。</w:delText>
        </w:r>
      </w:del>
    </w:p>
    <w:p w14:paraId="7A2F07F0">
      <w:pPr>
        <w:numPr>
          <w:ilvl w:val="0"/>
          <w:numId w:val="2"/>
          <w:ins w:id="3490" w:author="啊白" w:date="2024-04-12T10:51:34Z"/>
        </w:numPr>
        <w:tabs>
          <w:tab w:val="left" w:pos="1200"/>
        </w:tabs>
        <w:wordWrap w:val="0"/>
        <w:spacing w:line="560" w:lineRule="exact"/>
        <w:ind w:left="482"/>
        <w:outlineLvl w:val="2"/>
        <w:rPr>
          <w:ins w:id="3491" w:author="啊白" w:date="2024-04-12T10:51:34Z"/>
          <w:del w:id="3492" w:author="Jinglin Sun" w:date="2024-07-25T17:02:54Z"/>
          <w:rFonts w:eastAsia="仿宋_GB2312"/>
          <w:sz w:val="32"/>
          <w:szCs w:val="32"/>
        </w:rPr>
        <w:pPrChange w:id="3489" w:author="啊白" w:date="2024-04-12T10:51:34Z">
          <w:pPr>
            <w:tabs>
              <w:tab w:val="left" w:pos="1200"/>
            </w:tabs>
            <w:wordWrap w:val="0"/>
            <w:spacing w:line="560" w:lineRule="exact"/>
            <w:ind w:left="482"/>
            <w:outlineLvl w:val="3"/>
          </w:pPr>
        </w:pPrChange>
      </w:pPr>
      <w:del w:id="3493" w:author="Jinglin Sun" w:date="2024-07-25T17:02:54Z">
        <w:r>
          <w:rPr>
            <w:rFonts w:eastAsia="仿宋_GB2312"/>
            <w:sz w:val="32"/>
            <w:szCs w:val="32"/>
          </w:rPr>
          <w:delText>（2）科研成果转化方面</w:delText>
        </w:r>
      </w:del>
    </w:p>
    <w:p w14:paraId="55F08AA8">
      <w:pPr>
        <w:wordWrap w:val="0"/>
        <w:spacing w:line="560" w:lineRule="exact"/>
        <w:ind w:left="0" w:firstLine="640" w:firstLineChars="200"/>
        <w:outlineLvl w:val="2"/>
        <w:rPr>
          <w:ins w:id="3495" w:author="啊白" w:date="2024-04-12T10:54:22Z"/>
          <w:del w:id="3496" w:author="Jinglin Sun" w:date="2024-07-25T17:02:54Z"/>
          <w:rFonts w:ascii="Times New Roman" w:hAnsi="Times New Roman" w:eastAsia="仿宋_GB2312" w:cs="Times New Roman"/>
          <w:i w:val="0"/>
          <w:iCs w:val="0"/>
          <w:caps w:val="0"/>
          <w:spacing w:val="0"/>
          <w:sz w:val="32"/>
          <w:szCs w:val="32"/>
          <w:shd w:val="clear"/>
        </w:rPr>
        <w:pPrChange w:id="3494" w:author="啊白" w:date="2024-04-12T10:53:18Z">
          <w:pPr>
            <w:tabs>
              <w:tab w:val="left" w:pos="1200"/>
            </w:tabs>
            <w:wordWrap w:val="0"/>
            <w:spacing w:line="560" w:lineRule="exact"/>
            <w:ind w:left="482"/>
            <w:outlineLvl w:val="3"/>
          </w:pPr>
        </w:pPrChange>
      </w:pPr>
      <w:ins w:id="3497" w:author="啊白" w:date="2024-04-12T11:04:20Z">
        <w:del w:id="3498" w:author="Jinglin Sun" w:date="2024-07-25T17:02:54Z">
          <w:r>
            <w:rPr>
              <w:rFonts w:hint="eastAsia" w:eastAsia="仿宋_GB2312" w:cs="Times New Roman"/>
              <w:i w:val="0"/>
              <w:iCs w:val="0"/>
              <w:caps w:val="0"/>
              <w:spacing w:val="0"/>
              <w:sz w:val="32"/>
              <w:szCs w:val="32"/>
              <w:shd w:val="clear"/>
              <w:lang w:val="en-US" w:eastAsia="zh-CN"/>
            </w:rPr>
            <w:delText>从</w:delText>
          </w:r>
        </w:del>
      </w:ins>
      <w:ins w:id="3499" w:author="啊白" w:date="2024-04-12T11:05:27Z">
        <w:del w:id="3500" w:author="Jinglin Sun" w:date="2024-07-25T17:02:54Z">
          <w:r>
            <w:rPr>
              <w:rFonts w:hint="eastAsia" w:eastAsia="仿宋_GB2312" w:cs="Times New Roman"/>
              <w:i w:val="0"/>
              <w:iCs w:val="0"/>
              <w:caps w:val="0"/>
              <w:spacing w:val="0"/>
              <w:sz w:val="32"/>
              <w:szCs w:val="32"/>
              <w:shd w:val="clear"/>
              <w:lang w:val="en-US" w:eastAsia="zh-CN"/>
            </w:rPr>
            <w:delText>生物医药</w:delText>
          </w:r>
        </w:del>
      </w:ins>
      <w:ins w:id="3501" w:author="啊白" w:date="2024-04-12T11:04:20Z">
        <w:del w:id="3502" w:author="Jinglin Sun" w:date="2024-07-25T17:02:54Z">
          <w:r>
            <w:rPr>
              <w:rFonts w:hint="eastAsia" w:eastAsia="仿宋_GB2312" w:cs="Times New Roman"/>
              <w:i w:val="0"/>
              <w:iCs w:val="0"/>
              <w:caps w:val="0"/>
              <w:spacing w:val="0"/>
              <w:sz w:val="32"/>
              <w:szCs w:val="32"/>
              <w:shd w:val="clear"/>
              <w:lang w:val="en-US" w:eastAsia="zh-CN"/>
            </w:rPr>
            <w:delText>科技成果</w:delText>
          </w:r>
        </w:del>
      </w:ins>
      <w:ins w:id="3503" w:author="啊白" w:date="2024-04-12T11:04:27Z">
        <w:del w:id="3504" w:author="Jinglin Sun" w:date="2024-07-25T17:02:54Z">
          <w:r>
            <w:rPr>
              <w:rFonts w:hint="eastAsia" w:eastAsia="仿宋_GB2312" w:cs="Times New Roman"/>
              <w:i w:val="0"/>
              <w:iCs w:val="0"/>
              <w:caps w:val="0"/>
              <w:spacing w:val="0"/>
              <w:sz w:val="32"/>
              <w:szCs w:val="32"/>
              <w:shd w:val="clear"/>
              <w:lang w:val="en-US" w:eastAsia="zh-CN"/>
            </w:rPr>
            <w:delText>转化</w:delText>
          </w:r>
        </w:del>
      </w:ins>
      <w:ins w:id="3505" w:author="啊白" w:date="2024-04-12T11:04:28Z">
        <w:del w:id="3506" w:author="Jinglin Sun" w:date="2024-07-25T17:02:54Z">
          <w:r>
            <w:rPr>
              <w:rFonts w:hint="eastAsia" w:eastAsia="仿宋_GB2312" w:cs="Times New Roman"/>
              <w:i w:val="0"/>
              <w:iCs w:val="0"/>
              <w:caps w:val="0"/>
              <w:spacing w:val="0"/>
              <w:sz w:val="32"/>
              <w:szCs w:val="32"/>
              <w:shd w:val="clear"/>
              <w:lang w:val="en-US" w:eastAsia="zh-CN"/>
            </w:rPr>
            <w:delText>链条</w:delText>
          </w:r>
        </w:del>
      </w:ins>
      <w:ins w:id="3507" w:author="啊白" w:date="2024-04-12T11:04:30Z">
        <w:del w:id="3508" w:author="Jinglin Sun" w:date="2024-07-25T17:02:54Z">
          <w:r>
            <w:rPr>
              <w:rFonts w:hint="eastAsia" w:eastAsia="仿宋_GB2312" w:cs="Times New Roman"/>
              <w:i w:val="0"/>
              <w:iCs w:val="0"/>
              <w:caps w:val="0"/>
              <w:spacing w:val="0"/>
              <w:sz w:val="32"/>
              <w:szCs w:val="32"/>
              <w:shd w:val="clear"/>
              <w:lang w:val="en-US" w:eastAsia="zh-CN"/>
            </w:rPr>
            <w:delText>来看，</w:delText>
          </w:r>
        </w:del>
      </w:ins>
      <w:ins w:id="3509" w:author="啊白" w:date="2024-04-12T10:51:35Z">
        <w:del w:id="3510" w:author="Jinglin Sun" w:date="2024-07-25T17:02:54Z">
          <w:r>
            <w:rPr>
              <w:rFonts w:ascii="Times New Roman" w:hAnsi="Times New Roman" w:eastAsia="仿宋_GB2312" w:cs="Times New Roman"/>
              <w:i w:val="0"/>
              <w:iCs w:val="0"/>
              <w:caps w:val="0"/>
              <w:color w:val="auto"/>
              <w:spacing w:val="0"/>
              <w:sz w:val="32"/>
              <w:szCs w:val="32"/>
              <w:shd w:val="clear" w:fill="auto"/>
              <w:rPrChange w:id="3511" w:author="啊白" w:date="2024-04-12T10:51:39Z">
                <w:rPr>
                  <w:rFonts w:ascii="Segoe UI" w:hAnsi="Segoe UI" w:eastAsia="Segoe UI" w:cs="Segoe UI"/>
                  <w:i w:val="0"/>
                  <w:iCs w:val="0"/>
                  <w:caps w:val="0"/>
                  <w:color w:val="1E1F24"/>
                  <w:spacing w:val="0"/>
                  <w:sz w:val="16"/>
                  <w:szCs w:val="16"/>
                  <w:shd w:val="clear" w:fill="FFFFFF"/>
                </w:rPr>
              </w:rPrChange>
            </w:rPr>
            <w:delText>大型综合医药企业与高等院校、科研机构之间的紧密合作，为科研成果从基础研究向应用研究转化搭建了坚实的桥梁。1980年《拜杜法案》的颁布，极大地推动了大学和研究机构向企业界的技术转移，使得众多美国高校设立了专门负责技术转移的部门。哈佛大学等学府通过与诺华等</w:delText>
          </w:r>
        </w:del>
      </w:ins>
      <w:ins w:id="3512" w:author="啊白" w:date="2024-04-12T10:53:06Z">
        <w:del w:id="3513" w:author="Jinglin Sun" w:date="2024-07-25T17:02:54Z">
          <w:r>
            <w:rPr>
              <w:rFonts w:hint="eastAsia" w:eastAsia="仿宋_GB2312" w:cs="Times New Roman"/>
              <w:i w:val="0"/>
              <w:iCs w:val="0"/>
              <w:caps w:val="0"/>
              <w:spacing w:val="0"/>
              <w:sz w:val="32"/>
              <w:szCs w:val="32"/>
              <w:shd w:val="clear"/>
              <w:lang w:val="en-US" w:eastAsia="zh-CN"/>
            </w:rPr>
            <w:delText>大型</w:delText>
          </w:r>
        </w:del>
      </w:ins>
      <w:ins w:id="3514" w:author="啊白" w:date="2024-04-12T10:53:07Z">
        <w:del w:id="3515" w:author="Jinglin Sun" w:date="2024-07-25T17:02:54Z">
          <w:r>
            <w:rPr>
              <w:rFonts w:hint="eastAsia" w:eastAsia="仿宋_GB2312" w:cs="Times New Roman"/>
              <w:i w:val="0"/>
              <w:iCs w:val="0"/>
              <w:caps w:val="0"/>
              <w:spacing w:val="0"/>
              <w:sz w:val="32"/>
              <w:szCs w:val="32"/>
              <w:shd w:val="clear"/>
              <w:lang w:val="en-US" w:eastAsia="zh-CN"/>
            </w:rPr>
            <w:delText>药企</w:delText>
          </w:r>
        </w:del>
      </w:ins>
      <w:ins w:id="3516" w:author="啊白" w:date="2024-04-12T10:51:35Z">
        <w:del w:id="3517" w:author="Jinglin Sun" w:date="2024-07-25T17:02:54Z">
          <w:r>
            <w:rPr>
              <w:rFonts w:ascii="Times New Roman" w:hAnsi="Times New Roman" w:eastAsia="仿宋_GB2312" w:cs="Times New Roman"/>
              <w:i w:val="0"/>
              <w:iCs w:val="0"/>
              <w:caps w:val="0"/>
              <w:color w:val="auto"/>
              <w:spacing w:val="0"/>
              <w:sz w:val="32"/>
              <w:szCs w:val="32"/>
              <w:shd w:val="clear" w:fill="auto"/>
              <w:rPrChange w:id="3518" w:author="啊白" w:date="2024-04-12T10:51:39Z">
                <w:rPr>
                  <w:rFonts w:ascii="Segoe UI" w:hAnsi="Segoe UI" w:eastAsia="Segoe UI" w:cs="Segoe UI"/>
                  <w:i w:val="0"/>
                  <w:iCs w:val="0"/>
                  <w:caps w:val="0"/>
                  <w:color w:val="1E1F24"/>
                  <w:spacing w:val="0"/>
                  <w:sz w:val="16"/>
                  <w:szCs w:val="16"/>
                  <w:shd w:val="clear" w:fill="FFFFFF"/>
                </w:rPr>
              </w:rPrChange>
            </w:rPr>
            <w:delText>的合作，实现了学术研究成果与企业需求的精准对接。</w:delText>
          </w:r>
        </w:del>
      </w:ins>
    </w:p>
    <w:p w14:paraId="112D037F">
      <w:pPr>
        <w:wordWrap w:val="0"/>
        <w:spacing w:line="560" w:lineRule="exact"/>
        <w:ind w:left="0" w:firstLine="640" w:firstLineChars="200"/>
        <w:outlineLvl w:val="2"/>
        <w:rPr>
          <w:ins w:id="3520" w:author="啊白" w:date="2024-04-12T10:58:31Z"/>
          <w:del w:id="3521" w:author="Jinglin Sun" w:date="2024-07-25T17:02:54Z"/>
          <w:rFonts w:ascii="Times New Roman" w:hAnsi="Times New Roman" w:eastAsia="仿宋_GB2312" w:cs="Times New Roman"/>
          <w:i w:val="0"/>
          <w:iCs w:val="0"/>
          <w:caps w:val="0"/>
          <w:spacing w:val="0"/>
          <w:sz w:val="32"/>
          <w:szCs w:val="32"/>
          <w:shd w:val="clear"/>
        </w:rPr>
        <w:pPrChange w:id="3519" w:author="啊白" w:date="2024-04-12T10:53:18Z">
          <w:pPr>
            <w:tabs>
              <w:tab w:val="left" w:pos="1200"/>
            </w:tabs>
            <w:wordWrap w:val="0"/>
            <w:spacing w:line="560" w:lineRule="exact"/>
            <w:ind w:left="482"/>
            <w:outlineLvl w:val="3"/>
          </w:pPr>
        </w:pPrChange>
      </w:pPr>
      <w:ins w:id="3522" w:author="啊白" w:date="2024-04-12T11:04:47Z">
        <w:del w:id="3523" w:author="Jinglin Sun" w:date="2024-07-25T17:02:54Z">
          <w:r>
            <w:rPr>
              <w:rFonts w:hint="eastAsia" w:eastAsia="仿宋_GB2312" w:cs="Times New Roman"/>
              <w:i w:val="0"/>
              <w:iCs w:val="0"/>
              <w:caps w:val="0"/>
              <w:spacing w:val="0"/>
              <w:sz w:val="32"/>
              <w:szCs w:val="32"/>
              <w:shd w:val="clear"/>
              <w:lang w:val="en-US" w:eastAsia="zh-CN"/>
            </w:rPr>
            <w:delText>从</w:delText>
          </w:r>
        </w:del>
      </w:ins>
      <w:ins w:id="3524" w:author="啊白" w:date="2024-04-12T11:04:58Z">
        <w:del w:id="3525" w:author="Jinglin Sun" w:date="2024-07-25T17:02:54Z">
          <w:r>
            <w:rPr>
              <w:rFonts w:hint="eastAsia" w:eastAsia="仿宋_GB2312" w:cs="Times New Roman"/>
              <w:i w:val="0"/>
              <w:iCs w:val="0"/>
              <w:caps w:val="0"/>
              <w:spacing w:val="0"/>
              <w:sz w:val="32"/>
              <w:szCs w:val="32"/>
              <w:shd w:val="clear"/>
              <w:lang w:val="en-US" w:eastAsia="zh-CN"/>
            </w:rPr>
            <w:delText>不同</w:delText>
          </w:r>
        </w:del>
      </w:ins>
      <w:ins w:id="3526" w:author="啊白" w:date="2024-04-12T11:04:49Z">
        <w:del w:id="3527" w:author="Jinglin Sun" w:date="2024-07-25T17:02:54Z">
          <w:r>
            <w:rPr>
              <w:rFonts w:hint="eastAsia" w:eastAsia="仿宋_GB2312" w:cs="Times New Roman"/>
              <w:i w:val="0"/>
              <w:iCs w:val="0"/>
              <w:caps w:val="0"/>
              <w:spacing w:val="0"/>
              <w:sz w:val="32"/>
              <w:szCs w:val="32"/>
              <w:shd w:val="clear"/>
              <w:lang w:val="en-US" w:eastAsia="zh-CN"/>
            </w:rPr>
            <w:delText>地区</w:delText>
          </w:r>
        </w:del>
      </w:ins>
      <w:ins w:id="3528" w:author="啊白" w:date="2024-04-12T11:05:11Z">
        <w:del w:id="3529" w:author="Jinglin Sun" w:date="2024-07-25T17:02:54Z">
          <w:r>
            <w:rPr>
              <w:rFonts w:hint="eastAsia" w:eastAsia="仿宋_GB2312" w:cs="Times New Roman"/>
              <w:i w:val="0"/>
              <w:iCs w:val="0"/>
              <w:caps w:val="0"/>
              <w:spacing w:val="0"/>
              <w:sz w:val="32"/>
              <w:szCs w:val="32"/>
              <w:shd w:val="clear"/>
              <w:lang w:val="en-US" w:eastAsia="zh-CN"/>
            </w:rPr>
            <w:delText>科研</w:delText>
          </w:r>
        </w:del>
      </w:ins>
      <w:ins w:id="3530" w:author="啊白" w:date="2024-04-12T11:05:20Z">
        <w:del w:id="3531" w:author="Jinglin Sun" w:date="2024-07-25T17:02:54Z">
          <w:r>
            <w:rPr>
              <w:rFonts w:hint="eastAsia" w:eastAsia="仿宋_GB2312" w:cs="Times New Roman"/>
              <w:i w:val="0"/>
              <w:iCs w:val="0"/>
              <w:caps w:val="0"/>
              <w:spacing w:val="0"/>
              <w:sz w:val="32"/>
              <w:szCs w:val="32"/>
              <w:shd w:val="clear"/>
              <w:lang w:val="en-US" w:eastAsia="zh-CN"/>
            </w:rPr>
            <w:delText>的</w:delText>
          </w:r>
        </w:del>
      </w:ins>
      <w:ins w:id="3532" w:author="啊白" w:date="2024-04-12T11:05:11Z">
        <w:del w:id="3533" w:author="Jinglin Sun" w:date="2024-07-25T17:02:54Z">
          <w:r>
            <w:rPr>
              <w:rFonts w:hint="eastAsia" w:eastAsia="仿宋_GB2312" w:cs="Times New Roman"/>
              <w:i w:val="0"/>
              <w:iCs w:val="0"/>
              <w:caps w:val="0"/>
              <w:spacing w:val="0"/>
              <w:sz w:val="32"/>
              <w:szCs w:val="32"/>
              <w:shd w:val="clear"/>
              <w:lang w:val="en-US" w:eastAsia="zh-CN"/>
            </w:rPr>
            <w:delText>成果</w:delText>
          </w:r>
        </w:del>
      </w:ins>
      <w:ins w:id="3534" w:author="啊白" w:date="2024-04-12T11:05:13Z">
        <w:del w:id="3535" w:author="Jinglin Sun" w:date="2024-07-25T17:02:54Z">
          <w:r>
            <w:rPr>
              <w:rFonts w:hint="eastAsia" w:eastAsia="仿宋_GB2312" w:cs="Times New Roman"/>
              <w:i w:val="0"/>
              <w:iCs w:val="0"/>
              <w:caps w:val="0"/>
              <w:spacing w:val="0"/>
              <w:sz w:val="32"/>
              <w:szCs w:val="32"/>
              <w:shd w:val="clear"/>
              <w:lang w:val="en-US" w:eastAsia="zh-CN"/>
            </w:rPr>
            <w:delText>转化</w:delText>
          </w:r>
        </w:del>
      </w:ins>
      <w:ins w:id="3536" w:author="啊白" w:date="2024-04-12T11:05:14Z">
        <w:del w:id="3537" w:author="Jinglin Sun" w:date="2024-07-25T17:02:54Z">
          <w:r>
            <w:rPr>
              <w:rFonts w:hint="eastAsia" w:eastAsia="仿宋_GB2312" w:cs="Times New Roman"/>
              <w:i w:val="0"/>
              <w:iCs w:val="0"/>
              <w:caps w:val="0"/>
              <w:spacing w:val="0"/>
              <w:sz w:val="32"/>
              <w:szCs w:val="32"/>
              <w:shd w:val="clear"/>
              <w:lang w:val="en-US" w:eastAsia="zh-CN"/>
            </w:rPr>
            <w:delText>情况</w:delText>
          </w:r>
        </w:del>
      </w:ins>
      <w:ins w:id="3538" w:author="啊白" w:date="2024-04-12T11:05:15Z">
        <w:del w:id="3539" w:author="Jinglin Sun" w:date="2024-07-25T17:02:54Z">
          <w:r>
            <w:rPr>
              <w:rFonts w:hint="eastAsia" w:eastAsia="仿宋_GB2312" w:cs="Times New Roman"/>
              <w:i w:val="0"/>
              <w:iCs w:val="0"/>
              <w:caps w:val="0"/>
              <w:spacing w:val="0"/>
              <w:sz w:val="32"/>
              <w:szCs w:val="32"/>
              <w:shd w:val="clear"/>
              <w:lang w:val="en-US" w:eastAsia="zh-CN"/>
            </w:rPr>
            <w:delText>来看</w:delText>
          </w:r>
        </w:del>
      </w:ins>
      <w:ins w:id="3540" w:author="啊白" w:date="2024-04-12T11:05:17Z">
        <w:del w:id="3541" w:author="Jinglin Sun" w:date="2024-07-25T17:02:54Z">
          <w:r>
            <w:rPr>
              <w:rFonts w:hint="eastAsia" w:eastAsia="仿宋_GB2312" w:cs="Times New Roman"/>
              <w:i w:val="0"/>
              <w:iCs w:val="0"/>
              <w:caps w:val="0"/>
              <w:spacing w:val="0"/>
              <w:sz w:val="32"/>
              <w:szCs w:val="32"/>
              <w:shd w:val="clear"/>
              <w:lang w:val="en-US" w:eastAsia="zh-CN"/>
            </w:rPr>
            <w:delText>，</w:delText>
          </w:r>
        </w:del>
      </w:ins>
      <w:ins w:id="3542" w:author="啊白" w:date="2024-04-12T10:54:35Z">
        <w:del w:id="3543" w:author="Jinglin Sun" w:date="2024-07-25T17:02:54Z">
          <w:r>
            <w:rPr>
              <w:rFonts w:hint="eastAsia" w:eastAsia="仿宋_GB2312" w:cs="Times New Roman"/>
              <w:i w:val="0"/>
              <w:iCs w:val="0"/>
              <w:caps w:val="0"/>
              <w:spacing w:val="0"/>
              <w:sz w:val="32"/>
              <w:szCs w:val="32"/>
              <w:shd w:val="clear"/>
              <w:lang w:val="en-US" w:eastAsia="zh-CN"/>
            </w:rPr>
            <w:delText>美国</w:delText>
          </w:r>
        </w:del>
      </w:ins>
      <w:ins w:id="3544" w:author="啊白" w:date="2024-04-12T10:54:38Z">
        <w:del w:id="3545" w:author="Jinglin Sun" w:date="2024-07-25T17:02:54Z">
          <w:r>
            <w:rPr>
              <w:rFonts w:hint="eastAsia" w:eastAsia="仿宋_GB2312" w:cs="Times New Roman"/>
              <w:i w:val="0"/>
              <w:iCs w:val="0"/>
              <w:caps w:val="0"/>
              <w:spacing w:val="0"/>
              <w:sz w:val="32"/>
              <w:szCs w:val="32"/>
              <w:shd w:val="clear"/>
              <w:lang w:val="en-US" w:eastAsia="zh-CN"/>
            </w:rPr>
            <w:delText>生物</w:delText>
          </w:r>
        </w:del>
      </w:ins>
      <w:ins w:id="3546" w:author="啊白" w:date="2024-04-12T10:54:40Z">
        <w:del w:id="3547" w:author="Jinglin Sun" w:date="2024-07-25T17:02:54Z">
          <w:r>
            <w:rPr>
              <w:rFonts w:hint="eastAsia" w:eastAsia="仿宋_GB2312" w:cs="Times New Roman"/>
              <w:i w:val="0"/>
              <w:iCs w:val="0"/>
              <w:caps w:val="0"/>
              <w:spacing w:val="0"/>
              <w:sz w:val="32"/>
              <w:szCs w:val="32"/>
              <w:shd w:val="clear"/>
              <w:lang w:val="en-US" w:eastAsia="zh-CN"/>
            </w:rPr>
            <w:delText>医药产业</w:delText>
          </w:r>
        </w:del>
      </w:ins>
      <w:ins w:id="3548" w:author="啊白" w:date="2024-04-12T10:54:43Z">
        <w:del w:id="3549" w:author="Jinglin Sun" w:date="2024-07-25T17:02:54Z">
          <w:r>
            <w:rPr>
              <w:rFonts w:hint="eastAsia" w:eastAsia="仿宋_GB2312" w:cs="Times New Roman"/>
              <w:i w:val="0"/>
              <w:iCs w:val="0"/>
              <w:caps w:val="0"/>
              <w:spacing w:val="0"/>
              <w:sz w:val="32"/>
              <w:szCs w:val="32"/>
              <w:shd w:val="clear"/>
              <w:lang w:val="en-US" w:eastAsia="zh-CN"/>
            </w:rPr>
            <w:delText>发展</w:delText>
          </w:r>
        </w:del>
      </w:ins>
      <w:ins w:id="3550" w:author="啊白" w:date="2024-04-12T10:54:46Z">
        <w:del w:id="3551" w:author="Jinglin Sun" w:date="2024-07-25T17:02:54Z">
          <w:r>
            <w:rPr>
              <w:rFonts w:hint="eastAsia" w:eastAsia="仿宋_GB2312" w:cs="Times New Roman"/>
              <w:i w:val="0"/>
              <w:iCs w:val="0"/>
              <w:caps w:val="0"/>
              <w:spacing w:val="0"/>
              <w:sz w:val="32"/>
              <w:szCs w:val="32"/>
              <w:shd w:val="clear"/>
              <w:lang w:val="en-US" w:eastAsia="zh-CN"/>
            </w:rPr>
            <w:delText>较好的</w:delText>
          </w:r>
        </w:del>
      </w:ins>
      <w:ins w:id="3552" w:author="啊白" w:date="2024-04-12T10:54:47Z">
        <w:del w:id="3553" w:author="Jinglin Sun" w:date="2024-07-25T17:02:54Z">
          <w:r>
            <w:rPr>
              <w:rFonts w:hint="eastAsia" w:eastAsia="仿宋_GB2312" w:cs="Times New Roman"/>
              <w:i w:val="0"/>
              <w:iCs w:val="0"/>
              <w:caps w:val="0"/>
              <w:spacing w:val="0"/>
              <w:sz w:val="32"/>
              <w:szCs w:val="32"/>
              <w:shd w:val="clear"/>
              <w:lang w:val="en-US" w:eastAsia="zh-CN"/>
            </w:rPr>
            <w:delText>地区</w:delText>
          </w:r>
        </w:del>
      </w:ins>
      <w:ins w:id="3554" w:author="啊白" w:date="2024-04-12T10:54:49Z">
        <w:del w:id="3555" w:author="Jinglin Sun" w:date="2024-07-25T17:02:54Z">
          <w:r>
            <w:rPr>
              <w:rFonts w:hint="eastAsia" w:eastAsia="仿宋_GB2312" w:cs="Times New Roman"/>
              <w:i w:val="0"/>
              <w:iCs w:val="0"/>
              <w:caps w:val="0"/>
              <w:spacing w:val="0"/>
              <w:sz w:val="32"/>
              <w:szCs w:val="32"/>
              <w:shd w:val="clear"/>
              <w:lang w:val="en-US" w:eastAsia="zh-CN"/>
            </w:rPr>
            <w:delText>，</w:delText>
          </w:r>
        </w:del>
      </w:ins>
      <w:ins w:id="3556" w:author="啊白" w:date="2024-04-12T10:51:35Z">
        <w:del w:id="3557" w:author="Jinglin Sun" w:date="2024-07-25T17:02:54Z">
          <w:r>
            <w:rPr>
              <w:rFonts w:ascii="Times New Roman" w:hAnsi="Times New Roman" w:eastAsia="仿宋_GB2312" w:cs="Times New Roman"/>
              <w:i w:val="0"/>
              <w:iCs w:val="0"/>
              <w:caps w:val="0"/>
              <w:color w:val="auto"/>
              <w:spacing w:val="0"/>
              <w:sz w:val="32"/>
              <w:szCs w:val="32"/>
              <w:shd w:val="clear" w:fill="auto"/>
              <w:rPrChange w:id="3558" w:author="啊白" w:date="2024-04-12T10:51:39Z">
                <w:rPr>
                  <w:rFonts w:ascii="Segoe UI" w:hAnsi="Segoe UI" w:eastAsia="Segoe UI" w:cs="Segoe UI"/>
                  <w:i w:val="0"/>
                  <w:iCs w:val="0"/>
                  <w:caps w:val="0"/>
                  <w:color w:val="1E1F24"/>
                  <w:spacing w:val="0"/>
                  <w:sz w:val="16"/>
                  <w:szCs w:val="16"/>
                  <w:shd w:val="clear" w:fill="FFFFFF"/>
                </w:rPr>
              </w:rPrChange>
            </w:rPr>
            <w:delText>利用丰富的科研和临床资源，构建了一个全球性的转化性研究网络</w:delText>
          </w:r>
        </w:del>
      </w:ins>
      <w:ins w:id="3559" w:author="啊白" w:date="2024-04-12T10:55:02Z">
        <w:del w:id="3560" w:author="Jinglin Sun" w:date="2024-07-25T17:02:54Z">
          <w:r>
            <w:rPr>
              <w:rFonts w:hint="eastAsia" w:eastAsia="仿宋_GB2312" w:cs="Times New Roman"/>
              <w:i w:val="0"/>
              <w:iCs w:val="0"/>
              <w:caps w:val="0"/>
              <w:spacing w:val="0"/>
              <w:sz w:val="32"/>
              <w:szCs w:val="32"/>
              <w:shd w:val="clear"/>
              <w:lang w:eastAsia="zh-CN"/>
            </w:rPr>
            <w:delText>。</w:delText>
          </w:r>
        </w:del>
      </w:ins>
      <w:ins w:id="3561" w:author="啊白" w:date="2024-04-12T10:51:35Z">
        <w:del w:id="3562" w:author="Jinglin Sun" w:date="2024-07-25T17:02:54Z">
          <w:r>
            <w:rPr>
              <w:rFonts w:ascii="Times New Roman" w:hAnsi="Times New Roman" w:eastAsia="仿宋_GB2312" w:cs="Times New Roman"/>
              <w:i w:val="0"/>
              <w:iCs w:val="0"/>
              <w:caps w:val="0"/>
              <w:color w:val="auto"/>
              <w:spacing w:val="0"/>
              <w:sz w:val="32"/>
              <w:szCs w:val="32"/>
              <w:shd w:val="clear" w:fill="auto"/>
              <w:rPrChange w:id="3563" w:author="啊白" w:date="2024-04-12T10:51:39Z">
                <w:rPr>
                  <w:rFonts w:ascii="Segoe UI" w:hAnsi="Segoe UI" w:eastAsia="Segoe UI" w:cs="Segoe UI"/>
                  <w:i w:val="0"/>
                  <w:iCs w:val="0"/>
                  <w:caps w:val="0"/>
                  <w:color w:val="1E1F24"/>
                  <w:spacing w:val="0"/>
                  <w:sz w:val="16"/>
                  <w:szCs w:val="16"/>
                  <w:shd w:val="clear" w:fill="FFFFFF"/>
                </w:rPr>
              </w:rPrChange>
            </w:rPr>
            <w:delText>以波士顿为例，</w:delText>
          </w:r>
        </w:del>
      </w:ins>
      <w:ins w:id="3564" w:author="啊白" w:date="2024-04-12T10:55:48Z">
        <w:del w:id="3565" w:author="Jinglin Sun" w:date="2024-07-25T17:02:54Z">
          <w:r>
            <w:rPr>
              <w:rFonts w:hint="eastAsia" w:eastAsia="仿宋_GB2312" w:cs="Times New Roman"/>
              <w:i w:val="0"/>
              <w:iCs w:val="0"/>
              <w:caps w:val="0"/>
              <w:spacing w:val="0"/>
              <w:sz w:val="32"/>
              <w:szCs w:val="32"/>
              <w:shd w:val="clear"/>
              <w:lang w:val="en-US" w:eastAsia="zh-CN"/>
            </w:rPr>
            <w:delText>药企</w:delText>
          </w:r>
        </w:del>
      </w:ins>
      <w:ins w:id="3566" w:author="啊白" w:date="2024-04-12T10:55:52Z">
        <w:del w:id="3567" w:author="Jinglin Sun" w:date="2024-07-25T17:02:54Z">
          <w:r>
            <w:rPr>
              <w:rFonts w:hint="eastAsia" w:eastAsia="仿宋_GB2312" w:cs="Times New Roman"/>
              <w:i w:val="0"/>
              <w:iCs w:val="0"/>
              <w:caps w:val="0"/>
              <w:spacing w:val="0"/>
              <w:sz w:val="32"/>
              <w:szCs w:val="32"/>
              <w:shd w:val="clear"/>
              <w:lang w:val="en-US" w:eastAsia="zh-CN"/>
            </w:rPr>
            <w:delText>巨头</w:delText>
          </w:r>
        </w:del>
      </w:ins>
      <w:ins w:id="3568" w:author="啊白" w:date="2024-04-12T10:55:54Z">
        <w:del w:id="3569" w:author="Jinglin Sun" w:date="2024-07-25T17:02:54Z">
          <w:r>
            <w:rPr>
              <w:rFonts w:hint="eastAsia" w:eastAsia="仿宋_GB2312" w:cs="Times New Roman"/>
              <w:i w:val="0"/>
              <w:iCs w:val="0"/>
              <w:caps w:val="0"/>
              <w:spacing w:val="0"/>
              <w:sz w:val="32"/>
              <w:szCs w:val="32"/>
              <w:shd w:val="clear"/>
              <w:lang w:val="en-US" w:eastAsia="zh-CN"/>
            </w:rPr>
            <w:delText>辉瑞</w:delText>
          </w:r>
        </w:del>
      </w:ins>
      <w:ins w:id="3570" w:author="啊白" w:date="2024-04-12T10:51:35Z">
        <w:del w:id="3571" w:author="Jinglin Sun" w:date="2024-07-25T17:02:54Z">
          <w:r>
            <w:rPr>
              <w:rFonts w:ascii="Times New Roman" w:hAnsi="Times New Roman" w:eastAsia="仿宋_GB2312" w:cs="Times New Roman"/>
              <w:i w:val="0"/>
              <w:iCs w:val="0"/>
              <w:caps w:val="0"/>
              <w:color w:val="auto"/>
              <w:spacing w:val="0"/>
              <w:sz w:val="32"/>
              <w:szCs w:val="32"/>
              <w:shd w:val="clear" w:fill="auto"/>
              <w:rPrChange w:id="3572" w:author="啊白" w:date="2024-04-12T10:51:39Z">
                <w:rPr>
                  <w:rFonts w:ascii="Segoe UI" w:hAnsi="Segoe UI" w:eastAsia="Segoe UI" w:cs="Segoe UI"/>
                  <w:i w:val="0"/>
                  <w:iCs w:val="0"/>
                  <w:caps w:val="0"/>
                  <w:color w:val="1E1F24"/>
                  <w:spacing w:val="0"/>
                  <w:sz w:val="16"/>
                  <w:szCs w:val="16"/>
                  <w:shd w:val="clear" w:fill="FFFFFF"/>
                </w:rPr>
              </w:rPrChange>
            </w:rPr>
            <w:delText>在该地区设立</w:delText>
          </w:r>
        </w:del>
      </w:ins>
      <w:ins w:id="3573" w:author="啊白" w:date="2024-04-12T10:55:59Z">
        <w:del w:id="3574" w:author="Jinglin Sun" w:date="2024-07-25T17:02:54Z">
          <w:r>
            <w:rPr>
              <w:rFonts w:hint="eastAsia" w:eastAsia="仿宋_GB2312" w:cs="Times New Roman"/>
              <w:i w:val="0"/>
              <w:iCs w:val="0"/>
              <w:caps w:val="0"/>
              <w:spacing w:val="0"/>
              <w:sz w:val="32"/>
              <w:szCs w:val="32"/>
              <w:shd w:val="clear"/>
              <w:lang w:eastAsia="zh-CN"/>
            </w:rPr>
            <w:delText>“</w:delText>
          </w:r>
        </w:del>
      </w:ins>
      <w:ins w:id="3575" w:author="啊白" w:date="2024-04-12T10:56:06Z">
        <w:del w:id="3576" w:author="Jinglin Sun" w:date="2024-07-25T17:02:54Z">
          <w:r>
            <w:rPr>
              <w:rFonts w:hint="eastAsia" w:eastAsia="仿宋_GB2312" w:cs="Times New Roman"/>
              <w:i w:val="0"/>
              <w:iCs w:val="0"/>
              <w:caps w:val="0"/>
              <w:spacing w:val="0"/>
              <w:sz w:val="32"/>
              <w:szCs w:val="32"/>
              <w:shd w:val="clear"/>
              <w:lang w:val="en-US" w:eastAsia="zh-CN"/>
            </w:rPr>
            <w:delText>波士顿治疗</w:delText>
          </w:r>
        </w:del>
      </w:ins>
      <w:ins w:id="3577" w:author="啊白" w:date="2024-04-12T10:56:08Z">
        <w:del w:id="3578" w:author="Jinglin Sun" w:date="2024-07-25T17:02:54Z">
          <w:r>
            <w:rPr>
              <w:rFonts w:hint="eastAsia" w:eastAsia="仿宋_GB2312" w:cs="Times New Roman"/>
              <w:i w:val="0"/>
              <w:iCs w:val="0"/>
              <w:caps w:val="0"/>
              <w:spacing w:val="0"/>
              <w:sz w:val="32"/>
              <w:szCs w:val="32"/>
              <w:shd w:val="clear"/>
              <w:lang w:val="en-US" w:eastAsia="zh-CN"/>
            </w:rPr>
            <w:delText>创新中心</w:delText>
          </w:r>
        </w:del>
      </w:ins>
      <w:ins w:id="3579" w:author="啊白" w:date="2024-04-12T10:55:59Z">
        <w:del w:id="3580" w:author="Jinglin Sun" w:date="2024-07-25T17:02:54Z">
          <w:r>
            <w:rPr>
              <w:rFonts w:hint="eastAsia" w:eastAsia="仿宋_GB2312" w:cs="Times New Roman"/>
              <w:i w:val="0"/>
              <w:iCs w:val="0"/>
              <w:caps w:val="0"/>
              <w:spacing w:val="0"/>
              <w:sz w:val="32"/>
              <w:szCs w:val="32"/>
              <w:shd w:val="clear"/>
              <w:lang w:eastAsia="zh-CN"/>
            </w:rPr>
            <w:delText>”</w:delText>
          </w:r>
        </w:del>
      </w:ins>
      <w:ins w:id="3581" w:author="啊白" w:date="2024-04-12T10:51:35Z">
        <w:del w:id="3582" w:author="Jinglin Sun" w:date="2024-07-25T17:02:54Z">
          <w:r>
            <w:rPr>
              <w:rFonts w:ascii="Times New Roman" w:hAnsi="Times New Roman" w:eastAsia="仿宋_GB2312" w:cs="Times New Roman"/>
              <w:i w:val="0"/>
              <w:iCs w:val="0"/>
              <w:caps w:val="0"/>
              <w:color w:val="auto"/>
              <w:spacing w:val="0"/>
              <w:sz w:val="32"/>
              <w:szCs w:val="32"/>
              <w:shd w:val="clear" w:fill="auto"/>
              <w:rPrChange w:id="3583" w:author="啊白" w:date="2024-04-12T10:51:39Z">
                <w:rPr>
                  <w:rFonts w:ascii="Segoe UI" w:hAnsi="Segoe UI" w:eastAsia="Segoe UI" w:cs="Segoe UI"/>
                  <w:i w:val="0"/>
                  <w:iCs w:val="0"/>
                  <w:caps w:val="0"/>
                  <w:color w:val="1E1F24"/>
                  <w:spacing w:val="0"/>
                  <w:sz w:val="16"/>
                  <w:szCs w:val="16"/>
                  <w:shd w:val="clear" w:fill="FFFFFF"/>
                </w:rPr>
              </w:rPrChange>
            </w:rPr>
            <w:delText>，形成了“临床-实验室-临床”的创新研发模式。</w:delText>
          </w:r>
        </w:del>
      </w:ins>
      <w:ins w:id="3584" w:author="啊白" w:date="2024-04-12T10:57:12Z">
        <w:del w:id="3585" w:author="Jinglin Sun" w:date="2024-07-25T17:02:54Z">
          <w:r>
            <w:rPr>
              <w:rFonts w:hint="eastAsia" w:eastAsia="仿宋_GB2312" w:cs="Times New Roman"/>
              <w:i w:val="0"/>
              <w:iCs w:val="0"/>
              <w:caps w:val="0"/>
              <w:spacing w:val="0"/>
              <w:sz w:val="32"/>
              <w:szCs w:val="32"/>
              <w:shd w:val="clear"/>
              <w:lang w:val="en-US" w:eastAsia="zh-CN"/>
            </w:rPr>
            <w:delText>哈佛</w:delText>
          </w:r>
        </w:del>
      </w:ins>
      <w:ins w:id="3586" w:author="啊白" w:date="2024-04-12T10:57:18Z">
        <w:del w:id="3587" w:author="Jinglin Sun" w:date="2024-07-25T17:02:54Z">
          <w:r>
            <w:rPr>
              <w:rFonts w:hint="eastAsia" w:eastAsia="仿宋_GB2312" w:cs="Times New Roman"/>
              <w:i w:val="0"/>
              <w:iCs w:val="0"/>
              <w:caps w:val="0"/>
              <w:spacing w:val="0"/>
              <w:sz w:val="32"/>
              <w:szCs w:val="32"/>
              <w:shd w:val="clear"/>
              <w:lang w:val="en-US" w:eastAsia="zh-CN"/>
            </w:rPr>
            <w:delText>牙科</w:delText>
          </w:r>
        </w:del>
      </w:ins>
      <w:ins w:id="3588" w:author="啊白" w:date="2024-04-12T10:57:19Z">
        <w:del w:id="3589" w:author="Jinglin Sun" w:date="2024-07-25T17:02:54Z">
          <w:r>
            <w:rPr>
              <w:rFonts w:hint="eastAsia" w:eastAsia="仿宋_GB2312" w:cs="Times New Roman"/>
              <w:i w:val="0"/>
              <w:iCs w:val="0"/>
              <w:caps w:val="0"/>
              <w:spacing w:val="0"/>
              <w:sz w:val="32"/>
              <w:szCs w:val="32"/>
              <w:shd w:val="clear"/>
              <w:lang w:val="en-US" w:eastAsia="zh-CN"/>
            </w:rPr>
            <w:delText>医学院</w:delText>
          </w:r>
        </w:del>
      </w:ins>
      <w:ins w:id="3590" w:author="啊白" w:date="2024-04-12T10:57:27Z">
        <w:del w:id="3591" w:author="Jinglin Sun" w:date="2024-07-25T17:02:54Z">
          <w:r>
            <w:rPr>
              <w:rFonts w:hint="eastAsia" w:eastAsia="仿宋_GB2312" w:cs="Times New Roman"/>
              <w:i w:val="0"/>
              <w:iCs w:val="0"/>
              <w:caps w:val="0"/>
              <w:spacing w:val="0"/>
              <w:sz w:val="32"/>
              <w:szCs w:val="32"/>
              <w:shd w:val="clear"/>
              <w:lang w:val="en-US" w:eastAsia="zh-CN"/>
            </w:rPr>
            <w:delText>的</w:delText>
          </w:r>
        </w:del>
      </w:ins>
      <w:ins w:id="3592" w:author="啊白" w:date="2024-04-12T10:57:30Z">
        <w:del w:id="3593" w:author="Jinglin Sun" w:date="2024-07-25T17:02:54Z">
          <w:r>
            <w:rPr>
              <w:rFonts w:hint="eastAsia" w:eastAsia="仿宋_GB2312" w:cs="Times New Roman"/>
              <w:i w:val="0"/>
              <w:iCs w:val="0"/>
              <w:caps w:val="0"/>
              <w:spacing w:val="0"/>
              <w:sz w:val="32"/>
              <w:szCs w:val="32"/>
              <w:shd w:val="clear"/>
              <w:lang w:val="en-US" w:eastAsia="zh-CN"/>
            </w:rPr>
            <w:delText>附属机构</w:delText>
          </w:r>
        </w:del>
      </w:ins>
      <w:ins w:id="3594" w:author="啊白" w:date="2024-04-12T10:57:47Z">
        <w:del w:id="3595" w:author="Jinglin Sun" w:date="2024-07-25T17:02:54Z">
          <w:r>
            <w:rPr>
              <w:rFonts w:hint="eastAsia" w:eastAsia="仿宋_GB2312" w:cs="Times New Roman"/>
              <w:i w:val="0"/>
              <w:iCs w:val="0"/>
              <w:caps w:val="0"/>
              <w:spacing w:val="0"/>
              <w:sz w:val="32"/>
              <w:szCs w:val="32"/>
              <w:shd w:val="clear"/>
              <w:lang w:val="en-US" w:eastAsia="zh-CN"/>
            </w:rPr>
            <w:delText>—</w:delText>
          </w:r>
        </w:del>
      </w:ins>
      <w:ins w:id="3596" w:author="啊白" w:date="2024-04-12T10:57:51Z">
        <w:del w:id="3597" w:author="Jinglin Sun" w:date="2024-07-25T17:02:54Z">
          <w:r>
            <w:rPr>
              <w:rFonts w:hint="eastAsia" w:eastAsia="仿宋_GB2312" w:cs="Times New Roman"/>
              <w:i w:val="0"/>
              <w:iCs w:val="0"/>
              <w:caps w:val="0"/>
              <w:spacing w:val="0"/>
              <w:sz w:val="32"/>
              <w:szCs w:val="32"/>
              <w:shd w:val="clear"/>
              <w:lang w:val="en-US" w:eastAsia="zh-CN"/>
            </w:rPr>
            <w:delText>—</w:delText>
          </w:r>
        </w:del>
      </w:ins>
      <w:ins w:id="3598" w:author="啊白" w:date="2024-04-12T10:51:35Z">
        <w:del w:id="3599" w:author="Jinglin Sun" w:date="2024-07-25T17:02:54Z">
          <w:r>
            <w:rPr>
              <w:rFonts w:ascii="Times New Roman" w:hAnsi="Times New Roman" w:eastAsia="仿宋_GB2312" w:cs="Times New Roman"/>
              <w:i w:val="0"/>
              <w:iCs w:val="0"/>
              <w:caps w:val="0"/>
              <w:color w:val="auto"/>
              <w:spacing w:val="0"/>
              <w:sz w:val="32"/>
              <w:szCs w:val="32"/>
              <w:shd w:val="clear" w:fill="auto"/>
              <w:rPrChange w:id="3600" w:author="啊白" w:date="2024-04-12T10:51:39Z">
                <w:rPr>
                  <w:rFonts w:ascii="Segoe UI" w:hAnsi="Segoe UI" w:eastAsia="Segoe UI" w:cs="Segoe UI"/>
                  <w:i w:val="0"/>
                  <w:iCs w:val="0"/>
                  <w:caps w:val="0"/>
                  <w:color w:val="1E1F24"/>
                  <w:spacing w:val="0"/>
                  <w:sz w:val="16"/>
                  <w:szCs w:val="16"/>
                  <w:shd w:val="clear" w:fill="FFFFFF"/>
                </w:rPr>
              </w:rPrChange>
            </w:rPr>
            <w:delText>福赛斯创业科学中心</w:delText>
          </w:r>
        </w:del>
      </w:ins>
      <w:ins w:id="3601" w:author="啊白" w:date="2024-04-12T10:58:06Z">
        <w:del w:id="3602" w:author="Jinglin Sun" w:date="2024-07-25T17:02:54Z">
          <w:r>
            <w:rPr>
              <w:rFonts w:hint="eastAsia" w:eastAsia="仿宋_GB2312" w:cs="Times New Roman"/>
              <w:i w:val="0"/>
              <w:iCs w:val="0"/>
              <w:caps w:val="0"/>
              <w:spacing w:val="0"/>
              <w:sz w:val="32"/>
              <w:szCs w:val="32"/>
              <w:shd w:val="clear"/>
              <w:lang w:eastAsia="zh-CN"/>
            </w:rPr>
            <w:delText>（</w:delText>
          </w:r>
        </w:del>
      </w:ins>
      <w:ins w:id="3603" w:author="啊白" w:date="2024-04-12T10:58:00Z">
        <w:del w:id="3604" w:author="Jinglin Sun" w:date="2024-07-25T17:02:54Z">
          <w:r>
            <w:rPr>
              <w:rFonts w:ascii="Times New Roman" w:hAnsi="Times New Roman" w:eastAsia="仿宋_GB2312" w:cs="Times New Roman"/>
              <w:i w:val="0"/>
              <w:iCs w:val="0"/>
              <w:caps w:val="0"/>
              <w:color w:val="auto"/>
              <w:spacing w:val="0"/>
              <w:sz w:val="32"/>
              <w:szCs w:val="32"/>
              <w:shd w:val="clear" w:fill="auto"/>
              <w:rPrChange w:id="3605" w:author="啊白" w:date="2024-04-12T10:58:03Z">
                <w:rPr>
                  <w:rFonts w:ascii="Arial" w:hAnsi="Arial" w:eastAsia="Arial" w:cs="Arial"/>
                  <w:i w:val="0"/>
                  <w:iCs w:val="0"/>
                  <w:caps w:val="0"/>
                  <w:color w:val="FAFAFA"/>
                  <w:spacing w:val="6"/>
                  <w:sz w:val="16"/>
                  <w:szCs w:val="16"/>
                  <w:shd w:val="clear" w:fill="7365FF"/>
                </w:rPr>
              </w:rPrChange>
            </w:rPr>
            <w:delText>Forsyth Entrepreneurial Science Center， FESC</w:delText>
          </w:r>
        </w:del>
      </w:ins>
      <w:ins w:id="3606" w:author="啊白" w:date="2024-04-12T10:58:10Z">
        <w:del w:id="3607" w:author="Jinglin Sun" w:date="2024-07-25T17:02:54Z">
          <w:r>
            <w:rPr>
              <w:rFonts w:hint="eastAsia" w:eastAsia="仿宋_GB2312" w:cs="Times New Roman"/>
              <w:i w:val="0"/>
              <w:iCs w:val="0"/>
              <w:caps w:val="0"/>
              <w:spacing w:val="0"/>
              <w:sz w:val="32"/>
              <w:szCs w:val="32"/>
              <w:shd w:val="clear"/>
              <w:lang w:eastAsia="zh-CN"/>
            </w:rPr>
            <w:delText>）</w:delText>
          </w:r>
        </w:del>
      </w:ins>
      <w:ins w:id="3608" w:author="啊白" w:date="2024-04-12T10:51:35Z">
        <w:del w:id="3609" w:author="Jinglin Sun" w:date="2024-07-25T17:02:54Z">
          <w:r>
            <w:rPr>
              <w:rFonts w:ascii="Times New Roman" w:hAnsi="Times New Roman" w:eastAsia="仿宋_GB2312" w:cs="Times New Roman"/>
              <w:i w:val="0"/>
              <w:iCs w:val="0"/>
              <w:caps w:val="0"/>
              <w:color w:val="auto"/>
              <w:spacing w:val="0"/>
              <w:sz w:val="32"/>
              <w:szCs w:val="32"/>
              <w:shd w:val="clear" w:fill="auto"/>
              <w:rPrChange w:id="3610" w:author="啊白" w:date="2024-04-12T10:51:39Z">
                <w:rPr>
                  <w:rFonts w:ascii="Segoe UI" w:hAnsi="Segoe UI" w:eastAsia="Segoe UI" w:cs="Segoe UI"/>
                  <w:i w:val="0"/>
                  <w:iCs w:val="0"/>
                  <w:caps w:val="0"/>
                  <w:color w:val="1E1F24"/>
                  <w:spacing w:val="0"/>
                  <w:sz w:val="16"/>
                  <w:szCs w:val="16"/>
                  <w:shd w:val="clear" w:fill="FFFFFF"/>
                </w:rPr>
              </w:rPrChange>
            </w:rPr>
            <w:delText>，通过</w:delText>
          </w:r>
        </w:del>
      </w:ins>
      <w:ins w:id="3611" w:author="啊白" w:date="2024-04-12T10:57:43Z">
        <w:del w:id="3612" w:author="Jinglin Sun" w:date="2024-07-25T17:02:54Z">
          <w:r>
            <w:rPr>
              <w:rFonts w:hint="default" w:eastAsia="仿宋_GB2312" w:cs="Times New Roman"/>
              <w:i w:val="0"/>
              <w:iCs w:val="0"/>
              <w:caps w:val="0"/>
              <w:spacing w:val="0"/>
              <w:sz w:val="32"/>
              <w:szCs w:val="32"/>
              <w:shd w:val="clear"/>
              <w:lang w:val="en-US" w:eastAsia="zh-CN"/>
              <w:rPrChange w:id="3613" w:author="啊白" w:date="2024-04-12T10:58:03Z">
                <w:rPr>
                  <w:rFonts w:hint="eastAsia" w:eastAsia="仿宋_GB2312" w:cs="Times New Roman"/>
                  <w:i w:val="0"/>
                  <w:iCs w:val="0"/>
                  <w:caps w:val="0"/>
                  <w:spacing w:val="0"/>
                  <w:sz w:val="32"/>
                  <w:szCs w:val="32"/>
                  <w:shd w:val="clear"/>
                  <w:lang w:val="en-US" w:eastAsia="zh-CN"/>
                </w:rPr>
              </w:rPrChange>
            </w:rPr>
            <w:delText>为创业</w:delText>
          </w:r>
        </w:del>
      </w:ins>
      <w:ins w:id="3614" w:author="啊白" w:date="2024-04-12T10:57:44Z">
        <w:del w:id="3615" w:author="Jinglin Sun" w:date="2024-07-25T17:02:54Z">
          <w:r>
            <w:rPr>
              <w:rFonts w:hint="default" w:eastAsia="仿宋_GB2312" w:cs="Times New Roman"/>
              <w:i w:val="0"/>
              <w:iCs w:val="0"/>
              <w:caps w:val="0"/>
              <w:spacing w:val="0"/>
              <w:sz w:val="32"/>
              <w:szCs w:val="32"/>
              <w:shd w:val="clear"/>
              <w:lang w:val="en-US" w:eastAsia="zh-CN"/>
              <w:rPrChange w:id="3616" w:author="啊白" w:date="2024-04-12T10:58:03Z">
                <w:rPr>
                  <w:rFonts w:hint="eastAsia" w:eastAsia="仿宋_GB2312" w:cs="Times New Roman"/>
                  <w:i w:val="0"/>
                  <w:iCs w:val="0"/>
                  <w:caps w:val="0"/>
                  <w:spacing w:val="0"/>
                  <w:sz w:val="32"/>
                  <w:szCs w:val="32"/>
                  <w:shd w:val="clear"/>
                  <w:lang w:val="en-US" w:eastAsia="zh-CN"/>
                </w:rPr>
              </w:rPrChange>
            </w:rPr>
            <w:delText>者</w:delText>
          </w:r>
        </w:del>
      </w:ins>
      <w:ins w:id="3617" w:author="啊白" w:date="2024-04-12T10:51:35Z">
        <w:del w:id="3618" w:author="Jinglin Sun" w:date="2024-07-25T17:02:54Z">
          <w:r>
            <w:rPr>
              <w:rFonts w:ascii="Times New Roman" w:hAnsi="Times New Roman" w:eastAsia="仿宋_GB2312" w:cs="Times New Roman"/>
              <w:i w:val="0"/>
              <w:iCs w:val="0"/>
              <w:caps w:val="0"/>
              <w:color w:val="auto"/>
              <w:spacing w:val="0"/>
              <w:sz w:val="32"/>
              <w:szCs w:val="32"/>
              <w:shd w:val="clear" w:fill="auto"/>
              <w:rPrChange w:id="3619" w:author="啊白" w:date="2024-04-12T10:51:39Z">
                <w:rPr>
                  <w:rFonts w:ascii="Segoe UI" w:hAnsi="Segoe UI" w:eastAsia="Segoe UI" w:cs="Segoe UI"/>
                  <w:i w:val="0"/>
                  <w:iCs w:val="0"/>
                  <w:caps w:val="0"/>
                  <w:color w:val="1E1F24"/>
                  <w:spacing w:val="0"/>
                  <w:sz w:val="16"/>
                  <w:szCs w:val="16"/>
                  <w:shd w:val="clear" w:fill="FFFFFF"/>
                </w:rPr>
              </w:rPrChange>
            </w:rPr>
            <w:delText>提供实验室、办公场所和资金支持，有效促进了科研成果的转化，并吸引了外部高端人才和研发项目。</w:delText>
          </w:r>
        </w:del>
      </w:ins>
    </w:p>
    <w:p w14:paraId="6C454AE8">
      <w:pPr>
        <w:wordWrap w:val="0"/>
        <w:spacing w:line="560" w:lineRule="exact"/>
        <w:ind w:left="0" w:firstLine="640" w:firstLineChars="200"/>
        <w:outlineLvl w:val="2"/>
        <w:rPr>
          <w:del w:id="3621" w:author="Jinglin Sun" w:date="2024-07-25T17:02:54Z"/>
          <w:rFonts w:eastAsia="仿宋_GB2312"/>
          <w:sz w:val="32"/>
          <w:szCs w:val="32"/>
        </w:rPr>
        <w:pPrChange w:id="3620" w:author="啊白" w:date="2024-04-12T10:53:18Z">
          <w:pPr>
            <w:tabs>
              <w:tab w:val="left" w:pos="1200"/>
            </w:tabs>
            <w:wordWrap w:val="0"/>
            <w:spacing w:line="560" w:lineRule="exact"/>
            <w:ind w:left="482"/>
            <w:outlineLvl w:val="3"/>
          </w:pPr>
        </w:pPrChange>
      </w:pPr>
      <w:ins w:id="3622" w:author="啊白" w:date="2024-04-12T10:58:58Z">
        <w:del w:id="3623" w:author="Jinglin Sun" w:date="2024-07-25T17:02:54Z">
          <w:r>
            <w:rPr>
              <w:rFonts w:hint="eastAsia" w:eastAsia="仿宋_GB2312" w:cs="Times New Roman"/>
              <w:i w:val="0"/>
              <w:iCs w:val="0"/>
              <w:caps w:val="0"/>
              <w:spacing w:val="0"/>
              <w:sz w:val="32"/>
              <w:szCs w:val="32"/>
              <w:shd w:val="clear"/>
              <w:lang w:val="en-US" w:eastAsia="zh-CN"/>
            </w:rPr>
            <w:delText>从</w:delText>
          </w:r>
        </w:del>
      </w:ins>
      <w:ins w:id="3624" w:author="啊白" w:date="2024-04-12T10:59:02Z">
        <w:del w:id="3625" w:author="Jinglin Sun" w:date="2024-07-25T17:02:54Z">
          <w:r>
            <w:rPr>
              <w:rFonts w:hint="eastAsia" w:eastAsia="仿宋_GB2312" w:cs="Times New Roman"/>
              <w:i w:val="0"/>
              <w:iCs w:val="0"/>
              <w:caps w:val="0"/>
              <w:spacing w:val="0"/>
              <w:sz w:val="32"/>
              <w:szCs w:val="32"/>
              <w:shd w:val="clear"/>
              <w:lang w:val="en-US" w:eastAsia="zh-CN"/>
            </w:rPr>
            <w:delText>药</w:delText>
          </w:r>
        </w:del>
      </w:ins>
      <w:ins w:id="3626" w:author="啊白" w:date="2024-04-12T10:59:05Z">
        <w:del w:id="3627" w:author="Jinglin Sun" w:date="2024-07-25T17:02:54Z">
          <w:r>
            <w:rPr>
              <w:rFonts w:hint="eastAsia" w:eastAsia="仿宋_GB2312" w:cs="Times New Roman"/>
              <w:i w:val="0"/>
              <w:iCs w:val="0"/>
              <w:caps w:val="0"/>
              <w:spacing w:val="0"/>
              <w:sz w:val="32"/>
              <w:szCs w:val="32"/>
              <w:shd w:val="clear"/>
              <w:lang w:val="en-US" w:eastAsia="zh-CN"/>
            </w:rPr>
            <w:delText>品研发</w:delText>
          </w:r>
        </w:del>
      </w:ins>
      <w:ins w:id="3628" w:author="啊白" w:date="2024-04-12T11:05:39Z">
        <w:del w:id="3629" w:author="Jinglin Sun" w:date="2024-07-25T17:02:54Z">
          <w:r>
            <w:rPr>
              <w:rFonts w:hint="eastAsia" w:eastAsia="仿宋_GB2312" w:cs="Times New Roman"/>
              <w:i w:val="0"/>
              <w:iCs w:val="0"/>
              <w:caps w:val="0"/>
              <w:spacing w:val="0"/>
              <w:sz w:val="32"/>
              <w:szCs w:val="32"/>
              <w:shd w:val="clear"/>
              <w:lang w:val="en-US" w:eastAsia="zh-CN"/>
            </w:rPr>
            <w:delText>的</w:delText>
          </w:r>
        </w:del>
      </w:ins>
      <w:ins w:id="3630" w:author="啊白" w:date="2024-04-12T11:05:40Z">
        <w:del w:id="3631" w:author="Jinglin Sun" w:date="2024-07-25T17:02:54Z">
          <w:r>
            <w:rPr>
              <w:rFonts w:hint="eastAsia" w:eastAsia="仿宋_GB2312" w:cs="Times New Roman"/>
              <w:i w:val="0"/>
              <w:iCs w:val="0"/>
              <w:caps w:val="0"/>
              <w:spacing w:val="0"/>
              <w:sz w:val="32"/>
              <w:szCs w:val="32"/>
              <w:shd w:val="clear"/>
              <w:lang w:val="en-US" w:eastAsia="zh-CN"/>
            </w:rPr>
            <w:delText>科研</w:delText>
          </w:r>
        </w:del>
      </w:ins>
      <w:ins w:id="3632" w:author="啊白" w:date="2024-04-12T11:05:43Z">
        <w:del w:id="3633" w:author="Jinglin Sun" w:date="2024-07-25T17:02:54Z">
          <w:r>
            <w:rPr>
              <w:rFonts w:hint="eastAsia" w:eastAsia="仿宋_GB2312" w:cs="Times New Roman"/>
              <w:i w:val="0"/>
              <w:iCs w:val="0"/>
              <w:caps w:val="0"/>
              <w:spacing w:val="0"/>
              <w:sz w:val="32"/>
              <w:szCs w:val="32"/>
              <w:shd w:val="clear"/>
              <w:lang w:val="en-US" w:eastAsia="zh-CN"/>
            </w:rPr>
            <w:delText>成果</w:delText>
          </w:r>
        </w:del>
      </w:ins>
      <w:ins w:id="3634" w:author="啊白" w:date="2024-04-12T11:05:44Z">
        <w:del w:id="3635" w:author="Jinglin Sun" w:date="2024-07-25T17:02:54Z">
          <w:r>
            <w:rPr>
              <w:rFonts w:hint="eastAsia" w:eastAsia="仿宋_GB2312" w:cs="Times New Roman"/>
              <w:i w:val="0"/>
              <w:iCs w:val="0"/>
              <w:caps w:val="0"/>
              <w:spacing w:val="0"/>
              <w:sz w:val="32"/>
              <w:szCs w:val="32"/>
              <w:shd w:val="clear"/>
              <w:lang w:val="en-US" w:eastAsia="zh-CN"/>
            </w:rPr>
            <w:delText>转化</w:delText>
          </w:r>
        </w:del>
      </w:ins>
      <w:ins w:id="3636" w:author="啊白" w:date="2024-04-12T10:59:12Z">
        <w:del w:id="3637" w:author="Jinglin Sun" w:date="2024-07-25T17:02:54Z">
          <w:r>
            <w:rPr>
              <w:rFonts w:hint="eastAsia" w:eastAsia="仿宋_GB2312" w:cs="Times New Roman"/>
              <w:i w:val="0"/>
              <w:iCs w:val="0"/>
              <w:caps w:val="0"/>
              <w:spacing w:val="0"/>
              <w:sz w:val="32"/>
              <w:szCs w:val="32"/>
              <w:shd w:val="clear"/>
              <w:lang w:val="en-US" w:eastAsia="zh-CN"/>
            </w:rPr>
            <w:delText>角度</w:delText>
          </w:r>
        </w:del>
      </w:ins>
      <w:ins w:id="3638" w:author="啊白" w:date="2024-04-12T10:59:13Z">
        <w:del w:id="3639" w:author="Jinglin Sun" w:date="2024-07-25T17:02:54Z">
          <w:r>
            <w:rPr>
              <w:rFonts w:hint="eastAsia" w:eastAsia="仿宋_GB2312" w:cs="Times New Roman"/>
              <w:i w:val="0"/>
              <w:iCs w:val="0"/>
              <w:caps w:val="0"/>
              <w:spacing w:val="0"/>
              <w:sz w:val="32"/>
              <w:szCs w:val="32"/>
              <w:shd w:val="clear"/>
              <w:lang w:val="en-US" w:eastAsia="zh-CN"/>
            </w:rPr>
            <w:delText>来看</w:delText>
          </w:r>
        </w:del>
      </w:ins>
      <w:ins w:id="3640" w:author="啊白" w:date="2024-04-12T10:59:17Z">
        <w:del w:id="3641" w:author="Jinglin Sun" w:date="2024-07-25T17:02:54Z">
          <w:r>
            <w:rPr>
              <w:rFonts w:hint="eastAsia" w:eastAsia="仿宋_GB2312" w:cs="Times New Roman"/>
              <w:i w:val="0"/>
              <w:iCs w:val="0"/>
              <w:caps w:val="0"/>
              <w:spacing w:val="0"/>
              <w:sz w:val="32"/>
              <w:szCs w:val="32"/>
              <w:shd w:val="clear"/>
              <w:lang w:val="en-US" w:eastAsia="zh-CN"/>
            </w:rPr>
            <w:delText>，</w:delText>
          </w:r>
        </w:del>
      </w:ins>
      <w:ins w:id="3642" w:author="啊白" w:date="2024-04-12T10:51:35Z">
        <w:del w:id="3643" w:author="Jinglin Sun" w:date="2024-07-25T17:02:54Z">
          <w:r>
            <w:rPr>
              <w:rFonts w:ascii="Times New Roman" w:hAnsi="Times New Roman" w:eastAsia="仿宋_GB2312" w:cs="Times New Roman"/>
              <w:i w:val="0"/>
              <w:iCs w:val="0"/>
              <w:caps w:val="0"/>
              <w:color w:val="auto"/>
              <w:spacing w:val="0"/>
              <w:sz w:val="32"/>
              <w:szCs w:val="32"/>
              <w:shd w:val="clear" w:fill="auto"/>
              <w:rPrChange w:id="3644" w:author="啊白" w:date="2024-04-12T10:51:39Z">
                <w:rPr>
                  <w:rFonts w:ascii="Segoe UI" w:hAnsi="Segoe UI" w:eastAsia="Segoe UI" w:cs="Segoe UI"/>
                  <w:i w:val="0"/>
                  <w:iCs w:val="0"/>
                  <w:caps w:val="0"/>
                  <w:color w:val="1E1F24"/>
                  <w:spacing w:val="0"/>
                  <w:sz w:val="16"/>
                  <w:szCs w:val="16"/>
                  <w:shd w:val="clear" w:fill="FFFFFF"/>
                </w:rPr>
              </w:rPrChange>
            </w:rPr>
            <w:delText>在应用研究阶段，大型综合医药企业、生物技术公司以及临床前合同研发外包机构（CRO）等发挥关键作用，通过外包模式降低成本、分散风险，并加速新药的研发与上市。这种多方协同、风险共担的创新体系，已成为推动生物医药领域持续发展的重要动力。</w:delText>
          </w:r>
        </w:del>
      </w:ins>
    </w:p>
    <w:p w14:paraId="4D655929">
      <w:pPr>
        <w:wordWrap w:val="0"/>
        <w:spacing w:line="560" w:lineRule="exact"/>
        <w:ind w:firstLine="640" w:firstLineChars="200"/>
        <w:outlineLvl w:val="2"/>
        <w:rPr>
          <w:del w:id="3645" w:author="Jinglin Sun" w:date="2024-07-25T17:02:39Z"/>
          <w:rFonts w:eastAsia="仿宋_GB2312"/>
          <w:sz w:val="32"/>
          <w:szCs w:val="32"/>
        </w:rPr>
      </w:pPr>
      <w:del w:id="3646" w:author="Jinglin Sun" w:date="2024-07-25T17:02:39Z">
        <w:r>
          <w:rPr>
            <w:rFonts w:eastAsia="仿宋_GB2312"/>
            <w:sz w:val="32"/>
            <w:szCs w:val="32"/>
          </w:rPr>
          <w:delText>美国生物医药产业主要集中在波士顿、旧金山、华盛顿州、北卡罗来纳研究园和圣地亚哥五个地区，覆盖九大生物医药集群。借助科技工业园区模式、企业孵化器模式、专利许可和和技术转让模式、高技术企业发展模式、工业—大学合作研究中心及工程研究中心等多种产学研合作模式，产业集群内众多高水平的科研机构、世界顶尖的高校和全球知名的大型跨国药企搭建系统研发和开放式创新集群网络，带动本地乃至美国其他地区生物医药产业快速发展。在整个产学研系统中，政府既是大学基础研究的主要资助者，也是许多初创企业的主要客户；研究型大学作为整个生态系统的核心之一，高度重视基础性和技术性生物医药人才的系统培养，特别是培养如生物信息等类型的短缺综合人才，同时，随着《拜杜法案》对大学研究成果专利权属的明确，进一步激发科研人员创新热情，推动大学建立内部技术转化服务体系和外部技术授权和合作机制；企业是整个生态系统的另一核心，企业和大学进行良性互动，初创企业和成熟企业通过分工协同、股权等多种方式实现产业链上下游协同创新。政府、高校、企业作为产学研重点环节，助力生物医药产业集群形成和发展。</w:delText>
        </w:r>
      </w:del>
    </w:p>
    <w:p w14:paraId="6A1BAB03">
      <w:pPr>
        <w:wordWrap w:val="0"/>
        <w:spacing w:line="560" w:lineRule="exact"/>
        <w:ind w:firstLine="640" w:firstLineChars="200"/>
        <w:outlineLvl w:val="2"/>
        <w:rPr>
          <w:del w:id="3647" w:author="Jinglin Sun" w:date="2024-07-25T17:02:39Z"/>
          <w:rFonts w:eastAsia="仿宋_GB2312"/>
          <w:sz w:val="32"/>
          <w:szCs w:val="32"/>
        </w:rPr>
      </w:pPr>
      <w:del w:id="3648" w:author="Jinglin Sun" w:date="2024-07-25T17:02:39Z">
        <w:r>
          <w:rPr>
            <w:rFonts w:eastAsia="仿宋_GB2312"/>
            <w:sz w:val="32"/>
            <w:szCs w:val="32"/>
          </w:rPr>
          <w:delText>通过学研合作的方式促进创新资源流动，确保高校院所内的基础研究以临床需求为导向开展协同创新。以哈佛大学医学院(Harvard</w:delText>
        </w:r>
      </w:del>
      <w:del w:id="3649" w:author="Jinglin Sun" w:date="2024-07-25T17:02:39Z">
        <w:r>
          <w:rPr>
            <w:rFonts w:hint="eastAsia" w:eastAsia="仿宋_GB2312"/>
            <w:sz w:val="32"/>
            <w:szCs w:val="32"/>
          </w:rPr>
          <w:delText xml:space="preserve"> </w:delText>
        </w:r>
      </w:del>
      <w:del w:id="3650" w:author="Jinglin Sun" w:date="2024-07-25T17:02:39Z">
        <w:r>
          <w:rPr>
            <w:rFonts w:eastAsia="仿宋_GB2312"/>
            <w:sz w:val="32"/>
            <w:szCs w:val="32"/>
          </w:rPr>
          <w:delText>Medical</w:delText>
        </w:r>
      </w:del>
      <w:del w:id="3651" w:author="Jinglin Sun" w:date="2024-07-25T17:02:39Z">
        <w:r>
          <w:rPr>
            <w:rFonts w:hint="eastAsia" w:eastAsia="仿宋_GB2312"/>
            <w:sz w:val="32"/>
            <w:szCs w:val="32"/>
          </w:rPr>
          <w:delText xml:space="preserve"> </w:delText>
        </w:r>
      </w:del>
      <w:del w:id="3652" w:author="Jinglin Sun" w:date="2024-07-25T17:02:39Z">
        <w:r>
          <w:rPr>
            <w:rFonts w:eastAsia="仿宋_GB2312"/>
            <w:sz w:val="32"/>
            <w:szCs w:val="32"/>
          </w:rPr>
          <w:delText>School，HMS)为例，HMS不直接拥有或运营医院，而是与16个附属医院和科研机构签署协议，开展教学及科研活动。这些机构聘用的许多医生和科学家同时也被委任为HMS的教师。为了充分利用这一人才网络，HMS鼓励跨机构合作，成立了许多新的机构，如哈佛催化剂(Harvard</w:delText>
        </w:r>
      </w:del>
      <w:del w:id="3653" w:author="Jinglin Sun" w:date="2024-07-25T17:02:39Z">
        <w:r>
          <w:rPr>
            <w:rFonts w:hint="eastAsia" w:eastAsia="仿宋_GB2312"/>
            <w:sz w:val="32"/>
            <w:szCs w:val="32"/>
          </w:rPr>
          <w:delText xml:space="preserve"> </w:delText>
        </w:r>
      </w:del>
      <w:del w:id="3654" w:author="Jinglin Sun" w:date="2024-07-25T17:02:39Z">
        <w:r>
          <w:rPr>
            <w:rFonts w:eastAsia="仿宋_GB2312"/>
            <w:sz w:val="32"/>
            <w:szCs w:val="32"/>
          </w:rPr>
          <w:delText>Catalyst，HC)、美国麻省理工学院-哈佛大学布罗德研究所(Broad</w:delText>
        </w:r>
      </w:del>
      <w:del w:id="3655" w:author="Jinglin Sun" w:date="2024-07-25T17:02:39Z">
        <w:r>
          <w:rPr>
            <w:rFonts w:hint="eastAsia" w:eastAsia="仿宋_GB2312"/>
            <w:sz w:val="32"/>
            <w:szCs w:val="32"/>
          </w:rPr>
          <w:delText xml:space="preserve"> </w:delText>
        </w:r>
      </w:del>
      <w:del w:id="3656" w:author="Jinglin Sun" w:date="2024-07-25T17:02:39Z">
        <w:r>
          <w:rPr>
            <w:rFonts w:eastAsia="仿宋_GB2312"/>
            <w:sz w:val="32"/>
            <w:szCs w:val="32"/>
          </w:rPr>
          <w:delText>Institute</w:delText>
        </w:r>
      </w:del>
      <w:del w:id="3657" w:author="Jinglin Sun" w:date="2024-07-25T17:02:39Z">
        <w:r>
          <w:rPr>
            <w:rFonts w:hint="eastAsia" w:eastAsia="仿宋_GB2312"/>
            <w:sz w:val="32"/>
            <w:szCs w:val="32"/>
          </w:rPr>
          <w:delText xml:space="preserve"> </w:delText>
        </w:r>
      </w:del>
      <w:del w:id="3658" w:author="Jinglin Sun" w:date="2024-07-25T17:02:39Z">
        <w:r>
          <w:rPr>
            <w:rFonts w:eastAsia="仿宋_GB2312"/>
            <w:sz w:val="32"/>
            <w:szCs w:val="32"/>
          </w:rPr>
          <w:delText>of</w:delText>
        </w:r>
      </w:del>
      <w:del w:id="3659" w:author="Jinglin Sun" w:date="2024-07-25T17:02:39Z">
        <w:r>
          <w:rPr>
            <w:rFonts w:hint="eastAsia" w:eastAsia="仿宋_GB2312"/>
            <w:sz w:val="32"/>
            <w:szCs w:val="32"/>
          </w:rPr>
          <w:delText xml:space="preserve"> </w:delText>
        </w:r>
      </w:del>
      <w:del w:id="3660" w:author="Jinglin Sun" w:date="2024-07-25T17:02:39Z">
        <w:r>
          <w:rPr>
            <w:rFonts w:eastAsia="仿宋_GB2312"/>
            <w:sz w:val="32"/>
            <w:szCs w:val="32"/>
          </w:rPr>
          <w:delText>MIT</w:delText>
        </w:r>
      </w:del>
      <w:del w:id="3661" w:author="Jinglin Sun" w:date="2024-07-25T17:02:39Z">
        <w:r>
          <w:rPr>
            <w:rFonts w:hint="eastAsia" w:eastAsia="仿宋_GB2312"/>
            <w:sz w:val="32"/>
            <w:szCs w:val="32"/>
          </w:rPr>
          <w:delText xml:space="preserve"> </w:delText>
        </w:r>
      </w:del>
      <w:del w:id="3662" w:author="Jinglin Sun" w:date="2024-07-25T17:02:39Z">
        <w:r>
          <w:rPr>
            <w:rFonts w:eastAsia="仿宋_GB2312"/>
            <w:sz w:val="32"/>
            <w:szCs w:val="32"/>
          </w:rPr>
          <w:delText>and</w:delText>
        </w:r>
      </w:del>
      <w:del w:id="3663" w:author="Jinglin Sun" w:date="2024-07-25T17:02:39Z">
        <w:r>
          <w:rPr>
            <w:rFonts w:hint="eastAsia" w:eastAsia="仿宋_GB2312"/>
            <w:sz w:val="32"/>
            <w:szCs w:val="32"/>
          </w:rPr>
          <w:delText xml:space="preserve"> </w:delText>
        </w:r>
      </w:del>
      <w:del w:id="3664" w:author="Jinglin Sun" w:date="2024-07-25T17:02:39Z">
        <w:r>
          <w:rPr>
            <w:rFonts w:eastAsia="仿宋_GB2312"/>
            <w:sz w:val="32"/>
            <w:szCs w:val="32"/>
          </w:rPr>
          <w:delText>Harvard</w:delText>
        </w:r>
      </w:del>
      <w:del w:id="3665" w:author="Jinglin Sun" w:date="2024-07-25T17:02:39Z">
        <w:r>
          <w:rPr>
            <w:rFonts w:hint="eastAsia" w:eastAsia="仿宋_GB2312"/>
            <w:sz w:val="32"/>
            <w:szCs w:val="32"/>
          </w:rPr>
          <w:delText xml:space="preserve"> </w:delText>
        </w:r>
      </w:del>
      <w:del w:id="3666" w:author="Jinglin Sun" w:date="2024-07-25T17:02:39Z">
        <w:r>
          <w:rPr>
            <w:rFonts w:eastAsia="仿宋_GB2312"/>
            <w:sz w:val="32"/>
            <w:szCs w:val="32"/>
          </w:rPr>
          <w:delText>University，BI)、哈佛干细胞研究所(Harvard</w:delText>
        </w:r>
      </w:del>
      <w:del w:id="3667" w:author="Jinglin Sun" w:date="2024-07-25T17:02:39Z">
        <w:r>
          <w:rPr>
            <w:rFonts w:hint="eastAsia" w:eastAsia="仿宋_GB2312"/>
            <w:sz w:val="32"/>
            <w:szCs w:val="32"/>
          </w:rPr>
          <w:delText xml:space="preserve"> </w:delText>
        </w:r>
      </w:del>
      <w:del w:id="3668" w:author="Jinglin Sun" w:date="2024-07-25T17:02:39Z">
        <w:r>
          <w:rPr>
            <w:rFonts w:eastAsia="仿宋_GB2312"/>
            <w:sz w:val="32"/>
            <w:szCs w:val="32"/>
          </w:rPr>
          <w:delText>Stem</w:delText>
        </w:r>
      </w:del>
      <w:del w:id="3669" w:author="Jinglin Sun" w:date="2024-07-25T17:02:39Z">
        <w:r>
          <w:rPr>
            <w:rFonts w:hint="eastAsia" w:eastAsia="仿宋_GB2312"/>
            <w:sz w:val="32"/>
            <w:szCs w:val="32"/>
          </w:rPr>
          <w:delText xml:space="preserve"> </w:delText>
        </w:r>
      </w:del>
      <w:del w:id="3670" w:author="Jinglin Sun" w:date="2024-07-25T17:02:39Z">
        <w:r>
          <w:rPr>
            <w:rFonts w:eastAsia="仿宋_GB2312"/>
            <w:sz w:val="32"/>
            <w:szCs w:val="32"/>
          </w:rPr>
          <w:delText>Cell</w:delText>
        </w:r>
      </w:del>
      <w:del w:id="3671" w:author="Jinglin Sun" w:date="2024-07-25T17:02:39Z">
        <w:r>
          <w:rPr>
            <w:rFonts w:hint="eastAsia" w:eastAsia="仿宋_GB2312"/>
            <w:sz w:val="32"/>
            <w:szCs w:val="32"/>
          </w:rPr>
          <w:delText xml:space="preserve"> </w:delText>
        </w:r>
      </w:del>
      <w:del w:id="3672" w:author="Jinglin Sun" w:date="2024-07-25T17:02:39Z">
        <w:r>
          <w:rPr>
            <w:rFonts w:eastAsia="仿宋_GB2312"/>
            <w:sz w:val="32"/>
            <w:szCs w:val="32"/>
          </w:rPr>
          <w:delText>Institution，HSCI)、哈佛大学威斯生物启发工程研究所(Harvard’s</w:delText>
        </w:r>
      </w:del>
      <w:del w:id="3673" w:author="Jinglin Sun" w:date="2024-07-25T17:02:39Z">
        <w:r>
          <w:rPr>
            <w:rFonts w:hint="eastAsia" w:eastAsia="仿宋_GB2312"/>
            <w:sz w:val="32"/>
            <w:szCs w:val="32"/>
          </w:rPr>
          <w:delText xml:space="preserve"> </w:delText>
        </w:r>
      </w:del>
      <w:del w:id="3674" w:author="Jinglin Sun" w:date="2024-07-25T17:02:39Z">
        <w:r>
          <w:rPr>
            <w:rFonts w:eastAsia="仿宋_GB2312"/>
            <w:sz w:val="32"/>
            <w:szCs w:val="32"/>
          </w:rPr>
          <w:delText>Wyss</w:delText>
        </w:r>
      </w:del>
      <w:del w:id="3675" w:author="Jinglin Sun" w:date="2024-07-25T17:02:39Z">
        <w:r>
          <w:rPr>
            <w:rFonts w:hint="eastAsia" w:eastAsia="仿宋_GB2312"/>
            <w:sz w:val="32"/>
            <w:szCs w:val="32"/>
          </w:rPr>
          <w:delText xml:space="preserve"> </w:delText>
        </w:r>
      </w:del>
      <w:del w:id="3676" w:author="Jinglin Sun" w:date="2024-07-25T17:02:39Z">
        <w:r>
          <w:rPr>
            <w:rFonts w:eastAsia="仿宋_GB2312"/>
            <w:sz w:val="32"/>
            <w:szCs w:val="32"/>
          </w:rPr>
          <w:delText>Institute</w:delText>
        </w:r>
      </w:del>
      <w:del w:id="3677" w:author="Jinglin Sun" w:date="2024-07-25T17:02:39Z">
        <w:r>
          <w:rPr>
            <w:rFonts w:hint="eastAsia" w:eastAsia="仿宋_GB2312"/>
            <w:sz w:val="32"/>
            <w:szCs w:val="32"/>
          </w:rPr>
          <w:delText xml:space="preserve"> </w:delText>
        </w:r>
      </w:del>
      <w:del w:id="3678" w:author="Jinglin Sun" w:date="2024-07-25T17:02:39Z">
        <w:r>
          <w:rPr>
            <w:rFonts w:eastAsia="仿宋_GB2312"/>
            <w:sz w:val="32"/>
            <w:szCs w:val="32"/>
          </w:rPr>
          <w:delText>for</w:delText>
        </w:r>
      </w:del>
      <w:del w:id="3679" w:author="Jinglin Sun" w:date="2024-07-25T17:02:39Z">
        <w:r>
          <w:rPr>
            <w:rFonts w:hint="eastAsia" w:eastAsia="仿宋_GB2312"/>
            <w:sz w:val="32"/>
            <w:szCs w:val="32"/>
          </w:rPr>
          <w:delText xml:space="preserve"> </w:delText>
        </w:r>
      </w:del>
      <w:del w:id="3680" w:author="Jinglin Sun" w:date="2024-07-25T17:02:39Z">
        <w:r>
          <w:rPr>
            <w:rFonts w:eastAsia="仿宋_GB2312"/>
            <w:sz w:val="32"/>
            <w:szCs w:val="32"/>
          </w:rPr>
          <w:delText>Biologically</w:delText>
        </w:r>
      </w:del>
      <w:del w:id="3681" w:author="Jinglin Sun" w:date="2024-07-25T17:02:39Z">
        <w:r>
          <w:rPr>
            <w:rFonts w:hint="eastAsia" w:eastAsia="仿宋_GB2312"/>
            <w:sz w:val="32"/>
            <w:szCs w:val="32"/>
          </w:rPr>
          <w:delText xml:space="preserve"> </w:delText>
        </w:r>
      </w:del>
      <w:del w:id="3682" w:author="Jinglin Sun" w:date="2024-07-25T17:02:39Z">
        <w:r>
          <w:rPr>
            <w:rFonts w:eastAsia="仿宋_GB2312"/>
            <w:sz w:val="32"/>
            <w:szCs w:val="32"/>
          </w:rPr>
          <w:delText>Inspired</w:delText>
        </w:r>
      </w:del>
      <w:del w:id="3683" w:author="Jinglin Sun" w:date="2024-07-25T17:02:39Z">
        <w:r>
          <w:rPr>
            <w:rFonts w:hint="eastAsia" w:eastAsia="仿宋_GB2312"/>
            <w:sz w:val="32"/>
            <w:szCs w:val="32"/>
          </w:rPr>
          <w:delText xml:space="preserve"> </w:delText>
        </w:r>
      </w:del>
      <w:del w:id="3684" w:author="Jinglin Sun" w:date="2024-07-25T17:02:39Z">
        <w:r>
          <w:rPr>
            <w:rFonts w:eastAsia="仿宋_GB2312"/>
            <w:sz w:val="32"/>
            <w:szCs w:val="32"/>
          </w:rPr>
          <w:delText>Engineering，WYSS)等，以此推动高校与医院及科研院所的协同创新。</w:delText>
        </w:r>
      </w:del>
    </w:p>
    <w:p w14:paraId="0528238E">
      <w:pPr>
        <w:wordWrap w:val="0"/>
        <w:spacing w:line="560" w:lineRule="exact"/>
        <w:ind w:firstLine="640" w:firstLineChars="200"/>
        <w:outlineLvl w:val="2"/>
        <w:rPr>
          <w:del w:id="3685" w:author="Jinglin Sun" w:date="2024-07-25T17:02:39Z"/>
          <w:rFonts w:eastAsia="仿宋_GB2312"/>
          <w:sz w:val="32"/>
          <w:szCs w:val="32"/>
        </w:rPr>
      </w:pPr>
      <w:del w:id="3686" w:author="Jinglin Sun" w:date="2024-07-25T17:02:39Z">
        <w:r>
          <w:rPr>
            <w:rFonts w:eastAsia="仿宋_GB2312"/>
            <w:sz w:val="32"/>
            <w:szCs w:val="32"/>
          </w:rPr>
          <w:delText>大型综合医药企业与高等院校和科研机构之间的密切联系，积极推动了基础研究成果向应用研究阶段转移。1980年，《拜杜法案》的出台使得大学及研究机构向企业界颁发技术许可成为可能，在美国的高校中涌现出了许多专门负责技术转移的部门，搭建起知识向生产力转化的桥梁。为进一步规范高校技术成果转移，2006年，哈佛大学与其他11个美国机构共同制定了一套全面的、旨在更好地服务公众利益的技术许可转移办法——《大学技术许可的九个要点(Nine</w:delText>
        </w:r>
      </w:del>
      <w:del w:id="3687" w:author="Jinglin Sun" w:date="2024-07-25T17:02:39Z">
        <w:r>
          <w:rPr>
            <w:rFonts w:hint="eastAsia" w:eastAsia="仿宋_GB2312"/>
            <w:sz w:val="32"/>
            <w:szCs w:val="32"/>
          </w:rPr>
          <w:delText xml:space="preserve"> </w:delText>
        </w:r>
      </w:del>
      <w:del w:id="3688" w:author="Jinglin Sun" w:date="2024-07-25T17:02:39Z">
        <w:r>
          <w:rPr>
            <w:rFonts w:eastAsia="仿宋_GB2312"/>
            <w:sz w:val="32"/>
            <w:szCs w:val="32"/>
          </w:rPr>
          <w:delText>Points</w:delText>
        </w:r>
      </w:del>
      <w:del w:id="3689" w:author="Jinglin Sun" w:date="2024-07-25T17:02:39Z">
        <w:r>
          <w:rPr>
            <w:rFonts w:hint="eastAsia" w:eastAsia="仿宋_GB2312"/>
            <w:sz w:val="32"/>
            <w:szCs w:val="32"/>
          </w:rPr>
          <w:delText xml:space="preserve"> </w:delText>
        </w:r>
      </w:del>
      <w:del w:id="3690" w:author="Jinglin Sun" w:date="2024-07-25T17:02:39Z">
        <w:r>
          <w:rPr>
            <w:rFonts w:eastAsia="仿宋_GB2312"/>
            <w:sz w:val="32"/>
            <w:szCs w:val="32"/>
          </w:rPr>
          <w:delText>to</w:delText>
        </w:r>
      </w:del>
      <w:del w:id="3691" w:author="Jinglin Sun" w:date="2024-07-25T17:02:39Z">
        <w:r>
          <w:rPr>
            <w:rFonts w:hint="eastAsia" w:eastAsia="仿宋_GB2312"/>
            <w:sz w:val="32"/>
            <w:szCs w:val="32"/>
          </w:rPr>
          <w:delText xml:space="preserve"> </w:delText>
        </w:r>
      </w:del>
      <w:del w:id="3692" w:author="Jinglin Sun" w:date="2024-07-25T17:02:39Z">
        <w:r>
          <w:rPr>
            <w:rFonts w:eastAsia="仿宋_GB2312"/>
            <w:sz w:val="32"/>
            <w:szCs w:val="32"/>
          </w:rPr>
          <w:delText>Consider</w:delText>
        </w:r>
      </w:del>
      <w:del w:id="3693" w:author="Jinglin Sun" w:date="2024-07-25T17:02:39Z">
        <w:r>
          <w:rPr>
            <w:rFonts w:hint="eastAsia" w:eastAsia="仿宋_GB2312"/>
            <w:sz w:val="32"/>
            <w:szCs w:val="32"/>
          </w:rPr>
          <w:delText xml:space="preserve"> </w:delText>
        </w:r>
      </w:del>
      <w:del w:id="3694" w:author="Jinglin Sun" w:date="2024-07-25T17:02:39Z">
        <w:r>
          <w:rPr>
            <w:rFonts w:eastAsia="仿宋_GB2312"/>
            <w:sz w:val="32"/>
            <w:szCs w:val="32"/>
          </w:rPr>
          <w:delText>in</w:delText>
        </w:r>
      </w:del>
      <w:del w:id="3695" w:author="Jinglin Sun" w:date="2024-07-25T17:02:39Z">
        <w:r>
          <w:rPr>
            <w:rFonts w:hint="eastAsia" w:eastAsia="仿宋_GB2312"/>
            <w:sz w:val="32"/>
            <w:szCs w:val="32"/>
          </w:rPr>
          <w:delText xml:space="preserve"> </w:delText>
        </w:r>
      </w:del>
      <w:del w:id="3696" w:author="Jinglin Sun" w:date="2024-07-25T17:02:39Z">
        <w:r>
          <w:rPr>
            <w:rFonts w:eastAsia="仿宋_GB2312"/>
            <w:sz w:val="32"/>
            <w:szCs w:val="32"/>
          </w:rPr>
          <w:delText>Licensing</w:delText>
        </w:r>
      </w:del>
      <w:del w:id="3697" w:author="Jinglin Sun" w:date="2024-07-25T17:02:39Z">
        <w:r>
          <w:rPr>
            <w:rFonts w:hint="eastAsia" w:eastAsia="仿宋_GB2312"/>
            <w:sz w:val="32"/>
            <w:szCs w:val="32"/>
          </w:rPr>
          <w:delText xml:space="preserve"> </w:delText>
        </w:r>
      </w:del>
      <w:del w:id="3698" w:author="Jinglin Sun" w:date="2024-07-25T17:02:39Z">
        <w:r>
          <w:rPr>
            <w:rFonts w:eastAsia="仿宋_GB2312"/>
            <w:sz w:val="32"/>
            <w:szCs w:val="32"/>
          </w:rPr>
          <w:delText>University</w:delText>
        </w:r>
      </w:del>
      <w:del w:id="3699" w:author="Jinglin Sun" w:date="2024-07-25T17:02:39Z">
        <w:r>
          <w:rPr>
            <w:rFonts w:hint="eastAsia" w:eastAsia="仿宋_GB2312"/>
            <w:sz w:val="32"/>
            <w:szCs w:val="32"/>
          </w:rPr>
          <w:delText xml:space="preserve"> </w:delText>
        </w:r>
      </w:del>
      <w:del w:id="3700" w:author="Jinglin Sun" w:date="2024-07-25T17:02:39Z">
        <w:r>
          <w:rPr>
            <w:rFonts w:eastAsia="仿宋_GB2312"/>
            <w:sz w:val="32"/>
            <w:szCs w:val="32"/>
          </w:rPr>
          <w:delText>Technology)》，该文件目前已被全球至少113所大学作为一套最佳的实践方案所采纳。以哈佛大学与诺华的合作为例，哈佛大学科技发展处(Harvard’s</w:delText>
        </w:r>
      </w:del>
      <w:del w:id="3701" w:author="Jinglin Sun" w:date="2024-07-25T17:02:39Z">
        <w:r>
          <w:rPr>
            <w:rFonts w:hint="eastAsia" w:eastAsia="仿宋_GB2312"/>
            <w:sz w:val="32"/>
            <w:szCs w:val="32"/>
          </w:rPr>
          <w:delText xml:space="preserve"> </w:delText>
        </w:r>
      </w:del>
      <w:del w:id="3702" w:author="Jinglin Sun" w:date="2024-07-25T17:02:39Z">
        <w:r>
          <w:rPr>
            <w:rFonts w:eastAsia="仿宋_GB2312"/>
            <w:sz w:val="32"/>
            <w:szCs w:val="32"/>
          </w:rPr>
          <w:delText>Office</w:delText>
        </w:r>
      </w:del>
      <w:del w:id="3703" w:author="Jinglin Sun" w:date="2024-07-25T17:02:39Z">
        <w:r>
          <w:rPr>
            <w:rFonts w:hint="eastAsia" w:eastAsia="仿宋_GB2312"/>
            <w:sz w:val="32"/>
            <w:szCs w:val="32"/>
          </w:rPr>
          <w:delText xml:space="preserve"> </w:delText>
        </w:r>
      </w:del>
      <w:del w:id="3704" w:author="Jinglin Sun" w:date="2024-07-25T17:02:39Z">
        <w:r>
          <w:rPr>
            <w:rFonts w:eastAsia="仿宋_GB2312"/>
            <w:sz w:val="32"/>
            <w:szCs w:val="32"/>
          </w:rPr>
          <w:delText>of</w:delText>
        </w:r>
      </w:del>
      <w:del w:id="3705" w:author="Jinglin Sun" w:date="2024-07-25T17:02:39Z">
        <w:r>
          <w:rPr>
            <w:rFonts w:hint="eastAsia" w:eastAsia="仿宋_GB2312"/>
            <w:sz w:val="32"/>
            <w:szCs w:val="32"/>
          </w:rPr>
          <w:delText xml:space="preserve"> </w:delText>
        </w:r>
      </w:del>
      <w:del w:id="3706" w:author="Jinglin Sun" w:date="2024-07-25T17:02:39Z">
        <w:r>
          <w:rPr>
            <w:rFonts w:eastAsia="仿宋_GB2312"/>
            <w:sz w:val="32"/>
            <w:szCs w:val="32"/>
          </w:rPr>
          <w:delText>Technology</w:delText>
        </w:r>
      </w:del>
      <w:del w:id="3707" w:author="Jinglin Sun" w:date="2024-07-25T17:02:39Z">
        <w:r>
          <w:rPr>
            <w:rFonts w:hint="eastAsia" w:eastAsia="仿宋_GB2312"/>
            <w:sz w:val="32"/>
            <w:szCs w:val="32"/>
          </w:rPr>
          <w:delText xml:space="preserve"> </w:delText>
        </w:r>
      </w:del>
      <w:del w:id="3708" w:author="Jinglin Sun" w:date="2024-07-25T17:02:39Z">
        <w:r>
          <w:rPr>
            <w:rFonts w:eastAsia="仿宋_GB2312"/>
            <w:sz w:val="32"/>
            <w:szCs w:val="32"/>
          </w:rPr>
          <w:delText>Development，HOTD)代表学校将校园内的学术研究成果与企业进行对接，协助学术界与企业界之间的技术转移。</w:delText>
        </w:r>
      </w:del>
    </w:p>
    <w:p w14:paraId="1A11888D">
      <w:pPr>
        <w:wordWrap w:val="0"/>
        <w:spacing w:line="560" w:lineRule="exact"/>
        <w:ind w:firstLine="640" w:firstLineChars="200"/>
        <w:outlineLvl w:val="2"/>
        <w:rPr>
          <w:del w:id="3709" w:author="Jinglin Sun" w:date="2024-07-25T17:02:39Z"/>
          <w:rFonts w:eastAsia="仿宋_GB2312"/>
          <w:sz w:val="32"/>
          <w:szCs w:val="32"/>
        </w:rPr>
      </w:pPr>
      <w:del w:id="3710" w:author="Jinglin Sun" w:date="2024-07-25T17:02:39Z">
        <w:r>
          <w:rPr>
            <w:rFonts w:eastAsia="仿宋_GB2312"/>
            <w:sz w:val="32"/>
            <w:szCs w:val="32"/>
          </w:rPr>
          <w:delText>利用自身丰富的高校科研资源及临床资源建立起了一个由世界各大知名医院、研究院所、高等院校所组成的转化性研究关系网络。2010年，美国的辉瑞公司将波士顿的剑桥设为其全球研发中心，并将其原有的各大研发中心都搬到了波士顿地区；2011年，辉瑞成立了“波士顿治疗创新中心”，自此转化性研究关系网络开始建立。高校、实验室和医院之间的良性互动将波士顿生物医药产业链的上游和中游紧密结合，物质和信息相互反馈，逐步形成了引领当今医药领域最新发展趋势的研发模式“临床-实验室-临床”(“Bed-Bench-Bed”，BBB)。</w:delText>
        </w:r>
      </w:del>
    </w:p>
    <w:p w14:paraId="68115BF4">
      <w:pPr>
        <w:wordWrap w:val="0"/>
        <w:spacing w:line="560" w:lineRule="exact"/>
        <w:ind w:firstLine="640" w:firstLineChars="200"/>
        <w:outlineLvl w:val="2"/>
        <w:rPr>
          <w:del w:id="3711" w:author="Jinglin Sun" w:date="2024-07-25T17:02:39Z"/>
          <w:rFonts w:eastAsia="仿宋_GB2312"/>
          <w:sz w:val="32"/>
          <w:szCs w:val="32"/>
        </w:rPr>
      </w:pPr>
      <w:del w:id="3712" w:author="Jinglin Sun" w:date="2024-07-25T17:02:39Z">
        <w:r>
          <w:rPr>
            <w:rFonts w:eastAsia="仿宋_GB2312"/>
            <w:sz w:val="32"/>
            <w:szCs w:val="32"/>
          </w:rPr>
          <w:delText>科研项目孵化器让科研成果走出校门，促进技术转移与科研成果转化。福赛斯创业科学中心(Forsyth</w:delText>
        </w:r>
      </w:del>
      <w:del w:id="3713" w:author="Jinglin Sun" w:date="2024-07-25T17:02:39Z">
        <w:r>
          <w:rPr>
            <w:rFonts w:hint="eastAsia" w:eastAsia="仿宋_GB2312"/>
            <w:sz w:val="32"/>
            <w:szCs w:val="32"/>
          </w:rPr>
          <w:delText xml:space="preserve"> </w:delText>
        </w:r>
      </w:del>
      <w:del w:id="3714" w:author="Jinglin Sun" w:date="2024-07-25T17:02:39Z">
        <w:r>
          <w:rPr>
            <w:rFonts w:eastAsia="仿宋_GB2312"/>
            <w:sz w:val="32"/>
            <w:szCs w:val="32"/>
          </w:rPr>
          <w:delText>Entrepreneurial</w:delText>
        </w:r>
      </w:del>
      <w:del w:id="3715" w:author="Jinglin Sun" w:date="2024-07-25T17:02:39Z">
        <w:r>
          <w:rPr>
            <w:rFonts w:hint="eastAsia" w:eastAsia="仿宋_GB2312"/>
            <w:sz w:val="32"/>
            <w:szCs w:val="32"/>
          </w:rPr>
          <w:delText xml:space="preserve"> </w:delText>
        </w:r>
      </w:del>
      <w:del w:id="3716" w:author="Jinglin Sun" w:date="2024-07-25T17:02:39Z">
        <w:r>
          <w:rPr>
            <w:rFonts w:eastAsia="仿宋_GB2312"/>
            <w:sz w:val="32"/>
            <w:szCs w:val="32"/>
          </w:rPr>
          <w:delText>Science</w:delText>
        </w:r>
      </w:del>
      <w:del w:id="3717" w:author="Jinglin Sun" w:date="2024-07-25T17:02:39Z">
        <w:r>
          <w:rPr>
            <w:rFonts w:hint="eastAsia" w:eastAsia="仿宋_GB2312"/>
            <w:sz w:val="32"/>
            <w:szCs w:val="32"/>
          </w:rPr>
          <w:delText xml:space="preserve"> </w:delText>
        </w:r>
      </w:del>
      <w:del w:id="3718" w:author="Jinglin Sun" w:date="2024-07-25T17:02:39Z">
        <w:r>
          <w:rPr>
            <w:rFonts w:eastAsia="仿宋_GB2312"/>
            <w:sz w:val="32"/>
            <w:szCs w:val="32"/>
          </w:rPr>
          <w:delText>Center， FESC)是哈佛牙科医学院的附属机构，也是美国唯一一家专注于口腔健康与整体健康之间联系的独立研究机构。FESC通过收取服务费的形式为创业者们提供实验室和办公场所，并为创业者获得各类奖金和企业赞助提供支持。此种模式一方面在降低创业风险和成本的同时促进了本校科研成果的转化，另一方面也便于吸引外部高端人才与具有潜力的研发项目来本地孵化、发展。</w:delText>
        </w:r>
      </w:del>
    </w:p>
    <w:p w14:paraId="6C761F77">
      <w:pPr>
        <w:wordWrap w:val="0"/>
        <w:spacing w:line="560" w:lineRule="exact"/>
        <w:ind w:firstLine="640" w:firstLineChars="200"/>
        <w:outlineLvl w:val="2"/>
        <w:rPr>
          <w:del w:id="3719" w:author="Jinglin Sun" w:date="2024-07-25T17:02:39Z"/>
          <w:rFonts w:eastAsia="仿宋_GB2312"/>
          <w:sz w:val="32"/>
          <w:szCs w:val="32"/>
        </w:rPr>
      </w:pPr>
      <w:del w:id="3720" w:author="Jinglin Sun" w:date="2024-07-25T17:02:39Z">
        <w:r>
          <w:rPr>
            <w:rFonts w:eastAsia="仿宋_GB2312"/>
            <w:sz w:val="32"/>
            <w:szCs w:val="32"/>
          </w:rPr>
          <w:delText>在应用研究阶段，大型综合医药企业、生物技术公司、临床前合同研发外包机构(CRO)等机构承担主体角色</w:delText>
        </w:r>
      </w:del>
    </w:p>
    <w:p w14:paraId="32FD34F9">
      <w:pPr>
        <w:wordWrap w:val="0"/>
        <w:spacing w:line="560" w:lineRule="exact"/>
        <w:ind w:firstLine="640" w:firstLineChars="200"/>
        <w:outlineLvl w:val="2"/>
        <w:rPr>
          <w:del w:id="3721" w:author="Jinglin Sun" w:date="2024-07-25T17:02:39Z"/>
          <w:rFonts w:eastAsia="仿宋_GB2312"/>
          <w:sz w:val="32"/>
          <w:szCs w:val="32"/>
        </w:rPr>
      </w:pPr>
      <w:del w:id="3722" w:author="Jinglin Sun" w:date="2024-07-25T17:02:39Z">
        <w:r>
          <w:rPr>
            <w:rFonts w:eastAsia="仿宋_GB2312"/>
            <w:sz w:val="32"/>
            <w:szCs w:val="32"/>
          </w:rPr>
          <w:delText>在临床前CRO方面，药物临床前研究是药品研发的重要环节，为提高创新效率，二十世纪七十年代初的美国已出现研发外包模式。新药研发过程漫长、投入大、风险高，是大型制药企业的成本重心所在。随着生物医药生产的精细化分工，“收益共享，风险共担”的CRO模式应运而生。大型制药公司通过将部分研发服务外包给CRO企业来降低成本，分散风险。专业的CRO公司可以助力制药企业提升研发效率、加快新药上市速度。</w:delText>
        </w:r>
      </w:del>
    </w:p>
    <w:p w14:paraId="42C8037C">
      <w:pPr>
        <w:numPr>
          <w:ilvl w:val="0"/>
          <w:numId w:val="3"/>
          <w:ins w:id="3724" w:author="啊白" w:date="2024-04-12T09:34:10Z"/>
        </w:numPr>
        <w:tabs>
          <w:tab w:val="left" w:pos="1200"/>
        </w:tabs>
        <w:wordWrap w:val="0"/>
        <w:spacing w:line="560" w:lineRule="exact"/>
        <w:ind w:left="482"/>
        <w:outlineLvl w:val="2"/>
        <w:rPr>
          <w:ins w:id="3725" w:author="啊白" w:date="2024-04-12T09:34:10Z"/>
          <w:del w:id="3726" w:author="Jinglin Sun" w:date="2024-07-25T17:02:39Z"/>
          <w:rFonts w:eastAsia="仿宋_GB2312"/>
          <w:sz w:val="32"/>
          <w:szCs w:val="32"/>
        </w:rPr>
        <w:pPrChange w:id="3723" w:author="啊白" w:date="2024-04-12T09:34:10Z">
          <w:pPr>
            <w:tabs>
              <w:tab w:val="left" w:pos="1200"/>
            </w:tabs>
            <w:wordWrap w:val="0"/>
            <w:spacing w:line="560" w:lineRule="exact"/>
            <w:ind w:left="482"/>
            <w:outlineLvl w:val="3"/>
          </w:pPr>
        </w:pPrChange>
      </w:pPr>
      <w:del w:id="3727" w:author="Jinglin Sun" w:date="2024-07-25T17:02:39Z">
        <w:r>
          <w:rPr>
            <w:rFonts w:eastAsia="仿宋_GB2312"/>
            <w:sz w:val="32"/>
            <w:szCs w:val="32"/>
          </w:rPr>
          <w:delText>（3）公共机构、平台</w:delText>
        </w:r>
      </w:del>
    </w:p>
    <w:p w14:paraId="3D5B981C">
      <w:pPr>
        <w:numPr>
          <w:ilvl w:val="-1"/>
          <w:numId w:val="0"/>
        </w:numPr>
        <w:tabs>
          <w:tab w:val="left" w:pos="1200"/>
        </w:tabs>
        <w:wordWrap w:val="0"/>
        <w:spacing w:line="560" w:lineRule="exact"/>
        <w:ind w:left="0" w:firstLine="640" w:firstLineChars="200"/>
        <w:outlineLvl w:val="2"/>
        <w:rPr>
          <w:del w:id="3729" w:author="Jinglin Sun" w:date="2024-07-25T17:02:39Z"/>
          <w:rFonts w:eastAsia="仿宋_GB2312"/>
          <w:sz w:val="32"/>
          <w:szCs w:val="32"/>
        </w:rPr>
        <w:pPrChange w:id="3728" w:author="Jinglin Sun" w:date="2024-07-25T14:00:23Z">
          <w:pPr>
            <w:tabs>
              <w:tab w:val="left" w:pos="1200"/>
            </w:tabs>
            <w:wordWrap w:val="0"/>
            <w:spacing w:line="560" w:lineRule="exact"/>
            <w:ind w:left="482"/>
            <w:outlineLvl w:val="3"/>
          </w:pPr>
        </w:pPrChange>
      </w:pPr>
      <w:del w:id="3730" w:author="Jinglin Sun" w:date="2024-07-25T17:02:39Z">
        <w:r>
          <w:rPr>
            <w:rFonts w:eastAsia="仿宋_GB2312"/>
            <w:sz w:val="32"/>
            <w:szCs w:val="32"/>
          </w:rPr>
          <w:delText>对生物医药产业发展起到促进作用</w:delText>
        </w:r>
      </w:del>
    </w:p>
    <w:p w14:paraId="3F0593BB">
      <w:pPr>
        <w:widowControl/>
        <w:numPr>
          <w:ilvl w:val="0"/>
          <w:numId w:val="0"/>
        </w:numPr>
        <w:tabs>
          <w:tab w:val="left" w:pos="1200"/>
        </w:tabs>
        <w:wordWrap w:val="0"/>
        <w:spacing w:line="560" w:lineRule="exact"/>
        <w:ind w:firstLine="640" w:firstLineChars="200"/>
        <w:jc w:val="left"/>
        <w:outlineLvl w:val="2"/>
        <w:rPr>
          <w:del w:id="3732" w:author="Jinglin Sun" w:date="2024-07-25T17:02:39Z"/>
          <w:rFonts w:eastAsia="仿宋_GB2312"/>
          <w:sz w:val="32"/>
          <w:szCs w:val="32"/>
        </w:rPr>
        <w:pPrChange w:id="3731" w:author="Jinglin Sun" w:date="2024-04-22T09:28:53Z">
          <w:pPr>
            <w:wordWrap w:val="0"/>
            <w:spacing w:line="560" w:lineRule="exact"/>
            <w:ind w:firstLine="640" w:firstLineChars="200"/>
          </w:pPr>
        </w:pPrChange>
      </w:pPr>
      <w:ins w:id="3733" w:author="啊白" w:date="2024-04-14T10:58:36Z">
        <w:del w:id="3734" w:author="Jinglin Sun" w:date="2024-07-25T17:02:39Z">
          <w:r>
            <w:rPr>
              <w:rFonts w:ascii="Times New Roman" w:hAnsi="Times New Roman" w:eastAsia="仿宋_GB2312" w:cs="Times New Roman"/>
              <w:i w:val="0"/>
              <w:iCs w:val="0"/>
              <w:caps w:val="0"/>
              <w:color w:val="auto"/>
              <w:spacing w:val="0"/>
              <w:sz w:val="32"/>
              <w:szCs w:val="32"/>
              <w:shd w:val="clear" w:fill="auto"/>
              <w:rPrChange w:id="3735" w:author="啊白" w:date="2024-04-14T10:58:49Z">
                <w:rPr>
                  <w:rFonts w:ascii="Segoe UI" w:hAnsi="Segoe UI" w:eastAsia="Segoe UI" w:cs="Segoe UI"/>
                  <w:i w:val="0"/>
                  <w:iCs w:val="0"/>
                  <w:caps w:val="0"/>
                  <w:color w:val="1E1F24"/>
                  <w:spacing w:val="0"/>
                  <w:sz w:val="16"/>
                  <w:szCs w:val="16"/>
                  <w:shd w:val="clear" w:fill="FFFFFF"/>
                </w:rPr>
              </w:rPrChange>
            </w:rPr>
            <w:delText>美国国立卫生研究院（NIH）</w:delText>
          </w:r>
        </w:del>
      </w:ins>
      <w:ins w:id="3736" w:author="啊白" w:date="2024-04-14T10:58:36Z">
        <w:del w:id="3737" w:author="Jinglin Sun" w:date="2024-07-25T17:02:39Z">
          <w:r>
            <w:rPr>
              <w:rFonts w:hint="default" w:ascii="Times New Roman" w:hAnsi="Times New Roman" w:eastAsia="仿宋_GB2312" w:cs="Times New Roman"/>
              <w:i w:val="0"/>
              <w:iCs w:val="0"/>
              <w:caps w:val="0"/>
              <w:color w:val="auto"/>
              <w:spacing w:val="0"/>
              <w:sz w:val="32"/>
              <w:szCs w:val="32"/>
              <w:shd w:val="clear" w:fill="auto"/>
              <w:rPrChange w:id="3738" w:author="啊白" w:date="2024-04-14T10:58:49Z">
                <w:rPr>
                  <w:rFonts w:hint="default" w:ascii="Segoe UI" w:hAnsi="Segoe UI" w:eastAsia="Segoe UI" w:cs="Segoe UI"/>
                  <w:i w:val="0"/>
                  <w:iCs w:val="0"/>
                  <w:caps w:val="0"/>
                  <w:color w:val="1E1F24"/>
                  <w:spacing w:val="0"/>
                  <w:sz w:val="16"/>
                  <w:szCs w:val="16"/>
                  <w:shd w:val="clear" w:fill="FFFFFF"/>
                </w:rPr>
              </w:rPrChange>
            </w:rPr>
            <w:delText>是美国生物医药产业的重要推动者，通过设立各种研究项目和资助计划，推动生物医药领域的研究和发展。</w:delText>
          </w:r>
        </w:del>
      </w:ins>
      <w:ins w:id="3739" w:author="啊白" w:date="2024-04-14T10:58:36Z">
        <w:del w:id="3740" w:author="Jinglin Sun" w:date="2024-07-25T17:02:39Z">
          <w:r>
            <w:rPr>
              <w:rFonts w:hint="default" w:ascii="Times New Roman" w:hAnsi="Times New Roman" w:eastAsia="仿宋_GB2312" w:cs="Times New Roman"/>
              <w:i w:val="0"/>
              <w:iCs w:val="0"/>
              <w:caps w:val="0"/>
              <w:color w:val="auto"/>
              <w:spacing w:val="0"/>
              <w:sz w:val="32"/>
              <w:szCs w:val="32"/>
              <w:shd w:val="clear" w:fill="auto"/>
              <w:rPrChange w:id="3741" w:author="啊白" w:date="2024-04-14T10:58:49Z">
                <w:rPr>
                  <w:rFonts w:hint="default" w:ascii="Segoe UI" w:hAnsi="Segoe UI" w:eastAsia="Segoe UI" w:cs="Segoe UI"/>
                  <w:i w:val="0"/>
                  <w:iCs w:val="0"/>
                  <w:caps w:val="0"/>
                  <w:color w:val="1E1F24"/>
                  <w:spacing w:val="0"/>
                  <w:sz w:val="16"/>
                  <w:szCs w:val="16"/>
                  <w:shd w:val="clear" w:fill="FFFFFF"/>
                </w:rPr>
              </w:rPrChange>
            </w:rPr>
            <w:delText>美国国立转化科学促进中心（NCATS</w:delText>
          </w:r>
        </w:del>
      </w:ins>
      <w:ins w:id="3742" w:author="啊白" w:date="2024-04-14T10:59:10Z">
        <w:del w:id="3743" w:author="Jinglin Sun" w:date="2024-07-25T17:02:39Z">
          <w:r>
            <w:rPr>
              <w:rFonts w:hint="eastAsia" w:eastAsia="仿宋_GB2312" w:cs="Times New Roman"/>
              <w:i w:val="0"/>
              <w:iCs w:val="0"/>
              <w:caps w:val="0"/>
              <w:spacing w:val="0"/>
              <w:sz w:val="32"/>
              <w:szCs w:val="32"/>
              <w:shd w:val="clear"/>
              <w:lang w:eastAsia="zh-CN"/>
            </w:rPr>
            <w:delText>）</w:delText>
          </w:r>
        </w:del>
      </w:ins>
      <w:ins w:id="3744" w:author="啊白" w:date="2024-04-14T10:58:36Z">
        <w:del w:id="3745" w:author="Jinglin Sun" w:date="2024-07-25T17:02:39Z">
          <w:r>
            <w:rPr>
              <w:rFonts w:hint="default" w:ascii="Times New Roman" w:hAnsi="Times New Roman" w:eastAsia="仿宋_GB2312" w:cs="Times New Roman"/>
              <w:i w:val="0"/>
              <w:iCs w:val="0"/>
              <w:caps w:val="0"/>
              <w:color w:val="auto"/>
              <w:spacing w:val="0"/>
              <w:sz w:val="32"/>
              <w:szCs w:val="32"/>
              <w:shd w:val="clear" w:fill="auto"/>
              <w:rPrChange w:id="3746" w:author="啊白" w:date="2024-04-14T10:58:49Z">
                <w:rPr>
                  <w:rFonts w:hint="default" w:ascii="Segoe UI" w:hAnsi="Segoe UI" w:eastAsia="Segoe UI" w:cs="Segoe UI"/>
                  <w:i w:val="0"/>
                  <w:iCs w:val="0"/>
                  <w:caps w:val="0"/>
                  <w:color w:val="1E1F24"/>
                  <w:spacing w:val="0"/>
                  <w:sz w:val="16"/>
                  <w:szCs w:val="16"/>
                  <w:shd w:val="clear" w:fill="FFFFFF"/>
                </w:rPr>
              </w:rPrChange>
            </w:rPr>
            <w:delText>是NIH旗下的一个机构，致力于推动科研成果的转化和应用，通过提供技术转化服务和鼓励跨学科合作，加速生物医药创新成果的商业化进程。</w:delText>
          </w:r>
        </w:del>
      </w:ins>
      <w:del w:id="3747" w:author="Jinglin Sun" w:date="2024-07-25T17:02:39Z">
        <w:r>
          <w:rPr>
            <w:rFonts w:eastAsia="仿宋_GB2312"/>
            <w:sz w:val="32"/>
            <w:szCs w:val="32"/>
          </w:rPr>
          <w:delText>由政府主导公开的临床试验数据，全面、透明、公开，不仅能提高各项试验的透明度，还能避免重复研究和重复资金投入。</w:delText>
        </w:r>
      </w:del>
      <w:del w:id="3748" w:author="Jinglin Sun" w:date="2024-07-25T17:02:39Z">
        <w:r>
          <w:rPr>
            <w:rFonts w:eastAsia="仿宋_GB2312"/>
            <w:b/>
            <w:bCs/>
            <w:sz w:val="32"/>
            <w:szCs w:val="32"/>
            <w:rPrChange w:id="3749" w:author="啊白" w:date="2024-04-12T15:57:33Z">
              <w:rPr>
                <w:rFonts w:eastAsia="仿宋_GB2312"/>
                <w:sz w:val="32"/>
                <w:szCs w:val="32"/>
              </w:rPr>
            </w:rPrChange>
          </w:rPr>
          <w:delText>美国临床数据试验库</w:delText>
        </w:r>
      </w:del>
      <w:del w:id="3750" w:author="Jinglin Sun" w:date="2024-07-25T17:02:39Z">
        <w:r>
          <w:rPr>
            <w:rFonts w:eastAsia="仿宋_GB2312"/>
            <w:sz w:val="32"/>
            <w:szCs w:val="32"/>
          </w:rPr>
          <w:delText>(ClinicalTrials.gov)</w:delText>
        </w:r>
      </w:del>
      <w:ins w:id="3751" w:author="啊白" w:date="2024-04-12T15:59:06Z">
        <w:del w:id="3752" w:author="Jinglin Sun" w:date="2024-07-25T17:02:39Z">
          <w:r>
            <w:rPr>
              <w:rFonts w:hint="eastAsia" w:eastAsia="仿宋_GB2312"/>
              <w:sz w:val="32"/>
              <w:szCs w:val="32"/>
              <w:lang w:val="en-US" w:eastAsia="zh-CN"/>
            </w:rPr>
            <w:delText>是全球</w:delText>
          </w:r>
        </w:del>
      </w:ins>
      <w:ins w:id="3753" w:author="啊白" w:date="2024-04-12T15:59:07Z">
        <w:del w:id="3754" w:author="Jinglin Sun" w:date="2024-07-25T17:02:39Z">
          <w:r>
            <w:rPr>
              <w:rFonts w:hint="eastAsia" w:eastAsia="仿宋_GB2312"/>
              <w:sz w:val="32"/>
              <w:szCs w:val="32"/>
              <w:lang w:val="en-US" w:eastAsia="zh-CN"/>
            </w:rPr>
            <w:delText>最大</w:delText>
          </w:r>
        </w:del>
      </w:ins>
      <w:ins w:id="3755" w:author="啊白" w:date="2024-04-12T15:59:09Z">
        <w:del w:id="3756" w:author="Jinglin Sun" w:date="2024-07-25T17:02:39Z">
          <w:r>
            <w:rPr>
              <w:rFonts w:hint="eastAsia" w:eastAsia="仿宋_GB2312"/>
              <w:sz w:val="32"/>
              <w:szCs w:val="32"/>
              <w:lang w:val="en-US" w:eastAsia="zh-CN"/>
            </w:rPr>
            <w:delText>临床数据库</w:delText>
          </w:r>
        </w:del>
      </w:ins>
      <w:ins w:id="3757" w:author="啊白" w:date="2024-04-12T15:59:10Z">
        <w:del w:id="3758" w:author="Jinglin Sun" w:date="2024-07-25T17:02:39Z">
          <w:r>
            <w:rPr>
              <w:rFonts w:hint="eastAsia" w:eastAsia="仿宋_GB2312"/>
              <w:sz w:val="32"/>
              <w:szCs w:val="32"/>
              <w:lang w:val="en-US" w:eastAsia="zh-CN"/>
            </w:rPr>
            <w:delText>，</w:delText>
          </w:r>
        </w:del>
      </w:ins>
      <w:del w:id="3759" w:author="Jinglin Sun" w:date="2024-07-25T17:02:39Z">
        <w:r>
          <w:rPr>
            <w:rFonts w:eastAsia="仿宋_GB2312"/>
            <w:sz w:val="32"/>
            <w:szCs w:val="32"/>
          </w:rPr>
          <w:delText>由美国国立卫生研究院(NIH)下属的美国国立医学图书馆(National</w:delText>
        </w:r>
      </w:del>
      <w:del w:id="3760" w:author="Jinglin Sun" w:date="2024-07-25T17:02:39Z">
        <w:r>
          <w:rPr>
            <w:rFonts w:hint="eastAsia" w:eastAsia="仿宋_GB2312"/>
            <w:sz w:val="32"/>
            <w:szCs w:val="32"/>
          </w:rPr>
          <w:delText xml:space="preserve"> </w:delText>
        </w:r>
      </w:del>
      <w:del w:id="3761" w:author="Jinglin Sun" w:date="2024-07-25T17:02:39Z">
        <w:r>
          <w:rPr>
            <w:rFonts w:eastAsia="仿宋_GB2312"/>
            <w:sz w:val="32"/>
            <w:szCs w:val="32"/>
          </w:rPr>
          <w:delText>Library</w:delText>
        </w:r>
      </w:del>
      <w:del w:id="3762" w:author="Jinglin Sun" w:date="2024-07-25T17:02:39Z">
        <w:r>
          <w:rPr>
            <w:rFonts w:hint="eastAsia" w:eastAsia="仿宋_GB2312"/>
            <w:sz w:val="32"/>
            <w:szCs w:val="32"/>
          </w:rPr>
          <w:delText xml:space="preserve"> </w:delText>
        </w:r>
      </w:del>
      <w:del w:id="3763" w:author="Jinglin Sun" w:date="2024-07-25T17:02:39Z">
        <w:r>
          <w:rPr>
            <w:rFonts w:eastAsia="仿宋_GB2312"/>
            <w:sz w:val="32"/>
            <w:szCs w:val="32"/>
          </w:rPr>
          <w:delText>of</w:delText>
        </w:r>
      </w:del>
      <w:del w:id="3764" w:author="Jinglin Sun" w:date="2024-07-25T17:02:39Z">
        <w:r>
          <w:rPr>
            <w:rFonts w:hint="eastAsia" w:eastAsia="仿宋_GB2312"/>
            <w:sz w:val="32"/>
            <w:szCs w:val="32"/>
          </w:rPr>
          <w:delText xml:space="preserve"> </w:delText>
        </w:r>
      </w:del>
      <w:del w:id="3765" w:author="Jinglin Sun" w:date="2024-07-25T17:02:39Z">
        <w:r>
          <w:rPr>
            <w:rFonts w:eastAsia="仿宋_GB2312"/>
            <w:sz w:val="32"/>
            <w:szCs w:val="32"/>
          </w:rPr>
          <w:delText>Medicine，NML)与美国食品与药物管理局(U.S.</w:delText>
        </w:r>
      </w:del>
      <w:del w:id="3766" w:author="Jinglin Sun" w:date="2024-07-25T17:02:39Z">
        <w:r>
          <w:rPr>
            <w:rFonts w:hint="eastAsia" w:eastAsia="仿宋_GB2312"/>
            <w:sz w:val="32"/>
            <w:szCs w:val="32"/>
          </w:rPr>
          <w:delText xml:space="preserve"> </w:delText>
        </w:r>
      </w:del>
      <w:del w:id="3767" w:author="Jinglin Sun" w:date="2024-07-25T17:02:39Z">
        <w:r>
          <w:rPr>
            <w:rFonts w:eastAsia="仿宋_GB2312"/>
            <w:sz w:val="32"/>
            <w:szCs w:val="32"/>
          </w:rPr>
          <w:delText>Foodand</w:delText>
        </w:r>
      </w:del>
      <w:del w:id="3768" w:author="Jinglin Sun" w:date="2024-07-25T17:02:39Z">
        <w:r>
          <w:rPr>
            <w:rFonts w:hint="eastAsia" w:eastAsia="仿宋_GB2312"/>
            <w:sz w:val="32"/>
            <w:szCs w:val="32"/>
          </w:rPr>
          <w:delText xml:space="preserve"> </w:delText>
        </w:r>
      </w:del>
      <w:del w:id="3769" w:author="Jinglin Sun" w:date="2024-07-25T17:02:39Z">
        <w:r>
          <w:rPr>
            <w:rFonts w:eastAsia="仿宋_GB2312"/>
            <w:sz w:val="32"/>
            <w:szCs w:val="32"/>
          </w:rPr>
          <w:delText>Drug</w:delText>
        </w:r>
      </w:del>
      <w:del w:id="3770" w:author="Jinglin Sun" w:date="2024-07-25T17:02:39Z">
        <w:r>
          <w:rPr>
            <w:rFonts w:hint="eastAsia" w:eastAsia="仿宋_GB2312"/>
            <w:sz w:val="32"/>
            <w:szCs w:val="32"/>
          </w:rPr>
          <w:delText xml:space="preserve"> </w:delText>
        </w:r>
      </w:del>
      <w:del w:id="3771" w:author="Jinglin Sun" w:date="2024-07-25T17:02:39Z">
        <w:r>
          <w:rPr>
            <w:rFonts w:eastAsia="仿宋_GB2312"/>
            <w:sz w:val="32"/>
            <w:szCs w:val="32"/>
          </w:rPr>
          <w:delText>Administration，FDA)合作运营。</w:delText>
        </w:r>
      </w:del>
      <w:ins w:id="3772" w:author="啊白" w:date="2024-04-14T10:59:24Z">
        <w:del w:id="3773" w:author="Jinglin Sun" w:date="2024-07-25T17:02:39Z">
          <w:r>
            <w:rPr>
              <w:rFonts w:eastAsia="仿宋_GB2312"/>
              <w:sz w:val="32"/>
              <w:szCs w:val="32"/>
            </w:rPr>
            <w:delText>由政府主导公开的临床试验数据，全面、透明、公开，不仅能提高各项试验的透明度，还能避免重复研究和重复资金投入。</w:delText>
          </w:r>
        </w:del>
      </w:ins>
      <w:del w:id="3774" w:author="Jinglin Sun" w:date="2024-07-25T17:02:39Z">
        <w:r>
          <w:rPr>
            <w:rFonts w:eastAsia="仿宋_GB2312"/>
            <w:sz w:val="32"/>
            <w:szCs w:val="32"/>
          </w:rPr>
          <w:delText>该数据库收录了全球由国家拨款或私募资金资助的各类试验项目，其设立初衷是为了帮助患有致命性疾病的患者找到合适参与的试验项目。从2002年发展至今，已成为全球最大的临床试验数据库，不仅能够为患者、医疗卫生人员和社会大众提供临床信息的查询服务，还能够向医学科研卫生人员提供临床试验注册服务。此外，已注册的研究者需要在整个研究期间更新网站上的信息，包括实验期间的不良事件，此措施不仅加强了试验的透明度，也能使研究相关者了解学科领域的临床试验情况，从而避免重复研究、资源浪费等情况发生。</w:delText>
        </w:r>
      </w:del>
    </w:p>
    <w:p w14:paraId="1808D139">
      <w:pPr>
        <w:pStyle w:val="5"/>
        <w:ind w:firstLine="640" w:firstLineChars="200"/>
        <w:outlineLvl w:val="2"/>
        <w:rPr>
          <w:b/>
        </w:rPr>
      </w:pPr>
      <w:r>
        <w:rPr>
          <w:rFonts w:hint="eastAsia"/>
        </w:rPr>
        <w:t>4.</w:t>
      </w:r>
      <w:del w:id="3775" w:author="Jinglin Sun" w:date="2024-07-25T17:03:43Z">
        <w:r>
          <w:rPr/>
          <w:delText>美国生物医药产业</w:delText>
        </w:r>
      </w:del>
      <w:r>
        <w:t>金融环境</w:t>
      </w:r>
    </w:p>
    <w:p w14:paraId="02549B6C">
      <w:pPr>
        <w:wordWrap w:val="0"/>
        <w:spacing w:line="560" w:lineRule="exact"/>
        <w:ind w:firstLine="640" w:firstLineChars="200"/>
        <w:rPr>
          <w:ins w:id="3776" w:author="啊白" w:date="2024-04-12T11:24:07Z"/>
          <w:rFonts w:ascii="Times New Roman" w:hAnsi="Times New Roman" w:eastAsia="仿宋_GB2312" w:cs="Times New Roman"/>
          <w:i w:val="0"/>
          <w:iCs w:val="0"/>
          <w:caps w:val="0"/>
          <w:spacing w:val="0"/>
          <w:sz w:val="32"/>
          <w:szCs w:val="32"/>
          <w:shd w:val="clear"/>
        </w:rPr>
      </w:pPr>
      <w:ins w:id="3777" w:author="啊白" w:date="2024-04-12T11:24:00Z">
        <w:r>
          <w:rPr>
            <w:rFonts w:ascii="Times New Roman" w:hAnsi="Times New Roman" w:eastAsia="仿宋_GB2312" w:cs="Times New Roman"/>
            <w:i w:val="0"/>
            <w:iCs w:val="0"/>
            <w:caps w:val="0"/>
            <w:color w:val="auto"/>
            <w:spacing w:val="0"/>
            <w:sz w:val="32"/>
            <w:szCs w:val="32"/>
            <w:shd w:val="clear" w:fill="auto"/>
            <w:rPrChange w:id="3778" w:author="啊白" w:date="2024-04-12T11:24:04Z">
              <w:rPr>
                <w:rFonts w:ascii="Segoe UI" w:hAnsi="Segoe UI" w:eastAsia="Segoe UI" w:cs="Segoe UI"/>
                <w:i w:val="0"/>
                <w:iCs w:val="0"/>
                <w:caps w:val="0"/>
                <w:color w:val="1E1F24"/>
                <w:spacing w:val="0"/>
                <w:sz w:val="16"/>
                <w:szCs w:val="16"/>
                <w:shd w:val="clear" w:fill="FFFFFF"/>
              </w:rPr>
            </w:rPrChange>
          </w:rPr>
          <w:t>美国在资本支持方面为生物医药产业提供了多元化的融资渠道，这些渠道共同构成了该产业强大的资金支持体系。</w:t>
        </w:r>
      </w:ins>
    </w:p>
    <w:p w14:paraId="739CE22A">
      <w:pPr>
        <w:wordWrap w:val="0"/>
        <w:spacing w:line="560" w:lineRule="exact"/>
        <w:ind w:firstLine="640" w:firstLineChars="200"/>
        <w:outlineLvl w:val="3"/>
        <w:rPr>
          <w:del w:id="3779" w:author="啊白" w:date="2024-04-12T11:24:00Z"/>
          <w:rFonts w:eastAsia="仿宋_GB2312"/>
          <w:sz w:val="32"/>
          <w:szCs w:val="32"/>
        </w:rPr>
      </w:pPr>
      <w:del w:id="3780" w:author="啊白" w:date="2024-04-12T11:24:00Z">
        <w:r>
          <w:rPr>
            <w:rFonts w:eastAsia="仿宋_GB2312"/>
            <w:sz w:val="32"/>
            <w:szCs w:val="32"/>
          </w:rPr>
          <w:delText>在资本支持方面，美国建立了包括联邦/州政府拨款或资助、成立基金会、贷款、风险投资、股票市场等多种生物医药产业融资渠道。</w:delText>
        </w:r>
      </w:del>
    </w:p>
    <w:p w14:paraId="4E03A9C0">
      <w:pPr>
        <w:tabs>
          <w:tab w:val="left" w:pos="1200"/>
        </w:tabs>
        <w:wordWrap w:val="0"/>
        <w:spacing w:line="560" w:lineRule="exact"/>
        <w:ind w:left="482"/>
        <w:outlineLvl w:val="3"/>
        <w:rPr>
          <w:rFonts w:eastAsia="仿宋_GB2312"/>
          <w:sz w:val="32"/>
          <w:szCs w:val="32"/>
        </w:rPr>
      </w:pPr>
      <w:r>
        <w:rPr>
          <w:rFonts w:eastAsia="仿宋_GB2312"/>
          <w:sz w:val="32"/>
          <w:szCs w:val="32"/>
        </w:rPr>
        <w:t>（1）联邦/州政府拨款或资助</w:t>
      </w:r>
      <w:del w:id="3781" w:author="啊白" w:date="2024-04-12T11:24:30Z">
        <w:r>
          <w:rPr>
            <w:rFonts w:eastAsia="仿宋_GB2312"/>
            <w:sz w:val="32"/>
            <w:szCs w:val="32"/>
          </w:rPr>
          <w:delText>推动生物医药基础研究</w:delText>
        </w:r>
      </w:del>
    </w:p>
    <w:p w14:paraId="045039A9">
      <w:pPr>
        <w:wordWrap w:val="0"/>
        <w:spacing w:line="560" w:lineRule="exact"/>
        <w:ind w:firstLine="640" w:firstLineChars="200"/>
        <w:rPr>
          <w:rFonts w:hint="default" w:eastAsia="仿宋_GB2312"/>
          <w:sz w:val="32"/>
          <w:szCs w:val="32"/>
          <w:lang w:val="en-US" w:eastAsia="zh-CN"/>
        </w:rPr>
      </w:pPr>
      <w:ins w:id="3782" w:author="啊白" w:date="2024-04-12T11:24:17Z">
        <w:r>
          <w:rPr>
            <w:rFonts w:ascii="Times New Roman" w:hAnsi="Times New Roman" w:eastAsia="仿宋_GB2312" w:cs="Times New Roman"/>
            <w:i w:val="0"/>
            <w:iCs w:val="0"/>
            <w:caps w:val="0"/>
            <w:color w:val="auto"/>
            <w:spacing w:val="0"/>
            <w:sz w:val="32"/>
            <w:szCs w:val="32"/>
            <w:shd w:val="clear" w:fill="auto"/>
            <w:rPrChange w:id="3783" w:author="啊白" w:date="2024-04-12T11:24:21Z">
              <w:rPr>
                <w:rFonts w:ascii="Segoe UI" w:hAnsi="Segoe UI" w:eastAsia="Segoe UI" w:cs="Segoe UI"/>
                <w:i w:val="0"/>
                <w:iCs w:val="0"/>
                <w:caps w:val="0"/>
                <w:color w:val="1E1F24"/>
                <w:spacing w:val="0"/>
                <w:sz w:val="16"/>
                <w:szCs w:val="16"/>
                <w:shd w:val="clear" w:fill="FFFFFF"/>
              </w:rPr>
            </w:rPrChange>
          </w:rPr>
          <w:t>美国政府，包括联邦和州层面，经常为生物医药产业提供直接的资金支持。这些资金通常用于支持基础研究、临床试验、新技术开发以及公共卫生项目等。政府资助不仅降低了企业的研发风险，还通过引导资金流向关键领域，推动了整个行业的创新和发展。</w:t>
        </w:r>
      </w:ins>
      <w:r>
        <w:rPr>
          <w:rFonts w:eastAsia="仿宋_GB2312"/>
          <w:sz w:val="32"/>
          <w:szCs w:val="32"/>
        </w:rPr>
        <w:t>NIH（</w:t>
      </w:r>
      <w:ins w:id="3784" w:author="啊白" w:date="2024-04-12T14:23:45Z">
        <w:r>
          <w:rPr>
            <w:rFonts w:hint="eastAsia" w:eastAsia="仿宋_GB2312"/>
            <w:sz w:val="32"/>
            <w:szCs w:val="32"/>
            <w:lang w:val="en-US" w:eastAsia="zh-CN"/>
          </w:rPr>
          <w:t>美国</w:t>
        </w:r>
      </w:ins>
      <w:r>
        <w:rPr>
          <w:rFonts w:eastAsia="仿宋_GB2312"/>
          <w:sz w:val="32"/>
          <w:szCs w:val="32"/>
        </w:rPr>
        <w:t>国立卫生研究院）是</w:t>
      </w:r>
      <w:ins w:id="3785" w:author="啊白" w:date="2024-04-12T14:24:04Z">
        <w:r>
          <w:rPr>
            <w:rFonts w:hint="eastAsia" w:eastAsia="仿宋_GB2312"/>
            <w:sz w:val="32"/>
            <w:szCs w:val="32"/>
            <w:lang w:val="en-US" w:eastAsia="zh-CN"/>
          </w:rPr>
          <w:t>联邦</w:t>
        </w:r>
      </w:ins>
      <w:ins w:id="3786" w:author="啊白" w:date="2024-04-12T14:24:06Z">
        <w:r>
          <w:rPr>
            <w:rFonts w:hint="eastAsia" w:eastAsia="仿宋_GB2312"/>
            <w:sz w:val="32"/>
            <w:szCs w:val="32"/>
            <w:lang w:val="en-US" w:eastAsia="zh-CN"/>
          </w:rPr>
          <w:t>政府</w:t>
        </w:r>
      </w:ins>
      <w:ins w:id="3787" w:author="啊白" w:date="2024-04-12T14:24:07Z">
        <w:r>
          <w:rPr>
            <w:rFonts w:hint="eastAsia" w:eastAsia="仿宋_GB2312"/>
            <w:sz w:val="32"/>
            <w:szCs w:val="32"/>
            <w:lang w:val="en-US" w:eastAsia="zh-CN"/>
          </w:rPr>
          <w:t>在</w:t>
        </w:r>
      </w:ins>
      <w:ins w:id="3788" w:author="啊白" w:date="2024-04-12T14:24:11Z">
        <w:r>
          <w:rPr>
            <w:rFonts w:hint="eastAsia" w:eastAsia="仿宋_GB2312"/>
            <w:sz w:val="32"/>
            <w:szCs w:val="32"/>
            <w:lang w:val="en-US" w:eastAsia="zh-CN"/>
          </w:rPr>
          <w:t>生物医学</w:t>
        </w:r>
      </w:ins>
      <w:ins w:id="3789" w:author="啊白" w:date="2024-04-12T14:24:12Z">
        <w:r>
          <w:rPr>
            <w:rFonts w:hint="eastAsia" w:eastAsia="仿宋_GB2312"/>
            <w:sz w:val="32"/>
            <w:szCs w:val="32"/>
            <w:lang w:val="en-US" w:eastAsia="zh-CN"/>
          </w:rPr>
          <w:t>领域</w:t>
        </w:r>
      </w:ins>
      <w:ins w:id="3790" w:author="啊白" w:date="2024-04-12T14:24:14Z">
        <w:r>
          <w:rPr>
            <w:rFonts w:hint="eastAsia" w:eastAsia="仿宋_GB2312"/>
            <w:sz w:val="32"/>
            <w:szCs w:val="32"/>
            <w:lang w:val="en-US" w:eastAsia="zh-CN"/>
          </w:rPr>
          <w:t>规模</w:t>
        </w:r>
      </w:ins>
      <w:ins w:id="3791" w:author="啊白" w:date="2024-04-12T14:24:16Z">
        <w:r>
          <w:rPr>
            <w:rFonts w:hint="eastAsia" w:eastAsia="仿宋_GB2312"/>
            <w:sz w:val="32"/>
            <w:szCs w:val="32"/>
            <w:lang w:val="en-US" w:eastAsia="zh-CN"/>
          </w:rPr>
          <w:t>最大</w:t>
        </w:r>
      </w:ins>
      <w:ins w:id="3792" w:author="啊白" w:date="2024-04-12T14:24:17Z">
        <w:r>
          <w:rPr>
            <w:rFonts w:hint="eastAsia" w:eastAsia="仿宋_GB2312"/>
            <w:sz w:val="32"/>
            <w:szCs w:val="32"/>
            <w:lang w:val="en-US" w:eastAsia="zh-CN"/>
          </w:rPr>
          <w:t>、</w:t>
        </w:r>
      </w:ins>
      <w:ins w:id="3793" w:author="啊白" w:date="2024-04-12T14:24:21Z">
        <w:r>
          <w:rPr>
            <w:rFonts w:hint="eastAsia" w:eastAsia="仿宋_GB2312"/>
            <w:sz w:val="32"/>
            <w:szCs w:val="32"/>
            <w:lang w:val="en-US" w:eastAsia="zh-CN"/>
          </w:rPr>
          <w:t>掌握科研经费</w:t>
        </w:r>
      </w:ins>
      <w:ins w:id="3794" w:author="啊白" w:date="2024-04-12T14:24:22Z">
        <w:r>
          <w:rPr>
            <w:rFonts w:hint="eastAsia" w:eastAsia="仿宋_GB2312"/>
            <w:sz w:val="32"/>
            <w:szCs w:val="32"/>
            <w:lang w:val="en-US" w:eastAsia="zh-CN"/>
          </w:rPr>
          <w:t>最多</w:t>
        </w:r>
      </w:ins>
      <w:ins w:id="3795" w:author="啊白" w:date="2024-04-12T14:24:23Z">
        <w:r>
          <w:rPr>
            <w:rFonts w:hint="eastAsia" w:eastAsia="仿宋_GB2312"/>
            <w:sz w:val="32"/>
            <w:szCs w:val="32"/>
            <w:lang w:val="en-US" w:eastAsia="zh-CN"/>
          </w:rPr>
          <w:t>的</w:t>
        </w:r>
      </w:ins>
      <w:ins w:id="3796" w:author="啊白" w:date="2024-04-12T14:24:24Z">
        <w:r>
          <w:rPr>
            <w:rFonts w:hint="eastAsia" w:eastAsia="仿宋_GB2312"/>
            <w:sz w:val="32"/>
            <w:szCs w:val="32"/>
            <w:lang w:val="en-US" w:eastAsia="zh-CN"/>
          </w:rPr>
          <w:t>机构</w:t>
        </w:r>
      </w:ins>
      <w:ins w:id="3797" w:author="啊白" w:date="2024-04-12T14:24:25Z">
        <w:r>
          <w:rPr>
            <w:rFonts w:hint="eastAsia" w:eastAsia="仿宋_GB2312"/>
            <w:sz w:val="32"/>
            <w:szCs w:val="32"/>
            <w:lang w:val="en-US" w:eastAsia="zh-CN"/>
          </w:rPr>
          <w:t>，</w:t>
        </w:r>
      </w:ins>
      <w:ins w:id="3798" w:author="啊白" w:date="2024-04-12T14:24:26Z">
        <w:r>
          <w:rPr>
            <w:rFonts w:hint="eastAsia" w:eastAsia="仿宋_GB2312"/>
            <w:sz w:val="32"/>
            <w:szCs w:val="32"/>
            <w:lang w:val="en-US" w:eastAsia="zh-CN"/>
          </w:rPr>
          <w:t>是</w:t>
        </w:r>
      </w:ins>
      <w:r>
        <w:rPr>
          <w:rFonts w:eastAsia="仿宋_GB2312"/>
          <w:sz w:val="32"/>
          <w:szCs w:val="32"/>
        </w:rPr>
        <w:t>美国联邦政府对医药研发投资重要投资渠道。</w:t>
      </w:r>
      <w:del w:id="3799" w:author="啊白" w:date="2024-04-12T14:23:11Z">
        <w:r>
          <w:rPr>
            <w:rFonts w:eastAsia="仿宋_GB2312"/>
            <w:sz w:val="32"/>
            <w:szCs w:val="32"/>
          </w:rPr>
          <w:delText>2021年美国联邦政府对生命科学的投资达到407亿美元，较1938年的政府拨付资金4.9亿美元增长100倍。从研发支出结构来看，根据美国国家科学与工程学院统计中心(NCSES)数据显示，联邦政府对生命科学的研发支出占全部研发支出总额的百分比从1970的29%增长至2020年的48%。NIH政府重点聚焦医学与生命科学的基础研究领域，重点支持国家科研机构、大学科研机构和非营利科研组织，瞄准脑科学、生命组学、病原生物学、合成生物学等世界前瞻性领域。如2020年10月6日，NIH宣布将在未来5年通过其“高风险高回报”（HRHR）研究计划，为85个项目提供总额约2.51亿美元的资助，如街区对城镇药物滥用的影响研究、脑机接口研究、基于金刚石量子传感器的核磁共振显微镜研究等高度创新且具备高影响力的生物医学或行为研究项目。</w:delText>
        </w:r>
      </w:del>
      <w:r>
        <w:rPr>
          <w:rFonts w:eastAsia="仿宋_GB2312"/>
          <w:sz w:val="32"/>
          <w:szCs w:val="32"/>
        </w:rPr>
        <w:fldChar w:fldCharType="begin"/>
      </w:r>
      <w:r>
        <w:rPr>
          <w:rFonts w:eastAsia="仿宋_GB2312"/>
          <w:sz w:val="32"/>
          <w:szCs w:val="32"/>
        </w:rPr>
        <w:instrText xml:space="preserve">INCLUDEPICTURE \d "https://mmbiz.qpic.cn/mmbiz_jpg/wS6Dqhho2dLTytSibxcKdsfqbeWlTjmPls4JRv3lx2HwIISIy7sBQiaJTkowCpK3RicAvrfxCDELrVicFHH9qdicicVQ/640?wx_fmt=jpeg&amp;tp=wxpic&amp;wxfrom=5&amp;wx_lazy=1&amp;wx_co=1" \* MERGEFORMATINET </w:instrText>
      </w:r>
      <w:r>
        <w:rPr>
          <w:rFonts w:eastAsia="仿宋_GB2312"/>
          <w:sz w:val="32"/>
          <w:szCs w:val="32"/>
        </w:rPr>
        <w:fldChar w:fldCharType="separate"/>
      </w:r>
      <w:r>
        <w:rPr>
          <w:rFonts w:eastAsia="仿宋_GB2312"/>
          <w:sz w:val="32"/>
          <w:szCs w:val="32"/>
        </w:rPr>
        <w:fldChar w:fldCharType="end"/>
      </w:r>
      <w:ins w:id="3800" w:author="啊白" w:date="2024-04-12T14:24:58Z">
        <w:r>
          <w:rPr>
            <w:rFonts w:hint="eastAsia" w:eastAsia="仿宋_GB2312"/>
            <w:sz w:val="32"/>
            <w:szCs w:val="32"/>
            <w:lang w:val="en-US" w:eastAsia="zh-CN"/>
          </w:rPr>
          <w:t>拜登政府</w:t>
        </w:r>
      </w:ins>
      <w:ins w:id="3801" w:author="啊白" w:date="2024-04-12T14:25:04Z">
        <w:r>
          <w:rPr>
            <w:rFonts w:hint="eastAsia" w:eastAsia="仿宋_GB2312"/>
            <w:sz w:val="32"/>
            <w:szCs w:val="32"/>
            <w:lang w:val="en-US" w:eastAsia="zh-CN"/>
          </w:rPr>
          <w:t>上台</w:t>
        </w:r>
      </w:ins>
      <w:ins w:id="3802" w:author="啊白" w:date="2024-04-12T14:25:05Z">
        <w:r>
          <w:rPr>
            <w:rFonts w:hint="eastAsia" w:eastAsia="仿宋_GB2312"/>
            <w:sz w:val="32"/>
            <w:szCs w:val="32"/>
            <w:lang w:val="en-US" w:eastAsia="zh-CN"/>
          </w:rPr>
          <w:t>后</w:t>
        </w:r>
      </w:ins>
      <w:ins w:id="3803" w:author="啊白" w:date="2024-04-12T14:25:07Z">
        <w:r>
          <w:rPr>
            <w:rFonts w:hint="eastAsia" w:eastAsia="仿宋_GB2312"/>
            <w:sz w:val="32"/>
            <w:szCs w:val="32"/>
            <w:lang w:val="en-US" w:eastAsia="zh-CN"/>
          </w:rPr>
          <w:t>NI</w:t>
        </w:r>
      </w:ins>
      <w:ins w:id="3804" w:author="啊白" w:date="2024-04-12T14:25:08Z">
        <w:r>
          <w:rPr>
            <w:rFonts w:hint="eastAsia" w:eastAsia="仿宋_GB2312"/>
            <w:sz w:val="32"/>
            <w:szCs w:val="32"/>
            <w:lang w:val="en-US" w:eastAsia="zh-CN"/>
          </w:rPr>
          <w:t>H</w:t>
        </w:r>
      </w:ins>
      <w:ins w:id="3805" w:author="啊白" w:date="2024-04-12T14:25:19Z">
        <w:r>
          <w:rPr>
            <w:rFonts w:hint="eastAsia" w:eastAsia="仿宋_GB2312"/>
            <w:sz w:val="32"/>
            <w:szCs w:val="32"/>
            <w:lang w:val="en-US" w:eastAsia="zh-CN"/>
          </w:rPr>
          <w:t>划分</w:t>
        </w:r>
      </w:ins>
      <w:ins w:id="3806" w:author="啊白" w:date="2024-04-12T14:25:14Z">
        <w:r>
          <w:rPr>
            <w:rFonts w:hint="eastAsia" w:eastAsia="仿宋_GB2312"/>
            <w:sz w:val="32"/>
            <w:szCs w:val="32"/>
            <w:lang w:val="en-US" w:eastAsia="zh-CN"/>
          </w:rPr>
          <w:t>全新分支</w:t>
        </w:r>
      </w:ins>
      <w:ins w:id="3807" w:author="啊白" w:date="2024-04-12T14:25:15Z">
        <w:r>
          <w:rPr>
            <w:rFonts w:hint="eastAsia" w:eastAsia="仿宋_GB2312"/>
            <w:sz w:val="32"/>
            <w:szCs w:val="32"/>
            <w:lang w:val="en-US" w:eastAsia="zh-CN"/>
          </w:rPr>
          <w:t>机构</w:t>
        </w:r>
      </w:ins>
      <w:ins w:id="3808" w:author="啊白" w:date="2024-04-12T14:25:28Z">
        <w:r>
          <w:rPr>
            <w:rFonts w:hint="eastAsia" w:eastAsia="仿宋_GB2312"/>
            <w:sz w:val="32"/>
            <w:szCs w:val="32"/>
            <w:lang w:val="en-US" w:eastAsia="zh-CN"/>
          </w:rPr>
          <w:t>，</w:t>
        </w:r>
      </w:ins>
      <w:ins w:id="3809" w:author="啊白" w:date="2024-04-12T14:27:29Z">
        <w:r>
          <w:rPr>
            <w:rFonts w:hint="eastAsia" w:eastAsia="仿宋_GB2312"/>
            <w:sz w:val="32"/>
            <w:szCs w:val="32"/>
            <w:lang w:val="en-US" w:eastAsia="zh-CN"/>
          </w:rPr>
          <w:t>该</w:t>
        </w:r>
      </w:ins>
      <w:ins w:id="3810" w:author="啊白" w:date="2024-04-12T14:27:23Z">
        <w:r>
          <w:rPr>
            <w:rFonts w:hint="eastAsia" w:ascii="Times New Roman" w:hAnsi="Times New Roman" w:eastAsia="仿宋_GB2312" w:cs="Times New Roman"/>
            <w:i w:val="0"/>
            <w:iCs w:val="0"/>
            <w:caps w:val="0"/>
            <w:color w:val="auto"/>
            <w:spacing w:val="0"/>
            <w:sz w:val="32"/>
            <w:szCs w:val="32"/>
            <w:shd w:val="clear" w:fill="auto"/>
            <w:rPrChange w:id="3811" w:author="啊白" w:date="2024-04-12T14:27:26Z">
              <w:rPr>
                <w:rFonts w:ascii="Microsoft YaHei UI" w:hAnsi="Microsoft YaHei UI" w:eastAsia="Microsoft YaHei UI" w:cs="Microsoft YaHei UI"/>
                <w:i w:val="0"/>
                <w:iCs w:val="0"/>
                <w:caps w:val="0"/>
                <w:color w:val="1C1C1C"/>
                <w:spacing w:val="5"/>
                <w:sz w:val="16"/>
                <w:szCs w:val="16"/>
                <w:shd w:val="clear" w:fill="FFFFFF"/>
              </w:rPr>
            </w:rPrChange>
          </w:rPr>
          <w:t>项目已获得国会两院的支持，通过“ARPA-H法案”，保障该机构65亿美元的启动经费支持</w:t>
        </w:r>
      </w:ins>
      <w:ins w:id="3812" w:author="啊白" w:date="2024-04-12T14:27:53Z">
        <w:r>
          <w:rPr>
            <w:rFonts w:hint="eastAsia" w:eastAsia="仿宋_GB2312" w:cs="Times New Roman"/>
            <w:i w:val="0"/>
            <w:iCs w:val="0"/>
            <w:caps w:val="0"/>
            <w:spacing w:val="0"/>
            <w:sz w:val="32"/>
            <w:szCs w:val="32"/>
            <w:shd w:val="clear"/>
            <w:lang w:eastAsia="zh-CN"/>
          </w:rPr>
          <w:t>。</w:t>
        </w:r>
      </w:ins>
      <w:ins w:id="3813" w:author="啊白" w:date="2024-04-12T14:27:54Z">
        <w:r>
          <w:rPr>
            <w:rFonts w:hint="eastAsia" w:eastAsia="仿宋_GB2312" w:cs="Times New Roman"/>
            <w:i w:val="0"/>
            <w:iCs w:val="0"/>
            <w:caps w:val="0"/>
            <w:spacing w:val="0"/>
            <w:sz w:val="32"/>
            <w:szCs w:val="32"/>
            <w:shd w:val="clear"/>
            <w:lang w:val="en-US" w:eastAsia="zh-CN"/>
          </w:rPr>
          <w:t>该机构</w:t>
        </w:r>
      </w:ins>
      <w:ins w:id="3814" w:author="啊白" w:date="2024-04-12T14:27:50Z">
        <w:r>
          <w:rPr>
            <w:rFonts w:hint="eastAsia" w:eastAsia="仿宋_GB2312" w:cs="Times New Roman"/>
            <w:i w:val="0"/>
            <w:iCs w:val="0"/>
            <w:caps w:val="0"/>
            <w:spacing w:val="0"/>
            <w:sz w:val="32"/>
            <w:szCs w:val="32"/>
            <w:shd w:val="clear"/>
            <w:lang w:val="en-US" w:eastAsia="zh-CN"/>
          </w:rPr>
          <w:t>旨在</w:t>
        </w:r>
      </w:ins>
      <w:ins w:id="3815" w:author="啊白" w:date="2024-04-12T14:25:30Z">
        <w:r>
          <w:rPr>
            <w:rFonts w:hint="eastAsia" w:eastAsia="仿宋_GB2312"/>
            <w:sz w:val="32"/>
            <w:szCs w:val="32"/>
            <w:lang w:val="en-US" w:eastAsia="zh-CN"/>
          </w:rPr>
          <w:t>承担</w:t>
        </w:r>
      </w:ins>
      <w:ins w:id="3816" w:author="啊白" w:date="2024-04-12T14:25:32Z">
        <w:r>
          <w:rPr>
            <w:rFonts w:hint="eastAsia" w:eastAsia="仿宋_GB2312"/>
            <w:sz w:val="32"/>
            <w:szCs w:val="32"/>
            <w:lang w:val="en-US" w:eastAsia="zh-CN"/>
          </w:rPr>
          <w:t>更高风险</w:t>
        </w:r>
      </w:ins>
      <w:ins w:id="3817" w:author="啊白" w:date="2024-04-12T14:25:33Z">
        <w:r>
          <w:rPr>
            <w:rFonts w:hint="eastAsia" w:eastAsia="仿宋_GB2312"/>
            <w:sz w:val="32"/>
            <w:szCs w:val="32"/>
            <w:lang w:val="en-US" w:eastAsia="zh-CN"/>
          </w:rPr>
          <w:t>的</w:t>
        </w:r>
      </w:ins>
      <w:ins w:id="3818" w:author="啊白" w:date="2024-04-12T14:25:37Z">
        <w:r>
          <w:rPr>
            <w:rFonts w:hint="eastAsia" w:eastAsia="仿宋_GB2312"/>
            <w:sz w:val="32"/>
            <w:szCs w:val="32"/>
            <w:lang w:val="en-US" w:eastAsia="zh-CN"/>
          </w:rPr>
          <w:t>前沿生物医学创新研究</w:t>
        </w:r>
      </w:ins>
      <w:ins w:id="3819" w:author="啊白" w:date="2024-04-12T14:25:40Z">
        <w:r>
          <w:rPr>
            <w:rFonts w:hint="eastAsia" w:eastAsia="仿宋_GB2312"/>
            <w:sz w:val="32"/>
            <w:szCs w:val="32"/>
            <w:lang w:val="en-US" w:eastAsia="zh-CN"/>
          </w:rPr>
          <w:t>，</w:t>
        </w:r>
      </w:ins>
      <w:ins w:id="3820" w:author="啊白" w:date="2024-04-12T14:25:50Z">
        <w:r>
          <w:rPr>
            <w:rFonts w:hint="eastAsia" w:eastAsia="仿宋_GB2312"/>
            <w:sz w:val="32"/>
            <w:szCs w:val="32"/>
            <w:lang w:val="en-US" w:eastAsia="zh-CN"/>
          </w:rPr>
          <w:t>机构</w:t>
        </w:r>
      </w:ins>
      <w:ins w:id="3821" w:author="啊白" w:date="2024-04-12T14:25:54Z">
        <w:r>
          <w:rPr>
            <w:rFonts w:hint="eastAsia" w:eastAsia="仿宋_GB2312"/>
            <w:sz w:val="32"/>
            <w:szCs w:val="32"/>
            <w:lang w:val="en-US" w:eastAsia="zh-CN"/>
          </w:rPr>
          <w:t>实施者</w:t>
        </w:r>
      </w:ins>
      <w:ins w:id="3822" w:author="啊白" w:date="2024-04-12T14:28:00Z">
        <w:r>
          <w:rPr>
            <w:rFonts w:hint="eastAsia" w:eastAsia="仿宋_GB2312"/>
            <w:sz w:val="32"/>
            <w:szCs w:val="32"/>
            <w:lang w:val="en-US" w:eastAsia="zh-CN"/>
          </w:rPr>
          <w:t>已</w:t>
        </w:r>
      </w:ins>
      <w:ins w:id="3823" w:author="啊白" w:date="2024-04-12T14:26:02Z">
        <w:r>
          <w:rPr>
            <w:rFonts w:hint="eastAsia" w:eastAsia="仿宋_GB2312"/>
            <w:sz w:val="32"/>
            <w:szCs w:val="32"/>
            <w:lang w:val="en-US" w:eastAsia="zh-CN"/>
          </w:rPr>
          <w:t>先后提交</w:t>
        </w:r>
      </w:ins>
      <w:ins w:id="3824" w:author="啊白" w:date="2024-04-12T14:26:05Z">
        <w:r>
          <w:rPr>
            <w:rFonts w:hint="eastAsia" w:eastAsia="仿宋_GB2312"/>
            <w:sz w:val="32"/>
            <w:szCs w:val="32"/>
            <w:lang w:val="en-US" w:eastAsia="zh-CN"/>
          </w:rPr>
          <w:t>“</w:t>
        </w:r>
      </w:ins>
      <w:ins w:id="3825" w:author="啊白" w:date="2024-04-12T14:26:16Z">
        <w:r>
          <w:rPr>
            <w:rFonts w:hint="eastAsia" w:eastAsia="仿宋_GB2312"/>
            <w:sz w:val="32"/>
            <w:szCs w:val="32"/>
            <w:lang w:val="en-US" w:eastAsia="zh-CN"/>
          </w:rPr>
          <w:t>终结癌症</w:t>
        </w:r>
      </w:ins>
      <w:ins w:id="3826" w:author="啊白" w:date="2024-04-12T14:26:18Z">
        <w:r>
          <w:rPr>
            <w:rFonts w:hint="eastAsia" w:eastAsia="仿宋_GB2312"/>
            <w:sz w:val="32"/>
            <w:szCs w:val="32"/>
            <w:lang w:val="en-US" w:eastAsia="zh-CN"/>
          </w:rPr>
          <w:t>疾病</w:t>
        </w:r>
      </w:ins>
      <w:ins w:id="3827" w:author="啊白" w:date="2024-04-12T14:26:05Z">
        <w:r>
          <w:rPr>
            <w:rFonts w:hint="eastAsia" w:eastAsia="仿宋_GB2312"/>
            <w:sz w:val="32"/>
            <w:szCs w:val="32"/>
            <w:lang w:val="en-US" w:eastAsia="zh-CN"/>
          </w:rPr>
          <w:t>”</w:t>
        </w:r>
      </w:ins>
      <w:ins w:id="3828" w:author="啊白" w:date="2024-04-12T14:26:19Z">
        <w:r>
          <w:rPr>
            <w:rFonts w:hint="eastAsia" w:eastAsia="仿宋_GB2312"/>
            <w:sz w:val="32"/>
            <w:szCs w:val="32"/>
            <w:lang w:val="en-US" w:eastAsia="zh-CN"/>
          </w:rPr>
          <w:t>和</w:t>
        </w:r>
      </w:ins>
      <w:ins w:id="3829" w:author="啊白" w:date="2024-04-12T14:26:25Z">
        <w:r>
          <w:rPr>
            <w:rFonts w:hint="eastAsia" w:eastAsia="仿宋_GB2312"/>
            <w:sz w:val="32"/>
            <w:szCs w:val="32"/>
            <w:lang w:val="en-US" w:eastAsia="zh-CN"/>
          </w:rPr>
          <w:t>“</w:t>
        </w:r>
      </w:ins>
      <w:ins w:id="3830" w:author="啊白" w:date="2024-04-12T14:26:22Z">
        <w:r>
          <w:rPr>
            <w:rFonts w:hint="eastAsia" w:eastAsia="仿宋_GB2312"/>
            <w:sz w:val="32"/>
            <w:szCs w:val="32"/>
            <w:lang w:val="en-US" w:eastAsia="zh-CN"/>
          </w:rPr>
          <w:t>百日</w:t>
        </w:r>
      </w:ins>
      <w:ins w:id="3831" w:author="啊白" w:date="2024-04-12T14:26:29Z">
        <w:r>
          <w:rPr>
            <w:rFonts w:hint="eastAsia" w:eastAsia="仿宋_GB2312"/>
            <w:sz w:val="32"/>
            <w:szCs w:val="32"/>
            <w:lang w:val="en-US" w:eastAsia="zh-CN"/>
          </w:rPr>
          <w:t>研发疫苗”</w:t>
        </w:r>
      </w:ins>
      <w:ins w:id="3832" w:author="啊白" w:date="2024-04-12T14:26:35Z">
        <w:r>
          <w:rPr>
            <w:rFonts w:hint="eastAsia" w:eastAsia="仿宋_GB2312"/>
            <w:sz w:val="32"/>
            <w:szCs w:val="32"/>
            <w:lang w:val="en-US" w:eastAsia="zh-CN"/>
          </w:rPr>
          <w:t>等</w:t>
        </w:r>
      </w:ins>
      <w:ins w:id="3833" w:author="啊白" w:date="2024-04-12T14:26:38Z">
        <w:r>
          <w:rPr>
            <w:rFonts w:hint="eastAsia" w:eastAsia="仿宋_GB2312"/>
            <w:sz w:val="32"/>
            <w:szCs w:val="32"/>
            <w:lang w:val="en-US" w:eastAsia="zh-CN"/>
          </w:rPr>
          <w:t>宏伟</w:t>
        </w:r>
      </w:ins>
      <w:ins w:id="3834" w:author="啊白" w:date="2024-04-12T14:26:39Z">
        <w:r>
          <w:rPr>
            <w:rFonts w:hint="eastAsia" w:eastAsia="仿宋_GB2312"/>
            <w:sz w:val="32"/>
            <w:szCs w:val="32"/>
            <w:lang w:val="en-US" w:eastAsia="zh-CN"/>
          </w:rPr>
          <w:t>计划。</w:t>
        </w:r>
      </w:ins>
    </w:p>
    <w:p w14:paraId="41C2F96E">
      <w:pPr>
        <w:tabs>
          <w:tab w:val="left" w:pos="1200"/>
        </w:tabs>
        <w:wordWrap w:val="0"/>
        <w:spacing w:line="560" w:lineRule="exact"/>
        <w:ind w:left="482"/>
        <w:outlineLvl w:val="3"/>
        <w:rPr>
          <w:rFonts w:eastAsia="仿宋_GB2312"/>
          <w:sz w:val="32"/>
          <w:szCs w:val="32"/>
        </w:rPr>
      </w:pPr>
      <w:r>
        <w:rPr>
          <w:rFonts w:eastAsia="仿宋_GB2312"/>
          <w:sz w:val="32"/>
          <w:szCs w:val="32"/>
        </w:rPr>
        <w:t>（2）</w:t>
      </w:r>
      <w:del w:id="3835" w:author="啊白" w:date="2024-04-15T10:04:21Z">
        <w:r>
          <w:rPr>
            <w:rFonts w:eastAsia="仿宋_GB2312"/>
            <w:sz w:val="32"/>
            <w:szCs w:val="32"/>
          </w:rPr>
          <w:delText>美国</w:delText>
        </w:r>
      </w:del>
      <w:r>
        <w:rPr>
          <w:rFonts w:eastAsia="仿宋_GB2312"/>
          <w:sz w:val="32"/>
          <w:szCs w:val="32"/>
        </w:rPr>
        <w:t>风险投资</w:t>
      </w:r>
      <w:del w:id="3836" w:author="啊白" w:date="2024-04-15T10:04:19Z">
        <w:r>
          <w:rPr>
            <w:rFonts w:eastAsia="仿宋_GB2312"/>
            <w:sz w:val="32"/>
            <w:szCs w:val="32"/>
          </w:rPr>
          <w:delText>发展成熟</w:delText>
        </w:r>
      </w:del>
    </w:p>
    <w:p w14:paraId="2143D27B">
      <w:pPr>
        <w:wordWrap w:val="0"/>
        <w:spacing w:line="560" w:lineRule="exact"/>
        <w:ind w:firstLine="640" w:firstLineChars="200"/>
        <w:rPr>
          <w:rFonts w:hint="default" w:eastAsia="仿宋_GB2312"/>
          <w:sz w:val="32"/>
          <w:szCs w:val="32"/>
          <w:lang w:eastAsia="zh-CN"/>
          <w:rPrChange w:id="3837" w:author="啊白" w:date="2024-04-12T15:36:04Z">
            <w:rPr>
              <w:rFonts w:hint="eastAsia" w:eastAsia="仿宋_GB2312"/>
              <w:sz w:val="32"/>
              <w:szCs w:val="32"/>
              <w:lang w:eastAsia="zh-CN"/>
            </w:rPr>
          </w:rPrChange>
        </w:rPr>
      </w:pPr>
      <w:r>
        <w:rPr>
          <w:rFonts w:eastAsia="仿宋_GB2312"/>
          <w:sz w:val="32"/>
          <w:szCs w:val="32"/>
        </w:rPr>
        <w:t>美国</w:t>
      </w:r>
      <w:del w:id="3838" w:author="啊白" w:date="2024-04-12T14:46:58Z">
        <w:r>
          <w:rPr>
            <w:rFonts w:hint="default" w:eastAsia="仿宋_GB2312"/>
            <w:sz w:val="32"/>
            <w:szCs w:val="32"/>
            <w:lang w:val="en-US"/>
          </w:rPr>
          <w:delText>是风险投资业兴起最早也是发展最成熟的国家</w:delText>
        </w:r>
      </w:del>
      <w:ins w:id="3839" w:author="啊白" w:date="2024-04-12T14:46:58Z">
        <w:r>
          <w:rPr>
            <w:rFonts w:hint="eastAsia" w:eastAsia="仿宋_GB2312"/>
            <w:sz w:val="32"/>
            <w:szCs w:val="32"/>
            <w:lang w:val="en-US" w:eastAsia="zh-CN"/>
          </w:rPr>
          <w:t>作为</w:t>
        </w:r>
      </w:ins>
      <w:ins w:id="3840" w:author="啊白" w:date="2024-04-12T14:47:03Z">
        <w:r>
          <w:rPr>
            <w:rFonts w:hint="eastAsia" w:eastAsia="仿宋_GB2312"/>
            <w:sz w:val="32"/>
            <w:szCs w:val="32"/>
            <w:lang w:val="en-US" w:eastAsia="zh-CN"/>
          </w:rPr>
          <w:t>风险投资</w:t>
        </w:r>
      </w:ins>
      <w:ins w:id="3841" w:author="啊白" w:date="2024-04-12T14:47:04Z">
        <w:r>
          <w:rPr>
            <w:rFonts w:hint="eastAsia" w:eastAsia="仿宋_GB2312"/>
            <w:sz w:val="32"/>
            <w:szCs w:val="32"/>
            <w:lang w:val="en-US" w:eastAsia="zh-CN"/>
          </w:rPr>
          <w:t>也得</w:t>
        </w:r>
      </w:ins>
      <w:ins w:id="3842" w:author="啊白" w:date="2024-04-12T14:47:09Z">
        <w:r>
          <w:rPr>
            <w:rFonts w:hint="eastAsia" w:eastAsia="仿宋_GB2312"/>
            <w:sz w:val="32"/>
            <w:szCs w:val="32"/>
            <w:lang w:val="en-US" w:eastAsia="zh-CN"/>
          </w:rPr>
          <w:t>先驱和</w:t>
        </w:r>
      </w:ins>
      <w:ins w:id="3843" w:author="啊白" w:date="2024-04-12T14:47:11Z">
        <w:r>
          <w:rPr>
            <w:rFonts w:hint="eastAsia" w:eastAsia="仿宋_GB2312"/>
            <w:sz w:val="32"/>
            <w:szCs w:val="32"/>
            <w:lang w:val="en-US" w:eastAsia="zh-CN"/>
          </w:rPr>
          <w:t>领导者</w:t>
        </w:r>
      </w:ins>
      <w:r>
        <w:rPr>
          <w:rFonts w:eastAsia="仿宋_GB2312"/>
          <w:sz w:val="32"/>
          <w:szCs w:val="32"/>
        </w:rPr>
        <w:t>，</w:t>
      </w:r>
      <w:ins w:id="3844" w:author="啊白" w:date="2024-04-12T14:47:14Z">
        <w:r>
          <w:rPr>
            <w:rFonts w:hint="eastAsia" w:eastAsia="仿宋_GB2312"/>
            <w:sz w:val="32"/>
            <w:szCs w:val="32"/>
            <w:lang w:val="en-US" w:eastAsia="zh-CN"/>
          </w:rPr>
          <w:t>已经建立</w:t>
        </w:r>
      </w:ins>
      <w:ins w:id="3845" w:author="啊白" w:date="2024-04-12T14:47:15Z">
        <w:r>
          <w:rPr>
            <w:rFonts w:hint="eastAsia" w:eastAsia="仿宋_GB2312"/>
            <w:sz w:val="32"/>
            <w:szCs w:val="32"/>
            <w:lang w:val="en-US" w:eastAsia="zh-CN"/>
          </w:rPr>
          <w:t>一套</w:t>
        </w:r>
      </w:ins>
      <w:ins w:id="3846" w:author="啊白" w:date="2024-04-12T14:47:41Z">
        <w:r>
          <w:rPr>
            <w:rFonts w:hint="eastAsia" w:eastAsia="仿宋_GB2312"/>
            <w:sz w:val="32"/>
            <w:szCs w:val="32"/>
            <w:lang w:val="en-US" w:eastAsia="zh-CN"/>
          </w:rPr>
          <w:t>高效且成熟</w:t>
        </w:r>
      </w:ins>
      <w:ins w:id="3847" w:author="啊白" w:date="2024-04-12T14:47:23Z">
        <w:r>
          <w:rPr>
            <w:rFonts w:hint="eastAsia" w:eastAsia="仿宋_GB2312"/>
            <w:sz w:val="32"/>
            <w:szCs w:val="32"/>
            <w:lang w:val="en-US" w:eastAsia="zh-CN"/>
          </w:rPr>
          <w:t>的</w:t>
        </w:r>
      </w:ins>
      <w:ins w:id="3848" w:author="啊白" w:date="2024-04-12T14:47:26Z">
        <w:r>
          <w:rPr>
            <w:rFonts w:hint="eastAsia" w:eastAsia="仿宋_GB2312"/>
            <w:sz w:val="32"/>
            <w:szCs w:val="32"/>
            <w:lang w:val="en-US" w:eastAsia="zh-CN"/>
          </w:rPr>
          <w:t>风险</w:t>
        </w:r>
      </w:ins>
      <w:ins w:id="3849" w:author="啊白" w:date="2024-04-12T14:47:28Z">
        <w:r>
          <w:rPr>
            <w:rFonts w:hint="eastAsia" w:eastAsia="仿宋_GB2312"/>
            <w:sz w:val="32"/>
            <w:szCs w:val="32"/>
            <w:lang w:val="en-US" w:eastAsia="zh-CN"/>
          </w:rPr>
          <w:t>投资</w:t>
        </w:r>
      </w:ins>
      <w:ins w:id="3850" w:author="啊白" w:date="2024-04-12T14:47:29Z">
        <w:r>
          <w:rPr>
            <w:rFonts w:hint="eastAsia" w:eastAsia="仿宋_GB2312"/>
            <w:sz w:val="32"/>
            <w:szCs w:val="32"/>
            <w:lang w:val="en-US" w:eastAsia="zh-CN"/>
          </w:rPr>
          <w:t>生态</w:t>
        </w:r>
      </w:ins>
      <w:ins w:id="3851" w:author="啊白" w:date="2024-04-12T14:47:45Z">
        <w:r>
          <w:rPr>
            <w:rFonts w:hint="eastAsia" w:eastAsia="仿宋_GB2312"/>
            <w:sz w:val="32"/>
            <w:szCs w:val="32"/>
            <w:lang w:val="en-US" w:eastAsia="zh-CN"/>
          </w:rPr>
          <w:t>，</w:t>
        </w:r>
      </w:ins>
      <w:r>
        <w:rPr>
          <w:rFonts w:eastAsia="仿宋_GB2312"/>
          <w:sz w:val="32"/>
          <w:szCs w:val="32"/>
        </w:rPr>
        <w:t>拥有畅通的风险资本来源渠道、多样化投资主体以及完善的风投退出机制</w:t>
      </w:r>
      <w:del w:id="3852" w:author="啊白" w:date="2024-04-12T14:47:57Z">
        <w:r>
          <w:rPr>
            <w:rFonts w:eastAsia="仿宋_GB2312"/>
            <w:sz w:val="32"/>
            <w:szCs w:val="32"/>
          </w:rPr>
          <w:delText>，从而能够提高风险投资效率、降低投资风险</w:delText>
        </w:r>
      </w:del>
      <w:del w:id="3853" w:author="啊白" w:date="2024-04-12T14:43:12Z">
        <w:r>
          <w:rPr>
            <w:rFonts w:eastAsia="仿宋_GB2312"/>
            <w:sz w:val="32"/>
            <w:szCs w:val="32"/>
          </w:rPr>
          <w:delText>，</w:delText>
        </w:r>
      </w:del>
      <w:ins w:id="3854" w:author="啊白" w:date="2024-04-12T14:43:12Z">
        <w:r>
          <w:rPr>
            <w:rFonts w:hint="default" w:eastAsia="仿宋_GB2312"/>
            <w:sz w:val="32"/>
            <w:szCs w:val="32"/>
            <w:lang w:eastAsia="zh-CN"/>
            <w:rPrChange w:id="3855" w:author="啊白" w:date="2024-04-12T14:43:15Z">
              <w:rPr>
                <w:rFonts w:hint="eastAsia" w:eastAsia="仿宋_GB2312"/>
                <w:sz w:val="32"/>
                <w:szCs w:val="32"/>
                <w:lang w:eastAsia="zh-CN"/>
              </w:rPr>
            </w:rPrChange>
          </w:rPr>
          <w:t>。</w:t>
        </w:r>
      </w:ins>
      <w:ins w:id="3856" w:author="啊白" w:date="2024-04-12T14:48:07Z">
        <w:r>
          <w:rPr>
            <w:rFonts w:hint="eastAsia" w:eastAsia="仿宋_GB2312"/>
            <w:sz w:val="32"/>
            <w:szCs w:val="32"/>
            <w:lang w:val="en-US" w:eastAsia="zh-CN"/>
          </w:rPr>
          <w:t>在这个</w:t>
        </w:r>
      </w:ins>
      <w:ins w:id="3857" w:author="啊白" w:date="2024-04-12T14:48:10Z">
        <w:r>
          <w:rPr>
            <w:rFonts w:hint="eastAsia" w:eastAsia="仿宋_GB2312"/>
            <w:sz w:val="32"/>
            <w:szCs w:val="32"/>
            <w:lang w:val="en-US" w:eastAsia="zh-CN"/>
          </w:rPr>
          <w:t>系统中，</w:t>
        </w:r>
      </w:ins>
      <w:ins w:id="3858" w:author="啊白" w:date="2024-04-12T14:43:08Z">
        <w:r>
          <w:rPr>
            <w:rFonts w:ascii="Times New Roman" w:hAnsi="Times New Roman" w:eastAsia="仿宋_GB2312" w:cs="Times New Roman"/>
            <w:i w:val="0"/>
            <w:iCs w:val="0"/>
            <w:caps w:val="0"/>
            <w:color w:val="auto"/>
            <w:spacing w:val="0"/>
            <w:sz w:val="32"/>
            <w:szCs w:val="32"/>
            <w:shd w:val="clear" w:fill="auto"/>
            <w:rPrChange w:id="3859" w:author="啊白" w:date="2024-04-12T14:43:15Z">
              <w:rPr>
                <w:rFonts w:ascii="Segoe UI" w:hAnsi="Segoe UI" w:eastAsia="Segoe UI" w:cs="Segoe UI"/>
                <w:i w:val="0"/>
                <w:iCs w:val="0"/>
                <w:caps w:val="0"/>
                <w:color w:val="1E1F24"/>
                <w:spacing w:val="0"/>
                <w:sz w:val="16"/>
                <w:szCs w:val="16"/>
                <w:shd w:val="clear" w:fill="FFFFFF"/>
              </w:rPr>
            </w:rPrChange>
          </w:rPr>
          <w:t>风险投资公司通常会</w:t>
        </w:r>
      </w:ins>
      <w:ins w:id="3860" w:author="啊白" w:date="2024-04-12T14:48:23Z">
        <w:r>
          <w:rPr>
            <w:rFonts w:hint="eastAsia" w:eastAsia="仿宋_GB2312" w:cs="Times New Roman"/>
            <w:i w:val="0"/>
            <w:iCs w:val="0"/>
            <w:caps w:val="0"/>
            <w:spacing w:val="0"/>
            <w:sz w:val="32"/>
            <w:szCs w:val="32"/>
            <w:shd w:val="clear"/>
            <w:lang w:val="en-US" w:eastAsia="zh-CN"/>
          </w:rPr>
          <w:t>特别关注</w:t>
        </w:r>
      </w:ins>
      <w:ins w:id="3861" w:author="啊白" w:date="2024-04-12T14:43:08Z">
        <w:r>
          <w:rPr>
            <w:rFonts w:ascii="Times New Roman" w:hAnsi="Times New Roman" w:eastAsia="仿宋_GB2312" w:cs="Times New Roman"/>
            <w:i w:val="0"/>
            <w:iCs w:val="0"/>
            <w:caps w:val="0"/>
            <w:color w:val="auto"/>
            <w:spacing w:val="0"/>
            <w:sz w:val="32"/>
            <w:szCs w:val="32"/>
            <w:shd w:val="clear" w:fill="auto"/>
            <w:rPrChange w:id="3862" w:author="啊白" w:date="2024-04-12T14:43:15Z">
              <w:rPr>
                <w:rFonts w:ascii="Segoe UI" w:hAnsi="Segoe UI" w:eastAsia="Segoe UI" w:cs="Segoe UI"/>
                <w:i w:val="0"/>
                <w:iCs w:val="0"/>
                <w:caps w:val="0"/>
                <w:color w:val="1E1F24"/>
                <w:spacing w:val="0"/>
                <w:sz w:val="16"/>
                <w:szCs w:val="16"/>
                <w:shd w:val="clear" w:fill="FFFFFF"/>
              </w:rPr>
            </w:rPrChange>
          </w:rPr>
          <w:t>具有高成长潜力的初创</w:t>
        </w:r>
      </w:ins>
      <w:ins w:id="3863" w:author="啊白" w:date="2024-04-12T14:48:35Z">
        <w:r>
          <w:rPr>
            <w:rFonts w:hint="eastAsia" w:eastAsia="仿宋_GB2312" w:cs="Times New Roman"/>
            <w:i w:val="0"/>
            <w:iCs w:val="0"/>
            <w:caps w:val="0"/>
            <w:spacing w:val="0"/>
            <w:sz w:val="32"/>
            <w:szCs w:val="32"/>
            <w:shd w:val="clear"/>
            <w:lang w:val="en-US" w:eastAsia="zh-CN"/>
          </w:rPr>
          <w:t>生物医药</w:t>
        </w:r>
      </w:ins>
      <w:ins w:id="3864" w:author="啊白" w:date="2024-04-12T14:43:08Z">
        <w:r>
          <w:rPr>
            <w:rFonts w:ascii="Times New Roman" w:hAnsi="Times New Roman" w:eastAsia="仿宋_GB2312" w:cs="Times New Roman"/>
            <w:i w:val="0"/>
            <w:iCs w:val="0"/>
            <w:caps w:val="0"/>
            <w:color w:val="auto"/>
            <w:spacing w:val="0"/>
            <w:sz w:val="32"/>
            <w:szCs w:val="32"/>
            <w:shd w:val="clear" w:fill="auto"/>
            <w:rPrChange w:id="3865" w:author="啊白" w:date="2024-04-12T14:43:15Z">
              <w:rPr>
                <w:rFonts w:ascii="Segoe UI" w:hAnsi="Segoe UI" w:eastAsia="Segoe UI" w:cs="Segoe UI"/>
                <w:i w:val="0"/>
                <w:iCs w:val="0"/>
                <w:caps w:val="0"/>
                <w:color w:val="1E1F24"/>
                <w:spacing w:val="0"/>
                <w:sz w:val="16"/>
                <w:szCs w:val="16"/>
                <w:shd w:val="clear" w:fill="FFFFFF"/>
              </w:rPr>
            </w:rPrChange>
          </w:rPr>
          <w:t>企业，</w:t>
        </w:r>
      </w:ins>
      <w:ins w:id="3866" w:author="啊白" w:date="2024-04-12T14:51:38Z">
        <w:r>
          <w:rPr>
            <w:rFonts w:hint="eastAsia" w:eastAsia="仿宋_GB2312" w:cs="Times New Roman"/>
            <w:i w:val="0"/>
            <w:iCs w:val="0"/>
            <w:caps w:val="0"/>
            <w:spacing w:val="0"/>
            <w:sz w:val="32"/>
            <w:szCs w:val="32"/>
            <w:shd w:val="clear"/>
            <w:lang w:val="en-US" w:eastAsia="zh-CN"/>
          </w:rPr>
          <w:t>为他们</w:t>
        </w:r>
      </w:ins>
      <w:ins w:id="3867" w:author="啊白" w:date="2024-04-12T14:51:39Z">
        <w:r>
          <w:rPr>
            <w:rFonts w:hint="eastAsia" w:eastAsia="仿宋_GB2312" w:cs="Times New Roman"/>
            <w:i w:val="0"/>
            <w:iCs w:val="0"/>
            <w:caps w:val="0"/>
            <w:spacing w:val="0"/>
            <w:sz w:val="32"/>
            <w:szCs w:val="32"/>
            <w:shd w:val="clear"/>
            <w:lang w:val="en-US" w:eastAsia="zh-CN"/>
          </w:rPr>
          <w:t>提供</w:t>
        </w:r>
      </w:ins>
      <w:ins w:id="3868" w:author="啊白" w:date="2024-04-12T14:51:44Z">
        <w:r>
          <w:rPr>
            <w:rFonts w:hint="eastAsia" w:eastAsia="仿宋_GB2312" w:cs="Times New Roman"/>
            <w:i w:val="0"/>
            <w:iCs w:val="0"/>
            <w:caps w:val="0"/>
            <w:spacing w:val="0"/>
            <w:sz w:val="32"/>
            <w:szCs w:val="32"/>
            <w:shd w:val="clear"/>
            <w:lang w:val="en-US" w:eastAsia="zh-CN"/>
          </w:rPr>
          <w:t>必要的资金支持</w:t>
        </w:r>
      </w:ins>
      <w:ins w:id="3869" w:author="啊白" w:date="2024-04-12T14:51:47Z">
        <w:r>
          <w:rPr>
            <w:rFonts w:hint="eastAsia" w:eastAsia="仿宋_GB2312" w:cs="Times New Roman"/>
            <w:i w:val="0"/>
            <w:iCs w:val="0"/>
            <w:caps w:val="0"/>
            <w:spacing w:val="0"/>
            <w:sz w:val="32"/>
            <w:szCs w:val="32"/>
            <w:shd w:val="clear"/>
            <w:lang w:val="en-US" w:eastAsia="zh-CN"/>
          </w:rPr>
          <w:t>，</w:t>
        </w:r>
      </w:ins>
      <w:ins w:id="3870" w:author="啊白" w:date="2024-04-12T14:51:50Z">
        <w:r>
          <w:rPr>
            <w:rFonts w:hint="eastAsia" w:eastAsia="仿宋_GB2312" w:cs="Times New Roman"/>
            <w:i w:val="0"/>
            <w:iCs w:val="0"/>
            <w:caps w:val="0"/>
            <w:spacing w:val="0"/>
            <w:sz w:val="32"/>
            <w:szCs w:val="32"/>
            <w:shd w:val="clear"/>
            <w:lang w:val="en-US" w:eastAsia="zh-CN"/>
          </w:rPr>
          <w:t>助力</w:t>
        </w:r>
      </w:ins>
      <w:ins w:id="3871" w:author="啊白" w:date="2024-04-12T14:43:08Z">
        <w:r>
          <w:rPr>
            <w:rFonts w:ascii="Times New Roman" w:hAnsi="Times New Roman" w:eastAsia="仿宋_GB2312" w:cs="Times New Roman"/>
            <w:i w:val="0"/>
            <w:iCs w:val="0"/>
            <w:caps w:val="0"/>
            <w:color w:val="auto"/>
            <w:spacing w:val="0"/>
            <w:sz w:val="32"/>
            <w:szCs w:val="32"/>
            <w:shd w:val="clear" w:fill="auto"/>
            <w:rPrChange w:id="3872" w:author="啊白" w:date="2024-04-12T14:43:15Z">
              <w:rPr>
                <w:rFonts w:ascii="Segoe UI" w:hAnsi="Segoe UI" w:eastAsia="Segoe UI" w:cs="Segoe UI"/>
                <w:i w:val="0"/>
                <w:iCs w:val="0"/>
                <w:caps w:val="0"/>
                <w:color w:val="1E1F24"/>
                <w:spacing w:val="0"/>
                <w:sz w:val="16"/>
                <w:szCs w:val="16"/>
                <w:shd w:val="clear" w:fill="FFFFFF"/>
              </w:rPr>
            </w:rPrChange>
          </w:rPr>
          <w:t>企业</w:t>
        </w:r>
      </w:ins>
      <w:ins w:id="3873" w:author="啊白" w:date="2024-04-12T14:52:00Z">
        <w:r>
          <w:rPr>
            <w:rFonts w:hint="eastAsia" w:eastAsia="仿宋_GB2312" w:cs="Times New Roman"/>
            <w:i w:val="0"/>
            <w:iCs w:val="0"/>
            <w:caps w:val="0"/>
            <w:spacing w:val="0"/>
            <w:sz w:val="32"/>
            <w:szCs w:val="32"/>
            <w:shd w:val="clear"/>
            <w:lang w:val="en-US" w:eastAsia="zh-CN"/>
          </w:rPr>
          <w:t>渡过</w:t>
        </w:r>
      </w:ins>
      <w:ins w:id="3874" w:author="啊白" w:date="2024-04-12T14:43:08Z">
        <w:r>
          <w:rPr>
            <w:rFonts w:ascii="Times New Roman" w:hAnsi="Times New Roman" w:eastAsia="仿宋_GB2312" w:cs="Times New Roman"/>
            <w:i w:val="0"/>
            <w:iCs w:val="0"/>
            <w:caps w:val="0"/>
            <w:color w:val="auto"/>
            <w:spacing w:val="0"/>
            <w:sz w:val="32"/>
            <w:szCs w:val="32"/>
            <w:shd w:val="clear" w:fill="auto"/>
            <w:rPrChange w:id="3875" w:author="啊白" w:date="2024-04-12T14:43:15Z">
              <w:rPr>
                <w:rFonts w:ascii="Segoe UI" w:hAnsi="Segoe UI" w:eastAsia="Segoe UI" w:cs="Segoe UI"/>
                <w:i w:val="0"/>
                <w:iCs w:val="0"/>
                <w:caps w:val="0"/>
                <w:color w:val="1E1F24"/>
                <w:spacing w:val="0"/>
                <w:sz w:val="16"/>
                <w:szCs w:val="16"/>
                <w:shd w:val="clear" w:fill="FFFFFF"/>
              </w:rPr>
            </w:rPrChange>
          </w:rPr>
          <w:t>早期研发、团队建设以及市场拓展</w:t>
        </w:r>
      </w:ins>
      <w:ins w:id="3876" w:author="啊白" w:date="2024-04-12T14:52:07Z">
        <w:r>
          <w:rPr>
            <w:rFonts w:hint="eastAsia" w:eastAsia="仿宋_GB2312" w:cs="Times New Roman"/>
            <w:i w:val="0"/>
            <w:iCs w:val="0"/>
            <w:caps w:val="0"/>
            <w:spacing w:val="0"/>
            <w:sz w:val="32"/>
            <w:szCs w:val="32"/>
            <w:shd w:val="clear"/>
            <w:lang w:val="en-US" w:eastAsia="zh-CN"/>
          </w:rPr>
          <w:t>等关键阶段</w:t>
        </w:r>
      </w:ins>
      <w:del w:id="3877" w:author="啊白" w:date="2024-04-12T14:43:08Z">
        <w:r>
          <w:rPr>
            <w:rFonts w:eastAsia="仿宋_GB2312"/>
            <w:sz w:val="32"/>
            <w:szCs w:val="32"/>
          </w:rPr>
          <w:delText>促使风险投资充分发挥对制药企业、医药产业以及其他行业的推动作用</w:delText>
        </w:r>
      </w:del>
      <w:r>
        <w:rPr>
          <w:rFonts w:eastAsia="仿宋_GB2312"/>
          <w:sz w:val="32"/>
          <w:szCs w:val="32"/>
        </w:rPr>
        <w:t>。</w:t>
      </w:r>
      <w:ins w:id="3878" w:author="啊白" w:date="2024-04-12T15:35:59Z">
        <w:r>
          <w:rPr>
            <w:rFonts w:ascii="Times New Roman" w:hAnsi="Times New Roman" w:eastAsia="仿宋_GB2312" w:cs="Times New Roman"/>
            <w:i w:val="0"/>
            <w:iCs w:val="0"/>
            <w:caps w:val="0"/>
            <w:color w:val="auto"/>
            <w:spacing w:val="0"/>
            <w:sz w:val="32"/>
            <w:szCs w:val="32"/>
            <w:shd w:val="clear" w:fill="auto"/>
            <w:rPrChange w:id="3879" w:author="啊白" w:date="2024-04-12T15:36:04Z">
              <w:rPr>
                <w:rFonts w:ascii="Segoe UI" w:hAnsi="Segoe UI" w:eastAsia="Segoe UI" w:cs="Segoe UI"/>
                <w:i w:val="0"/>
                <w:iCs w:val="0"/>
                <w:caps w:val="0"/>
                <w:color w:val="1E1F24"/>
                <w:spacing w:val="0"/>
                <w:sz w:val="16"/>
                <w:szCs w:val="16"/>
                <w:shd w:val="clear" w:fill="FFFFFF"/>
              </w:rPr>
            </w:rPrChange>
          </w:rPr>
          <w:t>根据Crunchbase数据库，2017年1月1日至2022年11月12日，美国生物医药企业募资总额达4,509亿美元，交易次数约1.2万次。在约1万次的带募资金额信息交易中，被投企业平均单次募资约4,475万美元。投资主要集中在制药和治疗疾病领域，目标是实现临床和商业应用。热点包括细胞、基因编辑、癌症治疗、免疫疗法以及数字化</w:t>
        </w:r>
      </w:ins>
      <w:ins w:id="3880" w:author="啊白" w:date="2024-04-12T15:36:12Z">
        <w:r>
          <w:rPr>
            <w:rFonts w:hint="eastAsia" w:eastAsia="仿宋_GB2312" w:cs="Times New Roman"/>
            <w:i w:val="0"/>
            <w:iCs w:val="0"/>
            <w:caps w:val="0"/>
            <w:spacing w:val="0"/>
            <w:sz w:val="32"/>
            <w:szCs w:val="32"/>
            <w:shd w:val="clear"/>
            <w:lang w:eastAsia="zh-CN"/>
          </w:rPr>
          <w:t>、</w:t>
        </w:r>
      </w:ins>
      <w:ins w:id="3881" w:author="啊白" w:date="2024-04-12T15:35:59Z">
        <w:r>
          <w:rPr>
            <w:rFonts w:ascii="Times New Roman" w:hAnsi="Times New Roman" w:eastAsia="仿宋_GB2312" w:cs="Times New Roman"/>
            <w:i w:val="0"/>
            <w:iCs w:val="0"/>
            <w:caps w:val="0"/>
            <w:color w:val="auto"/>
            <w:spacing w:val="0"/>
            <w:sz w:val="32"/>
            <w:szCs w:val="32"/>
            <w:shd w:val="clear" w:fill="auto"/>
            <w:rPrChange w:id="3882" w:author="啊白" w:date="2024-04-12T15:36:04Z">
              <w:rPr>
                <w:rFonts w:ascii="Segoe UI" w:hAnsi="Segoe UI" w:eastAsia="Segoe UI" w:cs="Segoe UI"/>
                <w:i w:val="0"/>
                <w:iCs w:val="0"/>
                <w:caps w:val="0"/>
                <w:color w:val="1E1F24"/>
                <w:spacing w:val="0"/>
                <w:sz w:val="16"/>
                <w:szCs w:val="16"/>
                <w:shd w:val="clear" w:fill="FFFFFF"/>
              </w:rPr>
            </w:rPrChange>
          </w:rPr>
          <w:t>人工智能</w:t>
        </w:r>
      </w:ins>
      <w:ins w:id="3883" w:author="啊白" w:date="2024-04-12T15:36:15Z">
        <w:r>
          <w:rPr>
            <w:rFonts w:hint="eastAsia" w:eastAsia="仿宋_GB2312" w:cs="Times New Roman"/>
            <w:i w:val="0"/>
            <w:iCs w:val="0"/>
            <w:caps w:val="0"/>
            <w:spacing w:val="0"/>
            <w:sz w:val="32"/>
            <w:szCs w:val="32"/>
            <w:shd w:val="clear"/>
            <w:lang w:eastAsia="zh-CN"/>
          </w:rPr>
          <w:t>及</w:t>
        </w:r>
      </w:ins>
      <w:ins w:id="3884" w:author="啊白" w:date="2024-04-12T15:35:59Z">
        <w:r>
          <w:rPr>
            <w:rFonts w:ascii="Times New Roman" w:hAnsi="Times New Roman" w:eastAsia="仿宋_GB2312" w:cs="Times New Roman"/>
            <w:i w:val="0"/>
            <w:iCs w:val="0"/>
            <w:caps w:val="0"/>
            <w:color w:val="auto"/>
            <w:spacing w:val="0"/>
            <w:sz w:val="32"/>
            <w:szCs w:val="32"/>
            <w:shd w:val="clear" w:fill="auto"/>
            <w:rPrChange w:id="3885" w:author="啊白" w:date="2024-04-12T15:36:04Z">
              <w:rPr>
                <w:rFonts w:ascii="Segoe UI" w:hAnsi="Segoe UI" w:eastAsia="Segoe UI" w:cs="Segoe UI"/>
                <w:i w:val="0"/>
                <w:iCs w:val="0"/>
                <w:caps w:val="0"/>
                <w:color w:val="1E1F24"/>
                <w:spacing w:val="0"/>
                <w:sz w:val="16"/>
                <w:szCs w:val="16"/>
                <w:shd w:val="clear" w:fill="FFFFFF"/>
              </w:rPr>
            </w:rPrChange>
          </w:rPr>
          <w:t>小分子药物。</w:t>
        </w:r>
      </w:ins>
      <w:del w:id="3886" w:author="啊白" w:date="2024-04-12T15:35:57Z">
        <w:r>
          <w:rPr>
            <w:rFonts w:eastAsia="仿宋_GB2312"/>
            <w:sz w:val="32"/>
            <w:szCs w:val="32"/>
          </w:rPr>
          <w:delText>美国生物医药企业的资金来源以风险资本为主，根据PitchBook统计数据显示，截至2021年12月1日，生命科学领域的风险投资交易活动达到363亿美元，较2020年增长32.48%，涉及的交易领域包括药物发现、免疫疗法、基因疗法、疫苗开发和生物仿制药等。</w:delText>
        </w:r>
      </w:del>
      <w:del w:id="3887" w:author="啊白" w:date="2024-04-12T15:35:57Z">
        <w:r>
          <w:rPr>
            <w:rFonts w:eastAsia="仿宋_GB2312"/>
            <w:sz w:val="32"/>
            <w:szCs w:val="32"/>
          </w:rPr>
          <w:fldChar w:fldCharType="begin"/>
        </w:r>
      </w:del>
      <w:del w:id="3888" w:author="啊白" w:date="2024-04-12T15:35:57Z">
        <w:r>
          <w:rPr>
            <w:rFonts w:eastAsia="仿宋_GB2312"/>
            <w:sz w:val="32"/>
            <w:szCs w:val="32"/>
          </w:rPr>
          <w:delInstrText xml:space="preserve">INCLUDEPICTURE \d "https://mmbiz.qpic.cn/mmbiz_jpg/wS6Dqhho2dLTytSibxcKdsfqbeWlTjmPlchWKtvHbIdrlucibyw3PmtPriaLribqsWtF8UR6YkJeDiaiaJELRH77tnhw/640?wx_fmt=jpeg&amp;tp=wxpic&amp;wxfrom=5&amp;wx_lazy=1&amp;wx_co=1" \* MERGEFORMATINET </w:delInstrText>
        </w:r>
      </w:del>
      <w:del w:id="3889" w:author="啊白" w:date="2024-04-12T15:35:57Z">
        <w:r>
          <w:rPr>
            <w:rFonts w:eastAsia="仿宋_GB2312"/>
            <w:sz w:val="32"/>
            <w:szCs w:val="32"/>
          </w:rPr>
          <w:fldChar w:fldCharType="separate"/>
        </w:r>
      </w:del>
      <w:del w:id="3890" w:author="啊白" w:date="2024-04-12T15:35:57Z">
        <w:r>
          <w:rPr>
            <w:rFonts w:eastAsia="仿宋_GB2312"/>
            <w:sz w:val="32"/>
            <w:szCs w:val="32"/>
          </w:rPr>
          <w:fldChar w:fldCharType="end"/>
        </w:r>
      </w:del>
      <w:del w:id="3891" w:author="啊白" w:date="2024-04-12T15:35:57Z">
        <w:r>
          <w:rPr>
            <w:rFonts w:eastAsia="仿宋_GB2312"/>
            <w:sz w:val="32"/>
            <w:szCs w:val="32"/>
          </w:rPr>
          <w:delText xml:space="preserve"> </w:delText>
        </w:r>
      </w:del>
    </w:p>
    <w:p w14:paraId="3C07ADE4">
      <w:pPr>
        <w:tabs>
          <w:tab w:val="left" w:pos="1200"/>
        </w:tabs>
        <w:wordWrap w:val="0"/>
        <w:spacing w:line="560" w:lineRule="exact"/>
        <w:ind w:left="482"/>
        <w:outlineLvl w:val="3"/>
        <w:rPr>
          <w:del w:id="3892" w:author="啊白" w:date="2024-04-12T16:02:22Z"/>
          <w:rFonts w:eastAsia="仿宋_GB2312"/>
          <w:sz w:val="32"/>
          <w:szCs w:val="32"/>
        </w:rPr>
      </w:pPr>
      <w:r>
        <w:rPr>
          <w:rFonts w:eastAsia="仿宋_GB2312"/>
          <w:sz w:val="32"/>
          <w:szCs w:val="32"/>
        </w:rPr>
        <w:t>（3）</w:t>
      </w:r>
      <w:del w:id="3893" w:author="啊白" w:date="2024-04-15T10:04:15Z">
        <w:r>
          <w:rPr>
            <w:rFonts w:eastAsia="仿宋_GB2312"/>
            <w:sz w:val="32"/>
            <w:szCs w:val="32"/>
          </w:rPr>
          <w:delText>美国拥有全球最发达的</w:delText>
        </w:r>
      </w:del>
      <w:r>
        <w:rPr>
          <w:rFonts w:eastAsia="仿宋_GB2312"/>
          <w:sz w:val="32"/>
          <w:szCs w:val="32"/>
        </w:rPr>
        <w:t>股票市场</w:t>
      </w:r>
    </w:p>
    <w:p w14:paraId="64C4C19D">
      <w:pPr>
        <w:tabs>
          <w:tab w:val="left" w:pos="1200"/>
        </w:tabs>
        <w:wordWrap w:val="0"/>
        <w:spacing w:line="560" w:lineRule="exact"/>
        <w:ind w:left="482" w:firstLine="0" w:firstLineChars="0"/>
        <w:outlineLvl w:val="3"/>
        <w:rPr>
          <w:ins w:id="3895" w:author="啊白" w:date="2024-04-12T16:02:08Z"/>
          <w:rFonts w:hint="eastAsia" w:eastAsia="仿宋_GB2312" w:cs="Times New Roman"/>
          <w:i w:val="0"/>
          <w:iCs w:val="0"/>
          <w:caps w:val="0"/>
          <w:color w:val="auto"/>
          <w:spacing w:val="0"/>
          <w:sz w:val="32"/>
          <w:szCs w:val="32"/>
          <w:shd w:val="clear" w:fill="auto"/>
          <w:lang w:eastAsia="zh-CN"/>
        </w:rPr>
        <w:pPrChange w:id="3894" w:author="Jinglin Sun" w:date="2024-07-25T17:04:29Z">
          <w:pPr>
            <w:wordWrap w:val="0"/>
            <w:spacing w:line="560" w:lineRule="exact"/>
            <w:ind w:firstLine="640" w:firstLineChars="200"/>
          </w:pPr>
        </w:pPrChange>
      </w:pPr>
      <w:del w:id="3896" w:author="啊白" w:date="2024-04-12T16:02:20Z">
        <w:r>
          <w:rPr>
            <w:rFonts w:eastAsia="仿宋_GB2312"/>
            <w:sz w:val="32"/>
            <w:szCs w:val="32"/>
          </w:rPr>
          <w:delText>美国生物医药企业得益于全球最发达的资本市场，在证券市场反面，美国拥有纽约证券交易所、全美证券交易所、纳斯达克市场等证券市场，为生物医药企业提供证券和股指的现货、证券和股指的期货及期权、可转换债券、信托凭证等品种，保障了生物医药企业的融资发展需求。</w:delText>
        </w:r>
      </w:del>
    </w:p>
    <w:p w14:paraId="23CE6E89">
      <w:pPr>
        <w:wordWrap w:val="0"/>
        <w:spacing w:line="560" w:lineRule="exact"/>
        <w:ind w:firstLine="640" w:firstLineChars="200"/>
        <w:rPr>
          <w:ins w:id="3897" w:author="Jinglin Sun" w:date="2024-07-25T17:04:13Z"/>
          <w:rFonts w:ascii="Times New Roman" w:hAnsi="Times New Roman" w:eastAsia="仿宋_GB2312" w:cs="Times New Roman"/>
          <w:i w:val="0"/>
          <w:iCs w:val="0"/>
          <w:caps w:val="0"/>
          <w:color w:val="auto"/>
          <w:spacing w:val="0"/>
          <w:sz w:val="32"/>
          <w:szCs w:val="32"/>
          <w:shd w:val="clear" w:fill="auto"/>
        </w:rPr>
      </w:pPr>
      <w:ins w:id="3898" w:author="啊白" w:date="2024-04-12T16:02:06Z">
        <w:r>
          <w:rPr>
            <w:rFonts w:ascii="Times New Roman" w:hAnsi="Times New Roman" w:eastAsia="仿宋_GB2312" w:cs="Times New Roman"/>
            <w:i w:val="0"/>
            <w:iCs w:val="0"/>
            <w:caps w:val="0"/>
            <w:color w:val="auto"/>
            <w:spacing w:val="0"/>
            <w:sz w:val="32"/>
            <w:szCs w:val="32"/>
            <w:shd w:val="clear" w:fill="auto"/>
            <w:rPrChange w:id="3899" w:author="啊白" w:date="2024-04-12T16:02:12Z">
              <w:rPr>
                <w:rFonts w:ascii="Segoe UI" w:hAnsi="Segoe UI" w:eastAsia="Segoe UI" w:cs="Segoe UI"/>
                <w:i w:val="0"/>
                <w:iCs w:val="0"/>
                <w:caps w:val="0"/>
                <w:color w:val="1E1F24"/>
                <w:spacing w:val="0"/>
                <w:sz w:val="16"/>
                <w:szCs w:val="16"/>
                <w:shd w:val="clear" w:fill="FFFFFF"/>
              </w:rPr>
            </w:rPrChange>
          </w:rPr>
          <w:t>美国生物医药企业受益于其全球最发达的资本市场，如纽约证券交易所、全美证券交易所和纳斯达克市场等，这些证券市场提供了丰富多样的金融工具，如证券和股指的现货、期货及期权、可转换债券和信托凭证等，满足了生物医药企业在不同发展阶段的融资需求。在上市制度上，美国对生物医药企业相对宽松，将定价权交给市场，通过资金投票实现优胜劣汰，形成良性循环。这种制度不仅看重企业的收入，更重视其利润表现，对临床研发阶段的公司也没有限制，从而吸引了大量优质生物医药企业在美国上市，进一步推动了其生物医药产业的繁荣发展。</w:t>
        </w:r>
      </w:ins>
    </w:p>
    <w:p w14:paraId="31F753E2">
      <w:pPr>
        <w:wordWrap w:val="0"/>
        <w:spacing w:line="560" w:lineRule="exact"/>
        <w:ind w:firstLine="640" w:firstLineChars="200"/>
        <w:rPr>
          <w:rFonts w:hint="default" w:eastAsia="仿宋_GB2312"/>
          <w:color w:val="auto"/>
          <w:sz w:val="32"/>
          <w:szCs w:val="32"/>
          <w:shd w:val="clear" w:fill="auto"/>
          <w:lang w:eastAsia="zh-CN"/>
          <w:rPrChange w:id="3900" w:author="啊白" w:date="2024-04-12T16:02:12Z">
            <w:rPr>
              <w:rFonts w:hint="eastAsia" w:eastAsia="仿宋_GB2312"/>
              <w:sz w:val="32"/>
              <w:szCs w:val="32"/>
              <w:lang w:eastAsia="zh-CN"/>
            </w:rPr>
          </w:rPrChange>
        </w:rPr>
      </w:pPr>
    </w:p>
    <w:p w14:paraId="7FD236BE">
      <w:pPr>
        <w:pStyle w:val="4"/>
        <w:wordWrap w:val="0"/>
        <w:spacing w:line="560" w:lineRule="exact"/>
        <w:outlineLvl w:val="1"/>
        <w:rPr>
          <w:rFonts w:hint="default" w:ascii="楷体_GB2312" w:hAnsi="Times New Roman" w:eastAsia="楷体_GB2312" w:cs="Times New Roman"/>
          <w:b w:val="0"/>
          <w:bCs w:val="0"/>
          <w:sz w:val="32"/>
          <w:lang w:val="en-US" w:eastAsia="zh-CN"/>
        </w:rPr>
      </w:pPr>
      <w:bookmarkStart w:id="8" w:name="_Toc161844351"/>
      <w:r>
        <w:rPr>
          <w:rFonts w:hint="eastAsia" w:ascii="楷体_GB2312" w:hAnsi="Times New Roman" w:eastAsia="楷体_GB2312" w:cs="Times New Roman"/>
          <w:b w:val="0"/>
          <w:bCs w:val="0"/>
          <w:sz w:val="32"/>
        </w:rPr>
        <w:t>（二）</w:t>
      </w:r>
      <w:r>
        <w:rPr>
          <w:rFonts w:ascii="楷体_GB2312" w:hAnsi="Times New Roman" w:eastAsia="楷体_GB2312" w:cs="Times New Roman"/>
          <w:b w:val="0"/>
          <w:bCs w:val="0"/>
          <w:sz w:val="32"/>
        </w:rPr>
        <w:t>英国</w:t>
      </w:r>
      <w:bookmarkEnd w:id="8"/>
      <w:ins w:id="3901" w:author="Jinglin Sun" w:date="2024-07-25T17:04:37Z">
        <w:r>
          <w:rPr>
            <w:rFonts w:hint="eastAsia" w:ascii="楷体_GB2312" w:hAnsi="Times New Roman" w:eastAsia="楷体_GB2312" w:cs="Times New Roman"/>
            <w:b w:val="0"/>
            <w:bCs w:val="0"/>
            <w:sz w:val="32"/>
            <w:lang w:val="en-US" w:eastAsia="zh-CN"/>
          </w:rPr>
          <w:t>生物</w:t>
        </w:r>
      </w:ins>
      <w:ins w:id="3902" w:author="Jinglin Sun" w:date="2024-07-25T17:04:38Z">
        <w:r>
          <w:rPr>
            <w:rFonts w:hint="eastAsia" w:ascii="楷体_GB2312" w:hAnsi="Times New Roman" w:eastAsia="楷体_GB2312" w:cs="Times New Roman"/>
            <w:b w:val="0"/>
            <w:bCs w:val="0"/>
            <w:sz w:val="32"/>
            <w:lang w:val="en-US" w:eastAsia="zh-CN"/>
          </w:rPr>
          <w:t>医药</w:t>
        </w:r>
      </w:ins>
      <w:ins w:id="3903" w:author="Jinglin Sun" w:date="2024-07-25T17:04:39Z">
        <w:r>
          <w:rPr>
            <w:rFonts w:hint="eastAsia" w:ascii="楷体_GB2312" w:hAnsi="Times New Roman" w:eastAsia="楷体_GB2312" w:cs="Times New Roman"/>
            <w:b w:val="0"/>
            <w:bCs w:val="0"/>
            <w:sz w:val="32"/>
            <w:lang w:val="en-US" w:eastAsia="zh-CN"/>
          </w:rPr>
          <w:t>产业</w:t>
        </w:r>
      </w:ins>
      <w:ins w:id="3904" w:author="Jinglin Sun" w:date="2024-07-25T17:04:40Z">
        <w:r>
          <w:rPr>
            <w:rFonts w:hint="eastAsia" w:ascii="楷体_GB2312" w:hAnsi="Times New Roman" w:eastAsia="楷体_GB2312" w:cs="Times New Roman"/>
            <w:b w:val="0"/>
            <w:bCs w:val="0"/>
            <w:sz w:val="32"/>
            <w:lang w:val="en-US" w:eastAsia="zh-CN"/>
          </w:rPr>
          <w:t>创新</w:t>
        </w:r>
      </w:ins>
      <w:ins w:id="3905" w:author="Jinglin Sun" w:date="2024-07-25T17:04:45Z">
        <w:r>
          <w:rPr>
            <w:rFonts w:hint="eastAsia" w:ascii="楷体_GB2312" w:hAnsi="Times New Roman" w:eastAsia="楷体_GB2312" w:cs="Times New Roman"/>
            <w:b w:val="0"/>
            <w:bCs w:val="0"/>
            <w:sz w:val="32"/>
            <w:lang w:val="en-US" w:eastAsia="zh-CN"/>
          </w:rPr>
          <w:t>环境</w:t>
        </w:r>
      </w:ins>
    </w:p>
    <w:p w14:paraId="39AA43AF">
      <w:pPr>
        <w:pStyle w:val="5"/>
        <w:ind w:firstLine="640" w:firstLineChars="200"/>
        <w:outlineLvl w:val="2"/>
        <w:rPr>
          <w:b/>
        </w:rPr>
      </w:pPr>
      <w:r>
        <w:rPr>
          <w:rFonts w:hint="eastAsia"/>
        </w:rPr>
        <w:t>1.</w:t>
      </w:r>
      <w:del w:id="3906" w:author="Jinglin Sun" w:date="2024-07-25T17:04:59Z">
        <w:r>
          <w:rPr/>
          <w:delText>英国生物医药产业</w:delText>
        </w:r>
      </w:del>
      <w:r>
        <w:t>政策环境</w:t>
      </w:r>
    </w:p>
    <w:p w14:paraId="57517E9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640" w:firstLineChars="200"/>
        <w:jc w:val="both"/>
        <w:rPr>
          <w:ins w:id="3908" w:author="啊白" w:date="2024-04-14T11:01:28Z"/>
          <w:rFonts w:hint="default" w:ascii="Times New Roman" w:hAnsi="Times New Roman" w:eastAsia="仿宋_GB2312" w:cs="Times New Roman"/>
          <w:i w:val="0"/>
          <w:iCs w:val="0"/>
          <w:caps w:val="0"/>
          <w:color w:val="auto"/>
          <w:spacing w:val="0"/>
          <w:kern w:val="2"/>
          <w:sz w:val="32"/>
          <w:szCs w:val="32"/>
          <w:rPrChange w:id="3909" w:author="啊白" w:date="2024-04-14T11:01:31Z">
            <w:rPr>
              <w:ins w:id="3910" w:author="啊白" w:date="2024-04-14T11:01:28Z"/>
              <w:rFonts w:hint="default" w:ascii="Segoe UI" w:hAnsi="Segoe UI" w:eastAsia="Segoe UI" w:cs="Segoe UI"/>
              <w:i w:val="0"/>
              <w:iCs w:val="0"/>
              <w:caps w:val="0"/>
              <w:color w:val="1E1F24"/>
              <w:spacing w:val="0"/>
              <w:sz w:val="16"/>
              <w:szCs w:val="16"/>
            </w:rPr>
          </w:rPrChange>
        </w:rPr>
        <w:pPrChange w:id="3907" w:author="啊白" w:date="2024-04-14T11:01:38Z">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pPr>
        </w:pPrChange>
      </w:pPr>
      <w:ins w:id="3911" w:author="啊白" w:date="2024-04-14T11:01:28Z">
        <w:r>
          <w:rPr>
            <w:rFonts w:hint="default" w:ascii="Times New Roman" w:hAnsi="Times New Roman" w:eastAsia="仿宋_GB2312" w:cs="Times New Roman"/>
            <w:i w:val="0"/>
            <w:iCs w:val="0"/>
            <w:caps w:val="0"/>
            <w:color w:val="auto"/>
            <w:spacing w:val="0"/>
            <w:kern w:val="2"/>
            <w:sz w:val="32"/>
            <w:szCs w:val="32"/>
            <w:shd w:val="clear" w:fill="auto"/>
            <w:rPrChange w:id="3912" w:author="啊白" w:date="2024-04-14T11:01:31Z">
              <w:rPr>
                <w:rFonts w:hint="default" w:ascii="Segoe UI" w:hAnsi="Segoe UI" w:eastAsia="Segoe UI" w:cs="Segoe UI"/>
                <w:i w:val="0"/>
                <w:iCs w:val="0"/>
                <w:caps w:val="0"/>
                <w:color w:val="1E1F24"/>
                <w:spacing w:val="0"/>
                <w:sz w:val="16"/>
                <w:szCs w:val="16"/>
                <w:shd w:val="clear" w:fill="FFFFFF"/>
              </w:rPr>
            </w:rPrChange>
          </w:rPr>
          <w:t>英国在生物医药领域拥有显著的综合实力，这得益于其深厚的科研底蕴、战略规划和持续的创新投资。作为全球生物医药第二大研发强国，英国在生命科学领域已经取得了举世瞩目的成就，包括20多位科学家获得诺贝尔奖。这些荣誉不仅彰显了英国科研人员的卓越才华，也反映了该国在生物医药领域的研究实力</w:t>
        </w:r>
      </w:ins>
      <w:ins w:id="3913" w:author="啊白" w:date="2024-04-14T11:01:36Z">
        <w:r>
          <w:rPr>
            <w:rFonts w:hint="eastAsia" w:ascii="Times New Roman" w:hAnsi="Times New Roman" w:eastAsia="仿宋_GB2312" w:cs="Times New Roman"/>
            <w:i w:val="0"/>
            <w:iCs w:val="0"/>
            <w:caps w:val="0"/>
            <w:spacing w:val="0"/>
            <w:kern w:val="2"/>
            <w:sz w:val="32"/>
            <w:szCs w:val="32"/>
            <w:shd w:val="clear"/>
            <w:lang w:eastAsia="zh-CN"/>
          </w:rPr>
          <w:t>。</w:t>
        </w:r>
      </w:ins>
      <w:ins w:id="3914" w:author="啊白" w:date="2024-04-14T11:01:28Z">
        <w:r>
          <w:rPr>
            <w:rFonts w:hint="default" w:ascii="Times New Roman" w:hAnsi="Times New Roman" w:eastAsia="仿宋_GB2312" w:cs="Times New Roman"/>
            <w:i w:val="0"/>
            <w:iCs w:val="0"/>
            <w:caps w:val="0"/>
            <w:color w:val="auto"/>
            <w:spacing w:val="0"/>
            <w:kern w:val="2"/>
            <w:sz w:val="32"/>
            <w:szCs w:val="32"/>
            <w:shd w:val="clear" w:fill="auto"/>
            <w:rPrChange w:id="3915" w:author="啊白" w:date="2024-04-14T11:01:31Z">
              <w:rPr>
                <w:rFonts w:hint="default" w:ascii="Segoe UI" w:hAnsi="Segoe UI" w:eastAsia="Segoe UI" w:cs="Segoe UI"/>
                <w:i w:val="0"/>
                <w:iCs w:val="0"/>
                <w:caps w:val="0"/>
                <w:color w:val="1E1F24"/>
                <w:spacing w:val="0"/>
                <w:sz w:val="16"/>
                <w:szCs w:val="16"/>
                <w:shd w:val="clear" w:fill="FFFFFF"/>
              </w:rPr>
            </w:rPrChange>
          </w:rPr>
          <w:t>英国政府高度重视生物医药产业的发展，通过制定多项战略规划，重点支持基因测序、传染病疫苗、早期诊断、耐药菌等领域的研究。这些战略规划不仅为科研人员提供了明确的研究方向，也为产业发展提供了有力的政策保障</w:t>
        </w:r>
      </w:ins>
      <w:ins w:id="3916" w:author="啊白" w:date="2024-04-14T11:01:39Z">
        <w:r>
          <w:rPr>
            <w:rFonts w:hint="eastAsia" w:ascii="Times New Roman" w:hAnsi="Times New Roman" w:eastAsia="仿宋_GB2312" w:cs="Times New Roman"/>
            <w:i w:val="0"/>
            <w:iCs w:val="0"/>
            <w:caps w:val="0"/>
            <w:spacing w:val="0"/>
            <w:kern w:val="2"/>
            <w:sz w:val="32"/>
            <w:szCs w:val="32"/>
            <w:shd w:val="clear"/>
            <w:lang w:eastAsia="zh-CN"/>
          </w:rPr>
          <w:t>。</w:t>
        </w:r>
      </w:ins>
      <w:ins w:id="3917" w:author="啊白" w:date="2024-04-14T11:01:28Z">
        <w:r>
          <w:rPr>
            <w:rFonts w:hint="default" w:ascii="Times New Roman" w:hAnsi="Times New Roman" w:eastAsia="仿宋_GB2312" w:cs="Times New Roman"/>
            <w:i w:val="0"/>
            <w:iCs w:val="0"/>
            <w:caps w:val="0"/>
            <w:color w:val="auto"/>
            <w:spacing w:val="0"/>
            <w:kern w:val="2"/>
            <w:sz w:val="32"/>
            <w:szCs w:val="32"/>
            <w:shd w:val="clear" w:fill="auto"/>
            <w:rPrChange w:id="3918" w:author="啊白" w:date="2024-04-14T11:01:31Z">
              <w:rPr>
                <w:rFonts w:hint="default" w:ascii="Segoe UI" w:hAnsi="Segoe UI" w:eastAsia="Segoe UI" w:cs="Segoe UI"/>
                <w:i w:val="0"/>
                <w:iCs w:val="0"/>
                <w:caps w:val="0"/>
                <w:color w:val="1E1F24"/>
                <w:spacing w:val="0"/>
                <w:sz w:val="16"/>
                <w:szCs w:val="16"/>
                <w:shd w:val="clear" w:fill="FFFFFF"/>
              </w:rPr>
            </w:rPrChange>
          </w:rPr>
          <w:t>此外，英国还部署建设了一系列研发平台，如疫苗制造创新中心、医学技术中心、健康数字创新中心等，这些平台为生物医药产业的创新和发展提供了强大的技术支持。通过这些平台的建设，英国不仅推动了生物医药技术的研发和应用，也促进了相关产业的集聚和发展。</w:t>
        </w:r>
      </w:ins>
    </w:p>
    <w:p w14:paraId="7775D242">
      <w:pPr>
        <w:wordWrap w:val="0"/>
        <w:spacing w:line="560" w:lineRule="exact"/>
        <w:ind w:firstLine="640" w:firstLineChars="200"/>
        <w:outlineLvl w:val="3"/>
        <w:rPr>
          <w:del w:id="3919" w:author="啊白" w:date="2024-04-14T11:01:28Z"/>
          <w:rFonts w:eastAsia="仿宋_GB2312"/>
          <w:sz w:val="32"/>
          <w:szCs w:val="32"/>
        </w:rPr>
      </w:pPr>
      <w:del w:id="3920" w:author="啊白" w:date="2024-04-14T11:01:28Z">
        <w:r>
          <w:rPr>
            <w:rFonts w:eastAsia="仿宋_GB2312"/>
            <w:sz w:val="32"/>
            <w:szCs w:val="32"/>
          </w:rPr>
          <w:delText>英国是全球生物医药第二大研发强国，截至目前，英国生命科学领域已有20多位科学家获得诺贝尔奖。英国通过制定多项战略规划重点支持基因测序、传染病疫苗、早期诊断、耐药菌等领域研究，同时部署建设疫苗制造创新中心、医学技术中心、健康数字创新中心等系列研发平台，全力推动生物医药产业发展。</w:delText>
        </w:r>
      </w:del>
    </w:p>
    <w:p w14:paraId="39C17C41">
      <w:pPr>
        <w:tabs>
          <w:tab w:val="left" w:pos="1200"/>
        </w:tabs>
        <w:wordWrap w:val="0"/>
        <w:spacing w:line="560" w:lineRule="exact"/>
        <w:ind w:left="482"/>
        <w:outlineLvl w:val="3"/>
        <w:rPr>
          <w:rFonts w:hint="default" w:eastAsia="仿宋_GB2312"/>
          <w:sz w:val="32"/>
          <w:szCs w:val="32"/>
          <w:lang w:val="en-US" w:eastAsia="zh-CN"/>
        </w:rPr>
      </w:pPr>
      <w:r>
        <w:rPr>
          <w:rFonts w:eastAsia="仿宋_GB2312"/>
          <w:sz w:val="32"/>
          <w:szCs w:val="32"/>
        </w:rPr>
        <w:t>（1）</w:t>
      </w:r>
      <w:del w:id="3921" w:author="啊白" w:date="2024-04-14T11:06:19Z">
        <w:r>
          <w:rPr>
            <w:rFonts w:hint="default" w:eastAsia="仿宋_GB2312"/>
            <w:sz w:val="32"/>
            <w:szCs w:val="32"/>
            <w:lang w:val="en-US"/>
          </w:rPr>
          <w:delText>英国顶层设计发展生物医药产业</w:delText>
        </w:r>
      </w:del>
      <w:ins w:id="3922" w:author="啊白" w:date="2024-04-14T11:06:20Z">
        <w:r>
          <w:rPr>
            <w:rFonts w:hint="eastAsia" w:eastAsia="仿宋_GB2312"/>
            <w:sz w:val="32"/>
            <w:szCs w:val="32"/>
            <w:lang w:val="en-US" w:eastAsia="zh-CN"/>
          </w:rPr>
          <w:t>政策</w:t>
        </w:r>
      </w:ins>
      <w:ins w:id="3923" w:author="啊白" w:date="2024-04-14T11:06:22Z">
        <w:r>
          <w:rPr>
            <w:rFonts w:hint="eastAsia" w:eastAsia="仿宋_GB2312"/>
            <w:sz w:val="32"/>
            <w:szCs w:val="32"/>
            <w:lang w:val="en-US" w:eastAsia="zh-CN"/>
          </w:rPr>
          <w:t>总体规划</w:t>
        </w:r>
      </w:ins>
    </w:p>
    <w:p w14:paraId="77AAD6B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40" w:firstLineChars="200"/>
        <w:jc w:val="both"/>
        <w:rPr>
          <w:ins w:id="3925" w:author="啊白" w:date="2024-04-14T11:03:03Z"/>
          <w:rFonts w:hint="default" w:ascii="Times New Roman" w:hAnsi="Times New Roman" w:eastAsia="仿宋_GB2312" w:cs="Times New Roman"/>
          <w:i w:val="0"/>
          <w:iCs w:val="0"/>
          <w:caps w:val="0"/>
          <w:color w:val="auto"/>
          <w:spacing w:val="0"/>
          <w:kern w:val="2"/>
          <w:sz w:val="32"/>
          <w:szCs w:val="32"/>
          <w:rPrChange w:id="3926" w:author="啊白" w:date="2024-04-14T11:03:08Z">
            <w:rPr>
              <w:ins w:id="3927" w:author="啊白" w:date="2024-04-14T11:03:03Z"/>
              <w:rFonts w:hint="default" w:ascii="Segoe UI" w:hAnsi="Segoe UI" w:eastAsia="Segoe UI" w:cs="Segoe UI"/>
              <w:i w:val="0"/>
              <w:iCs w:val="0"/>
              <w:caps w:val="0"/>
              <w:color w:val="1E1F24"/>
              <w:spacing w:val="0"/>
              <w:sz w:val="16"/>
              <w:szCs w:val="16"/>
            </w:rPr>
          </w:rPrChange>
        </w:rPr>
        <w:pPrChange w:id="3924" w:author="啊白" w:date="2024-04-14T11:05:39Z">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pPr>
        </w:pPrChange>
      </w:pPr>
      <w:ins w:id="3928" w:author="啊白" w:date="2024-04-14T11:03:03Z">
        <w:r>
          <w:rPr>
            <w:rFonts w:hint="default" w:ascii="Times New Roman" w:hAnsi="Times New Roman" w:eastAsia="仿宋_GB2312" w:cs="Times New Roman"/>
            <w:i w:val="0"/>
            <w:iCs w:val="0"/>
            <w:caps w:val="0"/>
            <w:color w:val="auto"/>
            <w:spacing w:val="0"/>
            <w:kern w:val="2"/>
            <w:sz w:val="32"/>
            <w:szCs w:val="32"/>
            <w:shd w:val="clear" w:fill="auto"/>
            <w:rPrChange w:id="3929" w:author="啊白" w:date="2024-04-14T11:03:08Z">
              <w:rPr>
                <w:rFonts w:hint="default" w:ascii="Segoe UI" w:hAnsi="Segoe UI" w:eastAsia="Segoe UI" w:cs="Segoe UI"/>
                <w:i w:val="0"/>
                <w:iCs w:val="0"/>
                <w:caps w:val="0"/>
                <w:color w:val="1E1F24"/>
                <w:spacing w:val="0"/>
                <w:sz w:val="16"/>
                <w:szCs w:val="16"/>
                <w:shd w:val="clear" w:fill="FFFFFF"/>
              </w:rPr>
            </w:rPrChange>
          </w:rPr>
          <w:t>英国政府长期以来一直将生物医药产业视为推动经济增长和科技创新的重要引擎。自2011年以来，英国通过发布一系列战略规划，如《生命科学战略》、《生物产业战略规划》以及《面向2030年的国家生物经济战略》等，明确了促进生命科学行业增长与发展的目标，并投入大量资金用于生物医药研发平台和人力资源建设。这些举措不仅推动了生物医药技术的突破，也为传染病预防、抗生素耐药性控制等领域提供了有力支持。</w:t>
        </w:r>
      </w:ins>
      <w:ins w:id="3930" w:author="啊白" w:date="2024-04-14T11:03:03Z">
        <w:r>
          <w:rPr>
            <w:rFonts w:hint="default" w:ascii="Times New Roman" w:hAnsi="Times New Roman" w:eastAsia="仿宋_GB2312" w:cs="Times New Roman"/>
            <w:i w:val="0"/>
            <w:iCs w:val="0"/>
            <w:caps w:val="0"/>
            <w:color w:val="auto"/>
            <w:spacing w:val="0"/>
            <w:kern w:val="2"/>
            <w:sz w:val="32"/>
            <w:szCs w:val="32"/>
            <w:shd w:val="clear" w:fill="auto"/>
            <w:rPrChange w:id="3931" w:author="啊白" w:date="2024-04-14T11:03:08Z">
              <w:rPr>
                <w:rFonts w:hint="default" w:ascii="Segoe UI" w:hAnsi="Segoe UI" w:eastAsia="Segoe UI" w:cs="Segoe UI"/>
                <w:i w:val="0"/>
                <w:iCs w:val="0"/>
                <w:caps w:val="0"/>
                <w:color w:val="1E1F24"/>
                <w:spacing w:val="0"/>
                <w:sz w:val="16"/>
                <w:szCs w:val="16"/>
                <w:shd w:val="clear" w:fill="FFFFFF"/>
              </w:rPr>
            </w:rPrChange>
          </w:rPr>
          <w:t>2021年7月7日，英国政府发布的《生命科学愿景报告》进一步强调了生命科学产业的重要性，为此，英国政府计划将国内生产总值的2.4％用于研发投资，以激发生命科学产业的活力，解决当前和未来面临的重大医疗挑战，并保持该领域的领先优势。</w:t>
        </w:r>
      </w:ins>
      <w:ins w:id="3932" w:author="啊白" w:date="2024-04-14T11:03:03Z">
        <w:r>
          <w:rPr>
            <w:rFonts w:hint="default" w:ascii="Times New Roman" w:hAnsi="Times New Roman" w:eastAsia="仿宋_GB2312" w:cs="Times New Roman"/>
            <w:i w:val="0"/>
            <w:iCs w:val="0"/>
            <w:caps w:val="0"/>
            <w:color w:val="auto"/>
            <w:spacing w:val="0"/>
            <w:kern w:val="2"/>
            <w:sz w:val="32"/>
            <w:szCs w:val="32"/>
            <w:shd w:val="clear" w:fill="auto"/>
            <w:rPrChange w:id="3933" w:author="啊白" w:date="2024-04-14T11:03:08Z">
              <w:rPr>
                <w:rFonts w:hint="default" w:ascii="Segoe UI" w:hAnsi="Segoe UI" w:eastAsia="Segoe UI" w:cs="Segoe UI"/>
                <w:i w:val="0"/>
                <w:iCs w:val="0"/>
                <w:caps w:val="0"/>
                <w:color w:val="1E1F24"/>
                <w:spacing w:val="0"/>
                <w:sz w:val="16"/>
                <w:szCs w:val="16"/>
                <w:shd w:val="clear" w:fill="FFFFFF"/>
              </w:rPr>
            </w:rPrChange>
          </w:rPr>
          <w:t>为实现这一目标，英国政府将围绕四个主题展开工作：一是利用应对新冠肺炎疫情的经验，解决未来主要疾病挑战；二是利用独特的基因组和健康数据，建立生命科学和临床研究基础设施；三是促进创新科技的快速转化和推广；四是创造有利的监管环境，为商业公司打通融资渠道。这些举措将为英国生物医药产业的持续发展和创新提供有力支持，推动该国在全球生物医药领域保持领先地位。</w:t>
        </w:r>
      </w:ins>
    </w:p>
    <w:p w14:paraId="07E8753E">
      <w:pPr>
        <w:wordWrap w:val="0"/>
        <w:spacing w:line="560" w:lineRule="exact"/>
        <w:ind w:firstLine="640" w:firstLineChars="200"/>
        <w:outlineLvl w:val="3"/>
        <w:rPr>
          <w:del w:id="3934" w:author="啊白" w:date="2024-04-14T11:06:28Z"/>
          <w:rFonts w:eastAsia="仿宋_GB2312"/>
          <w:sz w:val="32"/>
          <w:szCs w:val="32"/>
        </w:rPr>
      </w:pPr>
      <w:del w:id="3935" w:author="啊白" w:date="2024-04-14T11:06:28Z">
        <w:r>
          <w:rPr>
            <w:rFonts w:eastAsia="仿宋_GB2312"/>
            <w:sz w:val="32"/>
            <w:szCs w:val="32"/>
          </w:rPr>
          <w:delText>2011年，英国发布《生命科学战略》，要求促进生命科学行业增长与发展，聚焦生命健康相关行业。2017年，英国出台《生物产业战略规划》。2018年，英国制定《面向2030年的国家生物经济战略》，提出了英国生物经济要在未来10-15年翻一番的战略目标；同时宣布将通过产业战略挑战基金投资10亿英镑用于生物经济相关领域，投资4.06亿英镑用于生物工业人力资源建设。2019年，英国发布面向2040年的《遏制和控制——抗生素耐药性20年愿景》规划，宣布向传染病预防创新联盟（CEPI）投入1000万英镑用于开发传染性疾病疫苗。同年，英国发布《应对抗生素耐药性2019-2024年英国国家行动划》，通过加强新型药物和疫苗技术研发以减少抗生素类药物的使用。近年来，英国布局建设了多个生物医药研发平台。一是投资1460万英镑新建药物创新中心、疫苗研发中心、细胞及基因诊疗中心等若干医药技术中心。二是投资6700万英镑由牛津大学、伦敦帝国理工学院和伦敦卫生与热带病学院联合建设前沿疫苗制造创新中心，致力于研发和紧急生产针对特定威胁的疫苗。三是每年投资2200万英镑并连续支持4年，建设5家健康数字创新中心，以促进医疗数据应用。此外，英国研究创新署宣布出资5000万英镑，支持设立5个医学影像和数字病理学卓越中心，以推动人工智能技术在医学影像和病理数据分析中的应用。英国发布《生物科技领域实施计划2019》，以发展前沿生物科技、应对战略挑战并夯实技术发展基础。</w:delText>
        </w:r>
      </w:del>
    </w:p>
    <w:p w14:paraId="14F2D38B">
      <w:pPr>
        <w:wordWrap w:val="0"/>
        <w:spacing w:line="560" w:lineRule="exact"/>
        <w:ind w:firstLine="640" w:firstLineChars="200"/>
        <w:outlineLvl w:val="3"/>
        <w:rPr>
          <w:del w:id="3936" w:author="啊白" w:date="2024-04-14T11:06:28Z"/>
          <w:rFonts w:eastAsia="仿宋_GB2312"/>
          <w:sz w:val="32"/>
          <w:szCs w:val="32"/>
        </w:rPr>
      </w:pPr>
      <w:del w:id="3937" w:author="啊白" w:date="2024-04-14T11:06:28Z">
        <w:r>
          <w:rPr>
            <w:rFonts w:eastAsia="仿宋_GB2312"/>
            <w:sz w:val="32"/>
            <w:szCs w:val="32"/>
          </w:rPr>
          <w:delText>2021年7月7日，英国政府发布《生命科学愿景报告》。报告认为，生命科学产业的发展能够为英国创造巨大的经济价值，具有重要的战略意义。未来十年在生命科学领域，国家间将会展开激烈竞争，引领该领域发展的国家将会同时获得巨大的经济效益和健康回报。英国政府当前正致力于使英国变成科学领域的“超级大国”，计划到2027年，将国内生产总值的2.4％用于研发投资。该报告概括了未来十年英国政府和卫生部门的目标以及激励生命科学产业发展的计划：以任务为导向激发生命科学产业的活力，帮助国家卫生服务系统解决当前和未来面对的重大医疗挑战，以使英国保持生命科学领域的领先优势。该愿景涵盖的范围非常广，主要围绕四个主题展开：一是凭借应对新冠肺炎疫情积累的经验，解决未来主要疾病挑战；二是充分利用英国独特的基因组和健康数据，建立生命科学和临床研究基础设施；三是促进创新科技的快速转化和推广；四是创造有利的监管环境，为商业公司打通融资渠道。</w:delText>
        </w:r>
      </w:del>
    </w:p>
    <w:p w14:paraId="523FCF5E">
      <w:pPr>
        <w:tabs>
          <w:tab w:val="left" w:pos="1200"/>
        </w:tabs>
        <w:wordWrap w:val="0"/>
        <w:spacing w:line="560" w:lineRule="exact"/>
        <w:ind w:left="482"/>
        <w:outlineLvl w:val="3"/>
        <w:rPr>
          <w:rFonts w:hint="default" w:eastAsia="仿宋_GB2312"/>
          <w:sz w:val="32"/>
          <w:szCs w:val="32"/>
          <w:lang w:val="en-US" w:eastAsia="zh-CN"/>
        </w:rPr>
      </w:pPr>
      <w:r>
        <w:rPr>
          <w:rFonts w:eastAsia="仿宋_GB2312"/>
          <w:sz w:val="32"/>
          <w:szCs w:val="32"/>
        </w:rPr>
        <w:t>（2）</w:t>
      </w:r>
      <w:del w:id="3938" w:author="啊白" w:date="2024-04-14T11:06:34Z">
        <w:r>
          <w:rPr>
            <w:rFonts w:hint="default" w:eastAsia="仿宋_GB2312"/>
            <w:sz w:val="32"/>
            <w:szCs w:val="32"/>
            <w:lang w:val="en-US"/>
          </w:rPr>
          <w:delText>建立专业机构支持生物医药产业创新发展</w:delText>
        </w:r>
      </w:del>
      <w:ins w:id="3939" w:author="啊白" w:date="2024-04-14T11:06:39Z">
        <w:r>
          <w:rPr>
            <w:rFonts w:hint="eastAsia" w:eastAsia="仿宋_GB2312"/>
            <w:sz w:val="32"/>
            <w:szCs w:val="32"/>
            <w:lang w:val="en-US" w:eastAsia="zh-CN"/>
          </w:rPr>
          <w:t>技术</w:t>
        </w:r>
      </w:ins>
      <w:ins w:id="3940" w:author="啊白" w:date="2024-04-14T11:06:40Z">
        <w:r>
          <w:rPr>
            <w:rFonts w:hint="eastAsia" w:eastAsia="仿宋_GB2312"/>
            <w:sz w:val="32"/>
            <w:szCs w:val="32"/>
            <w:lang w:val="en-US" w:eastAsia="zh-CN"/>
          </w:rPr>
          <w:t>转化</w:t>
        </w:r>
      </w:ins>
      <w:ins w:id="3941" w:author="啊白" w:date="2024-04-14T11:06:41Z">
        <w:r>
          <w:rPr>
            <w:rFonts w:hint="eastAsia" w:eastAsia="仿宋_GB2312"/>
            <w:sz w:val="32"/>
            <w:szCs w:val="32"/>
            <w:lang w:val="en-US" w:eastAsia="zh-CN"/>
          </w:rPr>
          <w:t>机构</w:t>
        </w:r>
      </w:ins>
    </w:p>
    <w:p w14:paraId="1266B2BF">
      <w:pPr>
        <w:wordWrap w:val="0"/>
        <w:spacing w:line="560" w:lineRule="exact"/>
        <w:ind w:firstLine="640" w:firstLineChars="200"/>
        <w:rPr>
          <w:rFonts w:eastAsia="仿宋_GB2312"/>
          <w:sz w:val="32"/>
          <w:szCs w:val="32"/>
        </w:rPr>
      </w:pPr>
      <w:ins w:id="3942" w:author="啊白" w:date="2024-04-14T11:08:49Z">
        <w:r>
          <w:rPr>
            <w:rFonts w:ascii="Times New Roman" w:hAnsi="Times New Roman" w:eastAsia="仿宋_GB2312" w:cs="Times New Roman"/>
            <w:i w:val="0"/>
            <w:iCs w:val="0"/>
            <w:caps w:val="0"/>
            <w:color w:val="auto"/>
            <w:spacing w:val="0"/>
            <w:sz w:val="32"/>
            <w:szCs w:val="32"/>
            <w:shd w:val="clear" w:fill="auto"/>
            <w:rPrChange w:id="3943" w:author="啊白" w:date="2024-04-14T11:08:52Z">
              <w:rPr>
                <w:rFonts w:ascii="Segoe UI" w:hAnsi="Segoe UI" w:eastAsia="Segoe UI" w:cs="Segoe UI"/>
                <w:i w:val="0"/>
                <w:iCs w:val="0"/>
                <w:caps w:val="0"/>
                <w:color w:val="1E1F24"/>
                <w:spacing w:val="0"/>
                <w:sz w:val="16"/>
                <w:szCs w:val="16"/>
                <w:shd w:val="clear" w:fill="FFFFFF"/>
              </w:rPr>
            </w:rPrChange>
          </w:rPr>
          <w:t>英国政府一直高度重视生物技术的转化和应用。在19世纪70年代，英国政府就设立了专门委员会负责</w:t>
        </w:r>
      </w:ins>
      <w:del w:id="3944" w:author="啊白" w:date="2024-04-14T11:08:55Z">
        <w:r>
          <w:rPr>
            <w:rFonts w:eastAsia="仿宋_GB2312"/>
            <w:sz w:val="32"/>
            <w:szCs w:val="32"/>
          </w:rPr>
          <w:delText>为促进生物技术转化，在19世纪70年代，英国政府专门设置了一个委员会负责</w:delText>
        </w:r>
      </w:del>
      <w:r>
        <w:rPr>
          <w:rFonts w:eastAsia="仿宋_GB2312"/>
          <w:sz w:val="32"/>
          <w:szCs w:val="32"/>
        </w:rPr>
        <w:t>投资生物技术的转化和应用。</w:t>
      </w:r>
      <w:ins w:id="3945" w:author="啊白" w:date="2024-04-14T11:09:09Z">
        <w:r>
          <w:rPr>
            <w:rFonts w:ascii="Times New Roman" w:hAnsi="Times New Roman" w:eastAsia="仿宋_GB2312" w:cs="Times New Roman"/>
            <w:i w:val="0"/>
            <w:iCs w:val="0"/>
            <w:caps w:val="0"/>
            <w:color w:val="auto"/>
            <w:spacing w:val="0"/>
            <w:sz w:val="32"/>
            <w:szCs w:val="32"/>
            <w:shd w:val="clear" w:fill="auto"/>
            <w:rPrChange w:id="3946" w:author="啊白" w:date="2024-04-14T11:09:12Z">
              <w:rPr>
                <w:rFonts w:ascii="Segoe UI" w:hAnsi="Segoe UI" w:eastAsia="Segoe UI" w:cs="Segoe UI"/>
                <w:i w:val="0"/>
                <w:iCs w:val="0"/>
                <w:caps w:val="0"/>
                <w:color w:val="1E1F24"/>
                <w:spacing w:val="0"/>
                <w:sz w:val="16"/>
                <w:szCs w:val="16"/>
                <w:shd w:val="clear" w:fill="FFFFFF"/>
              </w:rPr>
            </w:rPrChange>
          </w:rPr>
          <w:t>进入21世纪，英国政府进一步加强了其在科技领域的战略布局，于2004年成立了技术战略理事会。这个理事会由企业界人士领导，其成员多来自产业界，负责为政府提供关于未来3</w:t>
        </w:r>
      </w:ins>
      <w:ins w:id="3947" w:author="啊白" w:date="2024-04-14T11:09:17Z">
        <w:r>
          <w:rPr>
            <w:rFonts w:hint="eastAsia" w:eastAsia="仿宋_GB2312" w:cs="Times New Roman"/>
            <w:i w:val="0"/>
            <w:iCs w:val="0"/>
            <w:caps w:val="0"/>
            <w:spacing w:val="0"/>
            <w:sz w:val="32"/>
            <w:szCs w:val="32"/>
            <w:shd w:val="clear"/>
            <w:lang w:eastAsia="zh-CN"/>
          </w:rPr>
          <w:t>—</w:t>
        </w:r>
      </w:ins>
      <w:ins w:id="3948" w:author="啊白" w:date="2024-04-14T11:09:09Z">
        <w:r>
          <w:rPr>
            <w:rFonts w:ascii="Times New Roman" w:hAnsi="Times New Roman" w:eastAsia="仿宋_GB2312" w:cs="Times New Roman"/>
            <w:i w:val="0"/>
            <w:iCs w:val="0"/>
            <w:caps w:val="0"/>
            <w:color w:val="auto"/>
            <w:spacing w:val="0"/>
            <w:sz w:val="32"/>
            <w:szCs w:val="32"/>
            <w:shd w:val="clear" w:fill="auto"/>
            <w:rPrChange w:id="3949" w:author="啊白" w:date="2024-04-14T11:09:12Z">
              <w:rPr>
                <w:rFonts w:ascii="Segoe UI" w:hAnsi="Segoe UI" w:eastAsia="Segoe UI" w:cs="Segoe UI"/>
                <w:i w:val="0"/>
                <w:iCs w:val="0"/>
                <w:caps w:val="0"/>
                <w:color w:val="1E1F24"/>
                <w:spacing w:val="0"/>
                <w:sz w:val="16"/>
                <w:szCs w:val="16"/>
                <w:shd w:val="clear" w:fill="FFFFFF"/>
              </w:rPr>
            </w:rPrChange>
          </w:rPr>
          <w:t>10年重大新兴技术的发展战略建议。这一机制不仅确保了科技扶持资金能够精准地投入到最需要且最有前景的技术领域，还提高了政策制定的科学性和可操作性。同时，小企业服务局作为英国贸工部的下属机构，也积极发挥其网络服务功能，为小企业提供政策咨询，帮助改善政府对企业的支持措施，并及时向政府反馈小企业的利益需求，这进一步强化了英国在生物医药领域的综合实力，并促进了整个产业的持续健康发展。</w:t>
        </w:r>
      </w:ins>
      <w:del w:id="3950" w:author="啊白" w:date="2024-04-14T11:09:09Z">
        <w:r>
          <w:rPr>
            <w:rFonts w:eastAsia="仿宋_GB2312"/>
            <w:sz w:val="32"/>
            <w:szCs w:val="32"/>
          </w:rPr>
          <w:delText>2004年7月，英国政府贸工部成立技术战略理事会，由企业界人士担当主席，而不少理事会成员来自于产业界，负责向贸工部提出未来3—10年的重大新兴技术发展战略，这些战略对于科技扶持资金应该优先支持的技术领域和使用方向提出意见，这一举措使英国贸工部扶持企业创新和产业创新发展工作能够更具科学性和可操作性。小企业服务局作为英国贸工部的下属部门充分发挥了其网络服务功能，为小企业发展提供政策咨询，改善政府对企业的支持措施，及时向政府有关部门反映小企业的利益需求等。</w:delText>
        </w:r>
      </w:del>
    </w:p>
    <w:p w14:paraId="557729CA">
      <w:pPr>
        <w:tabs>
          <w:tab w:val="left" w:pos="1200"/>
        </w:tabs>
        <w:wordWrap w:val="0"/>
        <w:spacing w:line="560" w:lineRule="exact"/>
        <w:ind w:firstLine="640" w:firstLineChars="200"/>
        <w:outlineLvl w:val="3"/>
        <w:rPr>
          <w:rFonts w:hint="default" w:eastAsia="仿宋_GB2312"/>
          <w:sz w:val="32"/>
          <w:szCs w:val="32"/>
          <w:lang w:val="en-US" w:eastAsia="zh-CN"/>
        </w:rPr>
      </w:pPr>
      <w:r>
        <w:rPr>
          <w:rFonts w:eastAsia="仿宋_GB2312"/>
          <w:sz w:val="32"/>
          <w:szCs w:val="32"/>
        </w:rPr>
        <w:t>（3）</w:t>
      </w:r>
      <w:del w:id="3951" w:author="啊白" w:date="2024-04-14T11:06:49Z">
        <w:r>
          <w:rPr>
            <w:rFonts w:hint="default" w:eastAsia="仿宋_GB2312"/>
            <w:sz w:val="32"/>
            <w:szCs w:val="32"/>
            <w:lang w:val="en-US"/>
          </w:rPr>
          <w:delText>英国充分发挥市场机制作用，多方参与药品定价过程</w:delText>
        </w:r>
      </w:del>
      <w:ins w:id="3952" w:author="啊白" w:date="2024-04-14T11:06:50Z">
        <w:r>
          <w:rPr>
            <w:rFonts w:hint="eastAsia" w:eastAsia="仿宋_GB2312"/>
            <w:sz w:val="32"/>
            <w:szCs w:val="32"/>
            <w:lang w:val="en-US" w:eastAsia="zh-CN"/>
          </w:rPr>
          <w:t>药品</w:t>
        </w:r>
      </w:ins>
      <w:ins w:id="3953" w:author="啊白" w:date="2024-04-14T11:06:51Z">
        <w:r>
          <w:rPr>
            <w:rFonts w:hint="eastAsia" w:eastAsia="仿宋_GB2312"/>
            <w:sz w:val="32"/>
            <w:szCs w:val="32"/>
            <w:lang w:val="en-US" w:eastAsia="zh-CN"/>
          </w:rPr>
          <w:t>定价</w:t>
        </w:r>
      </w:ins>
      <w:ins w:id="3954" w:author="啊白" w:date="2024-04-14T11:06:59Z">
        <w:r>
          <w:rPr>
            <w:rFonts w:hint="eastAsia" w:eastAsia="仿宋_GB2312"/>
            <w:sz w:val="32"/>
            <w:szCs w:val="32"/>
            <w:lang w:val="en-US" w:eastAsia="zh-CN"/>
          </w:rPr>
          <w:t>机制</w:t>
        </w:r>
      </w:ins>
    </w:p>
    <w:p w14:paraId="41500638">
      <w:pPr>
        <w:wordWrap w:val="0"/>
        <w:spacing w:line="560" w:lineRule="exact"/>
        <w:ind w:firstLine="640" w:firstLineChars="200"/>
        <w:rPr>
          <w:rFonts w:eastAsia="仿宋_GB2312"/>
          <w:sz w:val="32"/>
          <w:szCs w:val="32"/>
        </w:rPr>
      </w:pPr>
      <w:r>
        <w:rPr>
          <w:rFonts w:eastAsia="仿宋_GB2312"/>
          <w:sz w:val="32"/>
          <w:szCs w:val="32"/>
        </w:rPr>
        <w:t>英国先由制药公司自由定价，之后政府将通过药品价格监管计划和 NICE卫生评估的结果对价格进行调整，形成最终定价。英国在进行药品定价的过程中充分发挥了市场机制的作用，特别是仿制药的价格形成。“新补偿价格”政策下大多数仿制药都是通过市场竞争达到定价目的；而对于新上市仿制药和仅有少数企业生产的仿制药，政府对价格制定的规则较多。政府和市场的这种关系模式使得英国的药品市场极富效率。英国对于创新药的定价调控措施虽然相对较强，但是同时企业、行业、患者群体等利益相关方整体有效参与程度很高，因而定价保证各方利益相对平衡。</w:t>
      </w:r>
    </w:p>
    <w:p w14:paraId="2E365BBA">
      <w:pPr>
        <w:pStyle w:val="5"/>
        <w:ind w:firstLine="640" w:firstLineChars="200"/>
        <w:outlineLvl w:val="2"/>
        <w:rPr>
          <w:b/>
        </w:rPr>
      </w:pPr>
      <w:r>
        <w:rPr>
          <w:rFonts w:hint="eastAsia"/>
        </w:rPr>
        <w:t>2.</w:t>
      </w:r>
      <w:del w:id="3955" w:author="Jinglin Sun" w:date="2024-07-25T17:05:19Z">
        <w:r>
          <w:rPr/>
          <w:delText>英国生物</w:delText>
        </w:r>
      </w:del>
      <w:del w:id="3956" w:author="Jinglin Sun" w:date="2024-07-25T17:05:18Z">
        <w:r>
          <w:rPr/>
          <w:delText>医药产业</w:delText>
        </w:r>
      </w:del>
      <w:r>
        <w:t>市场环境</w:t>
      </w:r>
    </w:p>
    <w:p w14:paraId="1470E844">
      <w:pPr>
        <w:tabs>
          <w:tab w:val="left" w:pos="1200"/>
        </w:tabs>
        <w:wordWrap w:val="0"/>
        <w:spacing w:line="560" w:lineRule="exact"/>
        <w:ind w:left="482"/>
        <w:outlineLvl w:val="3"/>
        <w:rPr>
          <w:ins w:id="3957" w:author="啊白" w:date="2024-04-14T11:11:18Z"/>
          <w:rFonts w:eastAsia="仿宋_GB2312"/>
          <w:sz w:val="32"/>
          <w:szCs w:val="32"/>
        </w:rPr>
      </w:pPr>
      <w:r>
        <w:rPr>
          <w:rFonts w:eastAsia="仿宋_GB2312"/>
          <w:sz w:val="32"/>
          <w:szCs w:val="32"/>
        </w:rPr>
        <w:t>（1）</w:t>
      </w:r>
      <w:del w:id="3958" w:author="啊白" w:date="2024-04-14T11:07:03Z">
        <w:r>
          <w:rPr>
            <w:rFonts w:eastAsia="仿宋_GB2312"/>
            <w:sz w:val="32"/>
            <w:szCs w:val="32"/>
          </w:rPr>
          <w:delText>英国拥有完善的</w:delText>
        </w:r>
      </w:del>
      <w:r>
        <w:rPr>
          <w:rFonts w:eastAsia="仿宋_GB2312"/>
          <w:sz w:val="32"/>
          <w:szCs w:val="32"/>
        </w:rPr>
        <w:t>药品流通体系</w:t>
      </w:r>
    </w:p>
    <w:p w14:paraId="7947A651">
      <w:pPr>
        <w:wordWrap w:val="0"/>
        <w:spacing w:line="560" w:lineRule="exact"/>
        <w:ind w:left="0" w:firstLine="640" w:firstLineChars="200"/>
        <w:outlineLvl w:val="9"/>
        <w:rPr>
          <w:del w:id="3960" w:author="啊白" w:date="2024-04-14T11:11:26Z"/>
          <w:rFonts w:eastAsia="仿宋_GB2312"/>
          <w:sz w:val="32"/>
          <w:szCs w:val="32"/>
        </w:rPr>
        <w:pPrChange w:id="3959" w:author="啊白" w:date="2024-04-14T11:11:24Z">
          <w:pPr>
            <w:tabs>
              <w:tab w:val="left" w:pos="1200"/>
            </w:tabs>
            <w:wordWrap w:val="0"/>
            <w:spacing w:line="560" w:lineRule="exact"/>
            <w:ind w:left="482"/>
            <w:outlineLvl w:val="3"/>
          </w:pPr>
        </w:pPrChange>
      </w:pPr>
      <w:ins w:id="3961" w:author="啊白" w:date="2024-04-14T11:11:19Z">
        <w:r>
          <w:rPr>
            <w:rFonts w:ascii="Times New Roman" w:hAnsi="Times New Roman" w:eastAsia="仿宋_GB2312" w:cs="Times New Roman"/>
            <w:i w:val="0"/>
            <w:iCs w:val="0"/>
            <w:caps w:val="0"/>
            <w:color w:val="auto"/>
            <w:spacing w:val="0"/>
            <w:sz w:val="32"/>
            <w:szCs w:val="32"/>
            <w:shd w:val="clear" w:fill="auto"/>
            <w:rPrChange w:id="3962" w:author="啊白" w:date="2024-04-14T11:11:24Z">
              <w:rPr>
                <w:rFonts w:ascii="Segoe UI" w:hAnsi="Segoe UI" w:eastAsia="Segoe UI" w:cs="Segoe UI"/>
                <w:i w:val="0"/>
                <w:iCs w:val="0"/>
                <w:caps w:val="0"/>
                <w:color w:val="1E1F24"/>
                <w:spacing w:val="0"/>
                <w:sz w:val="16"/>
                <w:szCs w:val="16"/>
                <w:shd w:val="clear" w:fill="FFFFFF"/>
              </w:rPr>
            </w:rPrChange>
          </w:rPr>
          <w:t>英国的生物医药产业得益于其健全且高效的药品流通体系，该体系由制药商、批发商和零售终端三大支柱构成，确保药品供应充足、流通安全且高效。在药品研发与制造领域，阿斯利康和葛兰素史克等领先企业占据全球市场的重要地位。英国药品批发市场以几家大型全线批发商为主导，如AAH、联合博姿集团和Phoenix，它们共同占据超过七成的市场份额，同时也有众多短线批发商为特定药品供应提供支持。值得一提的是，批发商的业务模式正在从传统的线性模式向提供更多增值服务的方向转变。在零售端，英国实施医药分离政策，采购主体分为社区售药店和公立医院两类。公立医院对仿制药采取集中招标采购，而对专利药则享有自主采购权。这一精心构建的药品流通体系为英国生物医药产业的持续创新与发展提供了坚实的基础和保障。</w:t>
        </w:r>
      </w:ins>
    </w:p>
    <w:p w14:paraId="1C83596E">
      <w:pPr>
        <w:wordWrap w:val="0"/>
        <w:spacing w:line="560" w:lineRule="exact"/>
        <w:ind w:firstLine="640" w:firstLineChars="200"/>
        <w:rPr>
          <w:ins w:id="3963" w:author="啊白" w:date="2024-04-14T11:11:15Z"/>
          <w:rFonts w:eastAsia="仿宋_GB2312"/>
          <w:sz w:val="32"/>
          <w:szCs w:val="32"/>
        </w:rPr>
      </w:pPr>
    </w:p>
    <w:p w14:paraId="4F4BC4B1">
      <w:pPr>
        <w:wordWrap w:val="0"/>
        <w:spacing w:line="560" w:lineRule="exact"/>
        <w:ind w:firstLine="640" w:firstLineChars="200"/>
        <w:outlineLvl w:val="3"/>
        <w:rPr>
          <w:del w:id="3964" w:author="啊白" w:date="2024-04-14T11:11:14Z"/>
          <w:rFonts w:eastAsia="仿宋_GB2312"/>
          <w:sz w:val="32"/>
          <w:szCs w:val="32"/>
        </w:rPr>
      </w:pPr>
      <w:del w:id="3965" w:author="啊白" w:date="2024-04-14T11:11:14Z">
        <w:r>
          <w:rPr>
            <w:rFonts w:eastAsia="仿宋_GB2312"/>
            <w:sz w:val="32"/>
            <w:szCs w:val="32"/>
          </w:rPr>
          <w:delText>英国比较完善的药品流通体系由制药商、批发商和零售终端三大体系构成，这一体系是药品流通高效、安全，且供应充足的有力保障。在药品生产方面，阿斯利康和葛兰素史克在全球药品研发和药品制造上都占据着绝对的市场地位。在药品批发方面，英国能供应个别药品的短线批发商有50个，而能够供应大多数药品的供应商只有3家。这3家全线批发商为AAH、联合博姿集团和Phoenix，共占英国药品批发金额的70%以上。同时，推动以制药商—预批发—批发—零售药店线性模式为根据的传统批发商业务模式转变为向上下游提供更多增值服务的业务模式。在零售终端方面，英国不仅实行医药分离的模式，并且将其采购主体分为了社区售药店以及公立医院两大类型。其中，公立医院对仿制药实行集中招标采购，对专利药可自主采购。因此，英国完善的药品流通体系为生物医药产业的创新发展提供保障。</w:delText>
        </w:r>
      </w:del>
    </w:p>
    <w:p w14:paraId="738F33BD">
      <w:pPr>
        <w:tabs>
          <w:tab w:val="left" w:pos="1200"/>
        </w:tabs>
        <w:wordWrap w:val="0"/>
        <w:spacing w:line="560" w:lineRule="exact"/>
        <w:ind w:left="482"/>
        <w:outlineLvl w:val="3"/>
        <w:rPr>
          <w:rFonts w:hint="default" w:eastAsia="仿宋_GB2312"/>
          <w:sz w:val="32"/>
          <w:szCs w:val="32"/>
          <w:lang w:val="en-US" w:eastAsia="zh-CN"/>
        </w:rPr>
      </w:pPr>
      <w:r>
        <w:rPr>
          <w:rFonts w:eastAsia="仿宋_GB2312"/>
          <w:sz w:val="32"/>
          <w:szCs w:val="32"/>
        </w:rPr>
        <w:t>（2）</w:t>
      </w:r>
      <w:del w:id="3966" w:author="啊白" w:date="2024-04-14T11:12:20Z">
        <w:r>
          <w:rPr>
            <w:rFonts w:hint="default" w:eastAsia="仿宋_GB2312"/>
            <w:sz w:val="32"/>
            <w:szCs w:val="32"/>
            <w:lang w:val="en-US"/>
          </w:rPr>
          <w:delText>政府促进生物医药企业创新发展</w:delText>
        </w:r>
      </w:del>
      <w:ins w:id="3967" w:author="啊白" w:date="2024-04-14T11:12:25Z">
        <w:r>
          <w:rPr>
            <w:rFonts w:hint="eastAsia" w:eastAsia="仿宋_GB2312"/>
            <w:sz w:val="32"/>
            <w:szCs w:val="32"/>
            <w:lang w:val="en-US" w:eastAsia="zh-CN"/>
          </w:rPr>
          <w:t>中小企业</w:t>
        </w:r>
      </w:ins>
      <w:ins w:id="3968" w:author="啊白" w:date="2024-04-14T11:12:31Z">
        <w:r>
          <w:rPr>
            <w:rFonts w:hint="eastAsia" w:eastAsia="仿宋_GB2312"/>
            <w:sz w:val="32"/>
            <w:szCs w:val="32"/>
            <w:lang w:val="en-US" w:eastAsia="zh-CN"/>
          </w:rPr>
          <w:t>扶持</w:t>
        </w:r>
      </w:ins>
      <w:ins w:id="3969" w:author="啊白" w:date="2024-04-14T11:12:32Z">
        <w:r>
          <w:rPr>
            <w:rFonts w:hint="eastAsia" w:eastAsia="仿宋_GB2312"/>
            <w:sz w:val="32"/>
            <w:szCs w:val="32"/>
            <w:lang w:val="en-US" w:eastAsia="zh-CN"/>
          </w:rPr>
          <w:t>政策</w:t>
        </w:r>
      </w:ins>
    </w:p>
    <w:p w14:paraId="45808FA3">
      <w:pPr>
        <w:wordWrap w:val="0"/>
        <w:spacing w:line="560" w:lineRule="exact"/>
        <w:ind w:firstLine="640" w:firstLineChars="200"/>
        <w:rPr>
          <w:ins w:id="3970" w:author="啊白" w:date="2024-04-14T11:15:20Z"/>
          <w:rFonts w:hint="eastAsia" w:eastAsia="仿宋_GB2312" w:cs="Times New Roman"/>
          <w:i w:val="0"/>
          <w:iCs w:val="0"/>
          <w:caps w:val="0"/>
          <w:spacing w:val="0"/>
          <w:sz w:val="32"/>
          <w:szCs w:val="32"/>
          <w:shd w:val="clear"/>
          <w:lang w:eastAsia="zh-CN"/>
        </w:rPr>
      </w:pPr>
      <w:ins w:id="3971" w:author="啊白" w:date="2024-04-14T11:12:38Z">
        <w:r>
          <w:rPr>
            <w:rFonts w:hint="eastAsia" w:eastAsia="仿宋_GB2312"/>
            <w:sz w:val="32"/>
            <w:szCs w:val="32"/>
            <w:lang w:val="en-US" w:eastAsia="zh-CN"/>
          </w:rPr>
          <w:t>英国</w:t>
        </w:r>
      </w:ins>
      <w:ins w:id="3972" w:author="啊白" w:date="2024-04-14T11:12:44Z">
        <w:r>
          <w:rPr>
            <w:rFonts w:hint="eastAsia" w:eastAsia="仿宋_GB2312"/>
            <w:sz w:val="32"/>
            <w:szCs w:val="32"/>
            <w:lang w:val="en-US" w:eastAsia="zh-CN"/>
          </w:rPr>
          <w:t>政府</w:t>
        </w:r>
      </w:ins>
      <w:ins w:id="3973" w:author="啊白" w:date="2024-04-14T11:12:45Z">
        <w:r>
          <w:rPr>
            <w:rFonts w:hint="eastAsia" w:eastAsia="仿宋_GB2312"/>
            <w:sz w:val="32"/>
            <w:szCs w:val="32"/>
            <w:lang w:val="en-US" w:eastAsia="zh-CN"/>
          </w:rPr>
          <w:t>十分</w:t>
        </w:r>
      </w:ins>
      <w:ins w:id="3974" w:author="啊白" w:date="2024-04-14T11:12:48Z">
        <w:r>
          <w:rPr>
            <w:rFonts w:hint="eastAsia" w:eastAsia="仿宋_GB2312"/>
            <w:sz w:val="32"/>
            <w:szCs w:val="32"/>
            <w:lang w:val="en-US" w:eastAsia="zh-CN"/>
          </w:rPr>
          <w:t>重视</w:t>
        </w:r>
      </w:ins>
      <w:del w:id="3975" w:author="啊白" w:date="2024-04-14T11:12:39Z">
        <w:r>
          <w:rPr>
            <w:rFonts w:eastAsia="仿宋_GB2312"/>
            <w:sz w:val="32"/>
            <w:szCs w:val="32"/>
          </w:rPr>
          <w:delText>加强</w:delText>
        </w:r>
      </w:del>
      <w:r>
        <w:rPr>
          <w:rFonts w:eastAsia="仿宋_GB2312"/>
          <w:sz w:val="32"/>
          <w:szCs w:val="32"/>
        </w:rPr>
        <w:t>对生物医药企业特别是中小企业的研发资助。2020年7月，英国发布《研究与开发路线图》，提出了支持创新企业的措施，特别是高潜力企业将根据其需求提供资金等方面的支持，扩大企业投资计划和风险资本信托基金的税收减免</w:t>
      </w:r>
      <w:ins w:id="3976" w:author="啊白" w:date="2024-04-14T11:14:26Z">
        <w:r>
          <w:rPr>
            <w:rFonts w:hint="eastAsia" w:eastAsia="仿宋_GB2312"/>
            <w:sz w:val="32"/>
            <w:szCs w:val="32"/>
            <w:lang w:eastAsia="zh-CN"/>
          </w:rPr>
          <w:t>。</w:t>
        </w:r>
      </w:ins>
      <w:del w:id="3977" w:author="啊白" w:date="2024-04-14T11:14:21Z">
        <w:r>
          <w:rPr>
            <w:rFonts w:eastAsia="仿宋_GB2312"/>
            <w:sz w:val="32"/>
            <w:szCs w:val="32"/>
          </w:rPr>
          <w:delText>。</w:delText>
        </w:r>
      </w:del>
      <w:ins w:id="3978" w:author="啊白" w:date="2024-04-14T11:14:13Z">
        <w:r>
          <w:rPr>
            <w:rFonts w:ascii="Times New Roman" w:hAnsi="Times New Roman" w:eastAsia="仿宋_GB2312" w:cs="Times New Roman"/>
            <w:i w:val="0"/>
            <w:iCs w:val="0"/>
            <w:caps w:val="0"/>
            <w:color w:val="auto"/>
            <w:spacing w:val="0"/>
            <w:sz w:val="32"/>
            <w:szCs w:val="32"/>
            <w:shd w:val="clear" w:fill="auto"/>
            <w:rPrChange w:id="3979" w:author="啊白" w:date="2024-04-14T11:14:31Z">
              <w:rPr>
                <w:rFonts w:ascii="Segoe UI" w:hAnsi="Segoe UI" w:eastAsia="Segoe UI" w:cs="Segoe UI"/>
                <w:i w:val="0"/>
                <w:iCs w:val="0"/>
                <w:caps w:val="0"/>
                <w:color w:val="1E1F24"/>
                <w:spacing w:val="0"/>
                <w:sz w:val="16"/>
                <w:szCs w:val="16"/>
                <w:shd w:val="clear" w:fill="FFFFFF"/>
              </w:rPr>
            </w:rPrChange>
          </w:rPr>
          <w:t>对中小微企业的研发税收加计扣除政策，提高了扣除比例</w:t>
        </w:r>
      </w:ins>
      <w:ins w:id="3980" w:author="啊白" w:date="2024-04-14T11:15:20Z">
        <w:r>
          <w:rPr>
            <w:rFonts w:hint="eastAsia" w:eastAsia="仿宋_GB2312" w:cs="Times New Roman"/>
            <w:i w:val="0"/>
            <w:iCs w:val="0"/>
            <w:caps w:val="0"/>
            <w:spacing w:val="0"/>
            <w:sz w:val="32"/>
            <w:szCs w:val="32"/>
            <w:shd w:val="clear"/>
            <w:lang w:eastAsia="zh-CN"/>
          </w:rPr>
          <w:t>。</w:t>
        </w:r>
      </w:ins>
    </w:p>
    <w:p w14:paraId="14F2863B">
      <w:pPr>
        <w:wordWrap w:val="0"/>
        <w:spacing w:line="560" w:lineRule="exact"/>
        <w:ind w:firstLine="640" w:firstLineChars="200"/>
        <w:rPr>
          <w:del w:id="3981" w:author="啊白" w:date="2024-04-14T11:14:01Z"/>
          <w:rFonts w:eastAsia="仿宋_GB2312"/>
          <w:sz w:val="32"/>
          <w:szCs w:val="32"/>
        </w:rPr>
      </w:pPr>
      <w:ins w:id="3982" w:author="啊白" w:date="2024-04-14T11:15:21Z">
        <w:r>
          <w:rPr>
            <w:rFonts w:ascii="Times New Roman" w:hAnsi="Times New Roman" w:eastAsia="仿宋_GB2312" w:cs="Times New Roman"/>
            <w:i w:val="0"/>
            <w:iCs w:val="0"/>
            <w:caps w:val="0"/>
            <w:color w:val="auto"/>
            <w:spacing w:val="0"/>
            <w:sz w:val="32"/>
            <w:szCs w:val="32"/>
            <w:shd w:val="clear" w:fill="auto"/>
            <w:rPrChange w:id="3983" w:author="啊白" w:date="2024-04-14T11:15:25Z">
              <w:rPr>
                <w:rFonts w:ascii="Arial" w:hAnsi="Arial" w:eastAsia="Arial" w:cs="Arial"/>
                <w:i w:val="0"/>
                <w:iCs w:val="0"/>
                <w:caps w:val="0"/>
                <w:color w:val="FAFAFA"/>
                <w:spacing w:val="6"/>
                <w:sz w:val="16"/>
                <w:szCs w:val="16"/>
                <w:shd w:val="clear" w:fill="7365FF"/>
              </w:rPr>
            </w:rPrChange>
          </w:rPr>
          <w:t>英国贸工部投入30亿英镑用于生物医药产业的科技创新，鼓励风险投资更多地进入生物医药产业。2017年《患者资本审查》对税收优惠的风险投资计划进行了改进，以鼓励对早期公司的更多投资。此外英国商业银行于2018年成立了英国患者资本（BPC），以增加希望扩大规模的创新型公司的长期投资额。BPC已经在英国生命科学领域做出了贡献，已向包括“痴呆症发现基金”在内的四个生命科学基金投入了1.09亿英镑，BPC支持的股票基金已向生命科学公司投资超过1.5亿英镑。</w:t>
        </w:r>
      </w:ins>
      <w:del w:id="3984" w:author="啊白" w:date="2024-04-14T11:14:01Z">
        <w:r>
          <w:rPr>
            <w:rFonts w:eastAsia="仿宋_GB2312"/>
            <w:sz w:val="32"/>
            <w:szCs w:val="32"/>
          </w:rPr>
          <w:delText>为更好激励企业加大研发投入，英国提出了针对中小微企业和大企业的研发税收加计扣除政策，并在后续政策中提高对研发投入加计扣除比例，对大企业扣除比例为130%，对中小微企业为230%。同时，为给企业提供更好的折扣标准与更多的税收优惠，英国政府提出研发费用抵免计划，最新税收抵免比例是对企业研发投入执行11%的税收抵免，对亏损的中小微企业，其研发投入享受14.5%的税收抵免。</w:delText>
        </w:r>
      </w:del>
    </w:p>
    <w:p w14:paraId="2A67352A">
      <w:pPr>
        <w:wordWrap w:val="0"/>
        <w:spacing w:line="560" w:lineRule="exact"/>
        <w:ind w:firstLine="640" w:firstLineChars="200"/>
        <w:rPr>
          <w:del w:id="3985" w:author="啊白" w:date="2024-04-14T11:14:01Z"/>
          <w:rFonts w:eastAsia="仿宋_GB2312"/>
          <w:sz w:val="32"/>
          <w:szCs w:val="32"/>
        </w:rPr>
      </w:pPr>
      <w:del w:id="3986" w:author="啊白" w:date="2024-04-14T11:14:01Z">
        <w:r>
          <w:rPr>
            <w:rFonts w:eastAsia="仿宋_GB2312"/>
            <w:sz w:val="32"/>
            <w:szCs w:val="32"/>
          </w:rPr>
          <w:delText>以项目形式资助校企开展合作研究。英国政府历来注重校企合作关系的建立，设立了资助产学研合作的专项资金，引导企业联合投资研发项目，积极促进大学、科研机构与企业之间的合作。2021年4月，英国政府拨款超过7500万英镑的资金，支持建立9个由联合利华、法国电力公司和弗朗西斯·克里克研究所等企业主导和牛津大学、伦敦大学这两所知名高校参与的创新研究合作项目，包括由英国王牌研究中心、欧洲最大的生物医学研究机构弗朗西斯·克里克研究所与英国制药巨头葛兰素史克进行合作，共同开发基于“反应性片段”筛选的化学生物学新兴技术，以提高药物治疗疾病的效率。</w:delText>
        </w:r>
      </w:del>
    </w:p>
    <w:p w14:paraId="1E3161F6">
      <w:pPr>
        <w:wordWrap w:val="0"/>
        <w:spacing w:line="560" w:lineRule="exact"/>
        <w:ind w:firstLine="640" w:firstLineChars="200"/>
        <w:rPr>
          <w:rFonts w:eastAsia="仿宋_GB2312"/>
          <w:sz w:val="32"/>
          <w:szCs w:val="32"/>
        </w:rPr>
      </w:pPr>
      <w:del w:id="3987" w:author="啊白" w:date="2024-04-14T11:14:01Z">
        <w:r>
          <w:rPr>
            <w:rFonts w:eastAsia="仿宋_GB2312"/>
            <w:sz w:val="32"/>
            <w:szCs w:val="32"/>
          </w:rPr>
          <w:delText>多融资渠道支撑生物医药企业发展。英国贸工部投入30亿英镑用于生物医药产业的科技创新，鼓励风险投资更多地进入生物医药产业。2017年《患者资本审查》对税收优惠的风险投资计划进行了改进，以鼓励对早期公司的更多投资。此外英国商业银行于2018年成立了英国患者资本（BPC），以增加希望扩大规模的创新型公司的长期投资额。BPC已经在英国生命科学领域做出了贡献，已向包括“痴呆症发现基金”在内的四个生命科学基金投入了1.09亿英镑，BPC支持的股票基金已向生命科学公司投资超过1.5亿英镑。</w:delText>
        </w:r>
      </w:del>
    </w:p>
    <w:p w14:paraId="33AB3BCB">
      <w:pPr>
        <w:tabs>
          <w:tab w:val="left" w:pos="1200"/>
        </w:tabs>
        <w:wordWrap w:val="0"/>
        <w:spacing w:line="560" w:lineRule="exact"/>
        <w:ind w:left="482"/>
        <w:outlineLvl w:val="2"/>
        <w:rPr>
          <w:del w:id="3988" w:author="啊白" w:date="2024-04-14T11:12:12Z"/>
          <w:rFonts w:eastAsia="仿宋_GB2312"/>
          <w:sz w:val="32"/>
          <w:szCs w:val="32"/>
        </w:rPr>
      </w:pPr>
      <w:del w:id="3989" w:author="啊白" w:date="2024-04-14T11:12:12Z">
        <w:r>
          <w:rPr>
            <w:rFonts w:eastAsia="仿宋_GB2312"/>
            <w:sz w:val="32"/>
            <w:szCs w:val="32"/>
          </w:rPr>
          <w:delText>（3）大力推动开展生物医药研发的国际合作</w:delText>
        </w:r>
      </w:del>
    </w:p>
    <w:p w14:paraId="774F88C5">
      <w:pPr>
        <w:wordWrap w:val="0"/>
        <w:spacing w:line="560" w:lineRule="exact"/>
        <w:ind w:firstLine="640" w:firstLineChars="200"/>
        <w:outlineLvl w:val="2"/>
        <w:rPr>
          <w:del w:id="3990" w:author="啊白" w:date="2024-04-14T11:12:12Z"/>
          <w:rFonts w:eastAsia="仿宋_GB2312"/>
          <w:sz w:val="32"/>
          <w:szCs w:val="32"/>
        </w:rPr>
      </w:pPr>
      <w:del w:id="3991" w:author="啊白" w:date="2024-04-14T11:12:12Z">
        <w:r>
          <w:rPr>
            <w:rFonts w:eastAsia="仿宋_GB2312"/>
            <w:sz w:val="32"/>
            <w:szCs w:val="32"/>
          </w:rPr>
          <w:delText>英国国家科研与创新署（UKRI）下设生物技术与生物科学研究理事会、医学研究理事会，参与“人类前沿科学计划”等国际合作研究计划和“国际小麦产量合作联盟”“欧洲分子生物学组织”等国际组织，资助剑桥大学“欧洲生物信息学研究所”“欧洲分子生物学组织”、“欧洲分子生物学实验室”。同时，与其他国家签署组织间协议，通过建立联系、扩展关系、试点研究以及可持续的互动等方式加强国家合作，提升英国生物医药产业创新能力。</w:delText>
        </w:r>
      </w:del>
    </w:p>
    <w:p w14:paraId="42C4E857">
      <w:pPr>
        <w:pStyle w:val="5"/>
        <w:ind w:firstLine="640" w:firstLineChars="200"/>
        <w:outlineLvl w:val="2"/>
        <w:rPr>
          <w:b/>
        </w:rPr>
      </w:pPr>
      <w:r>
        <w:rPr>
          <w:rFonts w:hint="eastAsia"/>
        </w:rPr>
        <w:t>3.</w:t>
      </w:r>
      <w:del w:id="3992" w:author="Jinglin Sun" w:date="2024-07-25T17:05:30Z">
        <w:r>
          <w:rPr/>
          <w:delText>英国生物医药</w:delText>
        </w:r>
      </w:del>
      <w:del w:id="3993" w:author="Jinglin Sun" w:date="2024-07-25T17:05:29Z">
        <w:r>
          <w:rPr/>
          <w:delText>产业</w:delText>
        </w:r>
      </w:del>
      <w:r>
        <w:t>创新基础</w:t>
      </w:r>
      <w:ins w:id="3994" w:author="Jinglin Sun" w:date="2024-07-25T17:05:34Z">
        <w:r>
          <w:rPr>
            <w:rFonts w:hint="eastAsia"/>
            <w:lang w:val="en-US" w:eastAsia="zh-CN"/>
          </w:rPr>
          <w:t>设施</w:t>
        </w:r>
      </w:ins>
      <w:del w:id="3995" w:author="Jinglin Sun" w:date="2024-07-25T17:05:32Z">
        <w:r>
          <w:rPr/>
          <w:delText>条件</w:delText>
        </w:r>
      </w:del>
    </w:p>
    <w:p w14:paraId="17E66E7A">
      <w:pPr>
        <w:tabs>
          <w:tab w:val="left" w:pos="1200"/>
        </w:tabs>
        <w:wordWrap w:val="0"/>
        <w:spacing w:line="560" w:lineRule="exact"/>
        <w:ind w:left="482"/>
        <w:outlineLvl w:val="3"/>
        <w:rPr>
          <w:rFonts w:eastAsia="仿宋_GB2312"/>
          <w:sz w:val="32"/>
          <w:szCs w:val="32"/>
        </w:rPr>
      </w:pPr>
      <w:r>
        <w:rPr>
          <w:rFonts w:eastAsia="仿宋_GB2312"/>
          <w:sz w:val="32"/>
          <w:szCs w:val="32"/>
        </w:rPr>
        <w:t>（1）</w:t>
      </w:r>
      <w:del w:id="3996" w:author="啊白" w:date="2024-04-14T11:15:51Z">
        <w:r>
          <w:rPr>
            <w:rFonts w:eastAsia="仿宋_GB2312"/>
            <w:sz w:val="32"/>
            <w:szCs w:val="32"/>
          </w:rPr>
          <w:delText>英国拥有充满活力的</w:delText>
        </w:r>
      </w:del>
      <w:r>
        <w:rPr>
          <w:rFonts w:eastAsia="仿宋_GB2312"/>
          <w:sz w:val="32"/>
          <w:szCs w:val="32"/>
        </w:rPr>
        <w:t>生物医药产业集群</w:t>
      </w:r>
    </w:p>
    <w:p w14:paraId="5629AF46">
      <w:pPr>
        <w:wordWrap w:val="0"/>
        <w:spacing w:line="560" w:lineRule="exact"/>
        <w:ind w:firstLine="640" w:firstLineChars="200"/>
        <w:rPr>
          <w:rFonts w:eastAsia="仿宋_GB2312"/>
          <w:sz w:val="32"/>
          <w:szCs w:val="32"/>
        </w:rPr>
      </w:pPr>
      <w:r>
        <w:rPr>
          <w:rFonts w:eastAsia="仿宋_GB2312"/>
          <w:sz w:val="32"/>
          <w:szCs w:val="32"/>
        </w:rPr>
        <w:t>生物医药</w:t>
      </w:r>
      <w:ins w:id="3997" w:author="啊白" w:date="2024-04-14T11:16:53Z">
        <w:r>
          <w:rPr>
            <w:rFonts w:hint="eastAsia" w:eastAsia="仿宋_GB2312"/>
            <w:sz w:val="32"/>
            <w:szCs w:val="32"/>
            <w:lang w:val="en-US" w:eastAsia="zh-CN"/>
          </w:rPr>
          <w:t>产业</w:t>
        </w:r>
      </w:ins>
      <w:del w:id="3998" w:author="啊白" w:date="2024-04-14T11:16:50Z">
        <w:r>
          <w:rPr>
            <w:rFonts w:hint="default" w:eastAsia="仿宋_GB2312"/>
            <w:sz w:val="32"/>
            <w:szCs w:val="32"/>
            <w:lang w:val="en-US"/>
          </w:rPr>
          <w:delText>作为</w:delText>
        </w:r>
      </w:del>
      <w:ins w:id="3999" w:author="啊白" w:date="2024-04-14T11:16:51Z">
        <w:r>
          <w:rPr>
            <w:rFonts w:hint="eastAsia" w:eastAsia="仿宋_GB2312"/>
            <w:sz w:val="32"/>
            <w:szCs w:val="32"/>
            <w:lang w:val="en-US" w:eastAsia="zh-CN"/>
          </w:rPr>
          <w:t>是</w:t>
        </w:r>
      </w:ins>
      <w:r>
        <w:rPr>
          <w:rFonts w:eastAsia="仿宋_GB2312"/>
          <w:sz w:val="32"/>
          <w:szCs w:val="32"/>
        </w:rPr>
        <w:t>英国国内行业增长速度排名第一的行业，</w:t>
      </w:r>
      <w:del w:id="4000" w:author="啊白" w:date="2024-04-14T11:16:58Z">
        <w:r>
          <w:rPr>
            <w:rFonts w:eastAsia="仿宋_GB2312"/>
            <w:sz w:val="32"/>
            <w:szCs w:val="32"/>
          </w:rPr>
          <w:delText>在技术、人才、资金密集的区域，</w:delText>
        </w:r>
      </w:del>
      <w:r>
        <w:rPr>
          <w:rFonts w:eastAsia="仿宋_GB2312"/>
          <w:sz w:val="32"/>
          <w:szCs w:val="32"/>
        </w:rPr>
        <w:t>已逐步形成了四大生物医药产业集聚区，分别是伦敦生物产业集群、剑桥生物医药产业集群、牛津生物医药产业集群以及位于苏格兰的爱丁堡生物医药产业集群，前三个产业集群的地理位置相近，被称为“英格兰东区”生物医药产业集群。</w:t>
      </w:r>
    </w:p>
    <w:p w14:paraId="3C7D6442">
      <w:pPr>
        <w:wordWrap w:val="0"/>
        <w:spacing w:line="560" w:lineRule="exact"/>
        <w:ind w:firstLine="640" w:firstLineChars="200"/>
        <w:rPr>
          <w:rFonts w:eastAsia="仿宋_GB2312"/>
          <w:sz w:val="32"/>
          <w:szCs w:val="32"/>
        </w:rPr>
      </w:pPr>
      <w:r>
        <w:rPr>
          <w:rFonts w:eastAsia="仿宋_GB2312"/>
          <w:sz w:val="32"/>
          <w:szCs w:val="32"/>
        </w:rPr>
        <w:t>其中，爱丁堡生物医药产业集群大多专注于研究干细胞及工业生物技术领域，而剑桥生物技术产业圈则是混合型产业集群，拥有MedImmune研发中心、Astex制药公司、剑桥抗体技术公司和Medical</w:t>
      </w:r>
      <w:r>
        <w:rPr>
          <w:rFonts w:hint="eastAsia" w:eastAsia="仿宋_GB2312"/>
          <w:sz w:val="32"/>
          <w:szCs w:val="32"/>
        </w:rPr>
        <w:t xml:space="preserve"> </w:t>
      </w:r>
      <w:r>
        <w:rPr>
          <w:rFonts w:eastAsia="仿宋_GB2312"/>
          <w:sz w:val="32"/>
          <w:szCs w:val="32"/>
        </w:rPr>
        <w:t>Research</w:t>
      </w:r>
      <w:r>
        <w:rPr>
          <w:rFonts w:hint="eastAsia" w:eastAsia="仿宋_GB2312"/>
          <w:sz w:val="32"/>
          <w:szCs w:val="32"/>
        </w:rPr>
        <w:t xml:space="preserve"> </w:t>
      </w:r>
      <w:r>
        <w:rPr>
          <w:rFonts w:eastAsia="仿宋_GB2312"/>
          <w:sz w:val="32"/>
          <w:szCs w:val="32"/>
        </w:rPr>
        <w:t>Council咨询公司等产业链生态系统。牛津生物医药产业集群研发技术成果</w:t>
      </w:r>
      <w:del w:id="4001" w:author="啊白" w:date="2024-04-14T11:17:17Z">
        <w:r>
          <w:rPr>
            <w:rFonts w:hint="default" w:eastAsia="仿宋_GB2312"/>
            <w:sz w:val="32"/>
            <w:szCs w:val="32"/>
            <w:lang w:val="en-US"/>
          </w:rPr>
          <w:delText>享誉世界</w:delText>
        </w:r>
      </w:del>
      <w:ins w:id="4002" w:author="啊白" w:date="2024-04-14T11:17:22Z">
        <w:r>
          <w:rPr>
            <w:rFonts w:hint="eastAsia" w:eastAsia="仿宋_GB2312"/>
            <w:sz w:val="32"/>
            <w:szCs w:val="32"/>
            <w:lang w:val="en-US" w:eastAsia="zh-CN"/>
          </w:rPr>
          <w:t>领先</w:t>
        </w:r>
      </w:ins>
      <w:ins w:id="4003" w:author="啊白" w:date="2024-04-14T11:17:24Z">
        <w:r>
          <w:rPr>
            <w:rFonts w:hint="eastAsia" w:eastAsia="仿宋_GB2312"/>
            <w:sz w:val="32"/>
            <w:szCs w:val="32"/>
            <w:lang w:val="en-US" w:eastAsia="zh-CN"/>
          </w:rPr>
          <w:t>世界水平</w:t>
        </w:r>
      </w:ins>
      <w:del w:id="4004" w:author="啊白" w:date="2024-04-14T11:17:28Z">
        <w:r>
          <w:rPr>
            <w:rFonts w:eastAsia="仿宋_GB2312"/>
            <w:sz w:val="32"/>
            <w:szCs w:val="32"/>
          </w:rPr>
          <w:delText>，如通过尽早干预从而降低发病率的检测方法来防御阿尔茨海默病</w:delText>
        </w:r>
      </w:del>
      <w:r>
        <w:rPr>
          <w:rFonts w:eastAsia="仿宋_GB2312"/>
          <w:sz w:val="32"/>
          <w:szCs w:val="32"/>
        </w:rPr>
        <w:t>。</w:t>
      </w:r>
    </w:p>
    <w:p w14:paraId="7F3A2182">
      <w:pPr>
        <w:wordWrap w:val="0"/>
        <w:spacing w:line="560" w:lineRule="exact"/>
        <w:ind w:firstLine="640" w:firstLineChars="200"/>
        <w:rPr>
          <w:rFonts w:eastAsia="仿宋_GB2312"/>
          <w:sz w:val="32"/>
          <w:szCs w:val="32"/>
        </w:rPr>
      </w:pPr>
      <w:r>
        <w:rPr>
          <w:rFonts w:eastAsia="仿宋_GB2312"/>
          <w:sz w:val="32"/>
          <w:szCs w:val="32"/>
        </w:rPr>
        <w:t>另外，英国拥有大约500家生物科技工业应用公司，世界顶级的高生物科技研发集群发挥着全球性的影响力，是英国生物医药产业保持领先的关键因素。</w:t>
      </w:r>
    </w:p>
    <w:p w14:paraId="02ACF08E">
      <w:pPr>
        <w:numPr>
          <w:ilvl w:val="0"/>
          <w:numId w:val="0"/>
        </w:numPr>
        <w:tabs>
          <w:tab w:val="left" w:pos="1200"/>
        </w:tabs>
        <w:wordWrap w:val="0"/>
        <w:spacing w:line="560" w:lineRule="exact"/>
        <w:ind w:left="482"/>
        <w:outlineLvl w:val="3"/>
        <w:rPr>
          <w:ins w:id="4006" w:author="啊白" w:date="2024-04-14T11:18:44Z"/>
          <w:rFonts w:eastAsia="仿宋_GB2312"/>
          <w:sz w:val="32"/>
          <w:szCs w:val="32"/>
        </w:rPr>
        <w:pPrChange w:id="4005" w:author="Jinglin Sun" w:date="2024-07-26T13:58:28Z">
          <w:pPr>
            <w:tabs>
              <w:tab w:val="left" w:pos="1200"/>
            </w:tabs>
            <w:wordWrap w:val="0"/>
            <w:spacing w:line="560" w:lineRule="exact"/>
            <w:ind w:left="482"/>
            <w:outlineLvl w:val="3"/>
          </w:pPr>
        </w:pPrChange>
      </w:pPr>
      <w:ins w:id="4007" w:author="Jinglin Sun" w:date="2024-07-26T13:58:28Z">
        <w:r>
          <w:rPr>
            <w:rFonts w:ascii="Times New Roman" w:hAnsi="Times New Roman" w:eastAsia="仿宋_GB2312" w:cs="Times New Roman"/>
            <w:kern w:val="2"/>
            <w:sz w:val="32"/>
            <w:szCs w:val="32"/>
            <w:lang w:val="en-US" w:eastAsia="zh-CN" w:bidi="ar-SA"/>
            <w14:ligatures w14:val="none"/>
          </w:rPr>
          <w:t>（2）</w:t>
        </w:r>
      </w:ins>
      <w:del w:id="4008" w:author="啊白" w:date="2024-04-14T11:18:28Z">
        <w:r>
          <w:rPr>
            <w:rFonts w:eastAsia="仿宋_GB2312"/>
            <w:sz w:val="32"/>
            <w:szCs w:val="32"/>
          </w:rPr>
          <w:delText>（2）</w:delText>
        </w:r>
      </w:del>
      <w:del w:id="4009" w:author="啊白" w:date="2024-04-14T11:15:59Z">
        <w:r>
          <w:rPr>
            <w:rFonts w:eastAsia="仿宋_GB2312"/>
            <w:sz w:val="32"/>
            <w:szCs w:val="32"/>
          </w:rPr>
          <w:delText>英国拥有世界一流的</w:delText>
        </w:r>
      </w:del>
      <w:r>
        <w:rPr>
          <w:rFonts w:eastAsia="仿宋_GB2312"/>
          <w:sz w:val="32"/>
          <w:szCs w:val="32"/>
        </w:rPr>
        <w:t>生物医药高校及科研机构</w:t>
      </w:r>
    </w:p>
    <w:p w14:paraId="6EC148D2">
      <w:pPr>
        <w:wordWrap w:val="0"/>
        <w:spacing w:line="560" w:lineRule="exact"/>
        <w:ind w:left="0" w:firstLine="640" w:firstLineChars="200"/>
        <w:outlineLvl w:val="9"/>
        <w:rPr>
          <w:rFonts w:eastAsia="仿宋_GB2312"/>
          <w:sz w:val="32"/>
          <w:szCs w:val="32"/>
        </w:rPr>
        <w:pPrChange w:id="4010" w:author="啊白" w:date="2024-04-14T11:18:57Z">
          <w:pPr>
            <w:tabs>
              <w:tab w:val="left" w:pos="1200"/>
            </w:tabs>
            <w:wordWrap w:val="0"/>
            <w:spacing w:line="560" w:lineRule="exact"/>
            <w:ind w:left="482"/>
            <w:outlineLvl w:val="3"/>
          </w:pPr>
        </w:pPrChange>
      </w:pPr>
      <w:ins w:id="4011" w:author="啊白" w:date="2024-04-14T11:18:45Z">
        <w:r>
          <w:rPr>
            <w:rFonts w:ascii="Times New Roman" w:hAnsi="Times New Roman" w:eastAsia="仿宋_GB2312" w:cs="Times New Roman"/>
            <w:i w:val="0"/>
            <w:iCs w:val="0"/>
            <w:caps w:val="0"/>
            <w:color w:val="auto"/>
            <w:spacing w:val="0"/>
            <w:sz w:val="32"/>
            <w:szCs w:val="32"/>
            <w:shd w:val="clear" w:fill="auto"/>
            <w:rPrChange w:id="4012" w:author="啊白" w:date="2024-04-14T11:18:54Z">
              <w:rPr>
                <w:rFonts w:ascii="Segoe UI" w:hAnsi="Segoe UI" w:eastAsia="Segoe UI" w:cs="Segoe UI"/>
                <w:i w:val="0"/>
                <w:iCs w:val="0"/>
                <w:caps w:val="0"/>
                <w:color w:val="1E1F24"/>
                <w:spacing w:val="0"/>
                <w:sz w:val="16"/>
                <w:szCs w:val="16"/>
                <w:shd w:val="clear" w:fill="FFFFFF"/>
              </w:rPr>
            </w:rPrChange>
          </w:rPr>
          <w:t>英国的创新创业生态系统以其卓越的研究机构和高等教育机构为基础，形成了强大的生物技术产业集群。这些集群主要位于伦敦、牛津、剑桥和爱丁堡等学术氛围浓厚、科研机构林立的城市。其中，剑桥园区已经崛起为全球最大且专注于尖端生物技术研发的园区之一，它汇聚了众多创新企业和研究机构，共同推动着生物技术领域的进步。剑桥大学、牛津大学、伦敦大学学院、帝国理工学院和曼彻斯特大学等顶尖学府，在医药和合成生物学等领域拥有全球领先的研究团队，他们不仅为产业界输送了大量高素质人才，还通过不断的科研突破为市场开拓提供了强大的技术支撑。在这样的生态系统中，像葛兰素史克(Glaxo Smith Kline，GSK)这样的大型跨国制药企业得以蓬勃发展，它们不仅在英国生物技术产业中占据龙头地位，还通过国际合作与交流，推动了全球生物技术的创新与发展。</w:t>
        </w:r>
      </w:ins>
    </w:p>
    <w:p w14:paraId="16D9A432">
      <w:pPr>
        <w:wordWrap w:val="0"/>
        <w:spacing w:line="560" w:lineRule="exact"/>
        <w:ind w:firstLine="640" w:firstLineChars="200"/>
        <w:outlineLvl w:val="3"/>
        <w:rPr>
          <w:del w:id="4014" w:author="啊白" w:date="2024-04-14T11:18:26Z"/>
          <w:rFonts w:eastAsia="仿宋_GB2312"/>
          <w:sz w:val="32"/>
          <w:szCs w:val="32"/>
        </w:rPr>
        <w:pPrChange w:id="4013" w:author="Jinglin Sun" w:date="2024-07-25T17:05:50Z">
          <w:pPr>
            <w:wordWrap w:val="0"/>
            <w:spacing w:line="560" w:lineRule="exact"/>
            <w:ind w:firstLine="640" w:firstLineChars="200"/>
            <w:outlineLvl w:val="4"/>
          </w:pPr>
        </w:pPrChange>
      </w:pPr>
      <w:del w:id="4015" w:author="啊白" w:date="2024-04-14T11:18:26Z">
        <w:r>
          <w:rPr>
            <w:rFonts w:eastAsia="仿宋_GB2312"/>
            <w:sz w:val="32"/>
            <w:szCs w:val="32"/>
          </w:rPr>
          <w:delText>英国创新创业生态系统以研究机构作为支撑，生物技术产业主要分布于伦敦、牛津、剑桥、爱丁堡等高等院校及科研机构密集的地区，剑桥园区已成长为世界最大且从事尖端研发的生物技术园区之一。剑桥大学、牛津大学、伦敦大学学院、帝国理工学院和曼彻斯特大学等在医药和合成生物学领域有着全球领先的研究团队，这种生态系统为人才培养及市场开拓提供了良好的软环境，也培育了类似葛兰素史克(Glaxo</w:delText>
        </w:r>
      </w:del>
      <w:del w:id="4016" w:author="啊白" w:date="2024-04-14T11:18:26Z">
        <w:r>
          <w:rPr>
            <w:rFonts w:hint="eastAsia" w:eastAsia="仿宋_GB2312"/>
            <w:sz w:val="32"/>
            <w:szCs w:val="32"/>
          </w:rPr>
          <w:delText xml:space="preserve"> </w:delText>
        </w:r>
      </w:del>
      <w:del w:id="4017" w:author="啊白" w:date="2024-04-14T11:18:26Z">
        <w:r>
          <w:rPr>
            <w:rFonts w:eastAsia="仿宋_GB2312"/>
            <w:sz w:val="32"/>
            <w:szCs w:val="32"/>
          </w:rPr>
          <w:delText>Smith</w:delText>
        </w:r>
      </w:del>
      <w:del w:id="4018" w:author="啊白" w:date="2024-04-14T11:18:26Z">
        <w:r>
          <w:rPr>
            <w:rFonts w:hint="eastAsia" w:eastAsia="仿宋_GB2312"/>
            <w:sz w:val="32"/>
            <w:szCs w:val="32"/>
          </w:rPr>
          <w:delText xml:space="preserve"> </w:delText>
        </w:r>
      </w:del>
      <w:del w:id="4019" w:author="啊白" w:date="2024-04-14T11:18:26Z">
        <w:r>
          <w:rPr>
            <w:rFonts w:eastAsia="仿宋_GB2312"/>
            <w:sz w:val="32"/>
            <w:szCs w:val="32"/>
          </w:rPr>
          <w:delText>Kline，GSK)这样的大型跨国制药企业，在英国的生物技术产业发展中起到了龙头作用。</w:delText>
        </w:r>
      </w:del>
    </w:p>
    <w:p w14:paraId="073C30C2">
      <w:pPr>
        <w:numPr>
          <w:ilvl w:val="0"/>
          <w:numId w:val="0"/>
        </w:numPr>
        <w:tabs>
          <w:tab w:val="left" w:pos="1200"/>
        </w:tabs>
        <w:wordWrap w:val="0"/>
        <w:spacing w:line="560" w:lineRule="exact"/>
        <w:ind w:left="482" w:firstLine="0" w:firstLineChars="0"/>
        <w:outlineLvl w:val="3"/>
        <w:rPr>
          <w:ins w:id="4021" w:author="啊白" w:date="2024-04-14T11:22:56Z"/>
          <w:rFonts w:eastAsia="仿宋_GB2312"/>
          <w:sz w:val="32"/>
          <w:szCs w:val="32"/>
        </w:rPr>
        <w:pPrChange w:id="4020" w:author="Jinglin Sun" w:date="2024-07-26T13:58:28Z">
          <w:pPr>
            <w:tabs>
              <w:tab w:val="left" w:pos="1200"/>
            </w:tabs>
            <w:wordWrap w:val="0"/>
            <w:spacing w:line="560" w:lineRule="exact"/>
            <w:ind w:firstLine="640" w:firstLineChars="200"/>
            <w:outlineLvl w:val="3"/>
          </w:pPr>
        </w:pPrChange>
      </w:pPr>
      <w:ins w:id="4022" w:author="Jinglin Sun" w:date="2024-07-26T13:58:28Z">
        <w:r>
          <w:rPr>
            <w:rFonts w:ascii="Times New Roman" w:hAnsi="Times New Roman" w:eastAsia="仿宋_GB2312" w:cs="Times New Roman"/>
            <w:kern w:val="2"/>
            <w:sz w:val="32"/>
            <w:szCs w:val="32"/>
            <w:lang w:val="en-US" w:eastAsia="zh-CN" w:bidi="ar-SA"/>
            <w14:ligatures w14:val="none"/>
          </w:rPr>
          <w:t>（3）</w:t>
        </w:r>
      </w:ins>
      <w:del w:id="4023" w:author="啊白" w:date="2024-04-14T11:22:56Z">
        <w:r>
          <w:rPr>
            <w:rFonts w:eastAsia="仿宋_GB2312"/>
            <w:sz w:val="32"/>
            <w:szCs w:val="32"/>
          </w:rPr>
          <w:delText>（3）</w:delText>
        </w:r>
      </w:del>
      <w:del w:id="4024" w:author="啊白" w:date="2024-04-14T11:16:03Z">
        <w:r>
          <w:rPr>
            <w:rFonts w:eastAsia="仿宋_GB2312"/>
            <w:sz w:val="32"/>
            <w:szCs w:val="32"/>
          </w:rPr>
          <w:delText>重视医疗数据潜力，</w:delText>
        </w:r>
      </w:del>
      <w:r>
        <w:rPr>
          <w:rFonts w:eastAsia="仿宋_GB2312"/>
          <w:sz w:val="32"/>
          <w:szCs w:val="32"/>
        </w:rPr>
        <w:t>医疗大数据平台</w:t>
      </w:r>
    </w:p>
    <w:p w14:paraId="5A9B7C65">
      <w:pPr>
        <w:wordWrap w:val="0"/>
        <w:spacing w:line="560" w:lineRule="exact"/>
        <w:ind w:left="0" w:firstLine="640" w:firstLineChars="200"/>
        <w:outlineLvl w:val="9"/>
        <w:rPr>
          <w:rFonts w:eastAsia="仿宋_GB2312"/>
          <w:sz w:val="32"/>
          <w:szCs w:val="32"/>
        </w:rPr>
        <w:pPrChange w:id="4025" w:author="啊白" w:date="2024-04-14T11:23:14Z">
          <w:pPr>
            <w:tabs>
              <w:tab w:val="left" w:pos="1200"/>
            </w:tabs>
            <w:wordWrap w:val="0"/>
            <w:spacing w:line="560" w:lineRule="exact"/>
            <w:ind w:firstLine="640" w:firstLineChars="200"/>
            <w:outlineLvl w:val="3"/>
          </w:pPr>
        </w:pPrChange>
      </w:pPr>
      <w:ins w:id="4026" w:author="啊白" w:date="2024-04-14T11:22:58Z">
        <w:r>
          <w:rPr>
            <w:rFonts w:ascii="Times New Roman" w:hAnsi="Times New Roman" w:eastAsia="仿宋_GB2312" w:cs="Times New Roman"/>
            <w:i w:val="0"/>
            <w:iCs w:val="0"/>
            <w:caps w:val="0"/>
            <w:color w:val="auto"/>
            <w:spacing w:val="0"/>
            <w:sz w:val="32"/>
            <w:szCs w:val="32"/>
            <w:shd w:val="clear" w:fill="auto"/>
            <w:rPrChange w:id="4027" w:author="啊白" w:date="2024-04-14T11:23:14Z">
              <w:rPr>
                <w:rFonts w:ascii="Segoe UI" w:hAnsi="Segoe UI" w:eastAsia="Segoe UI" w:cs="Segoe UI"/>
                <w:i w:val="0"/>
                <w:iCs w:val="0"/>
                <w:caps w:val="0"/>
                <w:color w:val="1E1F24"/>
                <w:spacing w:val="0"/>
                <w:sz w:val="16"/>
                <w:szCs w:val="16"/>
                <w:shd w:val="clear" w:fill="FFFFFF"/>
              </w:rPr>
            </w:rPrChange>
          </w:rPr>
          <w:t>英国在提升临床研究基础能力方面，注重临床数据的收集、管理和开放共享。通过建立英国生物样本资源库和开放性临床研究数据平台，实现了样本资源的最大化共享，并严格遵循隐私保护和分工协作的原则。生物样本资源库作为世界规模最大的人群样本库之一，为遗传、环境等复杂交互作用与患病危险的研究提供了丰富的样本材料。同时，英国政府通过立法和制定管理规范，确保了样本资源库和临床研究数据平台的合法、合规运行。此外，医疗大数据企业如孟德尔公司也在与卫生部门合作，共同建设全球最大的医疗信息数据库，以加速罕见病的诊断和治疗研究。这些举措共同推动了英国生物医药产业的持续创新和发展。</w:t>
        </w:r>
      </w:ins>
      <w:del w:id="4028" w:author="啊白" w:date="2024-04-14T11:16:04Z">
        <w:r>
          <w:rPr>
            <w:rFonts w:eastAsia="仿宋_GB2312"/>
            <w:sz w:val="32"/>
            <w:szCs w:val="32"/>
          </w:rPr>
          <w:delText>处于全球领先地位</w:delText>
        </w:r>
      </w:del>
    </w:p>
    <w:p w14:paraId="48AEC3CA">
      <w:pPr>
        <w:wordWrap w:val="0"/>
        <w:spacing w:line="560" w:lineRule="exact"/>
        <w:ind w:firstLine="640" w:firstLineChars="200"/>
        <w:outlineLvl w:val="3"/>
        <w:rPr>
          <w:del w:id="4029" w:author="啊白" w:date="2024-04-14T11:22:54Z"/>
          <w:rFonts w:eastAsia="仿宋_GB2312"/>
          <w:sz w:val="32"/>
          <w:szCs w:val="32"/>
        </w:rPr>
      </w:pPr>
      <w:del w:id="4030" w:author="啊白" w:date="2024-04-14T11:22:54Z">
        <w:r>
          <w:rPr>
            <w:rFonts w:eastAsia="仿宋_GB2312"/>
            <w:sz w:val="32"/>
            <w:szCs w:val="32"/>
          </w:rPr>
          <w:delText>英国注重通过临床数据的收集、管理和开放共享来提高国家临床研究基础能力，并建成了英国生物样本资源库和开放性临床研究数据平台，最大程度实现了样本资源共享，并注重隐私保护和分工协作。</w:delText>
        </w:r>
      </w:del>
    </w:p>
    <w:p w14:paraId="786591EA">
      <w:pPr>
        <w:wordWrap w:val="0"/>
        <w:spacing w:line="560" w:lineRule="exact"/>
        <w:ind w:firstLine="640" w:firstLineChars="200"/>
        <w:outlineLvl w:val="3"/>
        <w:rPr>
          <w:del w:id="4031" w:author="啊白" w:date="2024-04-14T11:22:54Z"/>
          <w:rFonts w:eastAsia="仿宋_GB2312"/>
          <w:sz w:val="32"/>
          <w:szCs w:val="32"/>
        </w:rPr>
      </w:pPr>
      <w:del w:id="4032" w:author="啊白" w:date="2024-04-14T11:22:54Z">
        <w:r>
          <w:rPr>
            <w:rFonts w:eastAsia="仿宋_GB2312"/>
            <w:sz w:val="32"/>
            <w:szCs w:val="32"/>
          </w:rPr>
          <w:delText>英国生物样本资源库。英国政府先后启动“发展计划”“临床应用研究数据集”服务计划，承诺实现电子健康记录一体化，搜集临床数据以提高国家临床研究基础能力。一是建立生物样本资源库。英国卫生部等机构联合资助建设英国生物样本资源库，具体包括遗传、生物化学和成像数据段等信息，向遗传、环境等复杂交互作用与患病危险的研究人员提供样本材料以便开展相关研究，研发新的治疗和预防手段。作为世界上规模最大的人群样本库之一，英国生物样本资源库在最大程度上实现了样本资源共享，样本种类丰富，覆盖临床研究范围广泛，并注重隐私保护和分工协作，较好地维持了整个样本资源系统的良好运作，在其建设和发展的过程中形成了自己的特色。二是完善样本资源库的标准和法律依据。“伦理与管理框架”是英国样本资源库严格遵循的指南，重视志愿者权益的保护、研究者数据的管理和使用、样本资源库的监督和共享、有关执行和修改的总结等方面工作。三是构建资源样本库的管理规范。英国生物样本资源库由指导委员会和国际科学顾问委员会提供管理的建议，董事会进行统一管理，伦理与管理委员会的独立运作将负责帮助以及指导样本库的样本数据、隐私的保护，曼彻斯特大学的网络图书馆成为了这些收集到的样本信息的存储之地，经过伦理与管理委员会等批准的研究人员将能获得这些免费信息。</w:delText>
        </w:r>
      </w:del>
    </w:p>
    <w:p w14:paraId="233544A6">
      <w:pPr>
        <w:wordWrap w:val="0"/>
        <w:spacing w:line="560" w:lineRule="exact"/>
        <w:ind w:firstLine="640" w:firstLineChars="200"/>
        <w:outlineLvl w:val="3"/>
        <w:rPr>
          <w:del w:id="4033" w:author="啊白" w:date="2024-04-14T11:22:54Z"/>
          <w:rFonts w:eastAsia="仿宋_GB2312"/>
          <w:sz w:val="32"/>
          <w:szCs w:val="32"/>
        </w:rPr>
      </w:pPr>
      <w:del w:id="4034" w:author="啊白" w:date="2024-04-14T11:22:54Z">
        <w:r>
          <w:rPr>
            <w:rFonts w:eastAsia="仿宋_GB2312"/>
            <w:sz w:val="32"/>
            <w:szCs w:val="32"/>
          </w:rPr>
          <w:delText>开放性临床研究数据平台。早在2004年，英国政府就推出了“科学和创新投资框架(2004—2014)”，临床研究资源共享的概念在这一框架中有了初步体现。同时，英国在系统分析了临床研究数据共享的障碍和动力之后，从临床数据的需求以及临床研究发展的需要出发，认为临床试验数据共享有助于加快医疗卫生领域的发展、促进临床研究的合作、推动临床研究、加强循证对临床用药的支持、避免临床试验的重复浪费。英国政府2012年通过的《医疗与社会福利法案》，为英国临床试验数据的共享提供了法律支撑，其赋予了英国卫生部门开放医疗记录的权利。2012年12月，英国医疗与社会福利信息化中心开启Care.data项目，将新的临床试验数据和病人的医疗记录和已有的数据进行链接，集中各部门力量搭建覆盖全英国的临床数据记录开放性数据平台。实施Care.data项目、搭建临床数据记录开放性数据平台有助于英国国民保健服务部收集家庭全科医生的临床试验数据和医院对患者的具体诊疗方案，帮助政府对临床体系进行评价，更全面地规划药物研究、临床实践和医疗服务。</w:delText>
        </w:r>
      </w:del>
    </w:p>
    <w:p w14:paraId="59C1423E">
      <w:pPr>
        <w:wordWrap w:val="0"/>
        <w:spacing w:line="560" w:lineRule="exact"/>
        <w:ind w:firstLine="640" w:firstLineChars="200"/>
        <w:outlineLvl w:val="3"/>
        <w:rPr>
          <w:del w:id="4035" w:author="啊白" w:date="2024-04-14T11:22:54Z"/>
          <w:rFonts w:eastAsia="仿宋_GB2312"/>
          <w:sz w:val="32"/>
          <w:szCs w:val="32"/>
        </w:rPr>
      </w:pPr>
      <w:del w:id="4036" w:author="啊白" w:date="2024-04-14T11:22:54Z">
        <w:r>
          <w:rPr>
            <w:rFonts w:eastAsia="仿宋_GB2312"/>
            <w:sz w:val="32"/>
            <w:szCs w:val="32"/>
          </w:rPr>
          <w:delText>在医疗大数据企业方面，英国医疗技术公司孟德尔正在和英国卫生防护中心合作建设全球最大的医疗信息数据库，用于加快和促进罕见病的诊断和治疗。根据美国国立卫生研究院数据，在全球，已知的罕见病种类有6800种，其中4000-5000种罕见病尚未研发出相应的治疗药物，而有治疗方法的罕见病的比例不超过5%，由此来看，英国孟德尔公司未来的发展前景将十分广阔。</w:delText>
        </w:r>
      </w:del>
    </w:p>
    <w:p w14:paraId="59902502">
      <w:pPr>
        <w:tabs>
          <w:tab w:val="left" w:pos="1200"/>
        </w:tabs>
        <w:wordWrap w:val="0"/>
        <w:spacing w:line="560" w:lineRule="exact"/>
        <w:ind w:left="482"/>
        <w:outlineLvl w:val="3"/>
        <w:rPr>
          <w:rFonts w:eastAsia="仿宋_GB2312"/>
          <w:sz w:val="32"/>
          <w:szCs w:val="32"/>
        </w:rPr>
      </w:pPr>
      <w:r>
        <w:rPr>
          <w:rFonts w:eastAsia="仿宋_GB2312"/>
          <w:sz w:val="32"/>
          <w:szCs w:val="32"/>
        </w:rPr>
        <w:t>（4）</w:t>
      </w:r>
      <w:del w:id="4037" w:author="啊白" w:date="2024-04-14T11:16:09Z">
        <w:r>
          <w:rPr>
            <w:rFonts w:eastAsia="仿宋_GB2312"/>
            <w:sz w:val="32"/>
            <w:szCs w:val="32"/>
          </w:rPr>
          <w:delText>英国是英欧洲最早建立</w:delText>
        </w:r>
      </w:del>
      <w:r>
        <w:rPr>
          <w:rFonts w:eastAsia="仿宋_GB2312"/>
          <w:sz w:val="32"/>
          <w:szCs w:val="32"/>
        </w:rPr>
        <w:t>企业孵化器</w:t>
      </w:r>
      <w:del w:id="4038" w:author="啊白" w:date="2024-04-14T11:16:10Z">
        <w:r>
          <w:rPr>
            <w:rFonts w:eastAsia="仿宋_GB2312"/>
            <w:sz w:val="32"/>
            <w:szCs w:val="32"/>
          </w:rPr>
          <w:delText>的国家</w:delText>
        </w:r>
      </w:del>
    </w:p>
    <w:p w14:paraId="2302ECBE">
      <w:pPr>
        <w:wordWrap w:val="0"/>
        <w:spacing w:line="560" w:lineRule="exact"/>
        <w:ind w:firstLine="0" w:firstLineChars="0"/>
        <w:rPr>
          <w:rFonts w:eastAsia="仿宋_GB2312"/>
          <w:sz w:val="32"/>
          <w:szCs w:val="32"/>
        </w:rPr>
        <w:pPrChange w:id="4039" w:author="啊白" w:date="2024-04-14T11:25:24Z">
          <w:pPr>
            <w:wordWrap w:val="0"/>
            <w:spacing w:line="560" w:lineRule="exact"/>
            <w:ind w:firstLine="640" w:firstLineChars="200"/>
          </w:pPr>
        </w:pPrChange>
      </w:pPr>
      <w:del w:id="4040" w:author="啊白" w:date="2024-04-14T11:25:12Z">
        <w:r>
          <w:rPr>
            <w:rFonts w:eastAsia="仿宋_GB2312"/>
            <w:sz w:val="32"/>
            <w:szCs w:val="32"/>
          </w:rPr>
          <w:delText>孵化器是连接创业企业与市场之间的桥梁和载体，孵化器的活跃程度是产业创新活力的一个标志。</w:delText>
        </w:r>
      </w:del>
      <w:r>
        <w:rPr>
          <w:rFonts w:eastAsia="仿宋_GB2312"/>
          <w:sz w:val="32"/>
          <w:szCs w:val="32"/>
        </w:rPr>
        <w:t>英国是欧洲最早建立企业孵化器的国家，也是欧洲企业创新发展文化最为浓厚、环境最为适宜的国家之一。</w:t>
      </w:r>
      <w:ins w:id="4041" w:author="啊白" w:date="2024-04-14T11:33:45Z">
        <w:r>
          <w:rPr>
            <w:rFonts w:hint="eastAsia" w:eastAsia="仿宋_GB2312"/>
            <w:sz w:val="32"/>
            <w:szCs w:val="32"/>
            <w:lang w:val="en-US" w:eastAsia="zh-CN"/>
          </w:rPr>
          <w:t>从</w:t>
        </w:r>
      </w:ins>
      <w:ins w:id="4042" w:author="啊白" w:date="2024-04-14T11:33:46Z">
        <w:r>
          <w:rPr>
            <w:rFonts w:hint="eastAsia" w:eastAsia="仿宋_GB2312"/>
            <w:sz w:val="32"/>
            <w:szCs w:val="32"/>
            <w:lang w:val="en-US" w:eastAsia="zh-CN"/>
          </w:rPr>
          <w:t>英国</w:t>
        </w:r>
      </w:ins>
      <w:del w:id="4043" w:author="啊白" w:date="2024-04-14T11:26:43Z">
        <w:r>
          <w:rPr>
            <w:rFonts w:eastAsia="仿宋_GB2312"/>
            <w:sz w:val="32"/>
            <w:szCs w:val="32"/>
          </w:rPr>
          <w:delText>英国政府参与了孵化器的建设全过程，孵化器则覆盖了创业全周期。</w:delText>
        </w:r>
      </w:del>
      <w:ins w:id="4044" w:author="啊白" w:date="2024-04-14T11:26:24Z">
        <w:r>
          <w:rPr>
            <w:rFonts w:hint="default" w:ascii="Times New Roman" w:hAnsi="Times New Roman" w:eastAsia="仿宋_GB2312" w:cs="Times New Roman"/>
            <w:i w:val="0"/>
            <w:iCs w:val="0"/>
            <w:caps w:val="0"/>
            <w:color w:val="auto"/>
            <w:spacing w:val="0"/>
            <w:sz w:val="32"/>
            <w:szCs w:val="32"/>
            <w:shd w:val="clear" w:fill="auto"/>
            <w:rPrChange w:id="4045" w:author="啊白" w:date="2024-04-14T11:26:28Z">
              <w:rPr>
                <w:rFonts w:hint="eastAsia" w:ascii="Microsoft YaHei UI" w:hAnsi="Microsoft YaHei UI" w:eastAsia="Microsoft YaHei UI" w:cs="Microsoft YaHei UI"/>
                <w:i w:val="0"/>
                <w:iCs w:val="0"/>
                <w:caps w:val="0"/>
                <w:color w:val="3E3E3E"/>
                <w:spacing w:val="10"/>
                <w:sz w:val="16"/>
                <w:szCs w:val="16"/>
                <w:shd w:val="clear" w:fill="F8F7F4"/>
              </w:rPr>
            </w:rPrChange>
          </w:rPr>
          <w:t>Sanger Institute</w:t>
        </w:r>
      </w:ins>
      <w:ins w:id="4046" w:author="啊白" w:date="2024-04-14T11:29:40Z">
        <w:r>
          <w:rPr>
            <w:rFonts w:hint="default" w:eastAsia="仿宋_GB2312" w:cs="Times New Roman"/>
            <w:i w:val="0"/>
            <w:iCs w:val="0"/>
            <w:caps w:val="0"/>
            <w:spacing w:val="0"/>
            <w:sz w:val="32"/>
            <w:szCs w:val="32"/>
            <w:shd w:val="clear"/>
            <w:lang w:eastAsia="zh-CN"/>
            <w:rPrChange w:id="4047" w:author="啊白" w:date="2024-04-14T11:29:54Z">
              <w:rPr>
                <w:rFonts w:hint="eastAsia" w:eastAsia="仿宋_GB2312" w:cs="Times New Roman"/>
                <w:i w:val="0"/>
                <w:iCs w:val="0"/>
                <w:caps w:val="0"/>
                <w:spacing w:val="0"/>
                <w:sz w:val="32"/>
                <w:szCs w:val="32"/>
                <w:shd w:val="clear"/>
                <w:lang w:eastAsia="zh-CN"/>
              </w:rPr>
            </w:rPrChange>
          </w:rPr>
          <w:t>、</w:t>
        </w:r>
      </w:ins>
      <w:ins w:id="4048" w:author="啊白" w:date="2024-04-14T11:29:41Z">
        <w:r>
          <w:rPr>
            <w:rFonts w:ascii="Times New Roman" w:hAnsi="Times New Roman" w:eastAsia="仿宋_GB2312" w:cs="Times New Roman"/>
            <w:i w:val="0"/>
            <w:iCs w:val="0"/>
            <w:caps w:val="0"/>
            <w:color w:val="auto"/>
            <w:spacing w:val="0"/>
            <w:sz w:val="32"/>
            <w:szCs w:val="32"/>
            <w:shd w:val="clear" w:fill="auto"/>
            <w:rPrChange w:id="4049" w:author="啊白" w:date="2024-04-14T11:29:54Z">
              <w:rPr>
                <w:rFonts w:ascii="Microsoft YaHei UI" w:hAnsi="Microsoft YaHei UI" w:eastAsia="Microsoft YaHei UI" w:cs="Microsoft YaHei UI"/>
                <w:i w:val="0"/>
                <w:iCs w:val="0"/>
                <w:caps w:val="0"/>
                <w:color w:val="3E3E3E"/>
                <w:spacing w:val="10"/>
                <w:sz w:val="16"/>
                <w:szCs w:val="16"/>
                <w:shd w:val="clear" w:fill="F8F7F4"/>
              </w:rPr>
            </w:rPrChange>
          </w:rPr>
          <w:t>SynBICITE</w:t>
        </w:r>
      </w:ins>
      <w:ins w:id="4050" w:author="啊白" w:date="2024-04-14T11:29:51Z">
        <w:r>
          <w:rPr>
            <w:rFonts w:hint="default" w:ascii="Times New Roman" w:hAnsi="Times New Roman" w:eastAsia="仿宋_GB2312" w:cs="Times New Roman"/>
            <w:i w:val="0"/>
            <w:iCs w:val="0"/>
            <w:caps w:val="0"/>
            <w:color w:val="auto"/>
            <w:spacing w:val="0"/>
            <w:sz w:val="32"/>
            <w:szCs w:val="32"/>
            <w:shd w:val="clear" w:fill="auto"/>
            <w:lang w:eastAsia="zh-CN"/>
            <w:rPrChange w:id="4051" w:author="啊白" w:date="2024-04-14T11:29:54Z">
              <w:rPr>
                <w:rFonts w:hint="eastAsia" w:ascii="Microsoft YaHei UI" w:hAnsi="Microsoft YaHei UI" w:eastAsia="Microsoft YaHei UI" w:cs="Microsoft YaHei UI"/>
                <w:i w:val="0"/>
                <w:iCs w:val="0"/>
                <w:caps w:val="0"/>
                <w:color w:val="3E3E3E"/>
                <w:spacing w:val="10"/>
                <w:sz w:val="16"/>
                <w:szCs w:val="16"/>
                <w:shd w:val="clear" w:fill="F8F7F4"/>
                <w:lang w:eastAsia="zh-CN"/>
              </w:rPr>
            </w:rPrChange>
          </w:rPr>
          <w:t>、</w:t>
        </w:r>
      </w:ins>
      <w:ins w:id="4052" w:author="啊白" w:date="2024-04-14T11:29:51Z">
        <w:r>
          <w:rPr>
            <w:rStyle w:val="11"/>
            <w:rFonts w:ascii="Times New Roman" w:hAnsi="Times New Roman" w:eastAsia="仿宋_GB2312" w:cs="Times New Roman"/>
            <w:b w:val="0"/>
            <w:bCs/>
            <w:i w:val="0"/>
            <w:iCs w:val="0"/>
            <w:caps w:val="0"/>
            <w:color w:val="auto"/>
            <w:spacing w:val="0"/>
            <w:sz w:val="32"/>
            <w:szCs w:val="32"/>
            <w:shd w:val="clear" w:fill="auto"/>
            <w:rPrChange w:id="4053" w:author="啊白" w:date="2024-04-15T10:06:57Z">
              <w:rPr>
                <w:rStyle w:val="11"/>
                <w:rFonts w:ascii="Microsoft YaHei UI" w:hAnsi="Microsoft YaHei UI" w:eastAsia="Microsoft YaHei UI" w:cs="Microsoft YaHei UI"/>
                <w:i w:val="0"/>
                <w:iCs w:val="0"/>
                <w:caps w:val="0"/>
                <w:color w:val="3E3E3E"/>
                <w:spacing w:val="10"/>
                <w:sz w:val="16"/>
                <w:szCs w:val="16"/>
                <w:shd w:val="clear" w:fill="F8F7F4"/>
              </w:rPr>
            </w:rPrChange>
          </w:rPr>
          <w:t>Entrepreneur</w:t>
        </w:r>
      </w:ins>
      <w:ins w:id="4054" w:author="啊白" w:date="2024-04-14T11:29:51Z">
        <w:r>
          <w:rPr>
            <w:rStyle w:val="11"/>
            <w:rFonts w:ascii="Times New Roman" w:hAnsi="Times New Roman" w:eastAsia="仿宋_GB2312" w:cs="Times New Roman"/>
            <w:b w:val="0"/>
            <w:bCs/>
            <w:i w:val="0"/>
            <w:iCs w:val="0"/>
            <w:caps w:val="0"/>
            <w:color w:val="auto"/>
            <w:spacing w:val="0"/>
            <w:sz w:val="32"/>
            <w:szCs w:val="32"/>
            <w:shd w:val="clear" w:fill="auto"/>
            <w:rPrChange w:id="4055" w:author="啊白" w:date="2024-04-15T10:06:57Z">
              <w:rPr>
                <w:rStyle w:val="11"/>
                <w:rFonts w:ascii="Microsoft YaHei UI" w:hAnsi="Microsoft YaHei UI" w:eastAsia="Microsoft YaHei UI" w:cs="Microsoft YaHei UI"/>
                <w:i w:val="0"/>
                <w:iCs w:val="0"/>
                <w:caps w:val="0"/>
                <w:color w:val="3E3E3E"/>
                <w:spacing w:val="10"/>
                <w:sz w:val="16"/>
                <w:szCs w:val="16"/>
                <w:shd w:val="clear" w:fill="F8F7F4"/>
              </w:rPr>
            </w:rPrChange>
          </w:rPr>
          <w:t>First</w:t>
        </w:r>
      </w:ins>
      <w:del w:id="4056" w:author="啊白" w:date="2024-04-14T11:34:08Z">
        <w:r>
          <w:rPr>
            <w:rFonts w:eastAsia="仿宋_GB2312"/>
            <w:sz w:val="32"/>
            <w:szCs w:val="32"/>
          </w:rPr>
          <w:delText>从上述</w:delText>
        </w:r>
      </w:del>
      <w:r>
        <w:rPr>
          <w:rFonts w:eastAsia="仿宋_GB2312"/>
          <w:sz w:val="32"/>
          <w:szCs w:val="32"/>
        </w:rPr>
        <w:t>三个孵化载体</w:t>
      </w:r>
      <w:ins w:id="4057" w:author="啊白" w:date="2024-04-14T11:34:25Z">
        <w:r>
          <w:rPr>
            <w:rFonts w:hint="eastAsia" w:eastAsia="仿宋_GB2312"/>
            <w:sz w:val="32"/>
            <w:szCs w:val="32"/>
            <w:lang w:val="en-US" w:eastAsia="zh-CN"/>
          </w:rPr>
          <w:t>成功</w:t>
        </w:r>
      </w:ins>
      <w:ins w:id="4058" w:author="啊白" w:date="2024-04-14T11:34:26Z">
        <w:r>
          <w:rPr>
            <w:rFonts w:hint="eastAsia" w:eastAsia="仿宋_GB2312"/>
            <w:sz w:val="32"/>
            <w:szCs w:val="32"/>
            <w:lang w:val="en-US" w:eastAsia="zh-CN"/>
          </w:rPr>
          <w:t>经验</w:t>
        </w:r>
      </w:ins>
      <w:ins w:id="4059" w:author="啊白" w:date="2024-04-14T11:34:27Z">
        <w:r>
          <w:rPr>
            <w:rFonts w:hint="eastAsia" w:eastAsia="仿宋_GB2312"/>
            <w:sz w:val="32"/>
            <w:szCs w:val="32"/>
            <w:lang w:val="en-US" w:eastAsia="zh-CN"/>
          </w:rPr>
          <w:t>来看</w:t>
        </w:r>
      </w:ins>
      <w:del w:id="4060" w:author="啊白" w:date="2024-04-14T11:34:23Z">
        <w:r>
          <w:rPr>
            <w:rFonts w:eastAsia="仿宋_GB2312"/>
            <w:sz w:val="32"/>
            <w:szCs w:val="32"/>
          </w:rPr>
          <w:delText>可</w:delText>
        </w:r>
      </w:del>
      <w:del w:id="4061" w:author="啊白" w:date="2024-04-14T11:34:22Z">
        <w:r>
          <w:rPr>
            <w:rFonts w:eastAsia="仿宋_GB2312"/>
            <w:sz w:val="32"/>
            <w:szCs w:val="32"/>
          </w:rPr>
          <w:delText>以看出</w:delText>
        </w:r>
      </w:del>
      <w:r>
        <w:rPr>
          <w:rFonts w:eastAsia="仿宋_GB2312"/>
          <w:sz w:val="32"/>
          <w:szCs w:val="32"/>
        </w:rPr>
        <w:t>，</w:t>
      </w:r>
      <w:ins w:id="4062" w:author="啊白" w:date="2024-04-14T11:34:36Z">
        <w:r>
          <w:rPr>
            <w:rFonts w:eastAsia="仿宋_GB2312"/>
            <w:sz w:val="32"/>
            <w:szCs w:val="32"/>
          </w:rPr>
          <w:t>英国政府参与了孵化器的建设全过程，孵化器则覆盖了创业全周期。</w:t>
        </w:r>
      </w:ins>
      <w:r>
        <w:rPr>
          <w:rFonts w:eastAsia="仿宋_GB2312"/>
          <w:sz w:val="32"/>
          <w:szCs w:val="32"/>
        </w:rPr>
        <w:t>生物技术产业的顶层设计和管理是英国成功的重要经验，政府规划、职能机构统一协作、政策指引等，营造出民间风险资本的良好的投资环境。作为生态系统主体的高素质的科技及其管理人才在资本引擎的驱动下可以更稳定地开展创新创业活动。</w:t>
      </w:r>
    </w:p>
    <w:p w14:paraId="7FD1CF6F">
      <w:pPr>
        <w:pStyle w:val="5"/>
        <w:ind w:firstLine="640" w:firstLineChars="200"/>
        <w:outlineLvl w:val="2"/>
        <w:rPr>
          <w:b/>
        </w:rPr>
      </w:pPr>
      <w:r>
        <w:rPr>
          <w:rFonts w:hint="eastAsia"/>
        </w:rPr>
        <w:t>4.</w:t>
      </w:r>
      <w:del w:id="4063" w:author="Jinglin Sun" w:date="2024-07-25T17:06:02Z">
        <w:r>
          <w:rPr/>
          <w:delText>英国</w:delText>
        </w:r>
      </w:del>
      <w:del w:id="4064" w:author="Jinglin Sun" w:date="2024-07-25T17:06:01Z">
        <w:r>
          <w:rPr/>
          <w:delText>生物医药产</w:delText>
        </w:r>
      </w:del>
      <w:del w:id="4065" w:author="Jinglin Sun" w:date="2024-07-25T17:06:00Z">
        <w:r>
          <w:rPr/>
          <w:delText>业</w:delText>
        </w:r>
      </w:del>
      <w:r>
        <w:t>金融环境</w:t>
      </w:r>
    </w:p>
    <w:p w14:paraId="3E5CD323">
      <w:pPr>
        <w:tabs>
          <w:tab w:val="left" w:pos="1200"/>
        </w:tabs>
        <w:wordWrap w:val="0"/>
        <w:spacing w:line="560" w:lineRule="exact"/>
        <w:ind w:firstLine="640" w:firstLineChars="200"/>
        <w:outlineLvl w:val="9"/>
        <w:rPr>
          <w:del w:id="4067" w:author="啊白" w:date="2024-04-14T11:16:23Z"/>
          <w:rFonts w:eastAsia="仿宋_GB2312"/>
          <w:sz w:val="32"/>
          <w:szCs w:val="32"/>
        </w:rPr>
        <w:pPrChange w:id="4066" w:author="Jinglin Sun" w:date="2024-04-22T09:31:54Z">
          <w:pPr>
            <w:tabs>
              <w:tab w:val="left" w:pos="1200"/>
            </w:tabs>
            <w:wordWrap w:val="0"/>
            <w:spacing w:line="560" w:lineRule="exact"/>
            <w:ind w:firstLine="640" w:firstLineChars="200"/>
            <w:outlineLvl w:val="3"/>
          </w:pPr>
        </w:pPrChange>
      </w:pPr>
      <w:del w:id="4068" w:author="啊白" w:date="2024-04-14T11:16:23Z">
        <w:r>
          <w:rPr>
            <w:rFonts w:eastAsia="仿宋_GB2312"/>
            <w:sz w:val="32"/>
            <w:szCs w:val="32"/>
          </w:rPr>
          <w:delText>（1）英国政府通过公共基金投入以及制定相关政策和计划来推动行业的增长</w:delText>
        </w:r>
      </w:del>
    </w:p>
    <w:p w14:paraId="0D98EA33">
      <w:pPr>
        <w:wordWrap w:val="0"/>
        <w:spacing w:line="560" w:lineRule="exact"/>
        <w:ind w:firstLine="640" w:firstLineChars="200"/>
        <w:rPr>
          <w:del w:id="4069" w:author="啊白" w:date="2024-04-14T11:38:18Z"/>
          <w:rFonts w:eastAsia="仿宋_GB2312"/>
          <w:sz w:val="32"/>
          <w:szCs w:val="32"/>
        </w:rPr>
      </w:pPr>
      <w:del w:id="4070" w:author="啊白" w:date="2024-04-14T11:38:18Z">
        <w:r>
          <w:rPr>
            <w:rFonts w:eastAsia="仿宋_GB2312"/>
            <w:sz w:val="32"/>
            <w:szCs w:val="32"/>
          </w:rPr>
          <w:delText>2017年，英国发布了“生命科学战略”，2021年又发布了“生命科学愿景”，这些计划都提出了数百万英镑的投资，旨在推动行业的创新和发展。2023年5月，英国财政大臣宣布英国将实施“生命科学促进计划”，面向生命科学领域投入6.5亿英镑，用于改善商业临床试验并激励养老金计划投资有前途的公司，进一步加强对该行业的支持和投入，推动生命科学研究和产业发展并带动经济增长。</w:delText>
        </w:r>
      </w:del>
    </w:p>
    <w:p w14:paraId="323F0417">
      <w:pPr>
        <w:wordWrap w:val="0"/>
        <w:spacing w:line="560" w:lineRule="exact"/>
        <w:ind w:firstLine="640" w:firstLineChars="200"/>
        <w:rPr>
          <w:del w:id="4071" w:author="啊白" w:date="2024-04-14T11:41:34Z"/>
          <w:rFonts w:eastAsia="仿宋_GB2312"/>
          <w:sz w:val="32"/>
          <w:szCs w:val="32"/>
        </w:rPr>
      </w:pPr>
      <w:del w:id="4072" w:author="啊白" w:date="2024-04-14T11:41:34Z">
        <w:r>
          <w:rPr>
            <w:rFonts w:eastAsia="仿宋_GB2312"/>
            <w:sz w:val="32"/>
            <w:szCs w:val="32"/>
          </w:rPr>
          <w:delText>英国政府的大力支持为医疗科技的创新发展注入了源源不断的动力。英国政府已斥资8.26亿英镑用于新冠肺炎治疗中疫苗、药物和相关疗法的研发和生产；还投入了30亿英镑的资金用于包括人工智能、数据和应对健康老龄化等“重大挑战”的研发。针对英国国民医疗体系（NHS）的长期发展，英国政府更是设立了高达200亿英镑资金用于其长远规划。</w:delText>
        </w:r>
      </w:del>
    </w:p>
    <w:p w14:paraId="6B7C07BC">
      <w:pPr>
        <w:tabs>
          <w:tab w:val="left" w:pos="1200"/>
        </w:tabs>
        <w:wordWrap w:val="0"/>
        <w:spacing w:line="560" w:lineRule="exact"/>
        <w:ind w:left="482"/>
        <w:outlineLvl w:val="9"/>
        <w:rPr>
          <w:del w:id="4074" w:author="啊白" w:date="2024-04-14T11:41:34Z"/>
          <w:rFonts w:eastAsia="仿宋_GB2312"/>
          <w:sz w:val="32"/>
          <w:szCs w:val="32"/>
        </w:rPr>
        <w:pPrChange w:id="4073" w:author="Jinglin Sun" w:date="2024-04-22T09:31:56Z">
          <w:pPr>
            <w:tabs>
              <w:tab w:val="left" w:pos="1200"/>
            </w:tabs>
            <w:wordWrap w:val="0"/>
            <w:spacing w:line="560" w:lineRule="exact"/>
            <w:ind w:left="482"/>
            <w:outlineLvl w:val="3"/>
          </w:pPr>
        </w:pPrChange>
      </w:pPr>
      <w:del w:id="4075" w:author="啊白" w:date="2024-04-14T11:41:34Z">
        <w:r>
          <w:rPr>
            <w:rFonts w:eastAsia="仿宋_GB2312"/>
            <w:sz w:val="32"/>
            <w:szCs w:val="32"/>
          </w:rPr>
          <w:delText>（2）英国投资环境卓越</w:delText>
        </w:r>
      </w:del>
    </w:p>
    <w:p w14:paraId="28E5AB6D">
      <w:pPr>
        <w:wordWrap w:val="0"/>
        <w:spacing w:line="560" w:lineRule="exact"/>
        <w:ind w:firstLine="640" w:firstLineChars="200"/>
        <w:rPr>
          <w:ins w:id="4076" w:author="啊白" w:date="2024-04-14T11:40:58Z"/>
          <w:rFonts w:ascii="Times New Roman" w:hAnsi="Times New Roman" w:eastAsia="仿宋_GB2312" w:cs="Times New Roman"/>
          <w:i w:val="0"/>
          <w:iCs w:val="0"/>
          <w:caps w:val="0"/>
          <w:color w:val="auto"/>
          <w:spacing w:val="0"/>
          <w:sz w:val="32"/>
          <w:szCs w:val="32"/>
          <w:shd w:val="clear" w:fill="auto"/>
          <w:rPrChange w:id="4077" w:author="啊白" w:date="2024-04-14T11:41:06Z">
            <w:rPr>
              <w:ins w:id="4078" w:author="啊白" w:date="2024-04-14T11:40:58Z"/>
              <w:rFonts w:ascii="Segoe UI" w:hAnsi="Segoe UI" w:eastAsia="Segoe UI" w:cs="Segoe UI"/>
              <w:i w:val="0"/>
              <w:iCs w:val="0"/>
              <w:caps w:val="0"/>
              <w:color w:val="1E1F24"/>
              <w:spacing w:val="0"/>
              <w:sz w:val="16"/>
              <w:szCs w:val="16"/>
              <w:shd w:val="clear" w:fill="FFFFFF"/>
            </w:rPr>
          </w:rPrChange>
        </w:rPr>
      </w:pPr>
      <w:del w:id="4079" w:author="啊白" w:date="2024-04-14T11:41:34Z">
        <w:r>
          <w:rPr>
            <w:rFonts w:eastAsia="仿宋_GB2312"/>
            <w:sz w:val="32"/>
            <w:szCs w:val="32"/>
          </w:rPr>
          <w:delText>英国首都伦敦拥有欧州最大的股票交易所，数量最多的生物技术财务分析师以及欧洲最具实力的风险投资基金组织。英国稳居欧洲国家中最受欢迎的外商直接投资（FDI）目的地；福布斯也将英国列为世界上最适合开展业务的国家。英国透明的单一税率19%不仅在七国集团中最低，同时也是二十国集团中最低税率之一。英国还推出了多个税收优惠制度。以“专利盒”（PatentBox）为例，它可降低适用企业的收入所得税率，对符合资格的专利发明仅征收10%，而研发经费税收减免等计划分别为中小型及大型企业提供符合资格研发成本230%及13%的减免。相关统计显示，在创业成本最低的国家中，英国排名世界第三；在运营企业的便利性排名中，英国位居世界第八。</w:delText>
        </w:r>
      </w:del>
      <w:ins w:id="4080" w:author="啊白" w:date="2024-04-14T11:36:01Z">
        <w:r>
          <w:rPr>
            <w:rFonts w:ascii="Times New Roman" w:hAnsi="Times New Roman" w:eastAsia="仿宋_GB2312" w:cs="Times New Roman"/>
            <w:i w:val="0"/>
            <w:iCs w:val="0"/>
            <w:caps w:val="0"/>
            <w:color w:val="auto"/>
            <w:spacing w:val="0"/>
            <w:sz w:val="32"/>
            <w:szCs w:val="32"/>
            <w:shd w:val="clear" w:fill="auto"/>
            <w:rPrChange w:id="4081" w:author="啊白" w:date="2024-04-14T11:41:06Z">
              <w:rPr>
                <w:rFonts w:ascii="Segoe UI" w:hAnsi="Segoe UI" w:eastAsia="Segoe UI" w:cs="Segoe UI"/>
                <w:i w:val="0"/>
                <w:iCs w:val="0"/>
                <w:caps w:val="0"/>
                <w:color w:val="1E1F24"/>
                <w:spacing w:val="0"/>
                <w:sz w:val="16"/>
                <w:szCs w:val="16"/>
                <w:shd w:val="clear" w:fill="FFFFFF"/>
              </w:rPr>
            </w:rPrChange>
          </w:rPr>
          <w:t>英国政府持续加大对生命科学领域的投入，</w:t>
        </w:r>
      </w:ins>
      <w:ins w:id="4082" w:author="啊白" w:date="2024-04-14T11:36:33Z">
        <w:r>
          <w:rPr>
            <w:rFonts w:hint="default" w:ascii="Times New Roman" w:hAnsi="Times New Roman" w:eastAsia="仿宋_GB2312" w:cs="Times New Roman"/>
            <w:i w:val="0"/>
            <w:iCs w:val="0"/>
            <w:caps w:val="0"/>
            <w:color w:val="auto"/>
            <w:spacing w:val="0"/>
            <w:sz w:val="32"/>
            <w:szCs w:val="32"/>
            <w:shd w:val="clear" w:fill="auto"/>
            <w:lang w:val="en-US" w:eastAsia="zh-CN"/>
            <w:rPrChange w:id="4083" w:author="啊白" w:date="2024-04-14T11:41:06Z">
              <w:rPr>
                <w:rFonts w:hint="eastAsia" w:ascii="Segoe UI" w:hAnsi="Segoe UI" w:cs="Segoe UI"/>
                <w:i w:val="0"/>
                <w:iCs w:val="0"/>
                <w:caps w:val="0"/>
                <w:color w:val="1E1F24"/>
                <w:spacing w:val="0"/>
                <w:sz w:val="16"/>
                <w:szCs w:val="16"/>
                <w:shd w:val="clear" w:fill="FFFFFF"/>
                <w:lang w:val="en-US" w:eastAsia="zh-CN"/>
              </w:rPr>
            </w:rPrChange>
          </w:rPr>
          <w:t>自</w:t>
        </w:r>
      </w:ins>
      <w:ins w:id="4084" w:author="啊白" w:date="2024-04-14T11:36:34Z">
        <w:r>
          <w:rPr>
            <w:rFonts w:hint="default" w:ascii="Times New Roman" w:hAnsi="Times New Roman" w:eastAsia="仿宋_GB2312" w:cs="Times New Roman"/>
            <w:i w:val="0"/>
            <w:iCs w:val="0"/>
            <w:caps w:val="0"/>
            <w:color w:val="auto"/>
            <w:spacing w:val="0"/>
            <w:sz w:val="32"/>
            <w:szCs w:val="32"/>
            <w:shd w:val="clear" w:fill="auto"/>
            <w:lang w:val="en-US" w:eastAsia="zh-CN"/>
            <w:rPrChange w:id="4085" w:author="啊白" w:date="2024-04-14T11:41:06Z">
              <w:rPr>
                <w:rFonts w:hint="eastAsia" w:ascii="Segoe UI" w:hAnsi="Segoe UI" w:cs="Segoe UI"/>
                <w:i w:val="0"/>
                <w:iCs w:val="0"/>
                <w:caps w:val="0"/>
                <w:color w:val="1E1F24"/>
                <w:spacing w:val="0"/>
                <w:sz w:val="16"/>
                <w:szCs w:val="16"/>
                <w:shd w:val="clear" w:fill="FFFFFF"/>
                <w:lang w:val="en-US" w:eastAsia="zh-CN"/>
              </w:rPr>
            </w:rPrChange>
          </w:rPr>
          <w:t>2017</w:t>
        </w:r>
      </w:ins>
      <w:ins w:id="4086" w:author="啊白" w:date="2024-04-14T11:36:35Z">
        <w:r>
          <w:rPr>
            <w:rFonts w:hint="default" w:ascii="Times New Roman" w:hAnsi="Times New Roman" w:eastAsia="仿宋_GB2312" w:cs="Times New Roman"/>
            <w:i w:val="0"/>
            <w:iCs w:val="0"/>
            <w:caps w:val="0"/>
            <w:color w:val="auto"/>
            <w:spacing w:val="0"/>
            <w:sz w:val="32"/>
            <w:szCs w:val="32"/>
            <w:shd w:val="clear" w:fill="auto"/>
            <w:lang w:val="en-US" w:eastAsia="zh-CN"/>
            <w:rPrChange w:id="4087" w:author="啊白" w:date="2024-04-14T11:41:06Z">
              <w:rPr>
                <w:rFonts w:hint="eastAsia" w:ascii="Segoe UI" w:hAnsi="Segoe UI" w:cs="Segoe UI"/>
                <w:i w:val="0"/>
                <w:iCs w:val="0"/>
                <w:caps w:val="0"/>
                <w:color w:val="1E1F24"/>
                <w:spacing w:val="0"/>
                <w:sz w:val="16"/>
                <w:szCs w:val="16"/>
                <w:shd w:val="clear" w:fill="FFFFFF"/>
                <w:lang w:val="en-US" w:eastAsia="zh-CN"/>
              </w:rPr>
            </w:rPrChange>
          </w:rPr>
          <w:t>年</w:t>
        </w:r>
      </w:ins>
      <w:ins w:id="4088" w:author="啊白" w:date="2024-04-14T11:36:37Z">
        <w:r>
          <w:rPr>
            <w:rFonts w:hint="default" w:ascii="Times New Roman" w:hAnsi="Times New Roman" w:eastAsia="仿宋_GB2312" w:cs="Times New Roman"/>
            <w:i w:val="0"/>
            <w:iCs w:val="0"/>
            <w:caps w:val="0"/>
            <w:color w:val="auto"/>
            <w:spacing w:val="0"/>
            <w:sz w:val="32"/>
            <w:szCs w:val="32"/>
            <w:shd w:val="clear" w:fill="auto"/>
            <w:lang w:val="en-US" w:eastAsia="zh-CN"/>
            <w:rPrChange w:id="4089" w:author="啊白" w:date="2024-04-14T11:41:06Z">
              <w:rPr>
                <w:rFonts w:hint="eastAsia" w:ascii="Segoe UI" w:hAnsi="Segoe UI" w:cs="Segoe UI"/>
                <w:i w:val="0"/>
                <w:iCs w:val="0"/>
                <w:caps w:val="0"/>
                <w:color w:val="1E1F24"/>
                <w:spacing w:val="0"/>
                <w:sz w:val="16"/>
                <w:szCs w:val="16"/>
                <w:shd w:val="clear" w:fill="FFFFFF"/>
                <w:lang w:val="en-US" w:eastAsia="zh-CN"/>
              </w:rPr>
            </w:rPrChange>
          </w:rPr>
          <w:t>开始</w:t>
        </w:r>
      </w:ins>
      <w:ins w:id="4090" w:author="啊白" w:date="2024-04-14T11:36:41Z">
        <w:r>
          <w:rPr>
            <w:rFonts w:hint="default" w:ascii="Times New Roman" w:hAnsi="Times New Roman" w:eastAsia="仿宋_GB2312" w:cs="Times New Roman"/>
            <w:i w:val="0"/>
            <w:iCs w:val="0"/>
            <w:caps w:val="0"/>
            <w:color w:val="auto"/>
            <w:spacing w:val="0"/>
            <w:sz w:val="32"/>
            <w:szCs w:val="32"/>
            <w:shd w:val="clear" w:fill="auto"/>
            <w:lang w:val="en-US" w:eastAsia="zh-CN"/>
            <w:rPrChange w:id="4091" w:author="啊白" w:date="2024-04-14T11:41:06Z">
              <w:rPr>
                <w:rFonts w:hint="eastAsia" w:ascii="Segoe UI" w:hAnsi="Segoe UI" w:cs="Segoe UI"/>
                <w:i w:val="0"/>
                <w:iCs w:val="0"/>
                <w:caps w:val="0"/>
                <w:color w:val="1E1F24"/>
                <w:spacing w:val="0"/>
                <w:sz w:val="16"/>
                <w:szCs w:val="16"/>
                <w:shd w:val="clear" w:fill="FFFFFF"/>
                <w:lang w:val="en-US" w:eastAsia="zh-CN"/>
              </w:rPr>
            </w:rPrChange>
          </w:rPr>
          <w:t>先后</w:t>
        </w:r>
      </w:ins>
      <w:ins w:id="4092" w:author="啊白" w:date="2024-04-14T11:36:01Z">
        <w:r>
          <w:rPr>
            <w:rFonts w:ascii="Times New Roman" w:hAnsi="Times New Roman" w:eastAsia="仿宋_GB2312" w:cs="Times New Roman"/>
            <w:i w:val="0"/>
            <w:iCs w:val="0"/>
            <w:caps w:val="0"/>
            <w:color w:val="auto"/>
            <w:spacing w:val="0"/>
            <w:sz w:val="32"/>
            <w:szCs w:val="32"/>
            <w:shd w:val="clear" w:fill="auto"/>
            <w:rPrChange w:id="4093" w:author="啊白" w:date="2024-04-14T11:41:06Z">
              <w:rPr>
                <w:rFonts w:ascii="Segoe UI" w:hAnsi="Segoe UI" w:eastAsia="Segoe UI" w:cs="Segoe UI"/>
                <w:i w:val="0"/>
                <w:iCs w:val="0"/>
                <w:caps w:val="0"/>
                <w:color w:val="1E1F24"/>
                <w:spacing w:val="0"/>
                <w:sz w:val="16"/>
                <w:szCs w:val="16"/>
                <w:shd w:val="clear" w:fill="FFFFFF"/>
              </w:rPr>
            </w:rPrChange>
          </w:rPr>
          <w:t>发布“生命科学战略”和“生命科学愿景”，</w:t>
        </w:r>
      </w:ins>
      <w:ins w:id="4094" w:author="啊白" w:date="2024-04-14T11:37:05Z">
        <w:r>
          <w:rPr>
            <w:rFonts w:eastAsia="仿宋_GB2312"/>
            <w:sz w:val="32"/>
            <w:szCs w:val="32"/>
          </w:rPr>
          <w:t>都提出了数百万英镑的投资，旨在推动行业的创新和发展</w:t>
        </w:r>
      </w:ins>
      <w:ins w:id="4095" w:author="啊白" w:date="2024-04-14T11:37:07Z">
        <w:r>
          <w:rPr>
            <w:rFonts w:hint="default" w:eastAsia="仿宋_GB2312"/>
            <w:sz w:val="32"/>
            <w:szCs w:val="32"/>
            <w:lang w:eastAsia="zh-CN"/>
            <w:rPrChange w:id="4096" w:author="啊白" w:date="2024-04-14T11:41:06Z">
              <w:rPr>
                <w:rFonts w:hint="eastAsia" w:eastAsia="仿宋_GB2312"/>
                <w:sz w:val="32"/>
                <w:szCs w:val="32"/>
                <w:lang w:eastAsia="zh-CN"/>
              </w:rPr>
            </w:rPrChange>
          </w:rPr>
          <w:t>。</w:t>
        </w:r>
      </w:ins>
      <w:ins w:id="4097" w:author="啊白" w:date="2024-04-14T11:36:57Z">
        <w:r>
          <w:rPr>
            <w:rFonts w:eastAsia="仿宋_GB2312"/>
            <w:sz w:val="32"/>
            <w:szCs w:val="32"/>
          </w:rPr>
          <w:t>2023年5月，英国财政大臣宣布英国将实施“生命科学促进计划”，面向生命科学领域投入6.5亿英镑，用于改善商业临床试验并激励养老金计划投资有前途的公司，进一步加强对该行业的支持和投入，推动生命科学研究和产业发展并带动经济增长。</w:t>
        </w:r>
      </w:ins>
      <w:ins w:id="4098" w:author="啊白" w:date="2024-04-14T11:37:50Z">
        <w:r>
          <w:rPr>
            <w:rFonts w:hint="default" w:eastAsia="仿宋_GB2312"/>
            <w:sz w:val="32"/>
            <w:szCs w:val="32"/>
            <w:lang w:val="en-US" w:eastAsia="zh-CN"/>
            <w:rPrChange w:id="4099" w:author="啊白" w:date="2024-04-14T11:41:06Z">
              <w:rPr>
                <w:rFonts w:hint="eastAsia" w:eastAsia="仿宋_GB2312"/>
                <w:sz w:val="32"/>
                <w:szCs w:val="32"/>
                <w:lang w:val="en-US" w:eastAsia="zh-CN"/>
              </w:rPr>
            </w:rPrChange>
          </w:rPr>
          <w:t>英国</w:t>
        </w:r>
      </w:ins>
      <w:ins w:id="4100" w:author="啊白" w:date="2024-04-14T11:37:56Z">
        <w:r>
          <w:rPr>
            <w:rFonts w:hint="default" w:eastAsia="仿宋_GB2312"/>
            <w:sz w:val="32"/>
            <w:szCs w:val="32"/>
            <w:lang w:val="en-US" w:eastAsia="zh-CN"/>
            <w:rPrChange w:id="4101" w:author="啊白" w:date="2024-04-14T11:41:06Z">
              <w:rPr>
                <w:rFonts w:hint="eastAsia" w:eastAsia="仿宋_GB2312"/>
                <w:sz w:val="32"/>
                <w:szCs w:val="32"/>
                <w:lang w:val="en-US" w:eastAsia="zh-CN"/>
              </w:rPr>
            </w:rPrChange>
          </w:rPr>
          <w:t>在</w:t>
        </w:r>
      </w:ins>
      <w:ins w:id="4102" w:author="啊白" w:date="2024-04-14T11:38:00Z">
        <w:r>
          <w:rPr>
            <w:rFonts w:hint="default" w:eastAsia="仿宋_GB2312"/>
            <w:sz w:val="32"/>
            <w:szCs w:val="32"/>
            <w:lang w:val="en-US" w:eastAsia="zh-CN"/>
            <w:rPrChange w:id="4103" w:author="啊白" w:date="2024-04-14T11:41:06Z">
              <w:rPr>
                <w:rFonts w:hint="eastAsia" w:eastAsia="仿宋_GB2312"/>
                <w:sz w:val="32"/>
                <w:szCs w:val="32"/>
                <w:lang w:val="en-US" w:eastAsia="zh-CN"/>
              </w:rPr>
            </w:rPrChange>
          </w:rPr>
          <w:t>新冠疫情</w:t>
        </w:r>
      </w:ins>
      <w:ins w:id="4104" w:author="啊白" w:date="2024-04-14T11:38:01Z">
        <w:r>
          <w:rPr>
            <w:rFonts w:hint="default" w:eastAsia="仿宋_GB2312"/>
            <w:sz w:val="32"/>
            <w:szCs w:val="32"/>
            <w:lang w:val="en-US" w:eastAsia="zh-CN"/>
            <w:rPrChange w:id="4105" w:author="啊白" w:date="2024-04-14T11:41:06Z">
              <w:rPr>
                <w:rFonts w:hint="eastAsia" w:eastAsia="仿宋_GB2312"/>
                <w:sz w:val="32"/>
                <w:szCs w:val="32"/>
                <w:lang w:val="en-US" w:eastAsia="zh-CN"/>
              </w:rPr>
            </w:rPrChange>
          </w:rPr>
          <w:t>期间</w:t>
        </w:r>
      </w:ins>
      <w:ins w:id="4106" w:author="啊白" w:date="2024-04-14T11:38:33Z">
        <w:r>
          <w:rPr>
            <w:rFonts w:hint="default" w:eastAsia="仿宋_GB2312"/>
            <w:sz w:val="32"/>
            <w:szCs w:val="32"/>
            <w:lang w:val="en-US" w:eastAsia="zh-CN"/>
            <w:rPrChange w:id="4107" w:author="啊白" w:date="2024-04-14T11:41:06Z">
              <w:rPr>
                <w:rFonts w:hint="eastAsia" w:eastAsia="仿宋_GB2312"/>
                <w:sz w:val="32"/>
                <w:szCs w:val="32"/>
                <w:lang w:val="en-US" w:eastAsia="zh-CN"/>
              </w:rPr>
            </w:rPrChange>
          </w:rPr>
          <w:t>投入</w:t>
        </w:r>
      </w:ins>
      <w:ins w:id="4108" w:author="啊白" w:date="2024-04-14T11:38:24Z">
        <w:r>
          <w:rPr>
            <w:rFonts w:eastAsia="仿宋_GB2312"/>
            <w:sz w:val="32"/>
            <w:szCs w:val="32"/>
          </w:rPr>
          <w:t>8.26亿英镑</w:t>
        </w:r>
      </w:ins>
      <w:ins w:id="4109" w:author="啊白" w:date="2024-04-14T11:38:35Z">
        <w:r>
          <w:rPr>
            <w:rFonts w:hint="default" w:eastAsia="仿宋_GB2312"/>
            <w:sz w:val="32"/>
            <w:szCs w:val="32"/>
            <w:lang w:val="en-US" w:eastAsia="zh-CN"/>
            <w:rPrChange w:id="4110" w:author="啊白" w:date="2024-04-14T11:41:06Z">
              <w:rPr>
                <w:rFonts w:hint="eastAsia" w:eastAsia="仿宋_GB2312"/>
                <w:sz w:val="32"/>
                <w:szCs w:val="32"/>
                <w:lang w:val="en-US" w:eastAsia="zh-CN"/>
              </w:rPr>
            </w:rPrChange>
          </w:rPr>
          <w:t>在</w:t>
        </w:r>
      </w:ins>
      <w:ins w:id="4111" w:author="啊白" w:date="2024-04-14T11:38:38Z">
        <w:r>
          <w:rPr>
            <w:rFonts w:hint="default" w:eastAsia="仿宋_GB2312"/>
            <w:sz w:val="32"/>
            <w:szCs w:val="32"/>
            <w:lang w:val="en-US" w:eastAsia="zh-CN"/>
            <w:rPrChange w:id="4112" w:author="啊白" w:date="2024-04-14T11:41:06Z">
              <w:rPr>
                <w:rFonts w:hint="eastAsia" w:eastAsia="仿宋_GB2312"/>
                <w:sz w:val="32"/>
                <w:szCs w:val="32"/>
                <w:lang w:val="en-US" w:eastAsia="zh-CN"/>
              </w:rPr>
            </w:rPrChange>
          </w:rPr>
          <w:t>疫苗</w:t>
        </w:r>
      </w:ins>
      <w:ins w:id="4113" w:author="啊白" w:date="2024-04-14T11:38:55Z">
        <w:r>
          <w:rPr>
            <w:rFonts w:eastAsia="仿宋_GB2312"/>
            <w:sz w:val="32"/>
            <w:szCs w:val="32"/>
          </w:rPr>
          <w:t>药物和相关疗法的研发和生产</w:t>
        </w:r>
      </w:ins>
      <w:ins w:id="4114" w:author="啊白" w:date="2024-04-14T11:39:06Z">
        <w:r>
          <w:rPr>
            <w:rFonts w:hint="default" w:eastAsia="仿宋_GB2312"/>
            <w:sz w:val="32"/>
            <w:szCs w:val="32"/>
            <w:lang w:val="en-US" w:eastAsia="zh-CN"/>
            <w:rPrChange w:id="4115" w:author="啊白" w:date="2024-04-14T11:41:06Z">
              <w:rPr>
                <w:rFonts w:hint="eastAsia" w:eastAsia="仿宋_GB2312"/>
                <w:sz w:val="32"/>
                <w:szCs w:val="32"/>
                <w:lang w:val="en-US" w:eastAsia="zh-CN"/>
              </w:rPr>
            </w:rPrChange>
          </w:rPr>
          <w:t>；</w:t>
        </w:r>
      </w:ins>
      <w:ins w:id="4116" w:author="啊白" w:date="2024-04-14T11:39:14Z">
        <w:r>
          <w:rPr>
            <w:rFonts w:hint="default" w:eastAsia="仿宋_GB2312"/>
            <w:sz w:val="32"/>
            <w:szCs w:val="32"/>
            <w:lang w:val="en-US" w:eastAsia="zh-CN"/>
            <w:rPrChange w:id="4117" w:author="啊白" w:date="2024-04-14T11:41:06Z">
              <w:rPr>
                <w:rFonts w:hint="eastAsia" w:eastAsia="仿宋_GB2312"/>
                <w:sz w:val="32"/>
                <w:szCs w:val="32"/>
                <w:lang w:val="en-US" w:eastAsia="zh-CN"/>
              </w:rPr>
            </w:rPrChange>
          </w:rPr>
          <w:t>对</w:t>
        </w:r>
      </w:ins>
      <w:ins w:id="4118" w:author="啊白" w:date="2024-04-14T11:39:06Z">
        <w:r>
          <w:rPr>
            <w:rFonts w:eastAsia="仿宋_GB2312"/>
            <w:sz w:val="32"/>
            <w:szCs w:val="32"/>
          </w:rPr>
          <w:t>包括人工智能、数据和应对健康老龄化等“重大挑战”的研发</w:t>
        </w:r>
      </w:ins>
      <w:ins w:id="4119" w:author="啊白" w:date="2024-04-14T11:39:22Z">
        <w:r>
          <w:rPr>
            <w:rFonts w:hint="default" w:eastAsia="仿宋_GB2312"/>
            <w:sz w:val="32"/>
            <w:szCs w:val="32"/>
            <w:lang w:val="en-US" w:eastAsia="zh-CN"/>
            <w:rPrChange w:id="4120" w:author="啊白" w:date="2024-04-14T11:41:06Z">
              <w:rPr>
                <w:rFonts w:hint="eastAsia" w:eastAsia="仿宋_GB2312"/>
                <w:sz w:val="32"/>
                <w:szCs w:val="32"/>
                <w:lang w:val="en-US" w:eastAsia="zh-CN"/>
              </w:rPr>
            </w:rPrChange>
          </w:rPr>
          <w:t>投入</w:t>
        </w:r>
      </w:ins>
      <w:ins w:id="4121" w:author="啊白" w:date="2024-04-14T11:39:20Z">
        <w:r>
          <w:rPr>
            <w:rFonts w:eastAsia="仿宋_GB2312"/>
            <w:sz w:val="32"/>
            <w:szCs w:val="32"/>
          </w:rPr>
          <w:t>30亿英镑的资金</w:t>
        </w:r>
      </w:ins>
      <w:ins w:id="4122" w:author="啊白" w:date="2024-04-14T11:40:32Z">
        <w:r>
          <w:rPr>
            <w:rFonts w:hint="default" w:eastAsia="仿宋_GB2312"/>
            <w:sz w:val="32"/>
            <w:szCs w:val="32"/>
            <w:lang w:eastAsia="zh-CN"/>
            <w:rPrChange w:id="4123" w:author="啊白" w:date="2024-04-14T11:41:06Z">
              <w:rPr>
                <w:rFonts w:hint="eastAsia" w:eastAsia="仿宋_GB2312"/>
                <w:sz w:val="32"/>
                <w:szCs w:val="32"/>
                <w:lang w:eastAsia="zh-CN"/>
              </w:rPr>
            </w:rPrChange>
          </w:rPr>
          <w:t>；</w:t>
        </w:r>
      </w:ins>
      <w:ins w:id="4124" w:author="啊白" w:date="2024-04-14T11:40:41Z">
        <w:r>
          <w:rPr>
            <w:rFonts w:eastAsia="仿宋_GB2312"/>
            <w:sz w:val="32"/>
            <w:szCs w:val="32"/>
          </w:rPr>
          <w:t>针对英国国民医疗体系（NHS）的长期发展，英国政府设立高达200亿英镑资金用于其长远规划</w:t>
        </w:r>
      </w:ins>
      <w:ins w:id="4125" w:author="啊白" w:date="2024-04-14T11:36:01Z">
        <w:r>
          <w:rPr>
            <w:rFonts w:ascii="Times New Roman" w:hAnsi="Times New Roman" w:eastAsia="仿宋_GB2312" w:cs="Times New Roman"/>
            <w:i w:val="0"/>
            <w:iCs w:val="0"/>
            <w:caps w:val="0"/>
            <w:color w:val="auto"/>
            <w:spacing w:val="0"/>
            <w:sz w:val="32"/>
            <w:szCs w:val="32"/>
            <w:shd w:val="clear" w:fill="auto"/>
            <w:rPrChange w:id="4126" w:author="啊白" w:date="2024-04-14T11:41:06Z">
              <w:rPr>
                <w:rFonts w:ascii="Segoe UI" w:hAnsi="Segoe UI" w:eastAsia="Segoe UI" w:cs="Segoe UI"/>
                <w:i w:val="0"/>
                <w:iCs w:val="0"/>
                <w:caps w:val="0"/>
                <w:color w:val="1E1F24"/>
                <w:spacing w:val="0"/>
                <w:sz w:val="16"/>
                <w:szCs w:val="16"/>
                <w:shd w:val="clear" w:fill="FFFFFF"/>
              </w:rPr>
            </w:rPrChange>
          </w:rPr>
          <w:t>。</w:t>
        </w:r>
      </w:ins>
    </w:p>
    <w:p w14:paraId="48A09A26">
      <w:pPr>
        <w:wordWrap w:val="0"/>
        <w:spacing w:line="560" w:lineRule="exact"/>
        <w:ind w:firstLine="640" w:firstLineChars="200"/>
        <w:rPr>
          <w:rFonts w:eastAsia="仿宋_GB2312"/>
          <w:sz w:val="32"/>
          <w:szCs w:val="32"/>
        </w:rPr>
      </w:pPr>
      <w:ins w:id="4127" w:author="啊白" w:date="2024-04-14T11:36:01Z">
        <w:r>
          <w:rPr>
            <w:rFonts w:ascii="Times New Roman" w:hAnsi="Times New Roman" w:eastAsia="仿宋_GB2312" w:cs="Times New Roman"/>
            <w:i w:val="0"/>
            <w:iCs w:val="0"/>
            <w:caps w:val="0"/>
            <w:color w:val="auto"/>
            <w:spacing w:val="0"/>
            <w:sz w:val="32"/>
            <w:szCs w:val="32"/>
            <w:shd w:val="clear" w:fill="auto"/>
            <w:rPrChange w:id="4128" w:author="啊白" w:date="2024-04-14T11:41:23Z">
              <w:rPr>
                <w:rFonts w:ascii="Segoe UI" w:hAnsi="Segoe UI" w:eastAsia="Segoe UI" w:cs="Segoe UI"/>
                <w:i w:val="0"/>
                <w:iCs w:val="0"/>
                <w:caps w:val="0"/>
                <w:color w:val="1E1F24"/>
                <w:spacing w:val="0"/>
                <w:sz w:val="16"/>
                <w:szCs w:val="16"/>
                <w:shd w:val="clear" w:fill="FFFFFF"/>
              </w:rPr>
            </w:rPrChange>
          </w:rPr>
          <w:t>此外，英国作为欧洲最大的股票交易所所在地，拥有众多生物技术财务分析师和风险投资基金组织，为生命科学产业提供了强大的金融支持。英国作为外商直接投资的热门目的地，其透明的税收制度、税收优惠政策和便利的营商环境都为生命科学领域的企业提供了优越的发展环境。</w:t>
        </w:r>
      </w:ins>
    </w:p>
    <w:p w14:paraId="1D8E4203">
      <w:pPr>
        <w:pStyle w:val="4"/>
        <w:wordWrap w:val="0"/>
        <w:spacing w:line="560" w:lineRule="exact"/>
        <w:outlineLvl w:val="1"/>
        <w:rPr>
          <w:ins w:id="4129" w:author="Jinglin Sun" w:date="2024-04-22T09:31:10Z"/>
          <w:rFonts w:hint="default" w:ascii="楷体_GB2312" w:hAnsi="Times New Roman" w:eastAsia="楷体_GB2312" w:cs="Times New Roman"/>
          <w:b w:val="0"/>
          <w:bCs w:val="0"/>
          <w:sz w:val="32"/>
          <w:lang w:val="en-US" w:eastAsia="zh-CN"/>
        </w:rPr>
      </w:pPr>
      <w:ins w:id="4130" w:author="Jinglin Sun" w:date="2024-04-22T09:31:10Z">
        <w:bookmarkStart w:id="9" w:name="_Toc161844352"/>
        <w:r>
          <w:rPr>
            <w:rFonts w:hint="eastAsia" w:ascii="楷体_GB2312" w:hAnsi="Times New Roman" w:eastAsia="楷体_GB2312" w:cs="Times New Roman"/>
            <w:b w:val="0"/>
            <w:bCs w:val="0"/>
            <w:sz w:val="32"/>
          </w:rPr>
          <w:t>（三）</w:t>
        </w:r>
      </w:ins>
      <w:ins w:id="4131" w:author="Jinglin Sun" w:date="2024-04-22T09:31:10Z">
        <w:r>
          <w:rPr>
            <w:rFonts w:ascii="楷体_GB2312" w:hAnsi="Times New Roman" w:eastAsia="楷体_GB2312" w:cs="Times New Roman"/>
            <w:b w:val="0"/>
            <w:bCs w:val="0"/>
            <w:sz w:val="32"/>
          </w:rPr>
          <w:t>日本</w:t>
        </w:r>
      </w:ins>
      <w:ins w:id="4132" w:author="Jinglin Sun" w:date="2024-07-25T17:06:07Z">
        <w:r>
          <w:rPr>
            <w:rFonts w:hint="eastAsia" w:ascii="楷体_GB2312" w:hAnsi="Times New Roman" w:eastAsia="楷体_GB2312" w:cs="Times New Roman"/>
            <w:b w:val="0"/>
            <w:bCs w:val="0"/>
            <w:sz w:val="32"/>
            <w:lang w:val="en-US" w:eastAsia="zh-CN"/>
          </w:rPr>
          <w:t>生物</w:t>
        </w:r>
      </w:ins>
      <w:ins w:id="4133" w:author="Jinglin Sun" w:date="2024-07-25T17:06:08Z">
        <w:r>
          <w:rPr>
            <w:rFonts w:hint="eastAsia" w:ascii="楷体_GB2312" w:hAnsi="Times New Roman" w:eastAsia="楷体_GB2312" w:cs="Times New Roman"/>
            <w:b w:val="0"/>
            <w:bCs w:val="0"/>
            <w:sz w:val="32"/>
            <w:lang w:val="en-US" w:eastAsia="zh-CN"/>
          </w:rPr>
          <w:t>医药</w:t>
        </w:r>
      </w:ins>
      <w:ins w:id="4134" w:author="Jinglin Sun" w:date="2024-07-25T17:06:10Z">
        <w:r>
          <w:rPr>
            <w:rFonts w:hint="eastAsia" w:ascii="楷体_GB2312" w:hAnsi="Times New Roman" w:eastAsia="楷体_GB2312" w:cs="Times New Roman"/>
            <w:b w:val="0"/>
            <w:bCs w:val="0"/>
            <w:sz w:val="32"/>
            <w:lang w:val="en-US" w:eastAsia="zh-CN"/>
          </w:rPr>
          <w:t>产业</w:t>
        </w:r>
      </w:ins>
      <w:ins w:id="4135" w:author="Jinglin Sun" w:date="2024-07-25T17:06:12Z">
        <w:r>
          <w:rPr>
            <w:rFonts w:hint="eastAsia" w:ascii="楷体_GB2312" w:hAnsi="Times New Roman" w:eastAsia="楷体_GB2312" w:cs="Times New Roman"/>
            <w:b w:val="0"/>
            <w:bCs w:val="0"/>
            <w:sz w:val="32"/>
            <w:lang w:val="en-US" w:eastAsia="zh-CN"/>
          </w:rPr>
          <w:t>创新环境</w:t>
        </w:r>
      </w:ins>
    </w:p>
    <w:p w14:paraId="37FC41D2">
      <w:pPr>
        <w:pStyle w:val="5"/>
        <w:ind w:firstLine="640" w:firstLineChars="200"/>
        <w:outlineLvl w:val="2"/>
        <w:rPr>
          <w:ins w:id="4136" w:author="Jinglin Sun" w:date="2024-04-22T09:31:10Z"/>
          <w:b/>
        </w:rPr>
      </w:pPr>
      <w:ins w:id="4137" w:author="Jinglin Sun" w:date="2024-04-22T09:31:10Z">
        <w:r>
          <w:rPr>
            <w:rFonts w:hint="eastAsia"/>
          </w:rPr>
          <w:t>1.</w:t>
        </w:r>
      </w:ins>
      <w:ins w:id="4138" w:author="Jinglin Sun" w:date="2024-04-22T09:31:10Z">
        <w:r>
          <w:rPr/>
          <w:t>政策环境</w:t>
        </w:r>
      </w:ins>
    </w:p>
    <w:p w14:paraId="576C2B85">
      <w:pPr>
        <w:tabs>
          <w:tab w:val="left" w:pos="1200"/>
        </w:tabs>
        <w:wordWrap w:val="0"/>
        <w:spacing w:line="560" w:lineRule="exact"/>
        <w:ind w:left="482"/>
        <w:outlineLvl w:val="3"/>
        <w:rPr>
          <w:ins w:id="4139" w:author="Jinglin Sun" w:date="2024-04-22T09:31:10Z"/>
          <w:rFonts w:eastAsia="仿宋_GB2312"/>
          <w:sz w:val="32"/>
          <w:szCs w:val="32"/>
        </w:rPr>
      </w:pPr>
      <w:ins w:id="4140" w:author="Jinglin Sun" w:date="2024-04-22T09:31:10Z">
        <w:r>
          <w:rPr>
            <w:rFonts w:eastAsia="仿宋_GB2312"/>
            <w:sz w:val="32"/>
            <w:szCs w:val="32"/>
          </w:rPr>
          <w:t>（1）</w:t>
        </w:r>
      </w:ins>
      <w:ins w:id="4141" w:author="Jinglin Sun" w:date="2024-04-22T09:31:10Z">
        <w:r>
          <w:rPr>
            <w:rFonts w:hint="eastAsia" w:eastAsia="仿宋_GB2312"/>
            <w:sz w:val="32"/>
            <w:szCs w:val="32"/>
            <w:lang w:val="en-US" w:eastAsia="zh-CN"/>
          </w:rPr>
          <w:t>鼓励研发</w:t>
        </w:r>
      </w:ins>
      <w:ins w:id="4142" w:author="Jinglin Sun" w:date="2024-04-22T09:31:10Z">
        <w:r>
          <w:rPr>
            <w:rFonts w:eastAsia="仿宋_GB2312"/>
            <w:sz w:val="32"/>
            <w:szCs w:val="32"/>
          </w:rPr>
          <w:t>政策</w:t>
        </w:r>
      </w:ins>
    </w:p>
    <w:p w14:paraId="48EF57E2">
      <w:pPr>
        <w:wordWrap w:val="0"/>
        <w:spacing w:line="560" w:lineRule="exact"/>
        <w:ind w:firstLine="640" w:firstLineChars="200"/>
        <w:rPr>
          <w:ins w:id="4143" w:author="Jinglin Sun" w:date="2024-04-22T09:31:10Z"/>
          <w:rFonts w:eastAsia="仿宋_GB2312"/>
          <w:sz w:val="32"/>
          <w:szCs w:val="32"/>
        </w:rPr>
      </w:pPr>
      <w:ins w:id="4144" w:author="Jinglin Sun" w:date="2024-04-22T09:31:10Z">
        <w:r>
          <w:rPr>
            <w:rFonts w:eastAsia="仿宋_GB2312"/>
            <w:sz w:val="32"/>
            <w:szCs w:val="32"/>
          </w:rPr>
          <w:t>日本政府为促进新药研发提出一系</w:t>
        </w:r>
      </w:ins>
      <w:ins w:id="4145" w:author="Jinglin Sun" w:date="2024-04-22T09:31:10Z">
        <w:r>
          <w:rPr>
            <w:rFonts w:hint="eastAsia" w:eastAsia="仿宋_GB2312"/>
            <w:sz w:val="32"/>
            <w:szCs w:val="32"/>
            <w:lang w:val="en-US" w:eastAsia="zh-CN"/>
          </w:rPr>
          <w:t>鼓励</w:t>
        </w:r>
      </w:ins>
      <w:ins w:id="4146" w:author="Jinglin Sun" w:date="2024-04-22T09:31:10Z">
        <w:r>
          <w:rPr>
            <w:rFonts w:eastAsia="仿宋_GB2312"/>
            <w:sz w:val="32"/>
            <w:szCs w:val="32"/>
          </w:rPr>
          <w:t>励措施，包括多渠道融资、税收优惠政策、合作创新、推动创新成果转化、鼓励国际化发展等研发扶持措施政策。日本医药企业的融资体系较为完善，其中应用较广泛的包括股市融资、风险投资和知识产权质押贷款融资等方式，后者是指企业可向金融服务机构抵押其专利从而获得贷款支持。日本税收优惠政策同样全面完善，通过税收抵扣、税额减免、加速折旧等形成制药企业的优惠税制。除了上述提到的资金方面的扶持，日本还在创新技术以及发展战略方面给予支持，其中《日本药物创新5年计划》明确鼓励创新技术引进、国际化发展以及与国际医药产业组织开展合作研发项目等。</w:t>
        </w:r>
      </w:ins>
    </w:p>
    <w:p w14:paraId="0244B7C9">
      <w:pPr>
        <w:tabs>
          <w:tab w:val="left" w:pos="1200"/>
        </w:tabs>
        <w:wordWrap w:val="0"/>
        <w:spacing w:line="560" w:lineRule="exact"/>
        <w:ind w:left="482"/>
        <w:outlineLvl w:val="3"/>
        <w:rPr>
          <w:ins w:id="4147" w:author="Jinglin Sun" w:date="2024-04-22T09:31:10Z"/>
          <w:rFonts w:eastAsia="仿宋_GB2312"/>
          <w:sz w:val="32"/>
          <w:szCs w:val="32"/>
        </w:rPr>
      </w:pPr>
      <w:ins w:id="4148" w:author="Jinglin Sun" w:date="2024-04-22T09:31:10Z">
        <w:r>
          <w:rPr>
            <w:rFonts w:eastAsia="仿宋_GB2312"/>
            <w:sz w:val="32"/>
            <w:szCs w:val="32"/>
          </w:rPr>
          <w:t>（2）药品审评审批政策</w:t>
        </w:r>
      </w:ins>
    </w:p>
    <w:p w14:paraId="56D4D2BB">
      <w:pPr>
        <w:wordWrap w:val="0"/>
        <w:spacing w:line="560" w:lineRule="exact"/>
        <w:ind w:firstLine="640" w:firstLineChars="200"/>
        <w:rPr>
          <w:ins w:id="4149" w:author="Jinglin Sun" w:date="2024-04-22T09:31:10Z"/>
          <w:rFonts w:eastAsia="仿宋_GB2312"/>
          <w:sz w:val="32"/>
          <w:szCs w:val="32"/>
        </w:rPr>
      </w:pPr>
      <w:ins w:id="4150" w:author="Jinglin Sun" w:date="2024-04-22T09:31:10Z">
        <w:r>
          <w:rPr>
            <w:rFonts w:eastAsia="仿宋_GB2312"/>
            <w:sz w:val="32"/>
            <w:szCs w:val="32"/>
          </w:rPr>
          <w:t>日本药品管理当局为有效提高药品审评效率，多次创新优化注册审评制度，主要从内容和渠道两方面推动创新药物的快速上市。首先日本较早与美国和欧盟在临床试验原则、方法、提交材料上形成统一标准，国际多中心临床试验数据的相互认可推进了日本医药企业创新药物在多个国家快速上市。其次是完善全面的注册审评渠道，主要包括优先审批、时间限制性条件审批、例外审批等3种特殊审评模式。优先审评主要用于具有重大临床价值创新药物及孤儿药的注册审评</w:t>
        </w:r>
      </w:ins>
      <w:ins w:id="4151" w:author="Jinglin Sun" w:date="2024-04-22T09:31:10Z">
        <w:r>
          <w:rPr>
            <w:rFonts w:hint="eastAsia" w:ascii="仿宋_GB2312" w:hAnsi="仿宋_GB2312" w:eastAsia="仿宋_GB2312" w:cs="仿宋_GB2312"/>
            <w:sz w:val="32"/>
            <w:szCs w:val="32"/>
          </w:rPr>
          <w:t>;</w:t>
        </w:r>
      </w:ins>
      <w:ins w:id="4152" w:author="Jinglin Sun" w:date="2024-04-22T09:31:10Z">
        <w:r>
          <w:rPr>
            <w:rFonts w:eastAsia="仿宋_GB2312"/>
            <w:sz w:val="32"/>
            <w:szCs w:val="32"/>
          </w:rPr>
          <w:t>例外审批主要用于尽快批准治疗严重或危及生命且目前尚无有效治疗手段疾病的创新药，以及用于突发公共安全问题</w:t>
        </w:r>
      </w:ins>
      <w:ins w:id="4153" w:author="Jinglin Sun" w:date="2024-04-22T09:31:10Z">
        <w:r>
          <w:rPr>
            <w:rFonts w:hint="eastAsia" w:ascii="仿宋_GB2312" w:hAnsi="仿宋_GB2312" w:eastAsia="仿宋_GB2312" w:cs="仿宋_GB2312"/>
            <w:sz w:val="32"/>
            <w:szCs w:val="32"/>
          </w:rPr>
          <w:t>;</w:t>
        </w:r>
      </w:ins>
      <w:ins w:id="4154" w:author="Jinglin Sun" w:date="2024-04-22T09:31:10Z">
        <w:r>
          <w:rPr>
            <w:rFonts w:eastAsia="仿宋_GB2312"/>
            <w:sz w:val="32"/>
            <w:szCs w:val="32"/>
          </w:rPr>
          <w:t>时间限制性条件审批主要针对再生医疗产品。</w:t>
        </w:r>
      </w:ins>
    </w:p>
    <w:p w14:paraId="1AE011B4">
      <w:pPr>
        <w:tabs>
          <w:tab w:val="left" w:pos="1200"/>
        </w:tabs>
        <w:wordWrap w:val="0"/>
        <w:spacing w:line="560" w:lineRule="exact"/>
        <w:ind w:left="482"/>
        <w:outlineLvl w:val="3"/>
        <w:rPr>
          <w:ins w:id="4155" w:author="Jinglin Sun" w:date="2024-04-22T09:31:10Z"/>
          <w:rFonts w:eastAsia="仿宋_GB2312"/>
          <w:sz w:val="32"/>
          <w:szCs w:val="32"/>
        </w:rPr>
      </w:pPr>
      <w:ins w:id="4156" w:author="Jinglin Sun" w:date="2024-04-22T09:31:10Z">
        <w:r>
          <w:rPr>
            <w:rFonts w:eastAsia="仿宋_GB2312"/>
            <w:sz w:val="32"/>
            <w:szCs w:val="32"/>
          </w:rPr>
          <w:t>（3）知识产权政策</w:t>
        </w:r>
      </w:ins>
    </w:p>
    <w:p w14:paraId="12B34A7E">
      <w:pPr>
        <w:wordWrap w:val="0"/>
        <w:spacing w:line="560" w:lineRule="exact"/>
        <w:ind w:firstLine="640" w:firstLineChars="200"/>
        <w:rPr>
          <w:ins w:id="4157" w:author="Jinglin Sun" w:date="2024-04-22T09:31:10Z"/>
          <w:rFonts w:eastAsia="仿宋_GB2312"/>
          <w:sz w:val="32"/>
          <w:szCs w:val="32"/>
        </w:rPr>
      </w:pPr>
      <w:ins w:id="4158" w:author="Jinglin Sun" w:date="2024-04-22T09:31:10Z">
        <w:r>
          <w:rPr>
            <w:rFonts w:eastAsia="仿宋_GB2312"/>
            <w:sz w:val="32"/>
            <w:szCs w:val="32"/>
          </w:rPr>
          <w:t>日本政府非常强调知识产权政策在药品研发激励中的推动作用，主要从知识产权保护和转让2个角度激励医药企业创新研发。首先，知识产权保护既包括所有行业通用的专利保护制度，还包括医药产业特有的专利期补偿制和数据保护制度。除此之外，1967年出台的《关于医药品制造许可标准基本规定》明确规定日本上市的新药有2年的审查期，在此期间日本药品监管部门不批准相同药品的上市申请，对不同创新程度的药品给予差异化的市场独占期。其次，1998年5月日本政府制定并颁布了《大学技术转让促进法》，通过专利技术转让制度积极推动高校以及研发机构创新成果的市场化。</w:t>
        </w:r>
      </w:ins>
    </w:p>
    <w:p w14:paraId="1DE285BA">
      <w:pPr>
        <w:tabs>
          <w:tab w:val="left" w:pos="1200"/>
        </w:tabs>
        <w:wordWrap w:val="0"/>
        <w:spacing w:line="560" w:lineRule="exact"/>
        <w:ind w:left="482"/>
        <w:outlineLvl w:val="3"/>
        <w:rPr>
          <w:ins w:id="4159" w:author="Jinglin Sun" w:date="2024-04-22T09:31:10Z"/>
          <w:rFonts w:eastAsia="仿宋_GB2312"/>
          <w:sz w:val="32"/>
          <w:szCs w:val="32"/>
        </w:rPr>
      </w:pPr>
      <w:ins w:id="4160" w:author="Jinglin Sun" w:date="2024-04-22T09:31:10Z">
        <w:r>
          <w:rPr>
            <w:rFonts w:eastAsia="仿宋_GB2312"/>
            <w:sz w:val="32"/>
            <w:szCs w:val="32"/>
          </w:rPr>
          <w:t>（4）药品定价制度</w:t>
        </w:r>
      </w:ins>
    </w:p>
    <w:p w14:paraId="3235790B">
      <w:pPr>
        <w:wordWrap w:val="0"/>
        <w:spacing w:line="560" w:lineRule="exact"/>
        <w:ind w:firstLine="640" w:firstLineChars="200"/>
        <w:rPr>
          <w:ins w:id="4161" w:author="Jinglin Sun" w:date="2024-04-22T09:31:10Z"/>
          <w:rFonts w:eastAsia="仿宋_GB2312"/>
          <w:sz w:val="32"/>
          <w:szCs w:val="32"/>
        </w:rPr>
      </w:pPr>
      <w:ins w:id="4162" w:author="Jinglin Sun" w:date="2024-04-22T09:31:10Z">
        <w:r>
          <w:rPr>
            <w:rFonts w:eastAsia="仿宋_GB2312"/>
            <w:sz w:val="32"/>
            <w:szCs w:val="32"/>
          </w:rPr>
          <w:t>日本实行的是全民医疗保险制度，只有纳入药价基准目录的药品才能给予一定程度的报销，且均由政府统一制定价格。日本厚生省从1950年组建了专门负责药品定价的</w:t>
        </w:r>
      </w:ins>
      <w:ins w:id="4163" w:author="Jinglin Sun" w:date="2024-04-22T09:31:10Z">
        <w:r>
          <w:rPr>
            <w:rFonts w:hint="eastAsia" w:eastAsia="仿宋_GB2312"/>
            <w:sz w:val="32"/>
            <w:szCs w:val="32"/>
            <w:lang w:val="en-US" w:eastAsia="zh-CN"/>
          </w:rPr>
          <w:t>部门</w:t>
        </w:r>
      </w:ins>
      <w:ins w:id="4164" w:author="Jinglin Sun" w:date="2024-04-22T09:31:10Z">
        <w:r>
          <w:rPr>
            <w:rFonts w:eastAsia="仿宋_GB2312"/>
            <w:sz w:val="32"/>
            <w:szCs w:val="32"/>
          </w:rPr>
          <w:t>，之后陆续下设了药品定价组织和价格特别委员会，负责药品的医保支付价定价规则。政府在药价基准目录的准入和基准价格的制定政策中，明确规定创新药特有的加价特权，并根据药品的创新程度和技术含量按照不同的加算方式制定不同区间的价格。创新药价格的调整有明确规范的计算标准和体系，极大程度上促进医药企业创新研发的积极性。定价政策一方面提高创新药价格，另一方面对仿制药品实施</w:t>
        </w:r>
      </w:ins>
      <w:ins w:id="4165" w:author="Jinglin Sun" w:date="2024-04-22T09:31:10Z">
        <w:r>
          <w:rPr>
            <w:rFonts w:hint="eastAsia" w:ascii="仿宋_GB2312" w:hAnsi="仿宋_GB2312" w:eastAsia="仿宋_GB2312" w:cs="仿宋_GB2312"/>
            <w:sz w:val="32"/>
            <w:szCs w:val="32"/>
          </w:rPr>
          <w:t>“边际递减定价法”</w:t>
        </w:r>
      </w:ins>
      <w:ins w:id="4166" w:author="Jinglin Sun" w:date="2024-04-22T09:31:10Z">
        <w:r>
          <w:rPr>
            <w:rFonts w:eastAsia="仿宋_GB2312"/>
            <w:sz w:val="32"/>
            <w:szCs w:val="32"/>
          </w:rPr>
          <w:t>，从而有效减少仿制药重复研发的现象。</w:t>
        </w:r>
      </w:ins>
    </w:p>
    <w:p w14:paraId="7B48DB76">
      <w:pPr>
        <w:tabs>
          <w:tab w:val="left" w:pos="1200"/>
        </w:tabs>
        <w:wordWrap w:val="0"/>
        <w:spacing w:line="560" w:lineRule="exact"/>
        <w:ind w:left="482"/>
        <w:outlineLvl w:val="3"/>
        <w:rPr>
          <w:ins w:id="4167" w:author="Jinglin Sun" w:date="2024-04-22T09:31:10Z"/>
          <w:rFonts w:eastAsia="仿宋_GB2312"/>
          <w:sz w:val="32"/>
          <w:szCs w:val="32"/>
        </w:rPr>
      </w:pPr>
      <w:ins w:id="4168" w:author="Jinglin Sun" w:date="2024-04-22T09:31:10Z">
        <w:r>
          <w:rPr>
            <w:rFonts w:eastAsia="仿宋_GB2312"/>
            <w:sz w:val="32"/>
            <w:szCs w:val="32"/>
          </w:rPr>
          <w:t>（</w:t>
        </w:r>
      </w:ins>
      <w:ins w:id="4169" w:author="Jinglin Sun" w:date="2024-04-22T09:31:10Z">
        <w:r>
          <w:rPr>
            <w:rFonts w:hint="eastAsia" w:eastAsia="仿宋_GB2312"/>
            <w:sz w:val="32"/>
            <w:szCs w:val="32"/>
            <w:lang w:val="en-US" w:eastAsia="zh-CN"/>
          </w:rPr>
          <w:t>5</w:t>
        </w:r>
      </w:ins>
      <w:ins w:id="4170" w:author="Jinglin Sun" w:date="2024-04-22T09:31:10Z">
        <w:r>
          <w:rPr>
            <w:rFonts w:eastAsia="仿宋_GB2312"/>
            <w:sz w:val="32"/>
            <w:szCs w:val="32"/>
          </w:rPr>
          <w:t>）推进临床研究推进计划</w:t>
        </w:r>
      </w:ins>
    </w:p>
    <w:p w14:paraId="1DFA28F3">
      <w:pPr>
        <w:wordWrap w:val="0"/>
        <w:spacing w:line="560" w:lineRule="exact"/>
        <w:ind w:firstLine="640" w:firstLineChars="200"/>
        <w:rPr>
          <w:ins w:id="4171" w:author="Jinglin Sun" w:date="2024-04-22T09:31:10Z"/>
          <w:rFonts w:eastAsia="仿宋_GB2312"/>
          <w:sz w:val="32"/>
          <w:szCs w:val="32"/>
        </w:rPr>
      </w:pPr>
      <w:ins w:id="4172" w:author="Jinglin Sun" w:date="2024-04-22T09:31:10Z">
        <w:r>
          <w:rPr>
            <w:rFonts w:hint="eastAsia" w:eastAsia="仿宋_GB2312"/>
            <w:sz w:val="32"/>
            <w:szCs w:val="32"/>
            <w:lang w:val="en-US" w:eastAsia="zh-CN"/>
          </w:rPr>
          <w:t>推动</w:t>
        </w:r>
      </w:ins>
      <w:ins w:id="4173" w:author="Jinglin Sun" w:date="2024-04-22T09:31:10Z">
        <w:r>
          <w:rPr>
            <w:rFonts w:eastAsia="仿宋_GB2312"/>
            <w:sz w:val="32"/>
            <w:szCs w:val="32"/>
          </w:rPr>
          <w:t>日本的基础研究成果转化</w:t>
        </w:r>
      </w:ins>
      <w:ins w:id="4174" w:author="Jinglin Sun" w:date="2024-04-22T09:31:10Z">
        <w:r>
          <w:rPr>
            <w:rFonts w:hint="eastAsia" w:eastAsia="仿宋_GB2312"/>
            <w:sz w:val="32"/>
            <w:szCs w:val="32"/>
            <w:lang w:eastAsia="zh-CN"/>
          </w:rPr>
          <w:t>，</w:t>
        </w:r>
      </w:ins>
      <w:ins w:id="4175" w:author="Jinglin Sun" w:date="2024-04-22T09:31:10Z">
        <w:r>
          <w:rPr>
            <w:rFonts w:eastAsia="仿宋_GB2312"/>
            <w:sz w:val="32"/>
            <w:szCs w:val="32"/>
          </w:rPr>
          <w:t>临床研究推进计划以</w:t>
        </w:r>
      </w:ins>
      <w:ins w:id="4176" w:author="Jinglin Sun" w:date="2024-04-22T09:31:10Z">
        <w:r>
          <w:rPr>
            <w:rFonts w:hint="eastAsia" w:eastAsia="仿宋_GB2312"/>
            <w:sz w:val="32"/>
            <w:szCs w:val="32"/>
            <w:lang w:val="en-US" w:eastAsia="zh-CN"/>
          </w:rPr>
          <w:t>旨在为创</w:t>
        </w:r>
      </w:ins>
      <w:ins w:id="4177" w:author="Jinglin Sun" w:date="2024-04-22T09:31:10Z">
        <w:r>
          <w:rPr>
            <w:rFonts w:eastAsia="仿宋_GB2312"/>
            <w:sz w:val="32"/>
            <w:szCs w:val="32"/>
          </w:rPr>
          <w:t>新的医药品得到日本监管部门药事批准为目的。该项计划资助的项目对实用化的期望很高，要求临床研究或临床试验方案的科学性和伦理性，针对患者的需求进行医药品开发。此外，为了确保临床研究质量，提高临床研究数据的有效利用，构建良好的临床试验实施环境，该计划还附有支持计划。</w:t>
        </w:r>
      </w:ins>
    </w:p>
    <w:p w14:paraId="0F9D8910">
      <w:pPr>
        <w:pStyle w:val="5"/>
        <w:ind w:firstLine="640" w:firstLineChars="200"/>
        <w:outlineLvl w:val="2"/>
        <w:rPr>
          <w:ins w:id="4178" w:author="Jinglin Sun" w:date="2024-07-25T17:06:43Z"/>
          <w:b/>
        </w:rPr>
      </w:pPr>
      <w:ins w:id="4179" w:author="Jinglin Sun" w:date="2024-07-25T17:14:35Z">
        <w:r>
          <w:rPr>
            <w:rFonts w:hint="eastAsia"/>
            <w:lang w:val="en-US" w:eastAsia="zh-CN"/>
          </w:rPr>
          <w:t>2.</w:t>
        </w:r>
      </w:ins>
      <w:ins w:id="4180" w:author="Jinglin Sun" w:date="2024-07-25T17:06:43Z">
        <w:r>
          <w:rPr/>
          <w:t>市场环境</w:t>
        </w:r>
      </w:ins>
    </w:p>
    <w:p w14:paraId="1DB0E13A">
      <w:pPr>
        <w:tabs>
          <w:tab w:val="left" w:pos="1200"/>
        </w:tabs>
        <w:wordWrap w:val="0"/>
        <w:spacing w:line="560" w:lineRule="exact"/>
        <w:ind w:left="482"/>
        <w:outlineLvl w:val="3"/>
        <w:rPr>
          <w:ins w:id="4181" w:author="Jinglin Sun" w:date="2024-07-25T17:06:43Z"/>
          <w:rFonts w:eastAsia="仿宋_GB2312"/>
          <w:sz w:val="32"/>
          <w:szCs w:val="32"/>
        </w:rPr>
      </w:pPr>
      <w:ins w:id="4182" w:author="Jinglin Sun" w:date="2024-07-25T17:06:43Z">
        <w:r>
          <w:rPr>
            <w:rFonts w:eastAsia="仿宋_GB2312"/>
            <w:sz w:val="32"/>
            <w:szCs w:val="32"/>
          </w:rPr>
          <w:t>（1）统筹协调避免重复研发</w:t>
        </w:r>
      </w:ins>
    </w:p>
    <w:p w14:paraId="1A3A098C">
      <w:pPr>
        <w:wordWrap w:val="0"/>
        <w:spacing w:line="560" w:lineRule="exact"/>
        <w:ind w:firstLine="640" w:firstLineChars="200"/>
        <w:rPr>
          <w:ins w:id="4183" w:author="Jinglin Sun" w:date="2024-07-25T17:06:43Z"/>
          <w:rFonts w:eastAsia="仿宋_GB2312"/>
          <w:sz w:val="32"/>
          <w:szCs w:val="32"/>
        </w:rPr>
      </w:pPr>
      <w:ins w:id="4184" w:author="Jinglin Sun" w:date="2024-07-25T17:06:43Z">
        <w:r>
          <w:rPr>
            <w:rFonts w:eastAsia="仿宋_GB2312"/>
            <w:sz w:val="32"/>
            <w:szCs w:val="32"/>
          </w:rPr>
          <w:t>日本政府出台了新修订的《药事法》、《国际多中心临床试验的基本原则》、《大学技术转让促进法》、《关于医药品制造许可标准基本规定》、《知识产权战略大纲》等一系列促进医药企业创新发展的激励政策。日本注重生物技术与产业的统筹协调。例如，由全国70多家大企业、50家公司和20家大型设备制造厂联合组成了生命科学委员会，目的就是减少研究上的重复，避免经济与时间上的浪费。</w:t>
        </w:r>
      </w:ins>
    </w:p>
    <w:p w14:paraId="09A7AE90">
      <w:pPr>
        <w:tabs>
          <w:tab w:val="left" w:pos="1200"/>
        </w:tabs>
        <w:wordWrap w:val="0"/>
        <w:spacing w:line="560" w:lineRule="exact"/>
        <w:ind w:left="482"/>
        <w:outlineLvl w:val="3"/>
        <w:rPr>
          <w:ins w:id="4185" w:author="Jinglin Sun" w:date="2024-07-25T17:06:43Z"/>
          <w:rFonts w:eastAsia="仿宋_GB2312"/>
          <w:sz w:val="32"/>
          <w:szCs w:val="32"/>
        </w:rPr>
      </w:pPr>
      <w:ins w:id="4186" w:author="Jinglin Sun" w:date="2024-07-25T17:06:43Z">
        <w:r>
          <w:rPr>
            <w:rFonts w:eastAsia="仿宋_GB2312"/>
            <w:sz w:val="32"/>
            <w:szCs w:val="32"/>
          </w:rPr>
          <w:t>（2）改革成果转化体制，鼓励创办创新企业</w:t>
        </w:r>
      </w:ins>
    </w:p>
    <w:p w14:paraId="736ADF92">
      <w:pPr>
        <w:wordWrap w:val="0"/>
        <w:spacing w:line="560" w:lineRule="exact"/>
        <w:ind w:firstLine="640" w:firstLineChars="200"/>
        <w:rPr>
          <w:ins w:id="4187" w:author="Jinglin Sun" w:date="2024-07-25T17:06:43Z"/>
          <w:rFonts w:eastAsia="仿宋_GB2312"/>
          <w:sz w:val="32"/>
          <w:szCs w:val="32"/>
        </w:rPr>
      </w:pPr>
      <w:ins w:id="4188" w:author="Jinglin Sun" w:date="2024-07-25T17:06:43Z">
        <w:r>
          <w:rPr>
            <w:rFonts w:eastAsia="仿宋_GB2312"/>
            <w:sz w:val="32"/>
            <w:szCs w:val="32"/>
          </w:rPr>
          <w:t>2003年末，政府颁布了一系列政策，鼓励成立新的商业公司和大学创办新公司。2004年，政府对大学及研究机构进行全面改革，促成国立大学进行重组并成立独立的公司，同时大幅度削减了85个研究所的基金支持，目的就是加强大学和研究所的独立性，提高其商业化运作能力。此外，日本还对专利所有权进行了改革。过去专利只属于有发明成果的教授个人，改革之后，专利归大学所有。专利所有权的变化大大促进了大学将生物技术科研成果转化为商业产品的积极性和主动性。</w:t>
        </w:r>
      </w:ins>
    </w:p>
    <w:p w14:paraId="0F8F33F8">
      <w:pPr>
        <w:pStyle w:val="5"/>
        <w:ind w:firstLine="640" w:firstLineChars="200"/>
        <w:outlineLvl w:val="2"/>
        <w:rPr>
          <w:ins w:id="4189" w:author="Jinglin Sun" w:date="2024-04-22T09:31:10Z"/>
          <w:b/>
        </w:rPr>
      </w:pPr>
      <w:ins w:id="4190" w:author="Jinglin Sun" w:date="2024-07-25T17:14:29Z">
        <w:r>
          <w:rPr>
            <w:rFonts w:hint="eastAsia"/>
            <w:lang w:val="en-US" w:eastAsia="zh-CN"/>
          </w:rPr>
          <w:t>3</w:t>
        </w:r>
      </w:ins>
      <w:ins w:id="4191" w:author="Jinglin Sun" w:date="2024-04-22T09:31:10Z">
        <w:r>
          <w:rPr>
            <w:rFonts w:hint="eastAsia"/>
          </w:rPr>
          <w:t>.</w:t>
        </w:r>
      </w:ins>
      <w:ins w:id="4192" w:author="Jinglin Sun" w:date="2024-04-22T09:31:10Z">
        <w:r>
          <w:rPr/>
          <w:t>创新基础设施</w:t>
        </w:r>
      </w:ins>
    </w:p>
    <w:p w14:paraId="76DA27FC">
      <w:pPr>
        <w:tabs>
          <w:tab w:val="left" w:pos="1200"/>
        </w:tabs>
        <w:wordWrap w:val="0"/>
        <w:spacing w:line="560" w:lineRule="exact"/>
        <w:ind w:left="482"/>
        <w:outlineLvl w:val="3"/>
        <w:rPr>
          <w:ins w:id="4193" w:author="Jinglin Sun" w:date="2024-04-22T09:31:10Z"/>
          <w:rFonts w:eastAsia="仿宋_GB2312"/>
          <w:sz w:val="32"/>
          <w:szCs w:val="32"/>
        </w:rPr>
      </w:pPr>
      <w:ins w:id="4194" w:author="Jinglin Sun" w:date="2024-04-22T09:31:10Z">
        <w:r>
          <w:rPr>
            <w:rFonts w:eastAsia="仿宋_GB2312"/>
            <w:sz w:val="32"/>
            <w:szCs w:val="32"/>
          </w:rPr>
          <w:t>（1）设立医疗研发机构</w:t>
        </w:r>
      </w:ins>
    </w:p>
    <w:p w14:paraId="7EC06361">
      <w:pPr>
        <w:wordWrap w:val="0"/>
        <w:spacing w:line="560" w:lineRule="exact"/>
        <w:ind w:firstLine="640" w:firstLineChars="200"/>
        <w:rPr>
          <w:ins w:id="4195" w:author="Jinglin Sun" w:date="2024-04-22T09:31:10Z"/>
          <w:rFonts w:eastAsia="仿宋_GB2312"/>
          <w:sz w:val="32"/>
          <w:szCs w:val="32"/>
        </w:rPr>
      </w:pPr>
      <w:ins w:id="4196" w:author="Jinglin Sun" w:date="2024-04-22T09:31:10Z">
        <w:r>
          <w:rPr>
            <w:rFonts w:eastAsia="仿宋_GB2312"/>
            <w:sz w:val="32"/>
            <w:szCs w:val="32"/>
          </w:rPr>
          <w:t>2015年日本政府设立国立研究开发法人ＡＭＥＤ（医疗研发机构），由日本内阁、文部科学省、厚生劳动省、经济产业省共同主管，依据日本《健康医疗战略推进法》和《国立研究开发法人日本医疗研究开发机构法》开展日常事务。通过设立医疗研发机构的目的就是使得医学领域的基础研究和实际应用开发得以无缝进行，支持大学和研究机构开展研究，整备研究开发环境。其职能为医疗相关研发的实施、临床研究等基础支持、支持产业化、推进国际化战略。</w:t>
        </w:r>
      </w:ins>
    </w:p>
    <w:p w14:paraId="2901081F">
      <w:pPr>
        <w:tabs>
          <w:tab w:val="left" w:pos="1200"/>
        </w:tabs>
        <w:wordWrap w:val="0"/>
        <w:spacing w:line="560" w:lineRule="exact"/>
        <w:ind w:left="482"/>
        <w:outlineLvl w:val="3"/>
        <w:rPr>
          <w:ins w:id="4197" w:author="Jinglin Sun" w:date="2024-04-22T09:31:10Z"/>
          <w:rFonts w:eastAsia="仿宋_GB2312"/>
          <w:sz w:val="32"/>
          <w:szCs w:val="32"/>
        </w:rPr>
      </w:pPr>
      <w:ins w:id="4198" w:author="Jinglin Sun" w:date="2024-04-22T09:31:10Z">
        <w:r>
          <w:rPr>
            <w:rFonts w:eastAsia="仿宋_GB2312"/>
            <w:sz w:val="32"/>
            <w:szCs w:val="32"/>
          </w:rPr>
          <w:t>（</w:t>
        </w:r>
      </w:ins>
      <w:ins w:id="4199" w:author="Jinglin Sun" w:date="2024-04-22T09:31:10Z">
        <w:r>
          <w:rPr>
            <w:rFonts w:hint="eastAsia" w:eastAsia="仿宋_GB2312"/>
            <w:sz w:val="32"/>
            <w:szCs w:val="32"/>
            <w:lang w:val="en-US" w:eastAsia="zh-CN"/>
          </w:rPr>
          <w:t>2</w:t>
        </w:r>
      </w:ins>
      <w:ins w:id="4200" w:author="Jinglin Sun" w:date="2024-04-22T09:31:10Z">
        <w:r>
          <w:rPr>
            <w:rFonts w:eastAsia="仿宋_GB2312"/>
            <w:sz w:val="32"/>
            <w:szCs w:val="32"/>
          </w:rPr>
          <w:t>）产业集群</w:t>
        </w:r>
      </w:ins>
    </w:p>
    <w:p w14:paraId="59ADCF82">
      <w:pPr>
        <w:wordWrap w:val="0"/>
        <w:spacing w:line="560" w:lineRule="exact"/>
        <w:ind w:firstLine="640" w:firstLineChars="200"/>
        <w:rPr>
          <w:ins w:id="4201" w:author="Jinglin Sun" w:date="2024-04-22T09:31:10Z"/>
          <w:rFonts w:eastAsia="仿宋_GB2312"/>
          <w:sz w:val="32"/>
          <w:szCs w:val="32"/>
        </w:rPr>
      </w:pPr>
      <w:ins w:id="4202" w:author="Jinglin Sun" w:date="2024-04-22T09:31:10Z">
        <w:r>
          <w:rPr>
            <w:rFonts w:hint="eastAsia" w:eastAsia="仿宋_GB2312"/>
            <w:sz w:val="32"/>
            <w:szCs w:val="32"/>
            <w:lang w:val="en-US" w:eastAsia="zh-CN"/>
          </w:rPr>
          <w:t>为</w:t>
        </w:r>
      </w:ins>
      <w:ins w:id="4203" w:author="Jinglin Sun" w:date="2024-04-22T09:31:10Z">
        <w:r>
          <w:rPr>
            <w:rFonts w:eastAsia="仿宋_GB2312"/>
            <w:sz w:val="32"/>
            <w:szCs w:val="32"/>
          </w:rPr>
          <w:t>构建生物医药领域从研究开发到产品生产的全产业链</w:t>
        </w:r>
      </w:ins>
      <w:ins w:id="4204" w:author="Jinglin Sun" w:date="2024-04-22T09:31:10Z">
        <w:r>
          <w:rPr>
            <w:rFonts w:hint="eastAsia" w:eastAsia="仿宋_GB2312"/>
            <w:sz w:val="32"/>
            <w:szCs w:val="32"/>
            <w:lang w:eastAsia="zh-CN"/>
          </w:rPr>
          <w:t>，</w:t>
        </w:r>
      </w:ins>
      <w:ins w:id="4205" w:author="Jinglin Sun" w:date="2024-04-22T09:31:10Z">
        <w:r>
          <w:rPr>
            <w:rFonts w:eastAsia="仿宋_GB2312"/>
            <w:sz w:val="32"/>
            <w:szCs w:val="32"/>
          </w:rPr>
          <w:t>日本从中央到地方政府都在大力推进生物医药产业集群建设</w:t>
        </w:r>
      </w:ins>
      <w:ins w:id="4206" w:author="Jinglin Sun" w:date="2024-04-22T09:31:10Z">
        <w:r>
          <w:rPr>
            <w:rFonts w:hint="eastAsia" w:eastAsia="仿宋_GB2312"/>
            <w:sz w:val="32"/>
            <w:szCs w:val="32"/>
            <w:lang w:eastAsia="zh-CN"/>
          </w:rPr>
          <w:t>。</w:t>
        </w:r>
      </w:ins>
      <w:ins w:id="4207" w:author="Jinglin Sun" w:date="2024-04-22T09:31:10Z">
        <w:r>
          <w:rPr>
            <w:rFonts w:eastAsia="仿宋_GB2312"/>
            <w:sz w:val="32"/>
            <w:szCs w:val="32"/>
          </w:rPr>
          <w:t>通过集群化促进生物医药创新，降低研发成本并提高竞争力。同时，为提高日本制药企业的全球竞争力，日本投入8200万美元建立生物医药研发临床试验中心。此外，日本已在多个地区建设形成了6个重要的生物医药创新产业园。包括：东北地区的福岛新一代医疗产业集群、关东地区的殿町国际战略基地和湘南医疗创新园、中部地区的北陆生命科学集群和三重医学谷项目、近畿地区的神户医疗产业城。例如，殿町国际战略基地坐落在羽田机场附近，与羽田机场隔河相望，内外交通便利，拥有各种优惠政策，如财政补贴、税收减免等；湘南医疗创新园拥有日本国内最大的研究设施群，共有76个实验室占地约30公19顷，包括制药公司、下一代医疗保健研究所、人工智能研究所和风险投资机构等。</w:t>
        </w:r>
      </w:ins>
    </w:p>
    <w:p w14:paraId="49245C93">
      <w:pPr>
        <w:pStyle w:val="5"/>
        <w:ind w:firstLine="640" w:firstLineChars="200"/>
        <w:outlineLvl w:val="2"/>
        <w:rPr>
          <w:ins w:id="4208" w:author="Jinglin Sun" w:date="2024-04-22T09:31:10Z"/>
          <w:b/>
        </w:rPr>
      </w:pPr>
      <w:ins w:id="4209" w:author="Jinglin Sun" w:date="2024-04-22T09:31:10Z">
        <w:r>
          <w:rPr>
            <w:rFonts w:hint="eastAsia"/>
          </w:rPr>
          <w:t>4.</w:t>
        </w:r>
      </w:ins>
      <w:ins w:id="4210" w:author="Jinglin Sun" w:date="2024-04-22T09:31:10Z">
        <w:r>
          <w:rPr/>
          <w:t>金融环境</w:t>
        </w:r>
      </w:ins>
    </w:p>
    <w:p w14:paraId="24747AE6">
      <w:pPr>
        <w:wordWrap w:val="0"/>
        <w:spacing w:line="560" w:lineRule="exact"/>
        <w:ind w:firstLine="640" w:firstLineChars="200"/>
        <w:rPr>
          <w:ins w:id="4211" w:author="Jinglin Sun" w:date="2024-04-22T09:31:10Z"/>
          <w:rFonts w:eastAsia="仿宋_GB2312"/>
          <w:sz w:val="32"/>
          <w:szCs w:val="32"/>
        </w:rPr>
      </w:pPr>
      <w:ins w:id="4212" w:author="Jinglin Sun" w:date="2024-04-22T09:31:10Z">
        <w:r>
          <w:rPr>
            <w:rFonts w:eastAsia="仿宋_GB2312"/>
            <w:sz w:val="32"/>
            <w:szCs w:val="32"/>
          </w:rPr>
          <w:t>日本政府还出台了《日本高技术工业密集区开发促进法及其政令、施行令》，对生物开发项目提供优惠信贷（一般贷款利息较低，贷款年限可达25年），尤其是对中小型生物技术企业提供年息2.7%的特别贷款。最近，为了增进日本药厂的全球竞争力，日本行政院筹措了8200万美元为药物开发建立临床试验中心。日本的风险资本机构重点支持以大学研究成果为基础的生物医药新公司。日本高校系统在生物医学领域研究投入最高，占总投入的1/3，且呈增长趋势。</w:t>
        </w:r>
      </w:ins>
    </w:p>
    <w:p w14:paraId="373D44DE">
      <w:pPr>
        <w:pStyle w:val="4"/>
        <w:wordWrap w:val="0"/>
        <w:spacing w:line="560" w:lineRule="exact"/>
        <w:outlineLvl w:val="1"/>
        <w:rPr>
          <w:ins w:id="4213" w:author="Jinglin Sun" w:date="2024-04-22T09:31:10Z"/>
          <w:rFonts w:hint="default" w:ascii="楷体_GB2312" w:hAnsi="Times New Roman" w:eastAsia="楷体_GB2312" w:cs="Times New Roman"/>
          <w:b w:val="0"/>
          <w:bCs w:val="0"/>
          <w:sz w:val="32"/>
          <w:lang w:val="en-US" w:eastAsia="zh-CN"/>
        </w:rPr>
      </w:pPr>
      <w:ins w:id="4214" w:author="Jinglin Sun" w:date="2024-04-22T09:31:10Z">
        <w:r>
          <w:rPr>
            <w:rFonts w:hint="eastAsia" w:ascii="楷体_GB2312" w:hAnsi="Times New Roman" w:eastAsia="楷体_GB2312" w:cs="Times New Roman"/>
            <w:b w:val="0"/>
            <w:bCs w:val="0"/>
            <w:sz w:val="32"/>
          </w:rPr>
          <w:t>（四）</w:t>
        </w:r>
      </w:ins>
      <w:ins w:id="4215" w:author="Jinglin Sun" w:date="2024-04-22T09:31:10Z">
        <w:r>
          <w:rPr>
            <w:rFonts w:ascii="楷体_GB2312" w:hAnsi="Times New Roman" w:eastAsia="楷体_GB2312" w:cs="Times New Roman"/>
            <w:b w:val="0"/>
            <w:bCs w:val="0"/>
            <w:sz w:val="32"/>
          </w:rPr>
          <w:t>印度</w:t>
        </w:r>
      </w:ins>
      <w:ins w:id="4216" w:author="Jinglin Sun" w:date="2024-07-25T17:07:27Z">
        <w:r>
          <w:rPr>
            <w:rFonts w:hint="eastAsia" w:ascii="楷体_GB2312" w:hAnsi="Times New Roman" w:eastAsia="楷体_GB2312" w:cs="Times New Roman"/>
            <w:b w:val="0"/>
            <w:bCs w:val="0"/>
            <w:sz w:val="32"/>
            <w:lang w:val="en-US" w:eastAsia="zh-CN"/>
          </w:rPr>
          <w:t>生物</w:t>
        </w:r>
      </w:ins>
      <w:ins w:id="4217" w:author="Jinglin Sun" w:date="2024-07-25T17:07:28Z">
        <w:r>
          <w:rPr>
            <w:rFonts w:hint="eastAsia" w:ascii="楷体_GB2312" w:hAnsi="Times New Roman" w:eastAsia="楷体_GB2312" w:cs="Times New Roman"/>
            <w:b w:val="0"/>
            <w:bCs w:val="0"/>
            <w:sz w:val="32"/>
            <w:lang w:val="en-US" w:eastAsia="zh-CN"/>
          </w:rPr>
          <w:t>医药</w:t>
        </w:r>
      </w:ins>
      <w:ins w:id="4218" w:author="Jinglin Sun" w:date="2024-07-25T17:07:29Z">
        <w:r>
          <w:rPr>
            <w:rFonts w:hint="eastAsia" w:ascii="楷体_GB2312" w:hAnsi="Times New Roman" w:eastAsia="楷体_GB2312" w:cs="Times New Roman"/>
            <w:b w:val="0"/>
            <w:bCs w:val="0"/>
            <w:sz w:val="32"/>
            <w:lang w:val="en-US" w:eastAsia="zh-CN"/>
          </w:rPr>
          <w:t>产业创新</w:t>
        </w:r>
      </w:ins>
      <w:ins w:id="4219" w:author="Jinglin Sun" w:date="2024-07-25T17:07:30Z">
        <w:r>
          <w:rPr>
            <w:rFonts w:hint="eastAsia" w:ascii="楷体_GB2312" w:hAnsi="Times New Roman" w:eastAsia="楷体_GB2312" w:cs="Times New Roman"/>
            <w:b w:val="0"/>
            <w:bCs w:val="0"/>
            <w:sz w:val="32"/>
            <w:lang w:val="en-US" w:eastAsia="zh-CN"/>
          </w:rPr>
          <w:t>环境</w:t>
        </w:r>
      </w:ins>
    </w:p>
    <w:p w14:paraId="72583C9A">
      <w:pPr>
        <w:pStyle w:val="5"/>
        <w:ind w:firstLine="640" w:firstLineChars="200"/>
        <w:outlineLvl w:val="2"/>
        <w:rPr>
          <w:ins w:id="4220" w:author="Jinglin Sun" w:date="2024-04-22T09:31:10Z"/>
          <w:b/>
        </w:rPr>
      </w:pPr>
      <w:ins w:id="4221" w:author="Jinglin Sun" w:date="2024-04-22T09:31:10Z">
        <w:r>
          <w:rPr>
            <w:rFonts w:hint="eastAsia"/>
          </w:rPr>
          <w:t>1.</w:t>
        </w:r>
      </w:ins>
      <w:ins w:id="4222" w:author="Jinglin Sun" w:date="2024-04-22T09:31:10Z">
        <w:r>
          <w:rPr/>
          <w:t>政策环境</w:t>
        </w:r>
      </w:ins>
    </w:p>
    <w:p w14:paraId="4C959602">
      <w:pPr>
        <w:tabs>
          <w:tab w:val="left" w:pos="1200"/>
        </w:tabs>
        <w:wordWrap w:val="0"/>
        <w:spacing w:line="560" w:lineRule="exact"/>
        <w:ind w:left="482"/>
        <w:outlineLvl w:val="3"/>
        <w:rPr>
          <w:ins w:id="4223" w:author="Jinglin Sun" w:date="2024-04-22T09:31:10Z"/>
          <w:rFonts w:eastAsia="仿宋_GB2312"/>
          <w:sz w:val="32"/>
          <w:szCs w:val="32"/>
        </w:rPr>
      </w:pPr>
      <w:ins w:id="4224" w:author="Jinglin Sun" w:date="2024-04-22T09:31:10Z">
        <w:r>
          <w:rPr>
            <w:rFonts w:eastAsia="仿宋_GB2312"/>
            <w:sz w:val="32"/>
            <w:szCs w:val="32"/>
          </w:rPr>
          <w:t>（1）在战略政策层面</w:t>
        </w:r>
      </w:ins>
    </w:p>
    <w:p w14:paraId="0A954E37">
      <w:pPr>
        <w:wordWrap w:val="0"/>
        <w:spacing w:line="560" w:lineRule="exact"/>
        <w:ind w:firstLine="640" w:firstLineChars="200"/>
        <w:rPr>
          <w:ins w:id="4225" w:author="Jinglin Sun" w:date="2024-04-22T09:31:10Z"/>
          <w:rFonts w:eastAsia="仿宋_GB2312"/>
          <w:sz w:val="32"/>
          <w:szCs w:val="32"/>
        </w:rPr>
      </w:pPr>
      <w:ins w:id="4226" w:author="Jinglin Sun" w:date="2024-04-22T09:31:10Z">
        <w:r>
          <w:rPr>
            <w:rFonts w:eastAsia="仿宋_GB2312"/>
            <w:sz w:val="32"/>
            <w:szCs w:val="32"/>
          </w:rPr>
          <w:t>印度早在20世纪50年代就将生物医药产业定为核心产业，印度政府对该产业一直不遗余力地予以扶持。印度在1982年成立了生物技术局，以推动现代生物学和生物技术的发展。1998年制定的《2020年科技远景发展规划》则对生物医学、药学做了具体规划，提出印度要在2020年建成生物技术大国的目标。为此，印度政府不断完善生物医药市场监管体制和法律，鼓励高等院校培养生物技术人才，同时采取各种直接资助和税收优惠等政策促进该行业的发展。为了吸引外资促进本国生物医药产业的发展，扩大印度生物医药在全球医药市场的影响力，印度政府不仅给予外国投资以税收优惠、放宽可持股比例，还积极推进本国医药企业的国际化进程。印度医药企业在生产管理过程中以FDA认证作为核心，全部的生产、管理和运作活动都围绕它来开展和进行。</w:t>
        </w:r>
      </w:ins>
    </w:p>
    <w:p w14:paraId="0B3914AA">
      <w:pPr>
        <w:tabs>
          <w:tab w:val="left" w:pos="1200"/>
        </w:tabs>
        <w:wordWrap w:val="0"/>
        <w:spacing w:line="560" w:lineRule="exact"/>
        <w:ind w:left="482"/>
        <w:outlineLvl w:val="3"/>
        <w:rPr>
          <w:ins w:id="4227" w:author="Jinglin Sun" w:date="2024-04-22T09:31:10Z"/>
          <w:rFonts w:eastAsia="仿宋_GB2312"/>
          <w:sz w:val="32"/>
          <w:szCs w:val="32"/>
        </w:rPr>
      </w:pPr>
      <w:ins w:id="4228" w:author="Jinglin Sun" w:date="2024-04-22T09:31:10Z">
        <w:r>
          <w:rPr>
            <w:rFonts w:eastAsia="仿宋_GB2312"/>
            <w:sz w:val="32"/>
            <w:szCs w:val="32"/>
          </w:rPr>
          <w:t>（2）在鼓励研发方面</w:t>
        </w:r>
      </w:ins>
    </w:p>
    <w:p w14:paraId="66613A93">
      <w:pPr>
        <w:wordWrap w:val="0"/>
        <w:spacing w:line="560" w:lineRule="exact"/>
        <w:ind w:firstLine="640" w:firstLineChars="200"/>
        <w:rPr>
          <w:ins w:id="4229" w:author="Jinglin Sun" w:date="2024-04-22T09:31:10Z"/>
          <w:rFonts w:eastAsia="仿宋_GB2312"/>
          <w:sz w:val="32"/>
          <w:szCs w:val="32"/>
        </w:rPr>
      </w:pPr>
      <w:ins w:id="4230" w:author="Jinglin Sun" w:date="2024-04-22T09:31:10Z">
        <w:r>
          <w:rPr>
            <w:rFonts w:eastAsia="仿宋_GB2312"/>
            <w:sz w:val="32"/>
            <w:szCs w:val="32"/>
          </w:rPr>
          <w:t>印度政府规定企业收入的一定比例必须用于研发，并对研发项目进行拨款。印度设立了很多关于生物技术的项目基金，并通过招标的方式将基金用于最具发展潜力的项目。印度政府在研发中采取的重点突破原则为印度医药个别领域取得世界领先水平做出了巨大贡献。印度政府扶持研发的对象也有</w:t>
        </w:r>
      </w:ins>
      <w:ins w:id="4231" w:author="Jinglin Sun" w:date="2024-04-22T09:31:10Z">
        <w:r>
          <w:rPr>
            <w:rFonts w:hint="eastAsia" w:eastAsia="仿宋_GB2312"/>
            <w:sz w:val="32"/>
            <w:szCs w:val="32"/>
            <w:lang w:val="en-US" w:eastAsia="zh-CN"/>
          </w:rPr>
          <w:t>非常</w:t>
        </w:r>
      </w:ins>
      <w:ins w:id="4232" w:author="Jinglin Sun" w:date="2024-04-22T09:31:10Z">
        <w:r>
          <w:rPr>
            <w:rFonts w:eastAsia="仿宋_GB2312"/>
            <w:sz w:val="32"/>
            <w:szCs w:val="32"/>
          </w:rPr>
          <w:t>针对性，将生物医药发展的重点定在基因组学、分子医学、疫苗研制等领域，坚持重点突破的原则，以求在具有技术优势的领域达到世界领先技术水平。印度在干细胞培育领域具有世界领先技术，孟买生命科技公司和班加罗尔的国家生物科技中心位列美国国立卫生研究所（NIH）评定的全球前十干细胞研究机构，并享受美国联邦政府为干细胞研究提供的联邦研究基金。</w:t>
        </w:r>
      </w:ins>
    </w:p>
    <w:p w14:paraId="2518FEAF">
      <w:pPr>
        <w:tabs>
          <w:tab w:val="left" w:pos="1200"/>
        </w:tabs>
        <w:wordWrap w:val="0"/>
        <w:spacing w:line="560" w:lineRule="exact"/>
        <w:ind w:left="482"/>
        <w:outlineLvl w:val="3"/>
        <w:rPr>
          <w:ins w:id="4233" w:author="Jinglin Sun" w:date="2024-04-22T09:31:10Z"/>
          <w:rFonts w:eastAsia="仿宋_GB2312"/>
          <w:sz w:val="32"/>
          <w:szCs w:val="32"/>
        </w:rPr>
      </w:pPr>
      <w:ins w:id="4234" w:author="Jinglin Sun" w:date="2024-04-22T09:31:10Z">
        <w:r>
          <w:rPr>
            <w:rFonts w:eastAsia="仿宋_GB2312"/>
            <w:sz w:val="32"/>
            <w:szCs w:val="32"/>
          </w:rPr>
          <w:t>（3）在研发投入方面</w:t>
        </w:r>
      </w:ins>
    </w:p>
    <w:p w14:paraId="21058CB3">
      <w:pPr>
        <w:wordWrap w:val="0"/>
        <w:spacing w:line="560" w:lineRule="exact"/>
        <w:ind w:firstLine="640" w:firstLineChars="200"/>
        <w:rPr>
          <w:ins w:id="4235" w:author="Jinglin Sun" w:date="2024-04-22T09:31:10Z"/>
          <w:rFonts w:eastAsia="仿宋_GB2312"/>
          <w:sz w:val="32"/>
          <w:szCs w:val="32"/>
        </w:rPr>
      </w:pPr>
      <w:ins w:id="4236" w:author="Jinglin Sun" w:date="2024-04-22T09:31:10Z">
        <w:r>
          <w:rPr>
            <w:rFonts w:hint="eastAsia" w:eastAsia="仿宋_GB2312"/>
            <w:sz w:val="32"/>
            <w:szCs w:val="32"/>
            <w:lang w:val="en-US" w:eastAsia="zh-CN"/>
          </w:rPr>
          <w:t>多年来，</w:t>
        </w:r>
      </w:ins>
      <w:ins w:id="4237" w:author="Jinglin Sun" w:date="2024-04-22T09:31:10Z">
        <w:r>
          <w:rPr>
            <w:rFonts w:eastAsia="仿宋_GB2312"/>
            <w:sz w:val="32"/>
            <w:szCs w:val="32"/>
          </w:rPr>
          <w:t>印度政府对生物技术的研发投入一直在增加。根据印度生物技术部发布的生物技术历年发展报告的数据整理显示，印度政府对于生物技术的研发投入已由2002-2007五年总计145亿卢比增加到2012-2017五年总计860亿卢比，15年间研发投入增长了近6倍，年均增长率达到12%。政府大规模持续的资金投入给生物医药产业创造了一种良好的市场预期，提高了国内投资者对生物医药产业的重视。除此之外，印度政府采取强制性产业技术政策，规定本国生物医药企业营业利润的一定比例必须投入到研发当中，并对该投资予以税收优惠。其2007年颁布的《国家生物技术发展战略》又为企业制定了优惠的金融政策，为鼓励企业积极引进国际高端设备和技术，印度对临床试验设备和实验用消耗品给予免除进口关税的优惠，对企业的研发投入则按照150%的加权税率进行减免。</w:t>
        </w:r>
      </w:ins>
    </w:p>
    <w:p w14:paraId="3A998FE5">
      <w:pPr>
        <w:tabs>
          <w:tab w:val="left" w:pos="1200"/>
        </w:tabs>
        <w:wordWrap w:val="0"/>
        <w:spacing w:line="560" w:lineRule="exact"/>
        <w:ind w:left="482"/>
        <w:outlineLvl w:val="3"/>
        <w:rPr>
          <w:ins w:id="4238" w:author="Jinglin Sun" w:date="2024-04-22T09:31:10Z"/>
          <w:rFonts w:eastAsia="仿宋_GB2312"/>
          <w:sz w:val="32"/>
          <w:szCs w:val="32"/>
        </w:rPr>
      </w:pPr>
      <w:ins w:id="4239" w:author="Jinglin Sun" w:date="2024-04-22T09:31:10Z">
        <w:r>
          <w:rPr>
            <w:rFonts w:eastAsia="仿宋_GB2312"/>
            <w:sz w:val="32"/>
            <w:szCs w:val="32"/>
          </w:rPr>
          <w:t>（</w:t>
        </w:r>
      </w:ins>
      <w:ins w:id="4240" w:author="Jinglin Sun" w:date="2024-04-22T09:31:10Z">
        <w:r>
          <w:rPr>
            <w:rFonts w:hint="eastAsia" w:eastAsia="仿宋_GB2312"/>
            <w:sz w:val="32"/>
            <w:szCs w:val="32"/>
            <w:lang w:val="en-US" w:eastAsia="zh-CN"/>
          </w:rPr>
          <w:t>4</w:t>
        </w:r>
      </w:ins>
      <w:ins w:id="4241" w:author="Jinglin Sun" w:date="2024-04-22T09:31:10Z">
        <w:r>
          <w:rPr>
            <w:rFonts w:eastAsia="仿宋_GB2312"/>
            <w:sz w:val="32"/>
            <w:szCs w:val="32"/>
          </w:rPr>
          <w:t>）在对外招引政策方面</w:t>
        </w:r>
      </w:ins>
    </w:p>
    <w:p w14:paraId="1E3175FD">
      <w:pPr>
        <w:wordWrap w:val="0"/>
        <w:spacing w:line="560" w:lineRule="exact"/>
        <w:ind w:firstLine="640" w:firstLineChars="200"/>
        <w:rPr>
          <w:ins w:id="4242" w:author="Jinglin Sun" w:date="2024-04-22T09:31:10Z"/>
          <w:rFonts w:eastAsia="仿宋_GB2312"/>
          <w:sz w:val="32"/>
          <w:szCs w:val="32"/>
        </w:rPr>
      </w:pPr>
      <w:ins w:id="4243" w:author="Jinglin Sun" w:date="2024-04-22T09:31:10Z">
        <w:r>
          <w:rPr>
            <w:rFonts w:eastAsia="仿宋_GB2312"/>
            <w:sz w:val="32"/>
            <w:szCs w:val="32"/>
          </w:rPr>
          <w:t>印度比较擅长运用国际力量提高本国生物医药产业的研发实力。印度现已建立起印度—亚洲生物技术网、印度—新加坡生物技术园等国际合作中心，并且采取与美国、澳大利亚等国家设立双边基金的方式促进两国生物医药技术交流。印度政府同样重视为世界顶级生物医药公司提供研发外包服务，政府采取的规定免税、增值税减免等优惠政策吸引了诺华、阿司利康、礼来和罗氏等国际医药企业巨头。通过承接跨国公司的研发外包服务，印度参与到国际新药的研发中，通过知识外溢和经验积累增强本国医药企业自主创新能力。</w:t>
        </w:r>
      </w:ins>
    </w:p>
    <w:p w14:paraId="7A1C1563">
      <w:pPr>
        <w:wordWrap w:val="0"/>
        <w:spacing w:line="560" w:lineRule="exact"/>
        <w:ind w:firstLine="640" w:firstLineChars="200"/>
        <w:outlineLvl w:val="3"/>
        <w:rPr>
          <w:ins w:id="4244" w:author="Jinglin Sun" w:date="2024-04-22T09:31:10Z"/>
          <w:rFonts w:hint="default" w:eastAsia="仿宋_GB2312"/>
          <w:sz w:val="32"/>
          <w:szCs w:val="32"/>
          <w:lang w:val="en-US" w:eastAsia="zh-CN"/>
        </w:rPr>
      </w:pPr>
      <w:ins w:id="4245" w:author="Jinglin Sun" w:date="2024-04-22T09:31:10Z">
        <w:r>
          <w:rPr>
            <w:rFonts w:hint="eastAsia" w:eastAsia="仿宋_GB2312"/>
            <w:sz w:val="32"/>
            <w:szCs w:val="32"/>
            <w:lang w:eastAsia="zh-CN"/>
          </w:rPr>
          <w:t>（</w:t>
        </w:r>
      </w:ins>
      <w:ins w:id="4246" w:author="Jinglin Sun" w:date="2024-04-22T09:31:10Z">
        <w:r>
          <w:rPr>
            <w:rFonts w:hint="eastAsia" w:eastAsia="仿宋_GB2312"/>
            <w:sz w:val="32"/>
            <w:szCs w:val="32"/>
            <w:lang w:val="en-US" w:eastAsia="zh-CN"/>
          </w:rPr>
          <w:t>5</w:t>
        </w:r>
      </w:ins>
      <w:ins w:id="4247" w:author="Jinglin Sun" w:date="2024-04-22T09:31:10Z">
        <w:r>
          <w:rPr>
            <w:rFonts w:hint="eastAsia" w:eastAsia="仿宋_GB2312"/>
            <w:sz w:val="32"/>
            <w:szCs w:val="32"/>
            <w:lang w:eastAsia="zh-CN"/>
          </w:rPr>
          <w:t>）</w:t>
        </w:r>
      </w:ins>
      <w:ins w:id="4248" w:author="Jinglin Sun" w:date="2024-04-22T09:31:10Z">
        <w:r>
          <w:rPr>
            <w:rFonts w:hint="eastAsia" w:eastAsia="仿宋_GB2312"/>
            <w:sz w:val="32"/>
            <w:szCs w:val="32"/>
            <w:lang w:val="en-US" w:eastAsia="zh-CN"/>
          </w:rPr>
          <w:t>在药品价格管制方面</w:t>
        </w:r>
      </w:ins>
    </w:p>
    <w:p w14:paraId="103C83C8">
      <w:pPr>
        <w:wordWrap w:val="0"/>
        <w:spacing w:line="560" w:lineRule="exact"/>
        <w:ind w:firstLine="640" w:firstLineChars="200"/>
        <w:rPr>
          <w:ins w:id="4249" w:author="Jinglin Sun" w:date="2024-04-22T09:31:10Z"/>
          <w:rFonts w:eastAsia="仿宋_GB2312"/>
          <w:sz w:val="32"/>
          <w:szCs w:val="32"/>
        </w:rPr>
      </w:pPr>
      <w:ins w:id="4250" w:author="Jinglin Sun" w:date="2024-04-22T09:31:10Z">
        <w:r>
          <w:rPr>
            <w:rFonts w:eastAsia="仿宋_GB2312"/>
            <w:sz w:val="32"/>
            <w:szCs w:val="32"/>
          </w:rPr>
          <w:t>从1970年印度政府颁布药品价格控制法令（DPCO）对所有药品价格实行价格限制到1995年规定根据药品销售额进行价格控制，直至2013年新版DPCO规定采用以市场为基础的价格机制来确定需要进行价格控制的药品目录，印度的药品价格控制政策经历了由严格到逐步宽松的过程。</w:t>
        </w:r>
      </w:ins>
    </w:p>
    <w:p w14:paraId="500486DD">
      <w:pPr>
        <w:pStyle w:val="5"/>
        <w:ind w:firstLine="640" w:firstLineChars="200"/>
        <w:outlineLvl w:val="2"/>
        <w:rPr>
          <w:ins w:id="4251" w:author="Jinglin Sun" w:date="2024-07-25T17:07:55Z"/>
          <w:b/>
        </w:rPr>
      </w:pPr>
      <w:ins w:id="4252" w:author="Jinglin Sun" w:date="2024-07-25T17:08:05Z">
        <w:r>
          <w:rPr>
            <w:rFonts w:hint="eastAsia"/>
            <w:lang w:val="en-US" w:eastAsia="zh-CN"/>
          </w:rPr>
          <w:t>2</w:t>
        </w:r>
      </w:ins>
      <w:ins w:id="4253" w:author="Jinglin Sun" w:date="2024-07-25T17:07:55Z">
        <w:r>
          <w:rPr>
            <w:rFonts w:hint="eastAsia"/>
          </w:rPr>
          <w:t>.</w:t>
        </w:r>
      </w:ins>
      <w:ins w:id="4254" w:author="Jinglin Sun" w:date="2024-07-25T17:07:55Z">
        <w:r>
          <w:rPr/>
          <w:t>市场环境</w:t>
        </w:r>
      </w:ins>
    </w:p>
    <w:p w14:paraId="6458200C">
      <w:pPr>
        <w:tabs>
          <w:tab w:val="left" w:pos="1200"/>
        </w:tabs>
        <w:wordWrap w:val="0"/>
        <w:spacing w:line="560" w:lineRule="exact"/>
        <w:ind w:left="482"/>
        <w:outlineLvl w:val="3"/>
        <w:rPr>
          <w:ins w:id="4255" w:author="Jinglin Sun" w:date="2024-07-25T17:07:55Z"/>
          <w:rFonts w:eastAsia="仿宋_GB2312"/>
          <w:sz w:val="32"/>
          <w:szCs w:val="32"/>
        </w:rPr>
      </w:pPr>
      <w:ins w:id="4256" w:author="Jinglin Sun" w:date="2024-07-25T17:07:55Z">
        <w:r>
          <w:rPr>
            <w:rFonts w:eastAsia="仿宋_GB2312"/>
            <w:sz w:val="32"/>
            <w:szCs w:val="32"/>
          </w:rPr>
          <w:t>（1）在</w:t>
        </w:r>
      </w:ins>
      <w:ins w:id="4257" w:author="Jinglin Sun" w:date="2024-07-25T17:07:55Z">
        <w:r>
          <w:rPr>
            <w:rFonts w:hint="eastAsia" w:eastAsia="仿宋_GB2312"/>
            <w:sz w:val="32"/>
            <w:szCs w:val="32"/>
            <w:lang w:val="en-US" w:eastAsia="zh-CN"/>
          </w:rPr>
          <w:t>药品定价</w:t>
        </w:r>
      </w:ins>
      <w:ins w:id="4258" w:author="Jinglin Sun" w:date="2024-07-25T17:07:55Z">
        <w:r>
          <w:rPr>
            <w:rFonts w:eastAsia="仿宋_GB2312"/>
            <w:sz w:val="32"/>
            <w:szCs w:val="32"/>
          </w:rPr>
          <w:t>方面</w:t>
        </w:r>
      </w:ins>
    </w:p>
    <w:p w14:paraId="20882759">
      <w:pPr>
        <w:wordWrap w:val="0"/>
        <w:spacing w:line="560" w:lineRule="exact"/>
        <w:ind w:firstLine="640" w:firstLineChars="200"/>
        <w:rPr>
          <w:ins w:id="4259" w:author="Jinglin Sun" w:date="2024-07-25T17:07:55Z"/>
          <w:rFonts w:eastAsia="仿宋_GB2312"/>
          <w:sz w:val="32"/>
          <w:szCs w:val="32"/>
        </w:rPr>
      </w:pPr>
      <w:ins w:id="4260" w:author="Jinglin Sun" w:date="2024-07-25T17:07:55Z">
        <w:r>
          <w:rPr>
            <w:rFonts w:hint="eastAsia" w:eastAsia="仿宋_GB2312"/>
            <w:sz w:val="32"/>
            <w:szCs w:val="32"/>
            <w:lang w:val="en-US" w:eastAsia="zh-CN"/>
          </w:rPr>
          <w:t>印度目前采用的是</w:t>
        </w:r>
      </w:ins>
      <w:ins w:id="4261" w:author="Jinglin Sun" w:date="2024-07-25T17:07:55Z">
        <w:r>
          <w:rPr>
            <w:rFonts w:eastAsia="仿宋_GB2312"/>
            <w:sz w:val="32"/>
            <w:szCs w:val="32"/>
          </w:rPr>
          <w:t>2013年新版</w:t>
        </w:r>
      </w:ins>
      <w:ins w:id="4262" w:author="Jinglin Sun" w:date="2024-07-25T17:07:55Z">
        <w:r>
          <w:rPr>
            <w:rFonts w:hint="eastAsia" w:eastAsia="仿宋_GB2312"/>
            <w:sz w:val="32"/>
            <w:szCs w:val="32"/>
            <w:lang w:val="en-US" w:eastAsia="zh-CN"/>
          </w:rPr>
          <w:t>药品价格控制法令</w:t>
        </w:r>
      </w:ins>
      <w:ins w:id="4263" w:author="Jinglin Sun" w:date="2024-07-25T17:07:55Z">
        <w:r>
          <w:rPr>
            <w:rFonts w:hint="eastAsia" w:eastAsia="仿宋_GB2312"/>
            <w:sz w:val="32"/>
            <w:szCs w:val="32"/>
            <w:lang w:eastAsia="zh-CN"/>
          </w:rPr>
          <w:t>，</w:t>
        </w:r>
      </w:ins>
      <w:ins w:id="4264" w:author="Jinglin Sun" w:date="2024-07-25T17:07:55Z">
        <w:r>
          <w:rPr>
            <w:rFonts w:hint="eastAsia" w:eastAsia="仿宋_GB2312"/>
            <w:sz w:val="32"/>
            <w:szCs w:val="32"/>
            <w:lang w:val="en-US" w:eastAsia="zh-CN"/>
          </w:rPr>
          <w:t>是</w:t>
        </w:r>
      </w:ins>
      <w:ins w:id="4265" w:author="Jinglin Sun" w:date="2024-07-25T17:07:55Z">
        <w:r>
          <w:rPr>
            <w:rFonts w:eastAsia="仿宋_GB2312"/>
            <w:sz w:val="32"/>
            <w:szCs w:val="32"/>
          </w:rPr>
          <w:t>以市场为基础的价格机制来确定需要进行价格控制的药品目录</w:t>
        </w:r>
      </w:ins>
      <w:ins w:id="4266" w:author="Jinglin Sun" w:date="2024-07-25T17:07:55Z">
        <w:r>
          <w:rPr>
            <w:rFonts w:hint="eastAsia" w:eastAsia="仿宋_GB2312"/>
            <w:sz w:val="32"/>
            <w:szCs w:val="32"/>
            <w:lang w:eastAsia="zh-CN"/>
          </w:rPr>
          <w:t>。</w:t>
        </w:r>
      </w:ins>
      <w:ins w:id="4267" w:author="Jinglin Sun" w:date="2024-07-25T17:07:55Z">
        <w:r>
          <w:rPr>
            <w:rFonts w:hint="eastAsia" w:eastAsia="仿宋_GB2312"/>
            <w:sz w:val="32"/>
            <w:szCs w:val="32"/>
            <w:lang w:val="en-US" w:eastAsia="zh-CN"/>
          </w:rPr>
          <w:t>该政策</w:t>
        </w:r>
      </w:ins>
      <w:ins w:id="4268" w:author="Jinglin Sun" w:date="2024-07-25T17:07:55Z">
        <w:r>
          <w:rPr>
            <w:rFonts w:eastAsia="仿宋_GB2312"/>
            <w:sz w:val="32"/>
            <w:szCs w:val="32"/>
          </w:rPr>
          <w:t>宽松的价格控制使得医药企业拥有更多的定价权利，尤其是对于具有一定创新能力的大型企业来说，新产品的市场垄断和自由定价给他们带来更加高额的利润，促进了企业规模的扩张，同时也激励一些中小企业积极进行新药研发。</w:t>
        </w:r>
      </w:ins>
    </w:p>
    <w:p w14:paraId="6C05CD7F">
      <w:pPr>
        <w:tabs>
          <w:tab w:val="left" w:pos="1200"/>
        </w:tabs>
        <w:wordWrap w:val="0"/>
        <w:spacing w:line="560" w:lineRule="exact"/>
        <w:ind w:left="482"/>
        <w:outlineLvl w:val="3"/>
        <w:rPr>
          <w:ins w:id="4269" w:author="Jinglin Sun" w:date="2024-07-25T17:07:55Z"/>
          <w:rFonts w:eastAsia="仿宋_GB2312"/>
          <w:sz w:val="32"/>
          <w:szCs w:val="32"/>
        </w:rPr>
      </w:pPr>
      <w:ins w:id="4270" w:author="Jinglin Sun" w:date="2024-07-25T17:07:55Z">
        <w:r>
          <w:rPr>
            <w:rFonts w:eastAsia="仿宋_GB2312"/>
            <w:sz w:val="32"/>
            <w:szCs w:val="32"/>
          </w:rPr>
          <w:t>（2）在中小企业政策方面</w:t>
        </w:r>
      </w:ins>
    </w:p>
    <w:p w14:paraId="5F7F9282">
      <w:pPr>
        <w:wordWrap w:val="0"/>
        <w:spacing w:line="560" w:lineRule="exact"/>
        <w:ind w:firstLine="640" w:firstLineChars="200"/>
        <w:rPr>
          <w:ins w:id="4271" w:author="Jinglin Sun" w:date="2024-07-25T17:07:55Z"/>
          <w:rFonts w:eastAsia="仿宋_GB2312"/>
          <w:sz w:val="32"/>
          <w:szCs w:val="32"/>
        </w:rPr>
      </w:pPr>
      <w:ins w:id="4272" w:author="Jinglin Sun" w:date="2024-07-25T17:07:55Z">
        <w:r>
          <w:rPr>
            <w:rFonts w:eastAsia="仿宋_GB2312"/>
            <w:sz w:val="32"/>
            <w:szCs w:val="32"/>
          </w:rPr>
          <w:t>印度政府主要采取扶持中小企业发展的政策措施，2005年印度生物技术部出台了“中小企业创新研究计划”，该计划鼓励政府部门、研究机构、大学和私有部门合作，并要求在国家支持的项目中，至少有30%的项目与私企合作。这一计划的实施既缓解了中小企业研发过程中的资金压力，活跃了市场创新力，也加快了大型企业迅速占领先进医药领域和增强国际竞争力的步伐。</w:t>
        </w:r>
      </w:ins>
    </w:p>
    <w:p w14:paraId="272C3F1E">
      <w:pPr>
        <w:pStyle w:val="5"/>
        <w:ind w:firstLine="640" w:firstLineChars="200"/>
        <w:outlineLvl w:val="2"/>
        <w:rPr>
          <w:ins w:id="4273" w:author="Jinglin Sun" w:date="2024-04-22T09:31:10Z"/>
          <w:b/>
        </w:rPr>
      </w:pPr>
      <w:ins w:id="4274" w:author="Jinglin Sun" w:date="2024-07-25T17:08:15Z">
        <w:r>
          <w:rPr>
            <w:rFonts w:hint="eastAsia"/>
            <w:lang w:val="en-US" w:eastAsia="zh-CN"/>
          </w:rPr>
          <w:t>3</w:t>
        </w:r>
      </w:ins>
      <w:ins w:id="4275" w:author="Jinglin Sun" w:date="2024-04-22T09:31:10Z">
        <w:r>
          <w:rPr>
            <w:rFonts w:hint="eastAsia"/>
          </w:rPr>
          <w:t>.</w:t>
        </w:r>
      </w:ins>
      <w:ins w:id="4276" w:author="Jinglin Sun" w:date="2024-04-22T09:31:10Z">
        <w:r>
          <w:rPr/>
          <w:t>创新基础设施</w:t>
        </w:r>
      </w:ins>
    </w:p>
    <w:p w14:paraId="5A3FDC2F">
      <w:pPr>
        <w:wordWrap w:val="0"/>
        <w:spacing w:line="560" w:lineRule="exact"/>
        <w:ind w:firstLine="640" w:firstLineChars="200"/>
        <w:outlineLvl w:val="3"/>
        <w:rPr>
          <w:ins w:id="4277" w:author="Jinglin Sun" w:date="2024-04-22T09:31:10Z"/>
          <w:rFonts w:eastAsia="仿宋_GB2312"/>
          <w:sz w:val="32"/>
          <w:szCs w:val="32"/>
        </w:rPr>
      </w:pPr>
      <w:ins w:id="4278" w:author="Jinglin Sun" w:date="2024-04-22T09:31:10Z">
        <w:r>
          <w:rPr>
            <w:rFonts w:hint="eastAsia" w:eastAsia="仿宋_GB2312"/>
            <w:sz w:val="32"/>
            <w:szCs w:val="32"/>
            <w:lang w:eastAsia="zh-CN"/>
          </w:rPr>
          <w:t>（</w:t>
        </w:r>
      </w:ins>
      <w:ins w:id="4279" w:author="Jinglin Sun" w:date="2024-04-22T09:31:10Z">
        <w:r>
          <w:rPr>
            <w:rFonts w:hint="eastAsia" w:eastAsia="仿宋_GB2312"/>
            <w:sz w:val="32"/>
            <w:szCs w:val="32"/>
            <w:lang w:val="en-US" w:eastAsia="zh-CN"/>
          </w:rPr>
          <w:t>1</w:t>
        </w:r>
      </w:ins>
      <w:ins w:id="4280" w:author="Jinglin Sun" w:date="2024-04-22T09:31:10Z">
        <w:r>
          <w:rPr>
            <w:rFonts w:hint="eastAsia" w:eastAsia="仿宋_GB2312"/>
            <w:sz w:val="32"/>
            <w:szCs w:val="32"/>
            <w:lang w:eastAsia="zh-CN"/>
          </w:rPr>
          <w:t>）</w:t>
        </w:r>
      </w:ins>
      <w:ins w:id="4281" w:author="Jinglin Sun" w:date="2024-04-22T09:31:10Z">
        <w:r>
          <w:rPr>
            <w:rFonts w:eastAsia="仿宋_GB2312"/>
            <w:sz w:val="32"/>
            <w:szCs w:val="32"/>
          </w:rPr>
          <w:t>研发外包</w:t>
        </w:r>
      </w:ins>
    </w:p>
    <w:p w14:paraId="5120E2BA">
      <w:pPr>
        <w:wordWrap w:val="0"/>
        <w:spacing w:line="560" w:lineRule="exact"/>
        <w:ind w:firstLine="640" w:firstLineChars="200"/>
        <w:rPr>
          <w:ins w:id="4282" w:author="Jinglin Sun" w:date="2024-04-22T09:31:10Z"/>
          <w:rFonts w:eastAsia="仿宋_GB2312"/>
          <w:sz w:val="32"/>
          <w:szCs w:val="32"/>
        </w:rPr>
      </w:pPr>
      <w:ins w:id="4283" w:author="Jinglin Sun" w:date="2024-04-22T09:31:10Z">
        <w:r>
          <w:rPr>
            <w:rFonts w:eastAsia="仿宋_GB2312"/>
            <w:sz w:val="32"/>
            <w:szCs w:val="32"/>
          </w:rPr>
          <w:t>印度生物医药产业主要是通过低附价值链环节参与国际分工</w:t>
        </w:r>
      </w:ins>
      <w:ins w:id="4284" w:author="Jinglin Sun" w:date="2024-04-22T09:31:10Z">
        <w:r>
          <w:rPr>
            <w:rFonts w:hint="eastAsia" w:eastAsia="仿宋_GB2312"/>
            <w:sz w:val="32"/>
            <w:szCs w:val="32"/>
            <w:lang w:eastAsia="zh-CN"/>
          </w:rPr>
          <w:t>，</w:t>
        </w:r>
      </w:ins>
      <w:ins w:id="4285" w:author="Jinglin Sun" w:date="2024-04-22T09:31:10Z">
        <w:r>
          <w:rPr>
            <w:rFonts w:hint="eastAsia" w:eastAsia="仿宋_GB2312"/>
            <w:sz w:val="32"/>
            <w:szCs w:val="32"/>
            <w:lang w:val="en-US" w:eastAsia="zh-CN"/>
          </w:rPr>
          <w:t>所以</w:t>
        </w:r>
      </w:ins>
      <w:ins w:id="4286" w:author="Jinglin Sun" w:date="2024-04-22T09:31:10Z">
        <w:r>
          <w:rPr>
            <w:rFonts w:eastAsia="仿宋_GB2312"/>
            <w:sz w:val="32"/>
            <w:szCs w:val="32"/>
          </w:rPr>
          <w:t>印度政府根据本国国情重点布局仿制药，研发外包和委托加工市场，并希望以出口为导向加强国际合作，进而逐步提升研发实力。因此，印度政府重视产业内企业的国际化，鼓励企业按照GLP操作规范建造优良实验室，强制药品生产商执行GMP规定和积极进行FDA认证，这些标准的执行使得印度药品质量和研发实验室标准得到国际认可。在国际研发外包</w:t>
        </w:r>
      </w:ins>
      <w:ins w:id="4287" w:author="Jinglin Sun" w:date="2024-04-22T09:31:10Z">
        <w:r>
          <w:rPr>
            <w:rFonts w:hint="eastAsia" w:eastAsia="仿宋_GB2312"/>
            <w:sz w:val="32"/>
            <w:szCs w:val="32"/>
            <w:lang w:val="en-US" w:eastAsia="zh-CN"/>
          </w:rPr>
          <w:t>方面</w:t>
        </w:r>
      </w:ins>
      <w:ins w:id="4288" w:author="Jinglin Sun" w:date="2024-04-22T09:31:10Z">
        <w:r>
          <w:rPr>
            <w:rFonts w:eastAsia="仿宋_GB2312"/>
            <w:sz w:val="32"/>
            <w:szCs w:val="32"/>
          </w:rPr>
          <w:t>，印度政府同样对本国医药研发外包市场的扩展给予了极大支持。印度从20世纪80年代中期开始大力发展服务外包，得益于印度药品研发管理程序规范化和政府给予规定的免税、增值税减免等优惠政策，国际知名的大型跨国医药企业巨头如诺华、阿司利康、礼来和罗氏等均视印度为全球临床试验中心。</w:t>
        </w:r>
      </w:ins>
    </w:p>
    <w:p w14:paraId="54E86B4F">
      <w:pPr>
        <w:numPr>
          <w:ilvl w:val="0"/>
          <w:numId w:val="0"/>
        </w:numPr>
        <w:wordWrap w:val="0"/>
        <w:spacing w:line="560" w:lineRule="exact"/>
        <w:ind w:firstLine="640" w:firstLineChars="200"/>
        <w:outlineLvl w:val="3"/>
        <w:rPr>
          <w:ins w:id="4290" w:author="Jinglin Sun" w:date="2024-04-22T09:31:10Z"/>
          <w:rFonts w:eastAsia="仿宋_GB2312"/>
          <w:sz w:val="32"/>
          <w:szCs w:val="32"/>
        </w:rPr>
        <w:pPrChange w:id="4289" w:author="Jinglin Sun" w:date="2024-07-26T13:58:11Z">
          <w:pPr>
            <w:numPr>
              <w:ilvl w:val="0"/>
              <w:numId w:val="4"/>
            </w:numPr>
            <w:wordWrap w:val="0"/>
            <w:spacing w:line="560" w:lineRule="exact"/>
            <w:ind w:firstLine="640" w:firstLineChars="200"/>
            <w:outlineLvl w:val="3"/>
          </w:pPr>
        </w:pPrChange>
      </w:pPr>
      <w:ins w:id="4291" w:author="Jinglin Sun" w:date="2024-07-26T13:58:11Z">
        <w:r>
          <w:rPr>
            <w:rFonts w:ascii="Times New Roman" w:hAnsi="Times New Roman" w:eastAsia="仿宋_GB2312" w:cs="Times New Roman"/>
            <w:kern w:val="2"/>
            <w:sz w:val="32"/>
            <w:szCs w:val="32"/>
            <w:lang w:val="en-US" w:eastAsia="zh-CN" w:bidi="ar-SA"/>
            <w14:ligatures w14:val="none"/>
          </w:rPr>
          <w:t>（2）</w:t>
        </w:r>
      </w:ins>
      <w:ins w:id="4292" w:author="Jinglin Sun" w:date="2024-04-22T09:31:10Z">
        <w:r>
          <w:rPr>
            <w:rFonts w:eastAsia="仿宋_GB2312"/>
            <w:sz w:val="32"/>
            <w:szCs w:val="32"/>
          </w:rPr>
          <w:t>在信息协调服务方面</w:t>
        </w:r>
      </w:ins>
    </w:p>
    <w:p w14:paraId="428C894F">
      <w:pPr>
        <w:numPr>
          <w:ilvl w:val="-1"/>
          <w:numId w:val="0"/>
        </w:numPr>
        <w:wordWrap w:val="0"/>
        <w:spacing w:line="560" w:lineRule="exact"/>
        <w:ind w:firstLine="640" w:firstLineChars="200"/>
        <w:rPr>
          <w:ins w:id="4293" w:author="Jinglin Sun" w:date="2024-04-22T09:31:10Z"/>
          <w:rFonts w:eastAsia="仿宋_GB2312"/>
          <w:sz w:val="32"/>
          <w:szCs w:val="32"/>
        </w:rPr>
      </w:pPr>
      <w:ins w:id="4294" w:author="Jinglin Sun" w:date="2024-04-22T09:31:10Z">
        <w:r>
          <w:rPr>
            <w:rFonts w:eastAsia="仿宋_GB2312"/>
            <w:sz w:val="32"/>
            <w:szCs w:val="32"/>
          </w:rPr>
          <w:t>印度政府充分发挥本国软件信息产业的优势，将生物信息和软件技术相融合，创立了在国际上具有领先地位的生物信息学技术。印度的生物技术信息系统网络（BTIS</w:t>
        </w:r>
      </w:ins>
      <w:ins w:id="4295" w:author="Jinglin Sun" w:date="2024-04-22T09:31:10Z">
        <w:r>
          <w:rPr>
            <w:rFonts w:hint="eastAsia" w:eastAsia="仿宋_GB2312"/>
            <w:sz w:val="32"/>
            <w:szCs w:val="32"/>
            <w:lang w:val="en-US" w:eastAsia="zh-CN"/>
          </w:rPr>
          <w:t xml:space="preserve"> </w:t>
        </w:r>
      </w:ins>
      <w:ins w:id="4296" w:author="Jinglin Sun" w:date="2024-04-22T09:31:10Z">
        <w:r>
          <w:rPr>
            <w:rFonts w:eastAsia="仿宋_GB2312"/>
            <w:sz w:val="32"/>
            <w:szCs w:val="32"/>
          </w:rPr>
          <w:t>net）用超级计算机连接了全国170个重点研究中心，并根据研究中心基础设施和发展能力的不同分为卓越中心、分布式信息中心、分布式信息分中心和生物信息学基础设施四个层次。该网络为集群内企业提供信息服务，在缓解信息不对称带来的资源浪费，尤其是在避免生物产品的重复研发方面做出了很大贡献。除此之外，印度的生物技术产业园区给园内的企业提供了很多的基础设施和服务，例如产品研发实验室，多用途试验工厂，废物处理厂，质量控制和技术测试以及人力资源培训机构和相关的后勤服务。</w:t>
        </w:r>
      </w:ins>
    </w:p>
    <w:p w14:paraId="0661BD79">
      <w:pPr>
        <w:tabs>
          <w:tab w:val="left" w:pos="1200"/>
        </w:tabs>
        <w:wordWrap w:val="0"/>
        <w:spacing w:line="560" w:lineRule="exact"/>
        <w:ind w:left="482"/>
        <w:outlineLvl w:val="3"/>
        <w:rPr>
          <w:ins w:id="4297" w:author="Jinglin Sun" w:date="2024-04-22T09:31:10Z"/>
          <w:rFonts w:eastAsia="仿宋_GB2312"/>
          <w:sz w:val="32"/>
          <w:szCs w:val="32"/>
        </w:rPr>
      </w:pPr>
      <w:ins w:id="4298" w:author="Jinglin Sun" w:date="2024-04-22T09:31:10Z">
        <w:r>
          <w:rPr>
            <w:rFonts w:eastAsia="仿宋_GB2312"/>
            <w:sz w:val="32"/>
            <w:szCs w:val="32"/>
          </w:rPr>
          <w:t>（</w:t>
        </w:r>
      </w:ins>
      <w:ins w:id="4299" w:author="Jinglin Sun" w:date="2024-04-22T09:31:10Z">
        <w:r>
          <w:rPr>
            <w:rFonts w:hint="eastAsia" w:eastAsia="仿宋_GB2312"/>
            <w:sz w:val="32"/>
            <w:szCs w:val="32"/>
            <w:lang w:val="en-US" w:eastAsia="zh-CN"/>
          </w:rPr>
          <w:t>3</w:t>
        </w:r>
      </w:ins>
      <w:ins w:id="4300" w:author="Jinglin Sun" w:date="2024-04-22T09:31:10Z">
        <w:r>
          <w:rPr>
            <w:rFonts w:eastAsia="仿宋_GB2312"/>
            <w:sz w:val="32"/>
            <w:szCs w:val="32"/>
          </w:rPr>
          <w:t>）在产业集群政策方面</w:t>
        </w:r>
      </w:ins>
    </w:p>
    <w:p w14:paraId="2A1D9CBE">
      <w:pPr>
        <w:wordWrap w:val="0"/>
        <w:spacing w:line="560" w:lineRule="exact"/>
        <w:ind w:firstLine="640" w:firstLineChars="200"/>
        <w:rPr>
          <w:ins w:id="4301" w:author="Jinglin Sun" w:date="2024-04-22T09:31:10Z"/>
          <w:rFonts w:eastAsia="仿宋_GB2312"/>
          <w:sz w:val="32"/>
          <w:szCs w:val="32"/>
        </w:rPr>
      </w:pPr>
      <w:ins w:id="4302" w:author="Jinglin Sun" w:date="2024-04-22T09:31:10Z">
        <w:r>
          <w:rPr>
            <w:rFonts w:eastAsia="仿宋_GB2312"/>
            <w:sz w:val="32"/>
            <w:szCs w:val="32"/>
          </w:rPr>
          <w:t>印度非常注重本国产业集群的发展，印度生物技术部（DBT）在《九五计划（1997-2002）》中就提出了建设生物技术园的相关规划，把促进产业集群发展作为生物医药产业发展的主要引擎。印度的海德拉巴、孟买、班加罗尔等现已成为全球生物医药创新较为活跃、产业化程度较高的产业集聚区。这种产业园建设步伐还在继续。2021年1月，中央政府宣布建立三个原料药园区，耗资1430亿卢比（19.57亿美元），用于生产药品用化合物或活性药物成分，进而减少从中国的进口。</w:t>
        </w:r>
      </w:ins>
    </w:p>
    <w:p w14:paraId="6B231E6B">
      <w:pPr>
        <w:pStyle w:val="5"/>
        <w:ind w:firstLine="640" w:firstLineChars="200"/>
        <w:outlineLvl w:val="2"/>
        <w:rPr>
          <w:ins w:id="4303" w:author="Jinglin Sun" w:date="2024-04-22T09:31:10Z"/>
          <w:b/>
        </w:rPr>
      </w:pPr>
      <w:ins w:id="4304" w:author="Jinglin Sun" w:date="2024-04-22T09:31:10Z">
        <w:r>
          <w:rPr>
            <w:rFonts w:hint="eastAsia"/>
          </w:rPr>
          <w:t>4.</w:t>
        </w:r>
      </w:ins>
      <w:ins w:id="4305" w:author="Jinglin Sun" w:date="2024-04-22T09:31:10Z">
        <w:r>
          <w:rPr/>
          <w:t>金融环境</w:t>
        </w:r>
      </w:ins>
    </w:p>
    <w:p w14:paraId="05A02435">
      <w:pPr>
        <w:tabs>
          <w:tab w:val="left" w:pos="1200"/>
        </w:tabs>
        <w:wordWrap w:val="0"/>
        <w:spacing w:line="560" w:lineRule="exact"/>
        <w:ind w:left="482"/>
        <w:outlineLvl w:val="3"/>
        <w:rPr>
          <w:ins w:id="4306" w:author="Jinglin Sun" w:date="2024-04-22T09:31:10Z"/>
          <w:rFonts w:eastAsia="仿宋_GB2312"/>
          <w:sz w:val="32"/>
          <w:szCs w:val="32"/>
        </w:rPr>
      </w:pPr>
      <w:ins w:id="4307" w:author="Jinglin Sun" w:date="2024-04-22T09:31:10Z">
        <w:r>
          <w:rPr>
            <w:rFonts w:eastAsia="仿宋_GB2312"/>
            <w:sz w:val="32"/>
            <w:szCs w:val="32"/>
          </w:rPr>
          <w:t>（1）在项目基金投放方面</w:t>
        </w:r>
      </w:ins>
    </w:p>
    <w:p w14:paraId="58FD52DC">
      <w:pPr>
        <w:wordWrap w:val="0"/>
        <w:spacing w:line="560" w:lineRule="exact"/>
        <w:ind w:firstLine="640" w:firstLineChars="200"/>
        <w:rPr>
          <w:ins w:id="4308" w:author="Jinglin Sun" w:date="2024-04-22T09:31:10Z"/>
          <w:rFonts w:eastAsia="仿宋_GB2312"/>
          <w:sz w:val="32"/>
          <w:szCs w:val="32"/>
        </w:rPr>
      </w:pPr>
      <w:ins w:id="4309" w:author="Jinglin Sun" w:date="2024-04-22T09:31:10Z">
        <w:r>
          <w:rPr>
            <w:rFonts w:eastAsia="仿宋_GB2312"/>
            <w:sz w:val="32"/>
            <w:szCs w:val="32"/>
          </w:rPr>
          <w:t>印度政府则采用招标的方式发放基金，以解决某些重点科研项目的资金短缺问题。除此之外，印度主要采取政策引导的方式为企业提供金融支持，印度将生物医药领域列为优先投资领域，鼓励商业银行优先向生物医药领域提供金融支持。过去几年印度风险投资得到了高速发展，由于印度信息技术产业和生物医药产业的优异表现，该类产业吸引了大量的风险投资。一些大型的风险投资商甚至建立起生物技术孵化基金，由此推动生物医药技术的快速发展。</w:t>
        </w:r>
      </w:ins>
    </w:p>
    <w:p w14:paraId="78BD10A8">
      <w:pPr>
        <w:tabs>
          <w:tab w:val="left" w:pos="1200"/>
        </w:tabs>
        <w:wordWrap w:val="0"/>
        <w:spacing w:line="560" w:lineRule="exact"/>
        <w:ind w:left="482"/>
        <w:outlineLvl w:val="3"/>
        <w:rPr>
          <w:ins w:id="4310" w:author="Jinglin Sun" w:date="2024-04-22T09:31:10Z"/>
          <w:rFonts w:eastAsia="仿宋_GB2312"/>
          <w:sz w:val="32"/>
          <w:szCs w:val="32"/>
        </w:rPr>
      </w:pPr>
      <w:ins w:id="4311" w:author="Jinglin Sun" w:date="2024-04-22T09:31:10Z">
        <w:r>
          <w:rPr>
            <w:rFonts w:eastAsia="仿宋_GB2312"/>
            <w:sz w:val="32"/>
            <w:szCs w:val="32"/>
          </w:rPr>
          <w:t>（2）在投资并购方面</w:t>
        </w:r>
      </w:ins>
    </w:p>
    <w:p w14:paraId="1C7B6F71">
      <w:pPr>
        <w:wordWrap w:val="0"/>
        <w:spacing w:line="560" w:lineRule="exact"/>
        <w:ind w:firstLine="640" w:firstLineChars="200"/>
        <w:rPr>
          <w:ins w:id="4312" w:author="Jinglin Sun" w:date="2024-07-25T17:02:03Z"/>
          <w:rFonts w:eastAsia="仿宋_GB2312"/>
          <w:sz w:val="32"/>
          <w:szCs w:val="32"/>
        </w:rPr>
      </w:pPr>
      <w:ins w:id="4313" w:author="Jinglin Sun" w:date="2024-04-22T09:31:10Z">
        <w:r>
          <w:rPr>
            <w:rFonts w:eastAsia="仿宋_GB2312"/>
            <w:sz w:val="32"/>
            <w:szCs w:val="32"/>
          </w:rPr>
          <w:t>印度政府深刻认识到，生物医药的研发创新需要强大的资金支持，只有大型企业才具有研发创新的能力，也只有建立本国在生物医药领域的龙头企业，才具备与跨国医药巨头抗衡的能力。因此，印度政府鼓励大型企业通过兼并中小型企业扩大生产规模和市场占有率，快速实现规模经济。在兼并的路径上，除了兼并本国创新活力较好的中小企业外，印度政府鼓励企业兼并国外的中小企业，利用其成熟的品牌效应和销售渠道快速增强企业实力。</w:t>
        </w:r>
      </w:ins>
    </w:p>
    <w:p w14:paraId="3B02DA66">
      <w:pPr>
        <w:pStyle w:val="4"/>
        <w:wordWrap w:val="0"/>
        <w:spacing w:line="560" w:lineRule="exact"/>
        <w:ind w:firstLineChars="200"/>
        <w:outlineLvl w:val="1"/>
        <w:rPr>
          <w:ins w:id="4315" w:author="Jinglin Sun" w:date="2024-07-25T17:09:03Z"/>
          <w:rFonts w:hint="eastAsia" w:ascii="楷体_GB2312" w:hAnsi="Times New Roman" w:eastAsia="楷体_GB2312" w:cs="Times New Roman"/>
          <w:b w:val="0"/>
          <w:bCs w:val="0"/>
          <w:sz w:val="32"/>
          <w:szCs w:val="32"/>
          <w:lang w:val="en-US" w:eastAsia="zh-CN"/>
          <w:rPrChange w:id="4316" w:author="Jinglin Sun" w:date="2024-07-25T17:09:34Z">
            <w:rPr>
              <w:ins w:id="4317" w:author="Jinglin Sun" w:date="2024-07-25T17:09:03Z"/>
              <w:rFonts w:hint="default" w:eastAsia="仿宋_GB2312"/>
              <w:sz w:val="32"/>
              <w:szCs w:val="32"/>
              <w:lang w:val="en-US" w:eastAsia="zh-CN"/>
            </w:rPr>
          </w:rPrChange>
        </w:rPr>
        <w:pPrChange w:id="4314" w:author="Jinglin Sun" w:date="2024-07-25T17:09:34Z">
          <w:pPr>
            <w:wordWrap w:val="0"/>
            <w:spacing w:line="560" w:lineRule="exact"/>
            <w:ind w:firstLine="640" w:firstLineChars="200"/>
          </w:pPr>
        </w:pPrChange>
      </w:pPr>
      <w:ins w:id="4318" w:author="Jinglin Sun" w:date="2024-07-25T17:09:05Z">
        <w:r>
          <w:rPr>
            <w:rFonts w:hint="eastAsia" w:ascii="楷体_GB2312" w:hAnsi="Times New Roman" w:eastAsia="楷体_GB2312" w:cs="Times New Roman"/>
            <w:b w:val="0"/>
            <w:bCs w:val="0"/>
            <w:sz w:val="32"/>
            <w:szCs w:val="32"/>
            <w:lang w:val="en-US" w:eastAsia="zh-CN"/>
            <w:rPrChange w:id="4319" w:author="Jinglin Sun" w:date="2024-07-25T17:09:34Z">
              <w:rPr>
                <w:rFonts w:hint="eastAsia" w:eastAsia="仿宋_GB2312"/>
                <w:sz w:val="32"/>
                <w:szCs w:val="32"/>
                <w:lang w:val="en-US" w:eastAsia="zh-CN"/>
              </w:rPr>
            </w:rPrChange>
          </w:rPr>
          <w:t>（</w:t>
        </w:r>
      </w:ins>
      <w:ins w:id="4320" w:author="Jinglin Sun" w:date="2024-07-25T17:09:08Z">
        <w:r>
          <w:rPr>
            <w:rFonts w:hint="eastAsia" w:ascii="楷体_GB2312" w:hAnsi="Times New Roman" w:eastAsia="楷体_GB2312" w:cs="Times New Roman"/>
            <w:b w:val="0"/>
            <w:bCs w:val="0"/>
            <w:sz w:val="32"/>
            <w:szCs w:val="32"/>
            <w:lang w:val="en-US" w:eastAsia="zh-CN"/>
            <w:rPrChange w:id="4321" w:author="Jinglin Sun" w:date="2024-07-25T17:09:34Z">
              <w:rPr>
                <w:rFonts w:hint="eastAsia" w:eastAsia="仿宋_GB2312"/>
                <w:sz w:val="32"/>
                <w:szCs w:val="32"/>
                <w:lang w:val="en-US" w:eastAsia="zh-CN"/>
              </w:rPr>
            </w:rPrChange>
          </w:rPr>
          <w:t>五</w:t>
        </w:r>
      </w:ins>
      <w:ins w:id="4322" w:author="Jinglin Sun" w:date="2024-07-25T17:09:05Z">
        <w:r>
          <w:rPr>
            <w:rFonts w:hint="eastAsia" w:ascii="楷体_GB2312" w:hAnsi="Times New Roman" w:eastAsia="楷体_GB2312" w:cs="Times New Roman"/>
            <w:b w:val="0"/>
            <w:bCs w:val="0"/>
            <w:sz w:val="32"/>
            <w:szCs w:val="32"/>
            <w:lang w:val="en-US" w:eastAsia="zh-CN"/>
            <w:rPrChange w:id="4323" w:author="Jinglin Sun" w:date="2024-07-25T17:09:34Z">
              <w:rPr>
                <w:rFonts w:hint="eastAsia" w:eastAsia="仿宋_GB2312"/>
                <w:sz w:val="32"/>
                <w:szCs w:val="32"/>
                <w:lang w:val="en-US" w:eastAsia="zh-CN"/>
              </w:rPr>
            </w:rPrChange>
          </w:rPr>
          <w:t>）</w:t>
        </w:r>
      </w:ins>
      <w:ins w:id="4324" w:author="Jinglin Sun" w:date="2024-07-25T17:09:20Z">
        <w:r>
          <w:rPr>
            <w:rFonts w:hint="eastAsia" w:ascii="楷体_GB2312" w:hAnsi="Times New Roman" w:eastAsia="楷体_GB2312" w:cs="Times New Roman"/>
            <w:b w:val="0"/>
            <w:bCs w:val="0"/>
            <w:sz w:val="32"/>
            <w:szCs w:val="32"/>
            <w:lang w:val="en-US" w:eastAsia="zh-CN"/>
            <w:rPrChange w:id="4325" w:author="Jinglin Sun" w:date="2024-07-25T17:09:34Z">
              <w:rPr>
                <w:rFonts w:hint="eastAsia" w:eastAsia="仿宋_GB2312"/>
                <w:sz w:val="32"/>
                <w:szCs w:val="32"/>
                <w:lang w:val="en-US" w:eastAsia="zh-CN"/>
              </w:rPr>
            </w:rPrChange>
          </w:rPr>
          <w:t>国际</w:t>
        </w:r>
      </w:ins>
      <w:ins w:id="4326" w:author="Jinglin Sun" w:date="2024-07-25T17:09:22Z">
        <w:r>
          <w:rPr>
            <w:rFonts w:hint="eastAsia" w:ascii="楷体_GB2312" w:hAnsi="Times New Roman" w:eastAsia="楷体_GB2312" w:cs="Times New Roman"/>
            <w:b w:val="0"/>
            <w:bCs w:val="0"/>
            <w:sz w:val="32"/>
            <w:szCs w:val="32"/>
            <w:lang w:val="en-US" w:eastAsia="zh-CN"/>
            <w:rPrChange w:id="4327" w:author="Jinglin Sun" w:date="2024-07-25T17:09:34Z">
              <w:rPr>
                <w:rFonts w:hint="eastAsia" w:eastAsia="仿宋_GB2312"/>
                <w:sz w:val="32"/>
                <w:szCs w:val="32"/>
                <w:lang w:val="en-US" w:eastAsia="zh-CN"/>
              </w:rPr>
            </w:rPrChange>
          </w:rPr>
          <w:t>经验</w:t>
        </w:r>
      </w:ins>
      <w:ins w:id="4328" w:author="Jinglin Sun" w:date="2024-07-25T17:09:23Z">
        <w:r>
          <w:rPr>
            <w:rFonts w:hint="eastAsia" w:ascii="楷体_GB2312" w:hAnsi="Times New Roman" w:eastAsia="楷体_GB2312" w:cs="Times New Roman"/>
            <w:b w:val="0"/>
            <w:bCs w:val="0"/>
            <w:sz w:val="32"/>
            <w:szCs w:val="32"/>
            <w:lang w:val="en-US" w:eastAsia="zh-CN"/>
            <w:rPrChange w:id="4329" w:author="Jinglin Sun" w:date="2024-07-25T17:09:34Z">
              <w:rPr>
                <w:rFonts w:hint="eastAsia" w:eastAsia="仿宋_GB2312"/>
                <w:sz w:val="32"/>
                <w:szCs w:val="32"/>
                <w:lang w:val="en-US" w:eastAsia="zh-CN"/>
              </w:rPr>
            </w:rPrChange>
          </w:rPr>
          <w:t>总结</w:t>
        </w:r>
      </w:ins>
    </w:p>
    <w:p w14:paraId="40E291AE">
      <w:pPr>
        <w:numPr>
          <w:ilvl w:val="-1"/>
          <w:numId w:val="0"/>
        </w:numPr>
        <w:wordWrap w:val="0"/>
        <w:spacing w:line="560" w:lineRule="exact"/>
        <w:ind w:firstLine="640" w:firstLineChars="200"/>
        <w:outlineLvl w:val="2"/>
        <w:rPr>
          <w:ins w:id="4331" w:author="Jinglin Sun" w:date="2024-07-26T10:41:07Z"/>
          <w:rFonts w:hint="eastAsia" w:eastAsia="仿宋_GB2312"/>
          <w:sz w:val="32"/>
          <w:szCs w:val="32"/>
          <w:lang w:val="en-US" w:eastAsia="zh-CN"/>
        </w:rPr>
        <w:pPrChange w:id="4330" w:author="Jinglin Sun" w:date="2024-07-26T10:32:16Z">
          <w:pPr>
            <w:wordWrap w:val="0"/>
            <w:spacing w:line="560" w:lineRule="exact"/>
            <w:ind w:firstLine="640" w:firstLineChars="200"/>
          </w:pPr>
        </w:pPrChange>
      </w:pPr>
      <w:ins w:id="4332" w:author="Jinglin Sun" w:date="2024-07-26T10:41:03Z">
        <w:r>
          <w:rPr>
            <w:rFonts w:hint="eastAsia" w:eastAsia="仿宋_GB2312"/>
            <w:sz w:val="32"/>
            <w:szCs w:val="32"/>
            <w:lang w:val="en-US" w:eastAsia="zh-CN"/>
          </w:rPr>
          <w:t>1.</w:t>
        </w:r>
      </w:ins>
      <w:ins w:id="4333" w:author="Jinglin Sun" w:date="2024-07-25T17:12:53Z">
        <w:r>
          <w:rPr>
            <w:rFonts w:hint="eastAsia" w:eastAsia="仿宋_GB2312"/>
            <w:sz w:val="32"/>
            <w:szCs w:val="32"/>
            <w:lang w:val="en-US" w:eastAsia="zh-CN"/>
          </w:rPr>
          <w:t>美国模式</w:t>
        </w:r>
      </w:ins>
    </w:p>
    <w:p w14:paraId="4A42CCB3">
      <w:pPr>
        <w:numPr>
          <w:ilvl w:val="-1"/>
          <w:numId w:val="0"/>
        </w:numPr>
        <w:wordWrap w:val="0"/>
        <w:spacing w:line="560" w:lineRule="exact"/>
        <w:ind w:firstLine="643" w:firstLineChars="200"/>
        <w:rPr>
          <w:ins w:id="4335" w:author="Jinglin Sun" w:date="2024-07-26T13:57:39Z"/>
          <w:rFonts w:hint="eastAsia" w:eastAsia="仿宋_GB2312"/>
          <w:b/>
          <w:bCs/>
          <w:sz w:val="32"/>
          <w:szCs w:val="32"/>
          <w:lang w:val="en-US" w:eastAsia="zh-CN"/>
        </w:rPr>
        <w:pPrChange w:id="4334" w:author="Jinglin Sun" w:date="2024-07-26T10:32:16Z">
          <w:pPr>
            <w:wordWrap w:val="0"/>
            <w:spacing w:line="560" w:lineRule="exact"/>
            <w:ind w:firstLine="640" w:firstLineChars="200"/>
          </w:pPr>
        </w:pPrChange>
      </w:pPr>
      <w:ins w:id="4336" w:author="Jinglin Sun" w:date="2024-07-26T13:57:52Z">
        <w:r>
          <w:rPr>
            <w:rFonts w:hint="eastAsia" w:eastAsia="仿宋_GB2312"/>
            <w:b/>
            <w:bCs/>
            <w:sz w:val="32"/>
            <w:szCs w:val="32"/>
            <w:lang w:val="en-US" w:eastAsia="zh-CN"/>
          </w:rPr>
          <w:t>（</w:t>
        </w:r>
      </w:ins>
      <w:ins w:id="4337" w:author="Jinglin Sun" w:date="2024-07-26T13:57:54Z">
        <w:r>
          <w:rPr>
            <w:rFonts w:hint="eastAsia" w:eastAsia="仿宋_GB2312"/>
            <w:b/>
            <w:bCs/>
            <w:sz w:val="32"/>
            <w:szCs w:val="32"/>
            <w:lang w:val="en-US" w:eastAsia="zh-CN"/>
          </w:rPr>
          <w:t>1</w:t>
        </w:r>
      </w:ins>
      <w:ins w:id="4338" w:author="Jinglin Sun" w:date="2024-07-26T13:57:52Z">
        <w:r>
          <w:rPr>
            <w:rFonts w:hint="eastAsia" w:eastAsia="仿宋_GB2312"/>
            <w:b/>
            <w:bCs/>
            <w:sz w:val="32"/>
            <w:szCs w:val="32"/>
            <w:lang w:val="en-US" w:eastAsia="zh-CN"/>
          </w:rPr>
          <w:t>）</w:t>
        </w:r>
      </w:ins>
      <w:ins w:id="4339" w:author="Jinglin Sun" w:date="2024-07-26T10:34:37Z">
        <w:r>
          <w:rPr>
            <w:rFonts w:hint="eastAsia" w:eastAsia="仿宋_GB2312"/>
            <w:b/>
            <w:bCs/>
            <w:sz w:val="32"/>
            <w:szCs w:val="32"/>
            <w:lang w:val="en-US" w:eastAsia="zh-CN"/>
            <w:rPrChange w:id="4340" w:author="Jinglin Sun" w:date="2024-07-26T10:41:19Z">
              <w:rPr>
                <w:rFonts w:hint="eastAsia" w:eastAsia="仿宋_GB2312"/>
                <w:sz w:val="32"/>
                <w:szCs w:val="32"/>
                <w:lang w:val="en-US" w:eastAsia="zh-CN"/>
              </w:rPr>
            </w:rPrChange>
          </w:rPr>
          <w:t>通过</w:t>
        </w:r>
      </w:ins>
      <w:ins w:id="4341" w:author="Jinglin Sun" w:date="2024-07-26T10:34:38Z">
        <w:r>
          <w:rPr>
            <w:rFonts w:hint="eastAsia" w:eastAsia="仿宋_GB2312"/>
            <w:b/>
            <w:bCs/>
            <w:sz w:val="32"/>
            <w:szCs w:val="32"/>
            <w:lang w:val="en-US" w:eastAsia="zh-CN"/>
            <w:rPrChange w:id="4342" w:author="Jinglin Sun" w:date="2024-07-26T10:41:19Z">
              <w:rPr>
                <w:rFonts w:hint="eastAsia" w:eastAsia="仿宋_GB2312"/>
                <w:sz w:val="32"/>
                <w:szCs w:val="32"/>
                <w:lang w:val="en-US" w:eastAsia="zh-CN"/>
              </w:rPr>
            </w:rPrChange>
          </w:rPr>
          <w:t>行政</w:t>
        </w:r>
      </w:ins>
      <w:ins w:id="4343" w:author="Jinglin Sun" w:date="2024-07-26T10:34:40Z">
        <w:r>
          <w:rPr>
            <w:rFonts w:hint="eastAsia" w:eastAsia="仿宋_GB2312"/>
            <w:b/>
            <w:bCs/>
            <w:sz w:val="32"/>
            <w:szCs w:val="32"/>
            <w:lang w:val="en-US" w:eastAsia="zh-CN"/>
            <w:rPrChange w:id="4344" w:author="Jinglin Sun" w:date="2024-07-26T10:41:19Z">
              <w:rPr>
                <w:rFonts w:hint="eastAsia" w:eastAsia="仿宋_GB2312"/>
                <w:sz w:val="32"/>
                <w:szCs w:val="32"/>
                <w:lang w:val="en-US" w:eastAsia="zh-CN"/>
              </w:rPr>
            </w:rPrChange>
          </w:rPr>
          <w:t>法案和</w:t>
        </w:r>
      </w:ins>
      <w:ins w:id="4345" w:author="Jinglin Sun" w:date="2024-07-26T10:34:43Z">
        <w:r>
          <w:rPr>
            <w:rFonts w:hint="eastAsia" w:eastAsia="仿宋_GB2312"/>
            <w:b/>
            <w:bCs/>
            <w:sz w:val="32"/>
            <w:szCs w:val="32"/>
            <w:lang w:val="en-US" w:eastAsia="zh-CN"/>
            <w:rPrChange w:id="4346" w:author="Jinglin Sun" w:date="2024-07-26T10:41:19Z">
              <w:rPr>
                <w:rFonts w:hint="eastAsia" w:eastAsia="仿宋_GB2312"/>
                <w:sz w:val="32"/>
                <w:szCs w:val="32"/>
                <w:lang w:val="en-US" w:eastAsia="zh-CN"/>
              </w:rPr>
            </w:rPrChange>
          </w:rPr>
          <w:t>专利</w:t>
        </w:r>
      </w:ins>
      <w:ins w:id="4347" w:author="Jinglin Sun" w:date="2024-07-26T10:34:44Z">
        <w:r>
          <w:rPr>
            <w:rFonts w:hint="eastAsia" w:eastAsia="仿宋_GB2312"/>
            <w:b/>
            <w:bCs/>
            <w:sz w:val="32"/>
            <w:szCs w:val="32"/>
            <w:lang w:val="en-US" w:eastAsia="zh-CN"/>
            <w:rPrChange w:id="4348" w:author="Jinglin Sun" w:date="2024-07-26T10:41:19Z">
              <w:rPr>
                <w:rFonts w:hint="eastAsia" w:eastAsia="仿宋_GB2312"/>
                <w:sz w:val="32"/>
                <w:szCs w:val="32"/>
                <w:lang w:val="en-US" w:eastAsia="zh-CN"/>
              </w:rPr>
            </w:rPrChange>
          </w:rPr>
          <w:t>制度</w:t>
        </w:r>
      </w:ins>
      <w:ins w:id="4349" w:author="Jinglin Sun" w:date="2024-07-26T10:34:48Z">
        <w:r>
          <w:rPr>
            <w:rFonts w:hint="eastAsia" w:eastAsia="仿宋_GB2312"/>
            <w:b/>
            <w:bCs/>
            <w:sz w:val="32"/>
            <w:szCs w:val="32"/>
            <w:lang w:val="en-US" w:eastAsia="zh-CN"/>
            <w:rPrChange w:id="4350" w:author="Jinglin Sun" w:date="2024-07-26T10:41:19Z">
              <w:rPr>
                <w:rFonts w:hint="eastAsia" w:eastAsia="仿宋_GB2312"/>
                <w:sz w:val="32"/>
                <w:szCs w:val="32"/>
                <w:lang w:val="en-US" w:eastAsia="zh-CN"/>
              </w:rPr>
            </w:rPrChange>
          </w:rPr>
          <w:t>最大化</w:t>
        </w:r>
      </w:ins>
      <w:ins w:id="4351" w:author="Jinglin Sun" w:date="2024-07-26T10:34:52Z">
        <w:r>
          <w:rPr>
            <w:rFonts w:hint="eastAsia" w:eastAsia="仿宋_GB2312"/>
            <w:b/>
            <w:bCs/>
            <w:sz w:val="32"/>
            <w:szCs w:val="32"/>
            <w:lang w:val="en-US" w:eastAsia="zh-CN"/>
            <w:rPrChange w:id="4352" w:author="Jinglin Sun" w:date="2024-07-26T10:41:19Z">
              <w:rPr>
                <w:rFonts w:hint="eastAsia" w:eastAsia="仿宋_GB2312"/>
                <w:sz w:val="32"/>
                <w:szCs w:val="32"/>
                <w:lang w:val="en-US" w:eastAsia="zh-CN"/>
              </w:rPr>
            </w:rPrChange>
          </w:rPr>
          <w:t>保护</w:t>
        </w:r>
      </w:ins>
      <w:ins w:id="4353" w:author="Jinglin Sun" w:date="2024-07-26T10:34:53Z">
        <w:r>
          <w:rPr>
            <w:rFonts w:hint="eastAsia" w:eastAsia="仿宋_GB2312"/>
            <w:b/>
            <w:bCs/>
            <w:sz w:val="32"/>
            <w:szCs w:val="32"/>
            <w:lang w:val="en-US" w:eastAsia="zh-CN"/>
            <w:rPrChange w:id="4354" w:author="Jinglin Sun" w:date="2024-07-26T10:41:19Z">
              <w:rPr>
                <w:rFonts w:hint="eastAsia" w:eastAsia="仿宋_GB2312"/>
                <w:sz w:val="32"/>
                <w:szCs w:val="32"/>
                <w:lang w:val="en-US" w:eastAsia="zh-CN"/>
              </w:rPr>
            </w:rPrChange>
          </w:rPr>
          <w:t>创新</w:t>
        </w:r>
      </w:ins>
      <w:ins w:id="4355" w:author="Jinglin Sun" w:date="2024-07-26T10:34:54Z">
        <w:r>
          <w:rPr>
            <w:rFonts w:hint="eastAsia" w:eastAsia="仿宋_GB2312"/>
            <w:b/>
            <w:bCs/>
            <w:sz w:val="32"/>
            <w:szCs w:val="32"/>
            <w:lang w:val="en-US" w:eastAsia="zh-CN"/>
            <w:rPrChange w:id="4356" w:author="Jinglin Sun" w:date="2024-07-26T10:41:19Z">
              <w:rPr>
                <w:rFonts w:hint="eastAsia" w:eastAsia="仿宋_GB2312"/>
                <w:sz w:val="32"/>
                <w:szCs w:val="32"/>
                <w:lang w:val="en-US" w:eastAsia="zh-CN"/>
              </w:rPr>
            </w:rPrChange>
          </w:rPr>
          <w:t>药</w:t>
        </w:r>
      </w:ins>
      <w:ins w:id="4357" w:author="Jinglin Sun" w:date="2024-07-26T10:39:24Z">
        <w:r>
          <w:rPr>
            <w:rFonts w:hint="eastAsia" w:eastAsia="仿宋_GB2312"/>
            <w:b/>
            <w:bCs/>
            <w:sz w:val="32"/>
            <w:szCs w:val="32"/>
            <w:lang w:val="en-US" w:eastAsia="zh-CN"/>
            <w:rPrChange w:id="4358" w:author="Jinglin Sun" w:date="2024-07-26T10:41:19Z">
              <w:rPr>
                <w:rFonts w:hint="eastAsia" w:eastAsia="仿宋_GB2312"/>
                <w:sz w:val="32"/>
                <w:szCs w:val="32"/>
                <w:lang w:val="en-US" w:eastAsia="zh-CN"/>
              </w:rPr>
            </w:rPrChange>
          </w:rPr>
          <w:t>，</w:t>
        </w:r>
      </w:ins>
      <w:ins w:id="4359" w:author="Jinglin Sun" w:date="2024-07-26T10:39:26Z">
        <w:r>
          <w:rPr>
            <w:rFonts w:hint="eastAsia" w:eastAsia="仿宋_GB2312"/>
            <w:b/>
            <w:bCs/>
            <w:sz w:val="32"/>
            <w:szCs w:val="32"/>
            <w:lang w:val="en-US" w:eastAsia="zh-CN"/>
            <w:rPrChange w:id="4360" w:author="Jinglin Sun" w:date="2024-07-26T10:41:19Z">
              <w:rPr>
                <w:rFonts w:hint="eastAsia" w:eastAsia="仿宋_GB2312"/>
                <w:sz w:val="32"/>
                <w:szCs w:val="32"/>
                <w:lang w:val="en-US" w:eastAsia="zh-CN"/>
              </w:rPr>
            </w:rPrChange>
          </w:rPr>
          <w:t>一是</w:t>
        </w:r>
      </w:ins>
      <w:ins w:id="4361" w:author="Jinglin Sun" w:date="2024-07-26T10:39:32Z">
        <w:r>
          <w:rPr>
            <w:rFonts w:hint="eastAsia" w:eastAsia="仿宋_GB2312"/>
            <w:b/>
            <w:bCs/>
            <w:sz w:val="32"/>
            <w:szCs w:val="32"/>
            <w:lang w:val="en-US" w:eastAsia="zh-CN"/>
            <w:rPrChange w:id="4362" w:author="Jinglin Sun" w:date="2024-07-26T10:41:19Z">
              <w:rPr>
                <w:rFonts w:hint="eastAsia" w:eastAsia="仿宋_GB2312"/>
                <w:sz w:val="32"/>
                <w:szCs w:val="32"/>
                <w:lang w:val="en-US" w:eastAsia="zh-CN"/>
              </w:rPr>
            </w:rPrChange>
          </w:rPr>
          <w:t>缩短</w:t>
        </w:r>
      </w:ins>
      <w:ins w:id="4363" w:author="Jinglin Sun" w:date="2024-07-26T10:39:37Z">
        <w:r>
          <w:rPr>
            <w:rFonts w:hint="eastAsia" w:eastAsia="仿宋_GB2312"/>
            <w:b/>
            <w:bCs/>
            <w:sz w:val="32"/>
            <w:szCs w:val="32"/>
            <w:lang w:val="en-US" w:eastAsia="zh-CN"/>
            <w:rPrChange w:id="4364" w:author="Jinglin Sun" w:date="2024-07-26T10:41:19Z">
              <w:rPr>
                <w:rFonts w:hint="eastAsia" w:eastAsia="仿宋_GB2312"/>
                <w:sz w:val="32"/>
                <w:szCs w:val="32"/>
                <w:lang w:val="en-US" w:eastAsia="zh-CN"/>
              </w:rPr>
            </w:rPrChange>
          </w:rPr>
          <w:t>创新</w:t>
        </w:r>
      </w:ins>
      <w:ins w:id="4365" w:author="Jinglin Sun" w:date="2024-07-26T10:39:38Z">
        <w:r>
          <w:rPr>
            <w:rFonts w:hint="eastAsia" w:eastAsia="仿宋_GB2312"/>
            <w:b/>
            <w:bCs/>
            <w:sz w:val="32"/>
            <w:szCs w:val="32"/>
            <w:lang w:val="en-US" w:eastAsia="zh-CN"/>
            <w:rPrChange w:id="4366" w:author="Jinglin Sun" w:date="2024-07-26T10:41:19Z">
              <w:rPr>
                <w:rFonts w:hint="eastAsia" w:eastAsia="仿宋_GB2312"/>
                <w:sz w:val="32"/>
                <w:szCs w:val="32"/>
                <w:lang w:val="en-US" w:eastAsia="zh-CN"/>
              </w:rPr>
            </w:rPrChange>
          </w:rPr>
          <w:t>药</w:t>
        </w:r>
      </w:ins>
      <w:ins w:id="4367" w:author="Jinglin Sun" w:date="2024-07-26T10:39:40Z">
        <w:r>
          <w:rPr>
            <w:rFonts w:hint="eastAsia" w:eastAsia="仿宋_GB2312"/>
            <w:b/>
            <w:bCs/>
            <w:sz w:val="32"/>
            <w:szCs w:val="32"/>
            <w:lang w:val="en-US" w:eastAsia="zh-CN"/>
            <w:rPrChange w:id="4368" w:author="Jinglin Sun" w:date="2024-07-26T10:41:19Z">
              <w:rPr>
                <w:rFonts w:hint="eastAsia" w:eastAsia="仿宋_GB2312"/>
                <w:sz w:val="32"/>
                <w:szCs w:val="32"/>
                <w:lang w:val="en-US" w:eastAsia="zh-CN"/>
              </w:rPr>
            </w:rPrChange>
          </w:rPr>
          <w:t>审批</w:t>
        </w:r>
      </w:ins>
      <w:ins w:id="4369" w:author="Jinglin Sun" w:date="2024-07-26T10:39:41Z">
        <w:r>
          <w:rPr>
            <w:rFonts w:hint="eastAsia" w:eastAsia="仿宋_GB2312"/>
            <w:b/>
            <w:bCs/>
            <w:sz w:val="32"/>
            <w:szCs w:val="32"/>
            <w:lang w:val="en-US" w:eastAsia="zh-CN"/>
            <w:rPrChange w:id="4370" w:author="Jinglin Sun" w:date="2024-07-26T10:41:19Z">
              <w:rPr>
                <w:rFonts w:hint="eastAsia" w:eastAsia="仿宋_GB2312"/>
                <w:sz w:val="32"/>
                <w:szCs w:val="32"/>
                <w:lang w:val="en-US" w:eastAsia="zh-CN"/>
              </w:rPr>
            </w:rPrChange>
          </w:rPr>
          <w:t>周期</w:t>
        </w:r>
      </w:ins>
      <w:ins w:id="4371" w:author="Jinglin Sun" w:date="2024-07-26T10:39:42Z">
        <w:r>
          <w:rPr>
            <w:rFonts w:hint="eastAsia" w:eastAsia="仿宋_GB2312"/>
            <w:b/>
            <w:bCs/>
            <w:sz w:val="32"/>
            <w:szCs w:val="32"/>
            <w:lang w:val="en-US" w:eastAsia="zh-CN"/>
            <w:rPrChange w:id="4372" w:author="Jinglin Sun" w:date="2024-07-26T10:41:19Z">
              <w:rPr>
                <w:rFonts w:hint="eastAsia" w:eastAsia="仿宋_GB2312"/>
                <w:sz w:val="32"/>
                <w:szCs w:val="32"/>
                <w:lang w:val="en-US" w:eastAsia="zh-CN"/>
              </w:rPr>
            </w:rPrChange>
          </w:rPr>
          <w:t>，</w:t>
        </w:r>
      </w:ins>
      <w:ins w:id="4373" w:author="Jinglin Sun" w:date="2024-07-26T10:39:45Z">
        <w:r>
          <w:rPr>
            <w:rFonts w:hint="eastAsia" w:eastAsia="仿宋_GB2312"/>
            <w:b/>
            <w:bCs/>
            <w:sz w:val="32"/>
            <w:szCs w:val="32"/>
            <w:lang w:val="en-US" w:eastAsia="zh-CN"/>
            <w:rPrChange w:id="4374" w:author="Jinglin Sun" w:date="2024-07-26T10:41:19Z">
              <w:rPr>
                <w:rFonts w:hint="eastAsia" w:eastAsia="仿宋_GB2312"/>
                <w:sz w:val="32"/>
                <w:szCs w:val="32"/>
                <w:lang w:val="en-US" w:eastAsia="zh-CN"/>
              </w:rPr>
            </w:rPrChange>
          </w:rPr>
          <w:t>加速</w:t>
        </w:r>
      </w:ins>
      <w:ins w:id="4375" w:author="Jinglin Sun" w:date="2024-07-26T10:39:46Z">
        <w:r>
          <w:rPr>
            <w:rFonts w:hint="eastAsia" w:eastAsia="仿宋_GB2312"/>
            <w:b/>
            <w:bCs/>
            <w:sz w:val="32"/>
            <w:szCs w:val="32"/>
            <w:lang w:val="en-US" w:eastAsia="zh-CN"/>
            <w:rPrChange w:id="4376" w:author="Jinglin Sun" w:date="2024-07-26T10:41:19Z">
              <w:rPr>
                <w:rFonts w:hint="eastAsia" w:eastAsia="仿宋_GB2312"/>
                <w:sz w:val="32"/>
                <w:szCs w:val="32"/>
                <w:lang w:val="en-US" w:eastAsia="zh-CN"/>
              </w:rPr>
            </w:rPrChange>
          </w:rPr>
          <w:t>创新药</w:t>
        </w:r>
      </w:ins>
      <w:ins w:id="4377" w:author="Jinglin Sun" w:date="2024-07-26T10:39:47Z">
        <w:r>
          <w:rPr>
            <w:rFonts w:hint="eastAsia" w:eastAsia="仿宋_GB2312"/>
            <w:b/>
            <w:bCs/>
            <w:sz w:val="32"/>
            <w:szCs w:val="32"/>
            <w:lang w:val="en-US" w:eastAsia="zh-CN"/>
            <w:rPrChange w:id="4378" w:author="Jinglin Sun" w:date="2024-07-26T10:41:19Z">
              <w:rPr>
                <w:rFonts w:hint="eastAsia" w:eastAsia="仿宋_GB2312"/>
                <w:sz w:val="32"/>
                <w:szCs w:val="32"/>
                <w:lang w:val="en-US" w:eastAsia="zh-CN"/>
              </w:rPr>
            </w:rPrChange>
          </w:rPr>
          <w:t>上市</w:t>
        </w:r>
      </w:ins>
      <w:ins w:id="4379" w:author="Jinglin Sun" w:date="2024-07-26T10:39:48Z">
        <w:r>
          <w:rPr>
            <w:rFonts w:hint="eastAsia" w:eastAsia="仿宋_GB2312"/>
            <w:b/>
            <w:bCs/>
            <w:sz w:val="32"/>
            <w:szCs w:val="32"/>
            <w:lang w:val="en-US" w:eastAsia="zh-CN"/>
            <w:rPrChange w:id="4380" w:author="Jinglin Sun" w:date="2024-07-26T10:41:19Z">
              <w:rPr>
                <w:rFonts w:hint="eastAsia" w:eastAsia="仿宋_GB2312"/>
                <w:sz w:val="32"/>
                <w:szCs w:val="32"/>
                <w:lang w:val="en-US" w:eastAsia="zh-CN"/>
              </w:rPr>
            </w:rPrChange>
          </w:rPr>
          <w:t>速度</w:t>
        </w:r>
      </w:ins>
      <w:ins w:id="4381" w:author="Jinglin Sun" w:date="2024-07-26T10:39:50Z">
        <w:r>
          <w:rPr>
            <w:rFonts w:hint="eastAsia" w:eastAsia="仿宋_GB2312"/>
            <w:b/>
            <w:bCs/>
            <w:sz w:val="32"/>
            <w:szCs w:val="32"/>
            <w:lang w:val="en-US" w:eastAsia="zh-CN"/>
            <w:rPrChange w:id="4382" w:author="Jinglin Sun" w:date="2024-07-26T10:41:19Z">
              <w:rPr>
                <w:rFonts w:hint="eastAsia" w:eastAsia="仿宋_GB2312"/>
                <w:sz w:val="32"/>
                <w:szCs w:val="32"/>
                <w:lang w:val="en-US" w:eastAsia="zh-CN"/>
              </w:rPr>
            </w:rPrChange>
          </w:rPr>
          <w:t>；</w:t>
        </w:r>
      </w:ins>
      <w:ins w:id="4383" w:author="Jinglin Sun" w:date="2024-07-26T10:39:51Z">
        <w:r>
          <w:rPr>
            <w:rFonts w:hint="eastAsia" w:eastAsia="仿宋_GB2312"/>
            <w:b/>
            <w:bCs/>
            <w:sz w:val="32"/>
            <w:szCs w:val="32"/>
            <w:lang w:val="en-US" w:eastAsia="zh-CN"/>
            <w:rPrChange w:id="4384" w:author="Jinglin Sun" w:date="2024-07-26T10:41:19Z">
              <w:rPr>
                <w:rFonts w:hint="eastAsia" w:eastAsia="仿宋_GB2312"/>
                <w:sz w:val="32"/>
                <w:szCs w:val="32"/>
                <w:lang w:val="en-US" w:eastAsia="zh-CN"/>
              </w:rPr>
            </w:rPrChange>
          </w:rPr>
          <w:t>二是</w:t>
        </w:r>
      </w:ins>
      <w:ins w:id="4385" w:author="Jinglin Sun" w:date="2024-07-26T10:39:56Z">
        <w:r>
          <w:rPr>
            <w:rFonts w:hint="eastAsia" w:eastAsia="仿宋_GB2312"/>
            <w:b/>
            <w:bCs/>
            <w:sz w:val="32"/>
            <w:szCs w:val="32"/>
            <w:lang w:val="en-US" w:eastAsia="zh-CN"/>
            <w:rPrChange w:id="4386" w:author="Jinglin Sun" w:date="2024-07-26T10:41:19Z">
              <w:rPr>
                <w:rFonts w:hint="eastAsia" w:eastAsia="仿宋_GB2312"/>
                <w:sz w:val="32"/>
                <w:szCs w:val="32"/>
                <w:lang w:val="en-US" w:eastAsia="zh-CN"/>
              </w:rPr>
            </w:rPrChange>
          </w:rPr>
          <w:t>推迟</w:t>
        </w:r>
      </w:ins>
      <w:ins w:id="4387" w:author="Jinglin Sun" w:date="2024-07-26T10:39:57Z">
        <w:r>
          <w:rPr>
            <w:rFonts w:hint="eastAsia" w:eastAsia="仿宋_GB2312"/>
            <w:b/>
            <w:bCs/>
            <w:sz w:val="32"/>
            <w:szCs w:val="32"/>
            <w:lang w:val="en-US" w:eastAsia="zh-CN"/>
            <w:rPrChange w:id="4388" w:author="Jinglin Sun" w:date="2024-07-26T10:41:19Z">
              <w:rPr>
                <w:rFonts w:hint="eastAsia" w:eastAsia="仿宋_GB2312"/>
                <w:sz w:val="32"/>
                <w:szCs w:val="32"/>
                <w:lang w:val="en-US" w:eastAsia="zh-CN"/>
              </w:rPr>
            </w:rPrChange>
          </w:rPr>
          <w:t>仿制药</w:t>
        </w:r>
      </w:ins>
      <w:ins w:id="4389" w:author="Jinglin Sun" w:date="2024-07-26T10:39:59Z">
        <w:r>
          <w:rPr>
            <w:rFonts w:hint="eastAsia" w:eastAsia="仿宋_GB2312"/>
            <w:b/>
            <w:bCs/>
            <w:sz w:val="32"/>
            <w:szCs w:val="32"/>
            <w:lang w:val="en-US" w:eastAsia="zh-CN"/>
            <w:rPrChange w:id="4390" w:author="Jinglin Sun" w:date="2024-07-26T10:41:19Z">
              <w:rPr>
                <w:rFonts w:hint="eastAsia" w:eastAsia="仿宋_GB2312"/>
                <w:sz w:val="32"/>
                <w:szCs w:val="32"/>
                <w:lang w:val="en-US" w:eastAsia="zh-CN"/>
              </w:rPr>
            </w:rPrChange>
          </w:rPr>
          <w:t>上市</w:t>
        </w:r>
      </w:ins>
      <w:ins w:id="4391" w:author="Jinglin Sun" w:date="2024-07-26T10:40:02Z">
        <w:r>
          <w:rPr>
            <w:rFonts w:hint="eastAsia" w:eastAsia="仿宋_GB2312"/>
            <w:b/>
            <w:bCs/>
            <w:sz w:val="32"/>
            <w:szCs w:val="32"/>
            <w:lang w:val="en-US" w:eastAsia="zh-CN"/>
            <w:rPrChange w:id="4392" w:author="Jinglin Sun" w:date="2024-07-26T10:41:19Z">
              <w:rPr>
                <w:rFonts w:hint="eastAsia" w:eastAsia="仿宋_GB2312"/>
                <w:sz w:val="32"/>
                <w:szCs w:val="32"/>
                <w:lang w:val="en-US" w:eastAsia="zh-CN"/>
              </w:rPr>
            </w:rPrChange>
          </w:rPr>
          <w:t>，</w:t>
        </w:r>
      </w:ins>
      <w:ins w:id="4393" w:author="Jinglin Sun" w:date="2024-07-26T10:40:06Z">
        <w:r>
          <w:rPr>
            <w:rFonts w:hint="eastAsia" w:eastAsia="仿宋_GB2312"/>
            <w:b/>
            <w:bCs/>
            <w:sz w:val="32"/>
            <w:szCs w:val="32"/>
            <w:lang w:val="en-US" w:eastAsia="zh-CN"/>
            <w:rPrChange w:id="4394" w:author="Jinglin Sun" w:date="2024-07-26T10:41:19Z">
              <w:rPr>
                <w:rFonts w:hint="eastAsia" w:eastAsia="仿宋_GB2312"/>
                <w:sz w:val="32"/>
                <w:szCs w:val="32"/>
                <w:lang w:val="en-US" w:eastAsia="zh-CN"/>
              </w:rPr>
            </w:rPrChange>
          </w:rPr>
          <w:t>延长创新</w:t>
        </w:r>
      </w:ins>
      <w:ins w:id="4395" w:author="Jinglin Sun" w:date="2024-07-26T10:40:07Z">
        <w:r>
          <w:rPr>
            <w:rFonts w:hint="eastAsia" w:eastAsia="仿宋_GB2312"/>
            <w:b/>
            <w:bCs/>
            <w:sz w:val="32"/>
            <w:szCs w:val="32"/>
            <w:lang w:val="en-US" w:eastAsia="zh-CN"/>
            <w:rPrChange w:id="4396" w:author="Jinglin Sun" w:date="2024-07-26T10:41:19Z">
              <w:rPr>
                <w:rFonts w:hint="eastAsia" w:eastAsia="仿宋_GB2312"/>
                <w:sz w:val="32"/>
                <w:szCs w:val="32"/>
                <w:lang w:val="en-US" w:eastAsia="zh-CN"/>
              </w:rPr>
            </w:rPrChange>
          </w:rPr>
          <w:t>药</w:t>
        </w:r>
      </w:ins>
      <w:ins w:id="4397" w:author="Jinglin Sun" w:date="2024-07-26T10:40:09Z">
        <w:r>
          <w:rPr>
            <w:rFonts w:hint="eastAsia" w:eastAsia="仿宋_GB2312"/>
            <w:b/>
            <w:bCs/>
            <w:sz w:val="32"/>
            <w:szCs w:val="32"/>
            <w:lang w:val="en-US" w:eastAsia="zh-CN"/>
            <w:rPrChange w:id="4398" w:author="Jinglin Sun" w:date="2024-07-26T10:41:19Z">
              <w:rPr>
                <w:rFonts w:hint="eastAsia" w:eastAsia="仿宋_GB2312"/>
                <w:sz w:val="32"/>
                <w:szCs w:val="32"/>
                <w:lang w:val="en-US" w:eastAsia="zh-CN"/>
              </w:rPr>
            </w:rPrChange>
          </w:rPr>
          <w:t>上市</w:t>
        </w:r>
      </w:ins>
      <w:ins w:id="4399" w:author="Jinglin Sun" w:date="2024-07-26T10:40:11Z">
        <w:r>
          <w:rPr>
            <w:rFonts w:hint="eastAsia" w:eastAsia="仿宋_GB2312"/>
            <w:b/>
            <w:bCs/>
            <w:sz w:val="32"/>
            <w:szCs w:val="32"/>
            <w:lang w:val="en-US" w:eastAsia="zh-CN"/>
            <w:rPrChange w:id="4400" w:author="Jinglin Sun" w:date="2024-07-26T10:41:19Z">
              <w:rPr>
                <w:rFonts w:hint="eastAsia" w:eastAsia="仿宋_GB2312"/>
                <w:sz w:val="32"/>
                <w:szCs w:val="32"/>
                <w:lang w:val="en-US" w:eastAsia="zh-CN"/>
              </w:rPr>
            </w:rPrChange>
          </w:rPr>
          <w:t>独占期</w:t>
        </w:r>
      </w:ins>
      <w:ins w:id="4401" w:author="Jinglin Sun" w:date="2024-07-26T10:34:57Z">
        <w:r>
          <w:rPr>
            <w:rFonts w:hint="eastAsia" w:eastAsia="仿宋_GB2312"/>
            <w:b/>
            <w:bCs/>
            <w:sz w:val="32"/>
            <w:szCs w:val="32"/>
            <w:lang w:val="en-US" w:eastAsia="zh-CN"/>
            <w:rPrChange w:id="4402" w:author="Jinglin Sun" w:date="2024-07-26T10:41:19Z">
              <w:rPr>
                <w:rFonts w:hint="eastAsia" w:eastAsia="仿宋_GB2312"/>
                <w:sz w:val="32"/>
                <w:szCs w:val="32"/>
                <w:lang w:val="en-US" w:eastAsia="zh-CN"/>
              </w:rPr>
            </w:rPrChange>
          </w:rPr>
          <w:t>。</w:t>
        </w:r>
      </w:ins>
    </w:p>
    <w:p w14:paraId="64DC5A9A">
      <w:pPr>
        <w:numPr>
          <w:ilvl w:val="-1"/>
          <w:numId w:val="0"/>
        </w:numPr>
        <w:wordWrap w:val="0"/>
        <w:spacing w:line="560" w:lineRule="exact"/>
        <w:ind w:firstLine="640" w:firstLineChars="200"/>
        <w:rPr>
          <w:ins w:id="4404" w:author="Jinglin Sun" w:date="2024-07-26T10:41:23Z"/>
          <w:rFonts w:hint="eastAsia" w:eastAsia="仿宋_GB2312"/>
          <w:sz w:val="32"/>
          <w:szCs w:val="32"/>
          <w:lang w:val="en-US" w:eastAsia="zh-CN"/>
        </w:rPr>
        <w:pPrChange w:id="4403" w:author="Jinglin Sun" w:date="2024-07-26T10:32:16Z">
          <w:pPr>
            <w:wordWrap w:val="0"/>
            <w:spacing w:line="560" w:lineRule="exact"/>
            <w:ind w:firstLine="640" w:firstLineChars="200"/>
          </w:pPr>
        </w:pPrChange>
      </w:pPr>
      <w:ins w:id="4405" w:author="Jinglin Sun" w:date="2024-07-26T10:35:49Z">
        <w:r>
          <w:rPr>
            <w:rFonts w:hint="eastAsia" w:eastAsia="仿宋_GB2312"/>
            <w:sz w:val="32"/>
            <w:szCs w:val="32"/>
            <w:lang w:val="en-US" w:eastAsia="zh-CN"/>
          </w:rPr>
          <w:t>美国</w:t>
        </w:r>
      </w:ins>
      <w:ins w:id="4406" w:author="Jinglin Sun" w:date="2024-07-26T10:35:53Z">
        <w:r>
          <w:rPr>
            <w:rFonts w:hint="eastAsia" w:eastAsia="仿宋_GB2312"/>
            <w:sz w:val="32"/>
            <w:szCs w:val="32"/>
            <w:lang w:val="en-US" w:eastAsia="zh-CN"/>
          </w:rPr>
          <w:t>药物</w:t>
        </w:r>
      </w:ins>
      <w:ins w:id="4407" w:author="Jinglin Sun" w:date="2024-07-26T10:35:54Z">
        <w:r>
          <w:rPr>
            <w:rFonts w:hint="eastAsia" w:eastAsia="仿宋_GB2312"/>
            <w:sz w:val="32"/>
            <w:szCs w:val="32"/>
            <w:lang w:val="en-US" w:eastAsia="zh-CN"/>
          </w:rPr>
          <w:t>保护</w:t>
        </w:r>
      </w:ins>
      <w:ins w:id="4408" w:author="Jinglin Sun" w:date="2024-07-26T10:35:55Z">
        <w:r>
          <w:rPr>
            <w:rFonts w:hint="eastAsia" w:eastAsia="仿宋_GB2312"/>
            <w:sz w:val="32"/>
            <w:szCs w:val="32"/>
            <w:lang w:val="en-US" w:eastAsia="zh-CN"/>
          </w:rPr>
          <w:t>制度</w:t>
        </w:r>
      </w:ins>
      <w:ins w:id="4409" w:author="Jinglin Sun" w:date="2024-07-26T10:35:59Z">
        <w:r>
          <w:rPr>
            <w:rFonts w:hint="eastAsia" w:eastAsia="仿宋_GB2312"/>
            <w:sz w:val="32"/>
            <w:szCs w:val="32"/>
            <w:lang w:val="en-US" w:eastAsia="zh-CN"/>
          </w:rPr>
          <w:t>极为严格</w:t>
        </w:r>
      </w:ins>
      <w:ins w:id="4410" w:author="Jinglin Sun" w:date="2024-07-26T10:36:00Z">
        <w:r>
          <w:rPr>
            <w:rFonts w:hint="eastAsia" w:eastAsia="仿宋_GB2312"/>
            <w:sz w:val="32"/>
            <w:szCs w:val="32"/>
            <w:lang w:val="en-US" w:eastAsia="zh-CN"/>
          </w:rPr>
          <w:t>，</w:t>
        </w:r>
      </w:ins>
      <w:ins w:id="4411" w:author="Jinglin Sun" w:date="2024-07-26T10:36:07Z">
        <w:r>
          <w:rPr>
            <w:rFonts w:hint="eastAsia" w:eastAsia="仿宋_GB2312"/>
            <w:sz w:val="32"/>
            <w:szCs w:val="32"/>
            <w:lang w:val="en-US" w:eastAsia="zh-CN"/>
          </w:rPr>
          <w:t>有</w:t>
        </w:r>
      </w:ins>
      <w:ins w:id="4412" w:author="Jinglin Sun" w:date="2024-07-26T10:36:08Z">
        <w:r>
          <w:rPr>
            <w:rFonts w:hint="eastAsia" w:eastAsia="仿宋_GB2312"/>
            <w:sz w:val="32"/>
            <w:szCs w:val="32"/>
            <w:lang w:val="en-US" w:eastAsia="zh-CN"/>
          </w:rPr>
          <w:t>“</w:t>
        </w:r>
      </w:ins>
      <w:ins w:id="4413" w:author="Jinglin Sun" w:date="2024-07-26T10:36:12Z">
        <w:r>
          <w:rPr>
            <w:rFonts w:hint="eastAsia" w:eastAsia="仿宋_GB2312"/>
            <w:sz w:val="32"/>
            <w:szCs w:val="32"/>
            <w:lang w:val="en-US" w:eastAsia="zh-CN"/>
          </w:rPr>
          <w:t>做药</w:t>
        </w:r>
      </w:ins>
      <w:ins w:id="4414" w:author="Jinglin Sun" w:date="2024-07-26T10:36:13Z">
        <w:r>
          <w:rPr>
            <w:rFonts w:hint="eastAsia" w:eastAsia="仿宋_GB2312"/>
            <w:sz w:val="32"/>
            <w:szCs w:val="32"/>
            <w:lang w:val="en-US" w:eastAsia="zh-CN"/>
          </w:rPr>
          <w:t>就是</w:t>
        </w:r>
      </w:ins>
      <w:ins w:id="4415" w:author="Jinglin Sun" w:date="2024-07-26T10:36:14Z">
        <w:r>
          <w:rPr>
            <w:rFonts w:hint="eastAsia" w:eastAsia="仿宋_GB2312"/>
            <w:sz w:val="32"/>
            <w:szCs w:val="32"/>
            <w:lang w:val="en-US" w:eastAsia="zh-CN"/>
          </w:rPr>
          <w:t>做</w:t>
        </w:r>
      </w:ins>
      <w:ins w:id="4416" w:author="Jinglin Sun" w:date="2024-07-26T10:36:17Z">
        <w:r>
          <w:rPr>
            <w:rFonts w:hint="eastAsia" w:eastAsia="仿宋_GB2312"/>
            <w:sz w:val="32"/>
            <w:szCs w:val="32"/>
            <w:lang w:val="en-US" w:eastAsia="zh-CN"/>
          </w:rPr>
          <w:t>专利</w:t>
        </w:r>
      </w:ins>
      <w:ins w:id="4417" w:author="Jinglin Sun" w:date="2024-07-26T10:36:18Z">
        <w:r>
          <w:rPr>
            <w:rFonts w:hint="eastAsia" w:eastAsia="仿宋_GB2312"/>
            <w:sz w:val="32"/>
            <w:szCs w:val="32"/>
            <w:lang w:val="en-US" w:eastAsia="zh-CN"/>
          </w:rPr>
          <w:t>只说</w:t>
        </w:r>
      </w:ins>
      <w:ins w:id="4418" w:author="Jinglin Sun" w:date="2024-07-26T10:36:08Z">
        <w:r>
          <w:rPr>
            <w:rFonts w:hint="eastAsia" w:eastAsia="仿宋_GB2312"/>
            <w:sz w:val="32"/>
            <w:szCs w:val="32"/>
            <w:lang w:val="en-US" w:eastAsia="zh-CN"/>
          </w:rPr>
          <w:t>”</w:t>
        </w:r>
      </w:ins>
      <w:ins w:id="4419" w:author="Jinglin Sun" w:date="2024-07-26T10:36:21Z">
        <w:r>
          <w:rPr>
            <w:rFonts w:hint="eastAsia" w:eastAsia="仿宋_GB2312"/>
            <w:sz w:val="32"/>
            <w:szCs w:val="32"/>
            <w:lang w:val="en-US" w:eastAsia="zh-CN"/>
          </w:rPr>
          <w:t>。</w:t>
        </w:r>
      </w:ins>
      <w:ins w:id="4420" w:author="Jinglin Sun" w:date="2024-07-26T10:37:07Z">
        <w:r>
          <w:rPr>
            <w:rFonts w:hint="eastAsia" w:eastAsia="仿宋_GB2312"/>
            <w:sz w:val="32"/>
            <w:szCs w:val="32"/>
            <w:lang w:val="en-US" w:eastAsia="zh-CN"/>
          </w:rPr>
          <w:t>美国专利局设置了PTA和PTE制度。其中，PTA制度旨在调整被审查流程尤其是流程延误所消耗掉的时间，而PTE则是美国专利法赋予那些需要审批才能上市的产品专利特惠，最长不超过5年。</w:t>
        </w:r>
      </w:ins>
      <w:ins w:id="4421" w:author="Jinglin Sun" w:date="2024-07-26T10:37:52Z">
        <w:r>
          <w:rPr>
            <w:rFonts w:hint="eastAsia" w:eastAsia="仿宋_GB2312"/>
            <w:sz w:val="32"/>
            <w:szCs w:val="32"/>
            <w:lang w:val="en-US" w:eastAsia="zh-CN"/>
          </w:rPr>
          <w:t>美国FDA额外通过数据独占期来保护这些企业</w:t>
        </w:r>
      </w:ins>
      <w:ins w:id="4422" w:author="Jinglin Sun" w:date="2024-07-26T10:38:05Z">
        <w:r>
          <w:rPr>
            <w:rFonts w:hint="eastAsia" w:eastAsia="仿宋_GB2312"/>
            <w:sz w:val="32"/>
            <w:szCs w:val="32"/>
            <w:lang w:val="en-US" w:eastAsia="zh-CN"/>
          </w:rPr>
          <w:t>，</w:t>
        </w:r>
      </w:ins>
      <w:ins w:id="4423" w:author="Jinglin Sun" w:date="2024-07-26T10:37:52Z">
        <w:r>
          <w:rPr>
            <w:rFonts w:hint="eastAsia" w:eastAsia="仿宋_GB2312"/>
            <w:sz w:val="32"/>
            <w:szCs w:val="32"/>
            <w:lang w:val="en-US" w:eastAsia="zh-CN"/>
          </w:rPr>
          <w:t>最长不超过12年</w:t>
        </w:r>
      </w:ins>
      <w:ins w:id="4424" w:author="Jinglin Sun" w:date="2024-07-26T10:38:08Z">
        <w:r>
          <w:rPr>
            <w:rFonts w:hint="eastAsia" w:eastAsia="仿宋_GB2312"/>
            <w:sz w:val="32"/>
            <w:szCs w:val="32"/>
            <w:lang w:val="en-US" w:eastAsia="zh-CN"/>
          </w:rPr>
          <w:t>。</w:t>
        </w:r>
      </w:ins>
      <w:ins w:id="4425" w:author="Jinglin Sun" w:date="2024-07-26T10:38:32Z">
        <w:r>
          <w:rPr>
            <w:rFonts w:hint="eastAsia" w:eastAsia="仿宋_GB2312"/>
            <w:sz w:val="32"/>
            <w:szCs w:val="32"/>
            <w:lang w:val="en-US" w:eastAsia="zh-CN"/>
          </w:rPr>
          <w:t>站在制药企业角度来讲，新药研发高投入</w:t>
        </w:r>
      </w:ins>
      <w:ins w:id="4426" w:author="Jinglin Sun" w:date="2024-07-26T10:38:42Z">
        <w:r>
          <w:rPr>
            <w:rFonts w:hint="eastAsia" w:eastAsia="仿宋_GB2312"/>
            <w:sz w:val="32"/>
            <w:szCs w:val="32"/>
            <w:lang w:val="en-US" w:eastAsia="zh-CN"/>
          </w:rPr>
          <w:t>、</w:t>
        </w:r>
      </w:ins>
      <w:ins w:id="4427" w:author="Jinglin Sun" w:date="2024-07-26T10:38:32Z">
        <w:r>
          <w:rPr>
            <w:rFonts w:hint="eastAsia" w:eastAsia="仿宋_GB2312"/>
            <w:sz w:val="32"/>
            <w:szCs w:val="32"/>
            <w:lang w:val="en-US" w:eastAsia="zh-CN"/>
          </w:rPr>
          <w:t>高风险</w:t>
        </w:r>
      </w:ins>
      <w:ins w:id="4428" w:author="Jinglin Sun" w:date="2024-07-26T10:38:44Z">
        <w:r>
          <w:rPr>
            <w:rFonts w:hint="eastAsia" w:eastAsia="仿宋_GB2312"/>
            <w:sz w:val="32"/>
            <w:szCs w:val="32"/>
            <w:lang w:val="en-US" w:eastAsia="zh-CN"/>
          </w:rPr>
          <w:t>、</w:t>
        </w:r>
      </w:ins>
      <w:ins w:id="4429" w:author="Jinglin Sun" w:date="2024-07-26T10:38:32Z">
        <w:r>
          <w:rPr>
            <w:rFonts w:hint="eastAsia" w:eastAsia="仿宋_GB2312"/>
            <w:sz w:val="32"/>
            <w:szCs w:val="32"/>
            <w:lang w:val="en-US" w:eastAsia="zh-CN"/>
          </w:rPr>
          <w:t>高回报，垄断性的“市场独占”是企业收回投资且获取利润的唯一手段，他们有充分动力去获取专利和尽量延长专利保护期。</w:t>
        </w:r>
      </w:ins>
    </w:p>
    <w:p w14:paraId="4A57C3BD">
      <w:pPr>
        <w:numPr>
          <w:ilvl w:val="-1"/>
          <w:numId w:val="0"/>
        </w:numPr>
        <w:wordWrap w:val="0"/>
        <w:spacing w:line="560" w:lineRule="exact"/>
        <w:ind w:firstLine="643" w:firstLineChars="200"/>
        <w:outlineLvl w:val="3"/>
        <w:rPr>
          <w:ins w:id="4430" w:author="Jinglin Sun" w:date="2024-07-26T13:57:44Z"/>
          <w:rFonts w:hint="eastAsia" w:eastAsia="仿宋_GB2312"/>
          <w:sz w:val="32"/>
          <w:szCs w:val="32"/>
          <w:lang w:val="en-US" w:eastAsia="zh-CN"/>
        </w:rPr>
      </w:pPr>
      <w:ins w:id="4431" w:author="Jinglin Sun" w:date="2024-07-26T13:57:57Z">
        <w:r>
          <w:rPr>
            <w:rFonts w:hint="eastAsia" w:eastAsia="仿宋_GB2312"/>
            <w:b/>
            <w:bCs/>
            <w:sz w:val="32"/>
            <w:szCs w:val="32"/>
            <w:lang w:val="en-US" w:eastAsia="zh-CN"/>
          </w:rPr>
          <w:t>（</w:t>
        </w:r>
      </w:ins>
      <w:ins w:id="4432" w:author="Jinglin Sun" w:date="2024-07-26T13:57:58Z">
        <w:r>
          <w:rPr>
            <w:rFonts w:hint="eastAsia" w:eastAsia="仿宋_GB2312"/>
            <w:b/>
            <w:bCs/>
            <w:sz w:val="32"/>
            <w:szCs w:val="32"/>
            <w:lang w:val="en-US" w:eastAsia="zh-CN"/>
          </w:rPr>
          <w:t>2</w:t>
        </w:r>
      </w:ins>
      <w:ins w:id="4433" w:author="Jinglin Sun" w:date="2024-07-26T13:57:57Z">
        <w:r>
          <w:rPr>
            <w:rFonts w:hint="eastAsia" w:eastAsia="仿宋_GB2312"/>
            <w:b/>
            <w:bCs/>
            <w:sz w:val="32"/>
            <w:szCs w:val="32"/>
            <w:lang w:val="en-US" w:eastAsia="zh-CN"/>
          </w:rPr>
          <w:t>）</w:t>
        </w:r>
      </w:ins>
      <w:ins w:id="4434" w:author="Jinglin Sun" w:date="2024-07-26T10:41:28Z">
        <w:r>
          <w:rPr>
            <w:rFonts w:hint="eastAsia" w:eastAsia="仿宋_GB2312"/>
            <w:b/>
            <w:bCs/>
            <w:sz w:val="32"/>
            <w:szCs w:val="32"/>
            <w:lang w:val="en-US" w:eastAsia="zh-CN"/>
            <w:rPrChange w:id="4435" w:author="Jinglin Sun" w:date="2024-07-26T10:55:29Z">
              <w:rPr>
                <w:rFonts w:hint="eastAsia" w:eastAsia="仿宋_GB2312"/>
                <w:sz w:val="32"/>
                <w:szCs w:val="32"/>
                <w:lang w:val="en-US" w:eastAsia="zh-CN"/>
              </w:rPr>
            </w:rPrChange>
          </w:rPr>
          <w:t>自由</w:t>
        </w:r>
      </w:ins>
      <w:ins w:id="4436" w:author="Jinglin Sun" w:date="2024-07-26T10:41:29Z">
        <w:r>
          <w:rPr>
            <w:rFonts w:hint="eastAsia" w:eastAsia="仿宋_GB2312"/>
            <w:b/>
            <w:bCs/>
            <w:sz w:val="32"/>
            <w:szCs w:val="32"/>
            <w:lang w:val="en-US" w:eastAsia="zh-CN"/>
            <w:rPrChange w:id="4437" w:author="Jinglin Sun" w:date="2024-07-26T10:55:29Z">
              <w:rPr>
                <w:rFonts w:hint="eastAsia" w:eastAsia="仿宋_GB2312"/>
                <w:sz w:val="32"/>
                <w:szCs w:val="32"/>
                <w:lang w:val="en-US" w:eastAsia="zh-CN"/>
              </w:rPr>
            </w:rPrChange>
          </w:rPr>
          <w:t>定价</w:t>
        </w:r>
      </w:ins>
      <w:ins w:id="4438" w:author="Jinglin Sun" w:date="2024-07-26T10:41:55Z">
        <w:r>
          <w:rPr>
            <w:rFonts w:hint="eastAsia" w:eastAsia="仿宋_GB2312"/>
            <w:b/>
            <w:bCs/>
            <w:sz w:val="32"/>
            <w:szCs w:val="32"/>
            <w:lang w:val="en-US" w:eastAsia="zh-CN"/>
            <w:rPrChange w:id="4439" w:author="Jinglin Sun" w:date="2024-07-26T10:55:29Z">
              <w:rPr>
                <w:rFonts w:hint="eastAsia" w:eastAsia="仿宋_GB2312"/>
                <w:sz w:val="32"/>
                <w:szCs w:val="32"/>
                <w:lang w:val="en-US" w:eastAsia="zh-CN"/>
              </w:rPr>
            </w:rPrChange>
          </w:rPr>
          <w:t>机制</w:t>
        </w:r>
      </w:ins>
      <w:ins w:id="4440" w:author="Jinglin Sun" w:date="2024-07-26T10:57:03Z">
        <w:r>
          <w:rPr>
            <w:rFonts w:hint="eastAsia" w:eastAsia="仿宋_GB2312"/>
            <w:b/>
            <w:bCs/>
            <w:sz w:val="32"/>
            <w:szCs w:val="32"/>
            <w:lang w:val="en-US" w:eastAsia="zh-CN"/>
          </w:rPr>
          <w:t>保障</w:t>
        </w:r>
      </w:ins>
      <w:ins w:id="4441" w:author="Jinglin Sun" w:date="2024-07-26T14:12:57Z">
        <w:r>
          <w:rPr>
            <w:rFonts w:hint="eastAsia" w:eastAsia="仿宋_GB2312"/>
            <w:b/>
            <w:bCs/>
            <w:sz w:val="32"/>
            <w:szCs w:val="32"/>
            <w:lang w:val="en-US" w:eastAsia="zh-CN"/>
          </w:rPr>
          <w:t>创新</w:t>
        </w:r>
      </w:ins>
      <w:ins w:id="4442" w:author="Jinglin Sun" w:date="2024-07-26T10:57:06Z">
        <w:r>
          <w:rPr>
            <w:rFonts w:hint="eastAsia" w:eastAsia="仿宋_GB2312"/>
            <w:b/>
            <w:bCs/>
            <w:sz w:val="32"/>
            <w:szCs w:val="32"/>
            <w:lang w:val="en-US" w:eastAsia="zh-CN"/>
          </w:rPr>
          <w:t>药</w:t>
        </w:r>
      </w:ins>
      <w:ins w:id="4443" w:author="Jinglin Sun" w:date="2024-07-26T10:57:08Z">
        <w:r>
          <w:rPr>
            <w:rFonts w:hint="eastAsia" w:eastAsia="仿宋_GB2312"/>
            <w:b/>
            <w:bCs/>
            <w:sz w:val="32"/>
            <w:szCs w:val="32"/>
            <w:lang w:val="en-US" w:eastAsia="zh-CN"/>
          </w:rPr>
          <w:t>研发</w:t>
        </w:r>
      </w:ins>
      <w:ins w:id="4444" w:author="Jinglin Sun" w:date="2024-07-26T10:57:19Z">
        <w:r>
          <w:rPr>
            <w:rFonts w:hint="eastAsia" w:eastAsia="仿宋_GB2312"/>
            <w:b/>
            <w:bCs/>
            <w:sz w:val="32"/>
            <w:szCs w:val="32"/>
            <w:lang w:val="en-US" w:eastAsia="zh-CN"/>
          </w:rPr>
          <w:t>投入</w:t>
        </w:r>
      </w:ins>
      <w:ins w:id="4445" w:author="Jinglin Sun" w:date="2024-07-26T10:57:22Z">
        <w:r>
          <w:rPr>
            <w:rFonts w:hint="eastAsia" w:eastAsia="仿宋_GB2312"/>
            <w:b/>
            <w:bCs/>
            <w:sz w:val="32"/>
            <w:szCs w:val="32"/>
            <w:lang w:val="en-US" w:eastAsia="zh-CN"/>
          </w:rPr>
          <w:t>良性</w:t>
        </w:r>
      </w:ins>
      <w:ins w:id="4446" w:author="Jinglin Sun" w:date="2024-07-26T10:57:24Z">
        <w:r>
          <w:rPr>
            <w:rFonts w:hint="eastAsia" w:eastAsia="仿宋_GB2312"/>
            <w:b/>
            <w:bCs/>
            <w:sz w:val="32"/>
            <w:szCs w:val="32"/>
            <w:lang w:val="en-US" w:eastAsia="zh-CN"/>
          </w:rPr>
          <w:t>循环</w:t>
        </w:r>
      </w:ins>
      <w:ins w:id="4447" w:author="Jinglin Sun" w:date="2024-07-26T10:41:56Z">
        <w:r>
          <w:rPr>
            <w:rFonts w:hint="eastAsia" w:eastAsia="仿宋_GB2312"/>
            <w:sz w:val="32"/>
            <w:szCs w:val="32"/>
            <w:lang w:val="en-US" w:eastAsia="zh-CN"/>
          </w:rPr>
          <w:t>。</w:t>
        </w:r>
      </w:ins>
    </w:p>
    <w:p w14:paraId="73182942">
      <w:pPr>
        <w:numPr>
          <w:ilvl w:val="-1"/>
          <w:numId w:val="0"/>
        </w:numPr>
        <w:wordWrap w:val="0"/>
        <w:spacing w:line="560" w:lineRule="exact"/>
        <w:ind w:firstLine="640" w:firstLineChars="200"/>
        <w:rPr>
          <w:ins w:id="4448" w:author="Jinglin Sun" w:date="2024-07-26T10:56:17Z"/>
          <w:rFonts w:hint="eastAsia" w:eastAsia="仿宋_GB2312"/>
          <w:sz w:val="32"/>
          <w:szCs w:val="32"/>
          <w:lang w:val="en-US" w:eastAsia="zh-CN"/>
        </w:rPr>
      </w:pPr>
      <w:ins w:id="4449" w:author="Jinglin Sun" w:date="2024-07-26T10:42:04Z">
        <w:r>
          <w:rPr>
            <w:rFonts w:hint="eastAsia" w:eastAsia="仿宋_GB2312"/>
            <w:sz w:val="32"/>
            <w:szCs w:val="32"/>
            <w:lang w:val="en-US" w:eastAsia="zh-CN"/>
          </w:rPr>
          <w:t>美国是实行自由定价体系最成功的国家，价格主要用市场供需总体趋势决定。参与定价的主体为制药生产企业与销售商/HM与医院/保险公司和联邦政府，价格由供需主体谈判确定。</w:t>
        </w:r>
      </w:ins>
      <w:ins w:id="4450" w:author="Jinglin Sun" w:date="2024-07-26T10:42:27Z">
        <w:r>
          <w:rPr>
            <w:rFonts w:hint="eastAsia" w:eastAsia="仿宋_GB2312"/>
            <w:sz w:val="32"/>
            <w:szCs w:val="32"/>
            <w:lang w:val="en-US" w:eastAsia="zh-CN"/>
          </w:rPr>
          <w:t>这种定价机制给予制药企业较大的定价自主权，尤其是拥有垄断产品的企业都会享有垄断定价权，这种体系最大的好处在于能够有效促进药品研发的快速发展。</w:t>
        </w:r>
      </w:ins>
    </w:p>
    <w:p w14:paraId="59D8D553">
      <w:pPr>
        <w:numPr>
          <w:ilvl w:val="0"/>
          <w:numId w:val="0"/>
        </w:numPr>
        <w:wordWrap w:val="0"/>
        <w:spacing w:line="560" w:lineRule="exact"/>
        <w:ind w:firstLine="640" w:firstLineChars="200"/>
        <w:outlineLvl w:val="3"/>
        <w:rPr>
          <w:ins w:id="4452" w:author="Jinglin Sun" w:date="2024-07-26T13:58:07Z"/>
          <w:rFonts w:hint="eastAsia" w:eastAsia="仿宋_GB2312"/>
          <w:sz w:val="32"/>
          <w:szCs w:val="32"/>
          <w:lang w:val="en-US" w:eastAsia="zh-CN"/>
        </w:rPr>
        <w:pPrChange w:id="4451" w:author="Jinglin Sun" w:date="2024-07-26T13:58:11Z">
          <w:pPr>
            <w:numPr>
              <w:ilvl w:val="-1"/>
              <w:numId w:val="0"/>
            </w:numPr>
            <w:wordWrap w:val="0"/>
            <w:spacing w:line="560" w:lineRule="exact"/>
            <w:ind w:firstLine="640" w:firstLineChars="200"/>
          </w:pPr>
        </w:pPrChange>
      </w:pPr>
      <w:ins w:id="4453" w:author="Jinglin Sun" w:date="2024-07-26T13:58:11Z">
        <w:r>
          <w:rPr>
            <w:rFonts w:hint="eastAsia" w:ascii="Times New Roman" w:hAnsi="Times New Roman" w:eastAsia="仿宋_GB2312" w:cs="Times New Roman"/>
            <w:kern w:val="2"/>
            <w:sz w:val="32"/>
            <w:szCs w:val="32"/>
            <w:lang w:val="en-US" w:eastAsia="zh-CN" w:bidi="ar-SA"/>
            <w14:ligatures w14:val="none"/>
          </w:rPr>
          <w:t>（3）</w:t>
        </w:r>
      </w:ins>
      <w:ins w:id="4454" w:author="Jinglin Sun" w:date="2024-07-26T10:44:51Z">
        <w:r>
          <w:rPr>
            <w:rFonts w:hint="eastAsia" w:eastAsia="仿宋_GB2312"/>
            <w:b/>
            <w:bCs/>
            <w:sz w:val="32"/>
            <w:szCs w:val="32"/>
            <w:lang w:val="en-US" w:eastAsia="zh-CN"/>
            <w:rPrChange w:id="4455" w:author="Jinglin Sun" w:date="2024-07-26T10:55:25Z">
              <w:rPr>
                <w:rFonts w:hint="eastAsia" w:eastAsia="仿宋_GB2312"/>
                <w:sz w:val="32"/>
                <w:szCs w:val="32"/>
                <w:lang w:val="en-US" w:eastAsia="zh-CN"/>
              </w:rPr>
            </w:rPrChange>
          </w:rPr>
          <w:t>全面</w:t>
        </w:r>
      </w:ins>
      <w:ins w:id="4456" w:author="Jinglin Sun" w:date="2024-07-26T10:44:52Z">
        <w:r>
          <w:rPr>
            <w:rFonts w:hint="eastAsia" w:eastAsia="仿宋_GB2312"/>
            <w:b/>
            <w:bCs/>
            <w:sz w:val="32"/>
            <w:szCs w:val="32"/>
            <w:lang w:val="en-US" w:eastAsia="zh-CN"/>
            <w:rPrChange w:id="4457" w:author="Jinglin Sun" w:date="2024-07-26T10:55:25Z">
              <w:rPr>
                <w:rFonts w:hint="eastAsia" w:eastAsia="仿宋_GB2312"/>
                <w:sz w:val="32"/>
                <w:szCs w:val="32"/>
                <w:lang w:val="en-US" w:eastAsia="zh-CN"/>
              </w:rPr>
            </w:rPrChange>
          </w:rPr>
          <w:t>覆盖的</w:t>
        </w:r>
      </w:ins>
      <w:ins w:id="4458" w:author="Jinglin Sun" w:date="2024-07-26T10:44:55Z">
        <w:r>
          <w:rPr>
            <w:rFonts w:hint="eastAsia" w:eastAsia="仿宋_GB2312"/>
            <w:b/>
            <w:bCs/>
            <w:sz w:val="32"/>
            <w:szCs w:val="32"/>
            <w:lang w:val="en-US" w:eastAsia="zh-CN"/>
            <w:rPrChange w:id="4459" w:author="Jinglin Sun" w:date="2024-07-26T10:55:25Z">
              <w:rPr>
                <w:rFonts w:hint="eastAsia" w:eastAsia="仿宋_GB2312"/>
                <w:sz w:val="32"/>
                <w:szCs w:val="32"/>
                <w:lang w:val="en-US" w:eastAsia="zh-CN"/>
              </w:rPr>
            </w:rPrChange>
          </w:rPr>
          <w:t>医疗</w:t>
        </w:r>
      </w:ins>
      <w:ins w:id="4460" w:author="Jinglin Sun" w:date="2024-07-26T10:44:56Z">
        <w:r>
          <w:rPr>
            <w:rFonts w:hint="eastAsia" w:eastAsia="仿宋_GB2312"/>
            <w:b/>
            <w:bCs/>
            <w:sz w:val="32"/>
            <w:szCs w:val="32"/>
            <w:lang w:val="en-US" w:eastAsia="zh-CN"/>
            <w:rPrChange w:id="4461" w:author="Jinglin Sun" w:date="2024-07-26T10:55:25Z">
              <w:rPr>
                <w:rFonts w:hint="eastAsia" w:eastAsia="仿宋_GB2312"/>
                <w:sz w:val="32"/>
                <w:szCs w:val="32"/>
                <w:lang w:val="en-US" w:eastAsia="zh-CN"/>
              </w:rPr>
            </w:rPrChange>
          </w:rPr>
          <w:t>保险</w:t>
        </w:r>
      </w:ins>
      <w:ins w:id="4462" w:author="Jinglin Sun" w:date="2024-07-26T10:44:57Z">
        <w:r>
          <w:rPr>
            <w:rFonts w:hint="eastAsia" w:eastAsia="仿宋_GB2312"/>
            <w:b/>
            <w:bCs/>
            <w:sz w:val="32"/>
            <w:szCs w:val="32"/>
            <w:lang w:val="en-US" w:eastAsia="zh-CN"/>
            <w:rPrChange w:id="4463" w:author="Jinglin Sun" w:date="2024-07-26T10:55:25Z">
              <w:rPr>
                <w:rFonts w:hint="eastAsia" w:eastAsia="仿宋_GB2312"/>
                <w:sz w:val="32"/>
                <w:szCs w:val="32"/>
                <w:lang w:val="en-US" w:eastAsia="zh-CN"/>
              </w:rPr>
            </w:rPrChange>
          </w:rPr>
          <w:t>制度</w:t>
        </w:r>
      </w:ins>
      <w:ins w:id="4464" w:author="Jinglin Sun" w:date="2024-07-26T10:45:00Z">
        <w:r>
          <w:rPr>
            <w:rFonts w:hint="eastAsia" w:eastAsia="仿宋_GB2312"/>
            <w:b/>
            <w:bCs/>
            <w:sz w:val="32"/>
            <w:szCs w:val="32"/>
            <w:lang w:val="en-US" w:eastAsia="zh-CN"/>
            <w:rPrChange w:id="4465" w:author="Jinglin Sun" w:date="2024-07-26T10:55:25Z">
              <w:rPr>
                <w:rFonts w:hint="eastAsia" w:eastAsia="仿宋_GB2312"/>
                <w:sz w:val="32"/>
                <w:szCs w:val="32"/>
                <w:lang w:val="en-US" w:eastAsia="zh-CN"/>
              </w:rPr>
            </w:rPrChange>
          </w:rPr>
          <w:t>保障</w:t>
        </w:r>
      </w:ins>
      <w:ins w:id="4466" w:author="Jinglin Sun" w:date="2024-07-26T14:13:14Z">
        <w:r>
          <w:rPr>
            <w:rFonts w:hint="eastAsia" w:eastAsia="仿宋_GB2312"/>
            <w:b/>
            <w:bCs/>
            <w:sz w:val="32"/>
            <w:szCs w:val="32"/>
            <w:lang w:val="en-US" w:eastAsia="zh-CN"/>
          </w:rPr>
          <w:t>创新</w:t>
        </w:r>
      </w:ins>
      <w:ins w:id="4467" w:author="Jinglin Sun" w:date="2024-07-26T10:45:01Z">
        <w:r>
          <w:rPr>
            <w:rFonts w:hint="eastAsia" w:eastAsia="仿宋_GB2312"/>
            <w:b/>
            <w:bCs/>
            <w:sz w:val="32"/>
            <w:szCs w:val="32"/>
            <w:lang w:val="en-US" w:eastAsia="zh-CN"/>
            <w:rPrChange w:id="4468" w:author="Jinglin Sun" w:date="2024-07-26T10:55:25Z">
              <w:rPr>
                <w:rFonts w:hint="eastAsia" w:eastAsia="仿宋_GB2312"/>
                <w:sz w:val="32"/>
                <w:szCs w:val="32"/>
                <w:lang w:val="en-US" w:eastAsia="zh-CN"/>
              </w:rPr>
            </w:rPrChange>
          </w:rPr>
          <w:t>药品</w:t>
        </w:r>
      </w:ins>
      <w:ins w:id="4469" w:author="Jinglin Sun" w:date="2024-07-26T10:45:04Z">
        <w:r>
          <w:rPr>
            <w:rFonts w:hint="eastAsia" w:eastAsia="仿宋_GB2312"/>
            <w:b/>
            <w:bCs/>
            <w:sz w:val="32"/>
            <w:szCs w:val="32"/>
            <w:lang w:val="en-US" w:eastAsia="zh-CN"/>
            <w:rPrChange w:id="4470" w:author="Jinglin Sun" w:date="2024-07-26T10:55:25Z">
              <w:rPr>
                <w:rFonts w:hint="eastAsia" w:eastAsia="仿宋_GB2312"/>
                <w:sz w:val="32"/>
                <w:szCs w:val="32"/>
                <w:lang w:val="en-US" w:eastAsia="zh-CN"/>
              </w:rPr>
            </w:rPrChange>
          </w:rPr>
          <w:t>支付</w:t>
        </w:r>
      </w:ins>
      <w:ins w:id="4471" w:author="Jinglin Sun" w:date="2024-07-26T10:45:05Z">
        <w:r>
          <w:rPr>
            <w:rFonts w:hint="eastAsia" w:eastAsia="仿宋_GB2312"/>
            <w:b/>
            <w:bCs/>
            <w:sz w:val="32"/>
            <w:szCs w:val="32"/>
            <w:lang w:val="en-US" w:eastAsia="zh-CN"/>
            <w:rPrChange w:id="4472" w:author="Jinglin Sun" w:date="2024-07-26T10:55:25Z">
              <w:rPr>
                <w:rFonts w:hint="eastAsia" w:eastAsia="仿宋_GB2312"/>
                <w:sz w:val="32"/>
                <w:szCs w:val="32"/>
                <w:lang w:val="en-US" w:eastAsia="zh-CN"/>
              </w:rPr>
            </w:rPrChange>
          </w:rPr>
          <w:t>来源</w:t>
        </w:r>
      </w:ins>
      <w:ins w:id="4473" w:author="Jinglin Sun" w:date="2024-07-26T10:45:06Z">
        <w:r>
          <w:rPr>
            <w:rFonts w:hint="eastAsia" w:eastAsia="仿宋_GB2312"/>
            <w:sz w:val="32"/>
            <w:szCs w:val="32"/>
            <w:lang w:val="en-US" w:eastAsia="zh-CN"/>
          </w:rPr>
          <w:t>。</w:t>
        </w:r>
      </w:ins>
    </w:p>
    <w:p w14:paraId="3B56AB37">
      <w:pPr>
        <w:numPr>
          <w:ilvl w:val="0"/>
          <w:numId w:val="0"/>
        </w:numPr>
        <w:wordWrap w:val="0"/>
        <w:spacing w:line="560" w:lineRule="exact"/>
        <w:ind w:firstLine="640" w:firstLineChars="200"/>
        <w:rPr>
          <w:ins w:id="4475" w:author="Jinglin Sun" w:date="2024-07-26T10:45:45Z"/>
          <w:rFonts w:hint="eastAsia" w:eastAsia="仿宋_GB2312"/>
          <w:sz w:val="32"/>
          <w:szCs w:val="32"/>
          <w:lang w:val="en-US" w:eastAsia="zh-CN"/>
        </w:rPr>
        <w:pPrChange w:id="4474" w:author="Jinglin Sun" w:date="2024-07-26T13:58:11Z">
          <w:pPr>
            <w:numPr>
              <w:ilvl w:val="-1"/>
              <w:numId w:val="0"/>
            </w:numPr>
            <w:wordWrap w:val="0"/>
            <w:spacing w:line="560" w:lineRule="exact"/>
            <w:ind w:firstLine="640" w:firstLineChars="200"/>
          </w:pPr>
        </w:pPrChange>
      </w:pPr>
      <w:ins w:id="4476" w:author="Jinglin Sun" w:date="2024-07-26T10:45:15Z">
        <w:r>
          <w:rPr>
            <w:rFonts w:hint="eastAsia" w:eastAsia="仿宋_GB2312"/>
            <w:sz w:val="32"/>
            <w:szCs w:val="32"/>
            <w:lang w:val="en-US" w:eastAsia="zh-CN"/>
          </w:rPr>
          <w:t>美国的医疗保险制度大致可以分为两大类，分别是公共医疗保险和私人医疗保险。美国的公共医疗保险制度中，最重要/惠及面最广的是老年和残障健康保险（Medicare）和医疗援助(Medicaid)。</w:t>
        </w:r>
      </w:ins>
      <w:ins w:id="4477" w:author="Jinglin Sun" w:date="2024-07-26T10:45:24Z">
        <w:r>
          <w:rPr>
            <w:rFonts w:hint="eastAsia" w:eastAsia="仿宋_GB2312"/>
            <w:sz w:val="32"/>
            <w:szCs w:val="32"/>
            <w:lang w:val="en-US" w:eastAsia="zh-CN"/>
          </w:rPr>
          <w:t>同时，美国的私人医疗保险制度非常发达，80%以上的美国人都购买了私人健康保险产品，与公共医疗保险互补，满足不同人群不同层次的需要。</w:t>
        </w:r>
      </w:ins>
      <w:ins w:id="4478" w:author="Jinglin Sun" w:date="2024-07-26T10:45:43Z">
        <w:r>
          <w:rPr>
            <w:rFonts w:hint="eastAsia" w:eastAsia="仿宋_GB2312"/>
            <w:sz w:val="32"/>
            <w:szCs w:val="32"/>
            <w:lang w:val="en-US" w:eastAsia="zh-CN"/>
          </w:rPr>
          <w:t>美国国会在20世纪60年代的“新经济”时期，推出了社保改革，由政府建立医疗保险制度，解决低收入人群的医保问题。美国政府还强制要求雇主和就业人员购买商业保险。美国医药市场的主要买单人变为了保险公司和雇主。</w:t>
        </w:r>
      </w:ins>
    </w:p>
    <w:p w14:paraId="0A81D5A6">
      <w:pPr>
        <w:numPr>
          <w:ilvl w:val="0"/>
          <w:numId w:val="0"/>
        </w:numPr>
        <w:wordWrap w:val="0"/>
        <w:spacing w:line="560" w:lineRule="exact"/>
        <w:ind w:left="482" w:firstLine="0" w:firstLineChars="0"/>
        <w:outlineLvl w:val="3"/>
        <w:rPr>
          <w:ins w:id="4480" w:author="Jinglin Sun" w:date="2024-07-26T13:58:23Z"/>
          <w:rFonts w:hint="eastAsia" w:eastAsia="仿宋_GB2312"/>
          <w:sz w:val="32"/>
          <w:szCs w:val="32"/>
          <w:lang w:val="en-US" w:eastAsia="zh-CN"/>
        </w:rPr>
        <w:pPrChange w:id="4479" w:author="Jinglin Sun" w:date="2024-07-26T13:58:28Z">
          <w:pPr>
            <w:numPr>
              <w:ilvl w:val="-1"/>
              <w:numId w:val="0"/>
            </w:numPr>
            <w:wordWrap w:val="0"/>
            <w:spacing w:line="560" w:lineRule="exact"/>
            <w:ind w:firstLine="640" w:firstLineChars="200"/>
          </w:pPr>
        </w:pPrChange>
      </w:pPr>
      <w:ins w:id="4481" w:author="Jinglin Sun" w:date="2024-07-26T13:58:28Z">
        <w:r>
          <w:rPr>
            <w:rFonts w:hint="eastAsia" w:ascii="Times New Roman" w:hAnsi="Times New Roman" w:eastAsia="仿宋_GB2312" w:cs="Times New Roman"/>
            <w:kern w:val="2"/>
            <w:sz w:val="32"/>
            <w:szCs w:val="32"/>
            <w:lang w:val="en-US" w:eastAsia="zh-CN" w:bidi="ar-SA"/>
            <w14:ligatures w14:val="none"/>
          </w:rPr>
          <w:t>（4）</w:t>
        </w:r>
      </w:ins>
      <w:ins w:id="4482" w:author="Jinglin Sun" w:date="2024-07-26T10:46:14Z">
        <w:r>
          <w:rPr>
            <w:rFonts w:hint="eastAsia" w:eastAsia="仿宋_GB2312"/>
            <w:b/>
            <w:bCs/>
            <w:sz w:val="32"/>
            <w:szCs w:val="32"/>
            <w:lang w:val="en-US" w:eastAsia="zh-CN"/>
            <w:rPrChange w:id="4483" w:author="Jinglin Sun" w:date="2024-07-26T10:55:33Z">
              <w:rPr>
                <w:rFonts w:hint="eastAsia" w:eastAsia="仿宋_GB2312"/>
                <w:sz w:val="32"/>
                <w:szCs w:val="32"/>
                <w:lang w:val="en-US" w:eastAsia="zh-CN"/>
              </w:rPr>
            </w:rPrChange>
          </w:rPr>
          <w:t>仿制药</w:t>
        </w:r>
      </w:ins>
      <w:ins w:id="4484" w:author="Jinglin Sun" w:date="2024-07-26T10:46:15Z">
        <w:r>
          <w:rPr>
            <w:rFonts w:hint="eastAsia" w:eastAsia="仿宋_GB2312"/>
            <w:b/>
            <w:bCs/>
            <w:sz w:val="32"/>
            <w:szCs w:val="32"/>
            <w:lang w:val="en-US" w:eastAsia="zh-CN"/>
            <w:rPrChange w:id="4485" w:author="Jinglin Sun" w:date="2024-07-26T10:55:33Z">
              <w:rPr>
                <w:rFonts w:hint="eastAsia" w:eastAsia="仿宋_GB2312"/>
                <w:sz w:val="32"/>
                <w:szCs w:val="32"/>
                <w:lang w:val="en-US" w:eastAsia="zh-CN"/>
              </w:rPr>
            </w:rPrChange>
          </w:rPr>
          <w:t>改革</w:t>
        </w:r>
      </w:ins>
      <w:ins w:id="4486" w:author="Jinglin Sun" w:date="2024-07-26T10:46:21Z">
        <w:r>
          <w:rPr>
            <w:rFonts w:hint="eastAsia" w:eastAsia="仿宋_GB2312"/>
            <w:b/>
            <w:bCs/>
            <w:sz w:val="32"/>
            <w:szCs w:val="32"/>
            <w:lang w:val="en-US" w:eastAsia="zh-CN"/>
            <w:rPrChange w:id="4487" w:author="Jinglin Sun" w:date="2024-07-26T10:55:33Z">
              <w:rPr>
                <w:rFonts w:hint="eastAsia" w:eastAsia="仿宋_GB2312"/>
                <w:sz w:val="32"/>
                <w:szCs w:val="32"/>
                <w:lang w:val="en-US" w:eastAsia="zh-CN"/>
              </w:rPr>
            </w:rPrChange>
          </w:rPr>
          <w:t>平抑</w:t>
        </w:r>
      </w:ins>
      <w:ins w:id="4488" w:author="Jinglin Sun" w:date="2024-07-26T14:13:21Z">
        <w:r>
          <w:rPr>
            <w:rFonts w:hint="eastAsia" w:eastAsia="仿宋_GB2312"/>
            <w:b/>
            <w:bCs/>
            <w:sz w:val="32"/>
            <w:szCs w:val="32"/>
            <w:lang w:val="en-US" w:eastAsia="zh-CN"/>
          </w:rPr>
          <w:t>创新</w:t>
        </w:r>
      </w:ins>
      <w:ins w:id="4489" w:author="Jinglin Sun" w:date="2024-07-26T10:46:25Z">
        <w:r>
          <w:rPr>
            <w:rFonts w:hint="eastAsia" w:eastAsia="仿宋_GB2312"/>
            <w:b/>
            <w:bCs/>
            <w:sz w:val="32"/>
            <w:szCs w:val="32"/>
            <w:lang w:val="en-US" w:eastAsia="zh-CN"/>
            <w:rPrChange w:id="4490" w:author="Jinglin Sun" w:date="2024-07-26T10:55:33Z">
              <w:rPr>
                <w:rFonts w:hint="eastAsia" w:eastAsia="仿宋_GB2312"/>
                <w:sz w:val="32"/>
                <w:szCs w:val="32"/>
                <w:lang w:val="en-US" w:eastAsia="zh-CN"/>
              </w:rPr>
            </w:rPrChange>
          </w:rPr>
          <w:t>药品</w:t>
        </w:r>
      </w:ins>
      <w:ins w:id="4491" w:author="Jinglin Sun" w:date="2024-07-26T10:46:26Z">
        <w:r>
          <w:rPr>
            <w:rFonts w:hint="eastAsia" w:eastAsia="仿宋_GB2312"/>
            <w:b/>
            <w:bCs/>
            <w:sz w:val="32"/>
            <w:szCs w:val="32"/>
            <w:lang w:val="en-US" w:eastAsia="zh-CN"/>
            <w:rPrChange w:id="4492" w:author="Jinglin Sun" w:date="2024-07-26T10:55:33Z">
              <w:rPr>
                <w:rFonts w:hint="eastAsia" w:eastAsia="仿宋_GB2312"/>
                <w:sz w:val="32"/>
                <w:szCs w:val="32"/>
                <w:lang w:val="en-US" w:eastAsia="zh-CN"/>
              </w:rPr>
            </w:rPrChange>
          </w:rPr>
          <w:t>价格</w:t>
        </w:r>
      </w:ins>
      <w:ins w:id="4493" w:author="Jinglin Sun" w:date="2024-07-26T10:46:27Z">
        <w:r>
          <w:rPr>
            <w:rFonts w:hint="eastAsia" w:eastAsia="仿宋_GB2312"/>
            <w:sz w:val="32"/>
            <w:szCs w:val="32"/>
            <w:lang w:val="en-US" w:eastAsia="zh-CN"/>
          </w:rPr>
          <w:t>。</w:t>
        </w:r>
      </w:ins>
    </w:p>
    <w:p w14:paraId="4B28A218">
      <w:pPr>
        <w:numPr>
          <w:ilvl w:val="0"/>
          <w:numId w:val="0"/>
        </w:numPr>
        <w:wordWrap w:val="0"/>
        <w:spacing w:line="560" w:lineRule="exact"/>
        <w:ind w:left="0" w:firstLine="640" w:firstLineChars="200"/>
        <w:rPr>
          <w:ins w:id="4495" w:author="Jinglin Sun" w:date="2024-07-26T10:42:04Z"/>
          <w:rFonts w:hint="default" w:eastAsia="仿宋_GB2312"/>
          <w:sz w:val="32"/>
          <w:szCs w:val="32"/>
          <w:lang w:val="en-US" w:eastAsia="zh-CN"/>
        </w:rPr>
        <w:pPrChange w:id="4494" w:author="Jinglin Sun" w:date="2024-07-26T13:58:52Z">
          <w:pPr>
            <w:numPr>
              <w:ilvl w:val="-1"/>
              <w:numId w:val="0"/>
            </w:numPr>
            <w:wordWrap w:val="0"/>
            <w:spacing w:line="560" w:lineRule="exact"/>
            <w:ind w:firstLine="640" w:firstLineChars="200"/>
          </w:pPr>
        </w:pPrChange>
      </w:pPr>
      <w:ins w:id="4496" w:author="Jinglin Sun" w:date="2024-07-26T10:54:09Z">
        <w:r>
          <w:rPr>
            <w:rFonts w:hint="eastAsia" w:eastAsia="仿宋_GB2312"/>
            <w:sz w:val="32"/>
            <w:szCs w:val="32"/>
            <w:lang w:val="en-US" w:eastAsia="zh-CN"/>
          </w:rPr>
          <w:t>1982年，美国推出“仿制药立法改革”。1984年，《药物价格竞争和专利期恢复法案》出台，仿制药地位合法化。仿制药的处方药占有率从1984 年的不到19%，上升到2015年的约90%。美国政府用仿制药的廉价和等效平抑了市场药物的价格。</w:t>
        </w:r>
      </w:ins>
    </w:p>
    <w:p w14:paraId="219F9592">
      <w:pPr>
        <w:numPr>
          <w:ilvl w:val="0"/>
          <w:numId w:val="5"/>
        </w:numPr>
        <w:wordWrap w:val="0"/>
        <w:spacing w:line="560" w:lineRule="exact"/>
        <w:ind w:firstLine="640" w:firstLineChars="200"/>
        <w:outlineLvl w:val="2"/>
        <w:rPr>
          <w:ins w:id="4497" w:author="Jinglin Sun" w:date="2024-08-12T09:35:23Z"/>
          <w:rFonts w:hint="eastAsia" w:eastAsia="仿宋_GB2312"/>
          <w:sz w:val="32"/>
          <w:szCs w:val="32"/>
          <w:lang w:val="en-US" w:eastAsia="zh-CN"/>
        </w:rPr>
      </w:pPr>
      <w:ins w:id="4498" w:author="Jinglin Sun" w:date="2024-08-12T09:35:23Z">
        <w:r>
          <w:rPr>
            <w:rFonts w:hint="eastAsia" w:eastAsia="仿宋_GB2312"/>
            <w:sz w:val="32"/>
            <w:szCs w:val="32"/>
            <w:lang w:val="en-US" w:eastAsia="zh-CN"/>
          </w:rPr>
          <w:t>英国模式</w:t>
        </w:r>
      </w:ins>
    </w:p>
    <w:p w14:paraId="171DD1EE">
      <w:pPr>
        <w:numPr>
          <w:ilvl w:val="0"/>
          <w:numId w:val="0"/>
        </w:numPr>
        <w:wordWrap w:val="0"/>
        <w:spacing w:line="560" w:lineRule="exact"/>
        <w:ind w:firstLine="643" w:firstLineChars="200"/>
        <w:rPr>
          <w:ins w:id="4499" w:author="Jinglin Sun" w:date="2024-08-12T09:35:23Z"/>
          <w:rFonts w:hint="default" w:eastAsia="仿宋_GB2312"/>
          <w:sz w:val="32"/>
          <w:szCs w:val="32"/>
          <w:lang w:val="en-US" w:eastAsia="zh-CN"/>
        </w:rPr>
      </w:pPr>
      <w:ins w:id="4500" w:author="Jinglin Sun" w:date="2024-08-12T09:35:23Z">
        <w:r>
          <w:rPr>
            <w:rFonts w:hint="eastAsia" w:eastAsia="仿宋_GB2312"/>
            <w:b/>
            <w:bCs/>
            <w:sz w:val="32"/>
            <w:szCs w:val="32"/>
            <w:lang w:val="en-US" w:eastAsia="zh-CN"/>
          </w:rPr>
          <w:t>（1）</w:t>
        </w:r>
      </w:ins>
      <w:ins w:id="4501" w:author="Jinglin Sun" w:date="2024-08-12T09:35:23Z">
        <w:r>
          <w:rPr>
            <w:rFonts w:hint="default" w:eastAsia="仿宋_GB2312"/>
            <w:b/>
            <w:bCs/>
            <w:sz w:val="32"/>
            <w:szCs w:val="32"/>
            <w:lang w:val="en-US" w:eastAsia="zh-CN"/>
          </w:rPr>
          <w:t>多渠道支撑生物医药企业发展</w:t>
        </w:r>
      </w:ins>
      <w:ins w:id="4502" w:author="Jinglin Sun" w:date="2024-08-12T09:35:23Z">
        <w:r>
          <w:rPr>
            <w:rFonts w:hint="eastAsia" w:eastAsia="仿宋_GB2312"/>
            <w:b/>
            <w:bCs/>
            <w:sz w:val="32"/>
            <w:szCs w:val="32"/>
            <w:lang w:val="en-US" w:eastAsia="zh-CN"/>
          </w:rPr>
          <w:t>，尤其是对中小创新企业</w:t>
        </w:r>
      </w:ins>
      <w:ins w:id="4503" w:author="Jinglin Sun" w:date="2024-08-12T09:35:23Z">
        <w:r>
          <w:rPr>
            <w:rFonts w:hint="default" w:eastAsia="仿宋_GB2312"/>
            <w:b/>
            <w:bCs/>
            <w:sz w:val="32"/>
            <w:szCs w:val="32"/>
            <w:lang w:val="en-US" w:eastAsia="zh-CN"/>
          </w:rPr>
          <w:t>的研发资助。</w:t>
        </w:r>
      </w:ins>
    </w:p>
    <w:p w14:paraId="72774230">
      <w:pPr>
        <w:numPr>
          <w:ilvl w:val="0"/>
          <w:numId w:val="0"/>
        </w:numPr>
        <w:wordWrap w:val="0"/>
        <w:spacing w:line="560" w:lineRule="exact"/>
        <w:ind w:firstLine="640" w:firstLineChars="200"/>
        <w:rPr>
          <w:ins w:id="4504" w:author="Jinglin Sun" w:date="2024-08-12T09:35:23Z"/>
          <w:rFonts w:hint="default" w:ascii="FZBSK--GBK1-0" w:hAnsi="FZBSK--GBK1-0" w:eastAsia="FZBSK--GBK1-0" w:cs="FZBSK--GBK1-0"/>
          <w:color w:val="231F20"/>
          <w:kern w:val="0"/>
          <w:sz w:val="16"/>
          <w:szCs w:val="16"/>
          <w:lang w:val="en-US" w:eastAsia="zh-CN" w:bidi="ar"/>
          <w14:ligatures w14:val="none"/>
        </w:rPr>
      </w:pPr>
      <w:ins w:id="4505" w:author="Jinglin Sun" w:date="2024-08-12T09:35:23Z">
        <w:r>
          <w:rPr>
            <w:rFonts w:hint="default" w:eastAsia="仿宋_GB2312"/>
            <w:sz w:val="32"/>
            <w:szCs w:val="32"/>
            <w:lang w:val="en-US" w:eastAsia="zh-CN"/>
          </w:rPr>
          <w:t>英国贸工部投入30亿英镑用于生物医药产业的科技创新，鼓励风险投资更多地进入生物医药产业。2017年《患者资本审查》对税收优惠的风险投资计划进行了改进，以鼓励对早期公司的更多投资。2020年7月，英国发布《研究与开发路线图》，提出了支持创新企业的措施，特别是高潜力企业将根据其需求提供资金等方面的支持，扩大企业投资计划和风险资本信托基金的税收减免。为更好激励企业加大研发投入，英国提出了针对中小微企业和大企业的研发税收加计扣除政策，并在后续政策中提高对研发投入加计扣除比例，对大企业扣除比例为130%，对中小微企业为230%。</w:t>
        </w:r>
      </w:ins>
    </w:p>
    <w:p w14:paraId="5D761879">
      <w:pPr>
        <w:numPr>
          <w:ilvl w:val="0"/>
          <w:numId w:val="0"/>
        </w:numPr>
        <w:wordWrap w:val="0"/>
        <w:spacing w:line="560" w:lineRule="exact"/>
        <w:ind w:firstLine="643" w:firstLineChars="200"/>
        <w:outlineLvl w:val="3"/>
        <w:rPr>
          <w:ins w:id="4506" w:author="Jinglin Sun" w:date="2024-08-12T09:35:23Z"/>
          <w:rFonts w:hint="default" w:eastAsia="仿宋_GB2312"/>
          <w:b/>
          <w:bCs/>
          <w:sz w:val="32"/>
          <w:szCs w:val="32"/>
          <w:lang w:val="en-US" w:eastAsia="zh-CN"/>
        </w:rPr>
      </w:pPr>
      <w:ins w:id="4507" w:author="Jinglin Sun" w:date="2024-08-12T09:35:23Z">
        <w:r>
          <w:rPr>
            <w:rFonts w:hint="eastAsia" w:eastAsia="仿宋_GB2312"/>
            <w:b/>
            <w:bCs/>
            <w:sz w:val="32"/>
            <w:szCs w:val="32"/>
            <w:lang w:val="en-US" w:eastAsia="zh-CN"/>
          </w:rPr>
          <w:t>（2）构建临床研究生物样本库和数据平台，为创新药物发展提供有力支撑</w:t>
        </w:r>
      </w:ins>
    </w:p>
    <w:p w14:paraId="09069B5F">
      <w:pPr>
        <w:numPr>
          <w:ilvl w:val="0"/>
          <w:numId w:val="0"/>
        </w:numPr>
        <w:wordWrap w:val="0"/>
        <w:spacing w:line="560" w:lineRule="exact"/>
        <w:ind w:firstLine="640" w:firstLineChars="200"/>
        <w:rPr>
          <w:ins w:id="4508" w:author="Jinglin Sun" w:date="2024-08-12T09:35:23Z"/>
          <w:rFonts w:hint="default" w:eastAsia="仿宋_GB2312"/>
          <w:b/>
          <w:bCs/>
          <w:sz w:val="32"/>
          <w:szCs w:val="32"/>
          <w:lang w:val="en-US" w:eastAsia="zh-CN"/>
        </w:rPr>
      </w:pPr>
      <w:ins w:id="4509" w:author="Jinglin Sun" w:date="2024-08-12T09:35:23Z">
        <w:r>
          <w:rPr>
            <w:rFonts w:hint="default" w:eastAsia="仿宋_GB2312"/>
            <w:sz w:val="32"/>
            <w:szCs w:val="32"/>
            <w:lang w:val="en-US" w:eastAsia="zh-CN"/>
          </w:rPr>
          <w:t>英国卫生部等机构联合资助建设英国生物样本资源库，具体包括遗传、生物化学和成像数据段等信息，向遗传、环境等复杂交互作用与患病危险的研究人员提供样本材料以便开展相关研究，研发新的治疗和预防手段。作为世界上规模最大的人群样本库之一，英国生物样本资源库在最大程度上实现了样本资源共享。</w:t>
        </w:r>
      </w:ins>
      <w:ins w:id="4510" w:author="Jinglin Sun" w:date="2024-08-12T09:35:23Z">
        <w:r>
          <w:rPr>
            <w:rFonts w:hint="eastAsia" w:eastAsia="仿宋_GB2312"/>
            <w:sz w:val="32"/>
            <w:szCs w:val="32"/>
            <w:lang w:val="en-US" w:eastAsia="zh-CN"/>
          </w:rPr>
          <w:t>此外，</w:t>
        </w:r>
      </w:ins>
      <w:ins w:id="4511" w:author="Jinglin Sun" w:date="2024-08-12T09:35:23Z">
        <w:r>
          <w:rPr>
            <w:rFonts w:hint="default" w:eastAsia="仿宋_GB2312"/>
            <w:sz w:val="32"/>
            <w:szCs w:val="32"/>
            <w:lang w:val="en-US" w:eastAsia="zh-CN"/>
          </w:rPr>
          <w:t>英国在系统分析了临床研究数据共享的障碍和动力之后，从临床数据的需求以及临床研究发展的需要出发，认为临床试验数据共享有助于加快医疗卫生领域的发展、促进临床研究的合作、推动临床研究、加强循证对临床用药的支持、避免临床试验的重复浪费。</w:t>
        </w:r>
      </w:ins>
    </w:p>
    <w:p w14:paraId="157E8222">
      <w:pPr>
        <w:numPr>
          <w:ilvl w:val="0"/>
          <w:numId w:val="0"/>
        </w:numPr>
        <w:wordWrap w:val="0"/>
        <w:spacing w:line="560" w:lineRule="exact"/>
        <w:ind w:firstLine="643" w:firstLineChars="200"/>
        <w:outlineLvl w:val="3"/>
        <w:rPr>
          <w:ins w:id="4512" w:author="Jinglin Sun" w:date="2024-08-12T09:35:23Z"/>
          <w:rFonts w:hint="default" w:eastAsia="仿宋_GB2312"/>
          <w:b/>
          <w:bCs/>
          <w:sz w:val="32"/>
          <w:szCs w:val="32"/>
          <w:lang w:val="en-US" w:eastAsia="zh-CN"/>
        </w:rPr>
      </w:pPr>
      <w:ins w:id="4513" w:author="Jinglin Sun" w:date="2024-08-12T09:35:23Z">
        <w:r>
          <w:rPr>
            <w:rFonts w:hint="eastAsia" w:eastAsia="仿宋_GB2312"/>
            <w:b/>
            <w:bCs/>
            <w:sz w:val="32"/>
            <w:szCs w:val="32"/>
            <w:lang w:val="en-US" w:eastAsia="zh-CN"/>
          </w:rPr>
          <w:t>（3）</w:t>
        </w:r>
      </w:ins>
      <w:ins w:id="4514" w:author="Jinglin Sun" w:date="2024-08-12T09:35:23Z">
        <w:r>
          <w:rPr>
            <w:rFonts w:hint="default" w:eastAsia="仿宋_GB2312"/>
            <w:b/>
            <w:bCs/>
            <w:sz w:val="32"/>
            <w:szCs w:val="32"/>
            <w:lang w:val="en-US" w:eastAsia="zh-CN"/>
          </w:rPr>
          <w:t>成熟的高值创新药品用药保障机制</w:t>
        </w:r>
      </w:ins>
    </w:p>
    <w:p w14:paraId="4F9F3B91">
      <w:pPr>
        <w:numPr>
          <w:ilvl w:val="0"/>
          <w:numId w:val="0"/>
        </w:numPr>
        <w:wordWrap w:val="0"/>
        <w:spacing w:line="560" w:lineRule="exact"/>
        <w:ind w:firstLine="640" w:firstLineChars="200"/>
        <w:rPr>
          <w:ins w:id="4515" w:author="Jinglin Sun" w:date="2024-08-12T09:35:23Z"/>
          <w:rFonts w:hint="default" w:eastAsia="仿宋_GB2312"/>
          <w:sz w:val="32"/>
          <w:szCs w:val="32"/>
          <w:lang w:val="en-US" w:eastAsia="zh-CN"/>
        </w:rPr>
      </w:pPr>
      <w:ins w:id="4516" w:author="Jinglin Sun" w:date="2024-08-12T09:35:23Z">
        <w:r>
          <w:rPr>
            <w:rFonts w:hint="default" w:eastAsia="仿宋_GB2312"/>
            <w:sz w:val="32"/>
            <w:szCs w:val="32"/>
            <w:lang w:val="en-US" w:eastAsia="zh-CN"/>
          </w:rPr>
          <w:t>英国现已形成较为成熟的高值创新药品用药保障机制。首先在药品准入环节，英国国家卫生和临床技术优化研究所（NICE）对药品展开评估并提出循证建议，所利用的评估技术主要包括技术评估项目和高度专业化技术评估项目两大类。之后NICE邀请临床和学术领域专家等组建评估委员会，并基于评估建议做出最终循证决策。其中，药品临床疗效和成本效益证据较为充足的药品可直接被纳入英国国家医疗服务体系常规用药目录；而对于评估证据不充分但存在潜在高</w:t>
        </w:r>
      </w:ins>
      <w:ins w:id="4517" w:author="Jinglin Sun" w:date="2024-08-12T09:35:23Z">
        <w:r>
          <w:rPr>
            <w:rFonts w:hint="eastAsia" w:ascii="仿宋_GB2312" w:hAnsi="仿宋_GB2312" w:eastAsia="仿宋_GB2312" w:cs="仿宋_GB2312"/>
            <w:sz w:val="32"/>
            <w:szCs w:val="32"/>
            <w:lang w:val="en-US" w:eastAsia="zh-CN"/>
          </w:rPr>
          <w:t>“效价比”</w:t>
        </w:r>
      </w:ins>
      <w:ins w:id="4518" w:author="Jinglin Sun" w:date="2024-08-12T09:35:23Z">
        <w:r>
          <w:rPr>
            <w:rFonts w:hint="default" w:eastAsia="仿宋_GB2312"/>
            <w:sz w:val="32"/>
            <w:szCs w:val="32"/>
            <w:lang w:val="en-US" w:eastAsia="zh-CN"/>
          </w:rPr>
          <w:t>可能的高值创新药品，则通过专项基金或</w:t>
        </w:r>
      </w:ins>
      <w:ins w:id="4519" w:author="Jinglin Sun" w:date="2024-08-12T09:35:23Z">
        <w:r>
          <w:rPr>
            <w:rFonts w:hint="eastAsia" w:eastAsia="仿宋_GB2312"/>
            <w:sz w:val="32"/>
            <w:szCs w:val="32"/>
            <w:lang w:val="en-US" w:eastAsia="zh-CN"/>
          </w:rPr>
          <w:t>创新药物基金</w:t>
        </w:r>
      </w:ins>
      <w:ins w:id="4520" w:author="Jinglin Sun" w:date="2024-08-12T09:35:23Z">
        <w:r>
          <w:rPr>
            <w:rFonts w:hint="default" w:eastAsia="仿宋_GB2312"/>
            <w:sz w:val="32"/>
            <w:szCs w:val="32"/>
            <w:lang w:val="en-US" w:eastAsia="zh-CN"/>
          </w:rPr>
          <w:t>进行保障。</w:t>
        </w:r>
      </w:ins>
    </w:p>
    <w:p w14:paraId="735EF4C3">
      <w:pPr>
        <w:numPr>
          <w:ilvl w:val="0"/>
          <w:numId w:val="0"/>
        </w:numPr>
        <w:wordWrap w:val="0"/>
        <w:spacing w:line="560" w:lineRule="exact"/>
        <w:ind w:firstLine="643" w:firstLineChars="200"/>
        <w:outlineLvl w:val="3"/>
        <w:rPr>
          <w:ins w:id="4521" w:author="Jinglin Sun" w:date="2024-08-12T09:35:23Z"/>
          <w:rFonts w:hint="default" w:eastAsia="仿宋_GB2312"/>
          <w:b/>
          <w:bCs/>
          <w:sz w:val="32"/>
          <w:szCs w:val="32"/>
          <w:lang w:val="en-US" w:eastAsia="zh-CN"/>
        </w:rPr>
      </w:pPr>
      <w:ins w:id="4522" w:author="Jinglin Sun" w:date="2024-08-12T09:35:23Z">
        <w:r>
          <w:rPr>
            <w:rFonts w:hint="eastAsia" w:eastAsia="仿宋_GB2312"/>
            <w:b/>
            <w:bCs/>
            <w:sz w:val="32"/>
            <w:szCs w:val="32"/>
            <w:lang w:val="en-US" w:eastAsia="zh-CN"/>
          </w:rPr>
          <w:t>（4）完善的药品流通体系为创新药物提供有力保障</w:t>
        </w:r>
      </w:ins>
    </w:p>
    <w:p w14:paraId="16938C5C">
      <w:pPr>
        <w:numPr>
          <w:ilvl w:val="0"/>
          <w:numId w:val="0"/>
        </w:numPr>
        <w:wordWrap w:val="0"/>
        <w:spacing w:line="560" w:lineRule="exact"/>
        <w:ind w:firstLine="640" w:firstLineChars="200"/>
        <w:rPr>
          <w:ins w:id="4523" w:author="Jinglin Sun" w:date="2024-08-12T09:35:23Z"/>
          <w:rFonts w:hint="eastAsia" w:eastAsia="仿宋_GB2312"/>
          <w:sz w:val="32"/>
          <w:szCs w:val="32"/>
          <w:lang w:val="en-US" w:eastAsia="zh-CN"/>
        </w:rPr>
      </w:pPr>
      <w:ins w:id="4524" w:author="Jinglin Sun" w:date="2024-08-12T09:35:23Z">
        <w:r>
          <w:rPr>
            <w:rFonts w:hint="eastAsia" w:eastAsia="仿宋_GB2312"/>
            <w:sz w:val="32"/>
            <w:szCs w:val="32"/>
            <w:lang w:val="en-US" w:eastAsia="zh-CN"/>
          </w:rPr>
          <w:t>英国完善的药品流通体系为生物医药产业的创新发展提供保障。英国推动以制药商—预批发—批发—零售药店线性模式为根据的传统批发商业务模式转变为向上下游提供更多增值服务的业务模式。在零售终端方面，英国不仅实行医药分离的模式，并且将其采购主体分为了社区售药店以及公立医院两大类型。其中，公立医院对仿制药实行集中招标采购，对专利药可自主采购。</w:t>
        </w:r>
      </w:ins>
    </w:p>
    <w:p w14:paraId="1F00A61D">
      <w:pPr>
        <w:numPr>
          <w:ilvl w:val="0"/>
          <w:numId w:val="5"/>
        </w:numPr>
        <w:wordWrap w:val="0"/>
        <w:spacing w:line="560" w:lineRule="exact"/>
        <w:ind w:firstLine="640" w:firstLineChars="200"/>
        <w:outlineLvl w:val="2"/>
        <w:rPr>
          <w:ins w:id="4525" w:author="Jinglin Sun" w:date="2024-08-12T09:35:23Z"/>
          <w:rFonts w:hint="default" w:eastAsia="仿宋_GB2312"/>
          <w:sz w:val="32"/>
          <w:szCs w:val="32"/>
          <w:lang w:val="en-US" w:eastAsia="zh-CN"/>
        </w:rPr>
      </w:pPr>
      <w:ins w:id="4526" w:author="Jinglin Sun" w:date="2024-08-12T09:35:23Z">
        <w:r>
          <w:rPr>
            <w:rFonts w:hint="eastAsia" w:eastAsia="仿宋_GB2312"/>
            <w:sz w:val="32"/>
            <w:szCs w:val="32"/>
            <w:lang w:val="en-US" w:eastAsia="zh-CN"/>
          </w:rPr>
          <w:t>日本模式</w:t>
        </w:r>
      </w:ins>
    </w:p>
    <w:p w14:paraId="2FACDAD8">
      <w:pPr>
        <w:wordWrap w:val="0"/>
        <w:spacing w:line="560" w:lineRule="exact"/>
        <w:ind w:firstLine="643" w:firstLineChars="200"/>
        <w:outlineLvl w:val="3"/>
        <w:rPr>
          <w:ins w:id="4527" w:author="Jinglin Sun" w:date="2024-08-12T09:35:23Z"/>
          <w:rFonts w:hint="eastAsia" w:eastAsia="仿宋_GB2312"/>
          <w:b/>
          <w:bCs/>
          <w:sz w:val="32"/>
          <w:szCs w:val="32"/>
          <w:lang w:val="en-US" w:eastAsia="zh-CN"/>
        </w:rPr>
      </w:pPr>
      <w:ins w:id="4528" w:author="Jinglin Sun" w:date="2024-08-12T09:35:23Z">
        <w:r>
          <w:rPr>
            <w:rFonts w:hint="eastAsia" w:eastAsia="仿宋_GB2312"/>
            <w:b/>
            <w:bCs/>
            <w:sz w:val="32"/>
            <w:szCs w:val="32"/>
            <w:lang w:eastAsia="zh-CN"/>
          </w:rPr>
          <w:t>（</w:t>
        </w:r>
      </w:ins>
      <w:ins w:id="4529" w:author="Jinglin Sun" w:date="2024-08-12T09:35:23Z">
        <w:r>
          <w:rPr>
            <w:rFonts w:hint="eastAsia" w:eastAsia="仿宋_GB2312"/>
            <w:b/>
            <w:bCs/>
            <w:sz w:val="32"/>
            <w:szCs w:val="32"/>
            <w:lang w:val="en-US" w:eastAsia="zh-CN"/>
          </w:rPr>
          <w:t>1</w:t>
        </w:r>
      </w:ins>
      <w:ins w:id="4530" w:author="Jinglin Sun" w:date="2024-08-12T09:35:23Z">
        <w:r>
          <w:rPr>
            <w:rFonts w:hint="eastAsia" w:eastAsia="仿宋_GB2312"/>
            <w:b/>
            <w:bCs/>
            <w:sz w:val="32"/>
            <w:szCs w:val="32"/>
            <w:lang w:eastAsia="zh-CN"/>
          </w:rPr>
          <w:t>）</w:t>
        </w:r>
      </w:ins>
      <w:ins w:id="4531" w:author="Jinglin Sun" w:date="2024-08-12T09:35:23Z">
        <w:r>
          <w:rPr>
            <w:rFonts w:hint="eastAsia" w:eastAsia="仿宋_GB2312"/>
            <w:b/>
            <w:bCs/>
            <w:sz w:val="32"/>
            <w:szCs w:val="32"/>
            <w:lang w:val="en-US" w:eastAsia="zh-CN"/>
          </w:rPr>
          <w:t>高效的药品审批制度提高了效率，极大缩短了上市周期。</w:t>
        </w:r>
      </w:ins>
    </w:p>
    <w:p w14:paraId="784A253E">
      <w:pPr>
        <w:wordWrap w:val="0"/>
        <w:spacing w:line="560" w:lineRule="exact"/>
        <w:ind w:firstLine="640" w:firstLineChars="200"/>
        <w:rPr>
          <w:ins w:id="4532" w:author="Jinglin Sun" w:date="2024-08-12T09:35:23Z"/>
          <w:rFonts w:hint="default" w:eastAsia="仿宋_GB2312"/>
          <w:sz w:val="32"/>
          <w:szCs w:val="32"/>
          <w:lang w:val="en-US" w:eastAsia="zh-CN"/>
        </w:rPr>
      </w:pPr>
      <w:ins w:id="4533" w:author="Jinglin Sun" w:date="2024-08-12T09:35:23Z">
        <w:r>
          <w:rPr>
            <w:rFonts w:hint="default" w:eastAsia="仿宋_GB2312"/>
            <w:sz w:val="32"/>
            <w:szCs w:val="32"/>
            <w:lang w:val="en-US" w:eastAsia="zh-CN"/>
          </w:rPr>
          <w:t>日本药品管理当局为有效提高药品审评效率，多次创新优化注册审评制度</w:t>
        </w:r>
      </w:ins>
      <w:ins w:id="4534" w:author="Jinglin Sun" w:date="2024-08-12T09:35:23Z">
        <w:r>
          <w:rPr>
            <w:rFonts w:hint="eastAsia" w:eastAsia="仿宋_GB2312"/>
            <w:sz w:val="32"/>
            <w:szCs w:val="32"/>
            <w:lang w:val="en-US" w:eastAsia="zh-CN"/>
          </w:rPr>
          <w:t>。</w:t>
        </w:r>
      </w:ins>
      <w:ins w:id="4535" w:author="Jinglin Sun" w:date="2024-08-12T09:35:23Z">
        <w:r>
          <w:rPr>
            <w:rFonts w:hint="default" w:eastAsia="仿宋_GB2312"/>
            <w:sz w:val="32"/>
            <w:szCs w:val="32"/>
            <w:lang w:val="en-US" w:eastAsia="zh-CN"/>
          </w:rPr>
          <w:t>首先日本较早与美国和欧盟在临床试验原则、方法、提交材料上形成统一标准，国际多中心临床试验数据的相互认可推进了日本医药企业创新药物在多个国家快速上市。其次是完善全面的注册审评渠道，主要包括优先审批、时间限制性条件审批、例外审批等种特殊审评模式。</w:t>
        </w:r>
      </w:ins>
    </w:p>
    <w:p w14:paraId="542DB504">
      <w:pPr>
        <w:numPr>
          <w:ilvl w:val="0"/>
          <w:numId w:val="0"/>
        </w:numPr>
        <w:wordWrap w:val="0"/>
        <w:spacing w:line="560" w:lineRule="exact"/>
        <w:ind w:firstLine="643" w:firstLineChars="200"/>
        <w:outlineLvl w:val="3"/>
        <w:rPr>
          <w:ins w:id="4536" w:author="Jinglin Sun" w:date="2024-08-12T09:35:23Z"/>
          <w:rFonts w:hint="eastAsia" w:eastAsia="仿宋_GB2312"/>
          <w:sz w:val="32"/>
          <w:szCs w:val="32"/>
          <w:lang w:val="en-US" w:eastAsia="zh-CN"/>
        </w:rPr>
      </w:pPr>
      <w:ins w:id="4537" w:author="Jinglin Sun" w:date="2024-08-12T09:35:23Z">
        <w:r>
          <w:rPr>
            <w:rFonts w:hint="eastAsia" w:eastAsia="仿宋_GB2312"/>
            <w:b/>
            <w:bCs/>
            <w:sz w:val="32"/>
            <w:szCs w:val="32"/>
            <w:lang w:val="en-US" w:eastAsia="zh-CN"/>
          </w:rPr>
          <w:t>（2）创新成果市场转化机制推动创新药物研发</w:t>
        </w:r>
      </w:ins>
      <w:ins w:id="4538" w:author="Jinglin Sun" w:date="2024-08-12T09:35:23Z">
        <w:r>
          <w:rPr>
            <w:rFonts w:hint="eastAsia" w:eastAsia="仿宋_GB2312"/>
            <w:sz w:val="32"/>
            <w:szCs w:val="32"/>
            <w:lang w:val="en-US" w:eastAsia="zh-CN"/>
          </w:rPr>
          <w:t>。</w:t>
        </w:r>
      </w:ins>
    </w:p>
    <w:p w14:paraId="531BB1EC">
      <w:pPr>
        <w:numPr>
          <w:ilvl w:val="0"/>
          <w:numId w:val="0"/>
        </w:numPr>
        <w:wordWrap w:val="0"/>
        <w:spacing w:line="560" w:lineRule="exact"/>
        <w:ind w:firstLine="640" w:firstLineChars="200"/>
        <w:rPr>
          <w:ins w:id="4539" w:author="Jinglin Sun" w:date="2024-08-12T09:35:23Z"/>
          <w:rFonts w:hint="eastAsia" w:eastAsia="仿宋_GB2312"/>
          <w:sz w:val="32"/>
          <w:szCs w:val="32"/>
          <w:lang w:val="en-US" w:eastAsia="zh-CN"/>
        </w:rPr>
      </w:pPr>
      <w:ins w:id="4540" w:author="Jinglin Sun" w:date="2024-08-12T09:35:23Z">
        <w:r>
          <w:rPr>
            <w:rFonts w:hint="eastAsia" w:eastAsia="仿宋_GB2312"/>
            <w:sz w:val="32"/>
            <w:szCs w:val="32"/>
            <w:lang w:val="en-US" w:eastAsia="zh-CN"/>
          </w:rPr>
          <w:t>日本政府非常强调知识产权政策在药品研发激励中的推动作用，1998年5月日本政府制定并颁布了《大学技术转让促进法》，通过专利技术转让制度积极推动高校以及研发机构创新成果的市场化。日本鼓励高校、研发机构及医药企业间科研成果的转让和市场化，医药企业可以通过并购或引进技术实现专利成果产业化以及技术再开发，技术优势在很大程度上提高了日本药企的国际竞争力。</w:t>
        </w:r>
      </w:ins>
    </w:p>
    <w:p w14:paraId="3A350A93">
      <w:pPr>
        <w:wordWrap w:val="0"/>
        <w:spacing w:line="560" w:lineRule="exact"/>
        <w:ind w:firstLine="643" w:firstLineChars="200"/>
        <w:outlineLvl w:val="3"/>
        <w:rPr>
          <w:ins w:id="4541" w:author="Jinglin Sun" w:date="2024-08-12T09:35:23Z"/>
          <w:rFonts w:hint="default" w:eastAsia="仿宋_GB2312"/>
          <w:b/>
          <w:bCs/>
          <w:sz w:val="32"/>
          <w:szCs w:val="32"/>
          <w:lang w:val="en-US" w:eastAsia="zh-CN"/>
        </w:rPr>
      </w:pPr>
      <w:ins w:id="4542" w:author="Jinglin Sun" w:date="2024-08-12T09:35:23Z">
        <w:r>
          <w:rPr>
            <w:rFonts w:hint="eastAsia" w:eastAsia="仿宋_GB2312"/>
            <w:b/>
            <w:bCs/>
            <w:sz w:val="32"/>
            <w:szCs w:val="32"/>
            <w:lang w:val="en-US" w:eastAsia="zh-CN"/>
          </w:rPr>
          <w:t>（3）特有的专利期补偿制和数据保护制度保障创新药物研发</w:t>
        </w:r>
      </w:ins>
    </w:p>
    <w:p w14:paraId="5BC11732">
      <w:pPr>
        <w:wordWrap w:val="0"/>
        <w:spacing w:line="560" w:lineRule="exact"/>
        <w:ind w:firstLine="640" w:firstLineChars="200"/>
        <w:rPr>
          <w:ins w:id="4543" w:author="Jinglin Sun" w:date="2024-08-12T09:35:23Z"/>
          <w:rFonts w:hint="eastAsia" w:eastAsia="仿宋_GB2312"/>
          <w:sz w:val="32"/>
          <w:szCs w:val="32"/>
          <w:lang w:val="en-US" w:eastAsia="zh-CN"/>
        </w:rPr>
      </w:pPr>
      <w:ins w:id="4544" w:author="Jinglin Sun" w:date="2024-08-12T09:35:23Z">
        <w:r>
          <w:rPr>
            <w:rFonts w:hint="eastAsia" w:eastAsia="仿宋_GB2312"/>
            <w:sz w:val="32"/>
            <w:szCs w:val="32"/>
            <w:lang w:val="en-US" w:eastAsia="zh-CN"/>
          </w:rPr>
          <w:t>日本对于药品知识产权的保护力度大，目前已形成涵盖药品治疗用途、化学物质、外观设计及制备方法等全面的专利保护，且数据保护制度有效提高了企业创新研发积极性。除此之外，1967年出台的《关于医药品制造许可标准基本规定》明确规定日本上市的新药有2年的审查期，在此期间日本药品监管部门不批准相同药品的上市申请，对不同创新程度的药品给予差异化的市场独占期。</w:t>
        </w:r>
      </w:ins>
    </w:p>
    <w:p w14:paraId="5E0BE2C4">
      <w:pPr>
        <w:numPr>
          <w:ilvl w:val="0"/>
          <w:numId w:val="0"/>
        </w:numPr>
        <w:wordWrap w:val="0"/>
        <w:spacing w:line="560" w:lineRule="exact"/>
        <w:ind w:firstLine="643" w:firstLineChars="200"/>
        <w:rPr>
          <w:ins w:id="4545" w:author="Jinglin Sun" w:date="2024-08-12T09:35:23Z"/>
          <w:rFonts w:hint="eastAsia" w:eastAsia="仿宋_GB2312"/>
          <w:b/>
          <w:bCs/>
          <w:sz w:val="32"/>
          <w:szCs w:val="32"/>
          <w:lang w:val="en-US" w:eastAsia="zh-CN"/>
        </w:rPr>
      </w:pPr>
      <w:ins w:id="4546" w:author="Jinglin Sun" w:date="2024-08-12T09:35:23Z">
        <w:r>
          <w:rPr>
            <w:rFonts w:hint="eastAsia" w:eastAsia="仿宋_GB2312"/>
            <w:b/>
            <w:bCs/>
            <w:sz w:val="32"/>
            <w:szCs w:val="32"/>
            <w:lang w:val="en-US" w:eastAsia="zh-CN"/>
          </w:rPr>
          <w:t>（4）采用成本核算法定价创新药物，给与创新药品更高溢价，鼓励创新。</w:t>
        </w:r>
      </w:ins>
    </w:p>
    <w:p w14:paraId="7241152B">
      <w:pPr>
        <w:numPr>
          <w:ilvl w:val="0"/>
          <w:numId w:val="0"/>
        </w:numPr>
        <w:wordWrap w:val="0"/>
        <w:spacing w:line="560" w:lineRule="exact"/>
        <w:ind w:firstLine="640" w:firstLineChars="200"/>
        <w:rPr>
          <w:ins w:id="4547" w:author="Jinglin Sun" w:date="2024-08-12T09:35:23Z"/>
          <w:rFonts w:hint="eastAsia" w:eastAsia="仿宋_GB2312"/>
          <w:sz w:val="32"/>
          <w:szCs w:val="32"/>
          <w:lang w:val="en-US" w:eastAsia="zh-CN"/>
        </w:rPr>
      </w:pPr>
      <w:ins w:id="4548" w:author="Jinglin Sun" w:date="2024-08-12T09:35:23Z">
        <w:r>
          <w:rPr>
            <w:rFonts w:hint="eastAsia" w:eastAsia="仿宋_GB2312"/>
            <w:sz w:val="32"/>
            <w:szCs w:val="32"/>
            <w:lang w:val="en-US" w:eastAsia="zh-CN"/>
          </w:rPr>
          <w:t>日本新药定价对同类最优药物采取成本核算法，对同类相似或者同类更优药物采用类似药效比较法，相比仿制药价格体系更好。</w:t>
        </w:r>
      </w:ins>
      <w:ins w:id="4549" w:author="Jinglin Sun" w:date="2024-08-12T09:35:23Z">
        <w:r>
          <w:rPr>
            <w:rFonts w:hint="default" w:eastAsia="仿宋_GB2312"/>
            <w:sz w:val="32"/>
            <w:szCs w:val="32"/>
            <w:lang w:val="en-US" w:eastAsia="zh-CN"/>
          </w:rPr>
          <w:t>20</w:t>
        </w:r>
      </w:ins>
      <w:ins w:id="4550" w:author="Jinglin Sun" w:date="2024-08-12T09:35:23Z">
        <w:r>
          <w:rPr>
            <w:rFonts w:hint="eastAsia" w:eastAsia="仿宋_GB2312"/>
            <w:sz w:val="32"/>
            <w:szCs w:val="32"/>
            <w:lang w:val="en-US" w:eastAsia="zh-CN"/>
          </w:rPr>
          <w:t>世纪</w:t>
        </w:r>
      </w:ins>
      <w:ins w:id="4551" w:author="Jinglin Sun" w:date="2024-08-12T09:35:23Z">
        <w:r>
          <w:rPr>
            <w:rFonts w:hint="default" w:eastAsia="仿宋_GB2312"/>
            <w:sz w:val="32"/>
            <w:szCs w:val="32"/>
            <w:lang w:val="en-US" w:eastAsia="zh-CN"/>
          </w:rPr>
          <w:t>80-90</w:t>
        </w:r>
      </w:ins>
      <w:ins w:id="4552" w:author="Jinglin Sun" w:date="2024-08-12T09:35:23Z">
        <w:r>
          <w:rPr>
            <w:rFonts w:hint="eastAsia" w:eastAsia="仿宋_GB2312"/>
            <w:sz w:val="32"/>
            <w:szCs w:val="32"/>
            <w:lang w:val="en-US" w:eastAsia="zh-CN"/>
          </w:rPr>
          <w:t>年代，日本国内药价大幅调整背景下，一定程度挤压了仿制药的利润空间，倒逼药企转型创新研发。日本通过科学合理的比价和成本计算体系进行新药定价，赋予临床价值高的创新药物更高溢价，有效的进了创新药产业的发展</w:t>
        </w:r>
      </w:ins>
    </w:p>
    <w:p w14:paraId="0E28257D">
      <w:pPr>
        <w:wordWrap w:val="0"/>
        <w:spacing w:line="560" w:lineRule="exact"/>
        <w:ind w:firstLine="643" w:firstLineChars="200"/>
        <w:outlineLvl w:val="3"/>
        <w:rPr>
          <w:ins w:id="4553" w:author="Jinglin Sun" w:date="2024-08-12T09:35:23Z"/>
          <w:rFonts w:hint="eastAsia" w:eastAsia="仿宋_GB2312"/>
          <w:sz w:val="32"/>
          <w:szCs w:val="32"/>
          <w:lang w:val="en-US" w:eastAsia="zh-CN"/>
        </w:rPr>
      </w:pPr>
      <w:ins w:id="4554" w:author="Jinglin Sun" w:date="2024-08-12T09:35:23Z">
        <w:r>
          <w:rPr>
            <w:rFonts w:hint="eastAsia" w:eastAsia="仿宋_GB2312"/>
            <w:b/>
            <w:bCs/>
            <w:sz w:val="32"/>
            <w:szCs w:val="32"/>
            <w:lang w:val="en-US" w:eastAsia="zh-CN"/>
          </w:rPr>
          <w:t>（5）高位统筹，协调发展，避免重复研发</w:t>
        </w:r>
      </w:ins>
    </w:p>
    <w:p w14:paraId="59A8981D">
      <w:pPr>
        <w:numPr>
          <w:ilvl w:val="0"/>
          <w:numId w:val="0"/>
        </w:numPr>
        <w:wordWrap w:val="0"/>
        <w:spacing w:line="560" w:lineRule="exact"/>
        <w:ind w:firstLine="640" w:firstLineChars="200"/>
        <w:rPr>
          <w:ins w:id="4555" w:author="Jinglin Sun" w:date="2024-08-12T09:35:23Z"/>
          <w:rFonts w:hint="default" w:eastAsia="仿宋_GB2312"/>
          <w:sz w:val="32"/>
          <w:szCs w:val="32"/>
          <w:lang w:val="en-US" w:eastAsia="zh-CN"/>
        </w:rPr>
      </w:pPr>
      <w:ins w:id="4556" w:author="Jinglin Sun" w:date="2024-08-12T09:35:23Z">
        <w:r>
          <w:rPr>
            <w:rFonts w:eastAsia="仿宋_GB2312"/>
            <w:sz w:val="32"/>
            <w:szCs w:val="32"/>
          </w:rPr>
          <w:t>日本政府出台了新修订的《药事法》、《国际多中心临床试验的基本原则》、《大学技术转让促进法》、《关于医药品制造许可标准基本规定》、《知识产权战略大纲》等一系列促进医药企业创新发展的激励政策。</w:t>
        </w:r>
      </w:ins>
      <w:ins w:id="4557" w:author="Jinglin Sun" w:date="2024-08-12T09:35:23Z">
        <w:r>
          <w:rPr>
            <w:rFonts w:hint="eastAsia" w:eastAsia="仿宋_GB2312"/>
            <w:sz w:val="32"/>
            <w:szCs w:val="32"/>
            <w:lang w:val="en-US" w:eastAsia="zh-CN"/>
          </w:rPr>
          <w:t>通过国内</w:t>
        </w:r>
      </w:ins>
      <w:ins w:id="4558" w:author="Jinglin Sun" w:date="2024-08-12T09:35:23Z">
        <w:r>
          <w:rPr>
            <w:rFonts w:eastAsia="仿宋_GB2312"/>
            <w:sz w:val="32"/>
            <w:szCs w:val="32"/>
          </w:rPr>
          <w:t>70多家大企业、50家公司和20家大型设备制造厂联合组成了生命科学委员会，目的就是减少研究上的重复，避免经济与时间上的浪费。</w:t>
        </w:r>
      </w:ins>
    </w:p>
    <w:p w14:paraId="17B63FA1">
      <w:pPr>
        <w:numPr>
          <w:ilvl w:val="0"/>
          <w:numId w:val="5"/>
        </w:numPr>
        <w:wordWrap w:val="0"/>
        <w:spacing w:line="560" w:lineRule="exact"/>
        <w:ind w:firstLine="640" w:firstLineChars="200"/>
        <w:outlineLvl w:val="2"/>
        <w:rPr>
          <w:ins w:id="4559" w:author="Jinglin Sun" w:date="2024-08-12T09:35:23Z"/>
          <w:rFonts w:hint="default" w:eastAsia="仿宋_GB2312"/>
          <w:sz w:val="32"/>
          <w:szCs w:val="32"/>
          <w:lang w:val="en-US" w:eastAsia="zh-CN"/>
        </w:rPr>
      </w:pPr>
      <w:ins w:id="4560" w:author="Jinglin Sun" w:date="2024-08-12T09:35:23Z">
        <w:r>
          <w:rPr>
            <w:rFonts w:hint="eastAsia" w:eastAsia="仿宋_GB2312"/>
            <w:sz w:val="32"/>
            <w:szCs w:val="32"/>
            <w:lang w:val="en-US" w:eastAsia="zh-CN"/>
          </w:rPr>
          <w:t>印度模式</w:t>
        </w:r>
      </w:ins>
    </w:p>
    <w:p w14:paraId="0652AC7B">
      <w:pPr>
        <w:wordWrap w:val="0"/>
        <w:spacing w:line="560" w:lineRule="exact"/>
        <w:ind w:firstLine="643" w:firstLineChars="200"/>
        <w:outlineLvl w:val="3"/>
        <w:rPr>
          <w:ins w:id="4561" w:author="Jinglin Sun" w:date="2024-08-12T09:35:23Z"/>
          <w:rFonts w:hint="default" w:eastAsia="仿宋_GB2312"/>
          <w:b/>
          <w:bCs/>
          <w:sz w:val="32"/>
          <w:szCs w:val="32"/>
          <w:lang w:val="en-US" w:eastAsia="zh-CN"/>
        </w:rPr>
      </w:pPr>
      <w:ins w:id="4562" w:author="Jinglin Sun" w:date="2024-08-12T09:35:23Z">
        <w:r>
          <w:rPr>
            <w:rFonts w:hint="eastAsia" w:eastAsia="仿宋_GB2312"/>
            <w:b/>
            <w:bCs/>
            <w:sz w:val="32"/>
            <w:szCs w:val="32"/>
            <w:lang w:eastAsia="zh-CN"/>
          </w:rPr>
          <w:t>（</w:t>
        </w:r>
      </w:ins>
      <w:ins w:id="4563" w:author="Jinglin Sun" w:date="2024-08-12T09:35:23Z">
        <w:r>
          <w:rPr>
            <w:rFonts w:hint="eastAsia" w:eastAsia="仿宋_GB2312"/>
            <w:b/>
            <w:bCs/>
            <w:sz w:val="32"/>
            <w:szCs w:val="32"/>
            <w:lang w:val="en-US" w:eastAsia="zh-CN"/>
          </w:rPr>
          <w:t>1</w:t>
        </w:r>
      </w:ins>
      <w:ins w:id="4564" w:author="Jinglin Sun" w:date="2024-08-12T09:35:23Z">
        <w:r>
          <w:rPr>
            <w:rFonts w:hint="eastAsia" w:eastAsia="仿宋_GB2312"/>
            <w:b/>
            <w:bCs/>
            <w:sz w:val="32"/>
            <w:szCs w:val="32"/>
            <w:lang w:eastAsia="zh-CN"/>
          </w:rPr>
          <w:t>）</w:t>
        </w:r>
      </w:ins>
      <w:ins w:id="4565" w:author="Jinglin Sun" w:date="2024-08-12T09:35:23Z">
        <w:r>
          <w:rPr>
            <w:rFonts w:hint="eastAsia" w:eastAsia="仿宋_GB2312"/>
            <w:b/>
            <w:bCs/>
            <w:sz w:val="32"/>
            <w:szCs w:val="32"/>
            <w:lang w:val="en-US" w:eastAsia="zh-CN"/>
          </w:rPr>
          <w:t>持续的政府投入和优惠政策对生物医药创新产业提供保障</w:t>
        </w:r>
      </w:ins>
    </w:p>
    <w:p w14:paraId="505A0CFC">
      <w:pPr>
        <w:numPr>
          <w:ilvl w:val="0"/>
          <w:numId w:val="0"/>
        </w:numPr>
        <w:wordWrap w:val="0"/>
        <w:spacing w:line="560" w:lineRule="exact"/>
        <w:ind w:firstLine="640" w:firstLineChars="200"/>
        <w:rPr>
          <w:ins w:id="4566" w:author="Jinglin Sun" w:date="2024-08-12T09:35:23Z"/>
          <w:rFonts w:eastAsia="仿宋_GB2312"/>
          <w:sz w:val="32"/>
          <w:szCs w:val="32"/>
        </w:rPr>
      </w:pPr>
      <w:ins w:id="4567" w:author="Jinglin Sun" w:date="2024-08-12T09:35:23Z">
        <w:r>
          <w:rPr>
            <w:rFonts w:hint="eastAsia" w:eastAsia="仿宋_GB2312"/>
            <w:sz w:val="32"/>
            <w:szCs w:val="32"/>
            <w:lang w:val="en-US" w:eastAsia="zh-CN"/>
          </w:rPr>
          <w:t>印度</w:t>
        </w:r>
      </w:ins>
      <w:ins w:id="4568" w:author="Jinglin Sun" w:date="2024-08-12T09:35:23Z">
        <w:r>
          <w:rPr>
            <w:rFonts w:eastAsia="仿宋_GB2312"/>
            <w:sz w:val="32"/>
            <w:szCs w:val="32"/>
          </w:rPr>
          <w:t>政府大规模持续的资金投入给生物医药产业创造了一种良好的市场预期，提高了国内投资者对生物医药产业的重视。</w:t>
        </w:r>
      </w:ins>
      <w:ins w:id="4569" w:author="Jinglin Sun" w:date="2024-08-12T09:35:23Z">
        <w:r>
          <w:rPr>
            <w:rFonts w:hint="eastAsia" w:eastAsia="仿宋_GB2312"/>
            <w:sz w:val="32"/>
            <w:szCs w:val="32"/>
            <w:lang w:val="en-US" w:eastAsia="zh-CN"/>
          </w:rPr>
          <w:t>此外，</w:t>
        </w:r>
      </w:ins>
      <w:ins w:id="4570" w:author="Jinglin Sun" w:date="2024-08-12T09:35:23Z">
        <w:r>
          <w:rPr>
            <w:rFonts w:eastAsia="仿宋_GB2312"/>
            <w:sz w:val="32"/>
            <w:szCs w:val="32"/>
          </w:rPr>
          <w:t>印度政府采取强制性产业技术政策，规定本国生物医药企业营业利润的一定比例必须投入到研发当中，并对该投资予以税收优惠。其2007年颁布的《国家生物技术发展战略》又为企业制定了优惠的金融政策，为鼓励企业积极引进国际高端设备和技术，印度对临床试验设备和实验用消耗品给予免除进口关税的优惠，对企业的研发投入则按照150%的加权税率进行减免。</w:t>
        </w:r>
      </w:ins>
    </w:p>
    <w:p w14:paraId="75D75D7D">
      <w:pPr>
        <w:numPr>
          <w:ilvl w:val="0"/>
          <w:numId w:val="0"/>
        </w:numPr>
        <w:wordWrap w:val="0"/>
        <w:spacing w:line="560" w:lineRule="exact"/>
        <w:ind w:firstLine="643" w:firstLineChars="200"/>
        <w:outlineLvl w:val="3"/>
        <w:rPr>
          <w:ins w:id="4571" w:author="Jinglin Sun" w:date="2024-08-12T09:35:23Z"/>
          <w:rFonts w:hint="eastAsia" w:eastAsia="仿宋_GB2312"/>
          <w:sz w:val="32"/>
          <w:szCs w:val="32"/>
          <w:lang w:val="en-US" w:eastAsia="zh-CN"/>
        </w:rPr>
      </w:pPr>
      <w:ins w:id="4572" w:author="Jinglin Sun" w:date="2024-08-12T09:35:23Z">
        <w:r>
          <w:rPr>
            <w:rFonts w:hint="eastAsia" w:eastAsia="仿宋_GB2312"/>
            <w:b/>
            <w:bCs/>
            <w:sz w:val="32"/>
            <w:szCs w:val="32"/>
            <w:lang w:val="en-US" w:eastAsia="zh-CN"/>
          </w:rPr>
          <w:t>（2）宽松的定价权来保障企业的创新药去研发投入</w:t>
        </w:r>
      </w:ins>
      <w:ins w:id="4573" w:author="Jinglin Sun" w:date="2024-08-12T09:35:23Z">
        <w:r>
          <w:rPr>
            <w:rFonts w:hint="eastAsia" w:eastAsia="仿宋_GB2312"/>
            <w:sz w:val="32"/>
            <w:szCs w:val="32"/>
            <w:lang w:val="en-US" w:eastAsia="zh-CN"/>
          </w:rPr>
          <w:t>。</w:t>
        </w:r>
      </w:ins>
    </w:p>
    <w:p w14:paraId="772134A7">
      <w:pPr>
        <w:wordWrap w:val="0"/>
        <w:spacing w:line="560" w:lineRule="exact"/>
        <w:ind w:firstLine="640" w:firstLineChars="200"/>
        <w:rPr>
          <w:ins w:id="4574" w:author="Jinglin Sun" w:date="2024-08-12T09:35:23Z"/>
          <w:rFonts w:eastAsia="仿宋_GB2312"/>
          <w:sz w:val="32"/>
          <w:szCs w:val="32"/>
        </w:rPr>
      </w:pPr>
      <w:ins w:id="4575" w:author="Jinglin Sun" w:date="2024-08-12T09:35:23Z">
        <w:r>
          <w:rPr>
            <w:rFonts w:hint="eastAsia" w:eastAsia="仿宋_GB2312"/>
            <w:sz w:val="32"/>
            <w:szCs w:val="32"/>
            <w:lang w:val="en-US" w:eastAsia="zh-CN"/>
          </w:rPr>
          <w:t>印度目前采用的是</w:t>
        </w:r>
      </w:ins>
      <w:ins w:id="4576" w:author="Jinglin Sun" w:date="2024-08-12T09:35:23Z">
        <w:r>
          <w:rPr>
            <w:rFonts w:eastAsia="仿宋_GB2312"/>
            <w:sz w:val="32"/>
            <w:szCs w:val="32"/>
          </w:rPr>
          <w:t>2013年新版</w:t>
        </w:r>
      </w:ins>
      <w:ins w:id="4577" w:author="Jinglin Sun" w:date="2024-08-12T09:35:23Z">
        <w:r>
          <w:rPr>
            <w:rFonts w:hint="eastAsia" w:eastAsia="仿宋_GB2312"/>
            <w:sz w:val="32"/>
            <w:szCs w:val="32"/>
            <w:lang w:val="en-US" w:eastAsia="zh-CN"/>
          </w:rPr>
          <w:t>药品价格控制法令</w:t>
        </w:r>
      </w:ins>
      <w:ins w:id="4578" w:author="Jinglin Sun" w:date="2024-08-12T09:35:23Z">
        <w:r>
          <w:rPr>
            <w:rFonts w:hint="eastAsia" w:eastAsia="仿宋_GB2312"/>
            <w:sz w:val="32"/>
            <w:szCs w:val="32"/>
            <w:lang w:eastAsia="zh-CN"/>
          </w:rPr>
          <w:t>，</w:t>
        </w:r>
      </w:ins>
      <w:ins w:id="4579" w:author="Jinglin Sun" w:date="2024-08-12T09:35:23Z">
        <w:r>
          <w:rPr>
            <w:rFonts w:hint="eastAsia" w:eastAsia="仿宋_GB2312"/>
            <w:sz w:val="32"/>
            <w:szCs w:val="32"/>
            <w:lang w:val="en-US" w:eastAsia="zh-CN"/>
          </w:rPr>
          <w:t>是</w:t>
        </w:r>
      </w:ins>
      <w:ins w:id="4580" w:author="Jinglin Sun" w:date="2024-08-12T09:35:23Z">
        <w:r>
          <w:rPr>
            <w:rFonts w:eastAsia="仿宋_GB2312"/>
            <w:sz w:val="32"/>
            <w:szCs w:val="32"/>
          </w:rPr>
          <w:t>以市场为基础的价格机制来确定需要进行价格控制的药品目录</w:t>
        </w:r>
      </w:ins>
      <w:ins w:id="4581" w:author="Jinglin Sun" w:date="2024-08-12T09:35:23Z">
        <w:r>
          <w:rPr>
            <w:rFonts w:hint="eastAsia" w:eastAsia="仿宋_GB2312"/>
            <w:sz w:val="32"/>
            <w:szCs w:val="32"/>
            <w:lang w:eastAsia="zh-CN"/>
          </w:rPr>
          <w:t>。</w:t>
        </w:r>
      </w:ins>
      <w:ins w:id="4582" w:author="Jinglin Sun" w:date="2024-08-12T09:35:23Z">
        <w:r>
          <w:rPr>
            <w:rFonts w:hint="eastAsia" w:eastAsia="仿宋_GB2312"/>
            <w:sz w:val="32"/>
            <w:szCs w:val="32"/>
            <w:lang w:val="en-US" w:eastAsia="zh-CN"/>
          </w:rPr>
          <w:t>该政策</w:t>
        </w:r>
      </w:ins>
      <w:ins w:id="4583" w:author="Jinglin Sun" w:date="2024-08-12T09:35:23Z">
        <w:r>
          <w:rPr>
            <w:rFonts w:eastAsia="仿宋_GB2312"/>
            <w:sz w:val="32"/>
            <w:szCs w:val="32"/>
          </w:rPr>
          <w:t>宽松的价格控制使得医药企业拥有更多的定价权利，尤其是对于具有一定创新能力的大型企业来说，新产品的市场垄断和自由定价给他们带来更加高额的利润，促进了企业规模的扩张，同时也激励一些中小企业积极进行新药研发。</w:t>
        </w:r>
      </w:ins>
    </w:p>
    <w:p w14:paraId="49A3A7B9">
      <w:pPr>
        <w:numPr>
          <w:ilvl w:val="0"/>
          <w:numId w:val="6"/>
        </w:numPr>
        <w:wordWrap w:val="0"/>
        <w:spacing w:line="560" w:lineRule="exact"/>
        <w:ind w:firstLine="643" w:firstLineChars="200"/>
        <w:rPr>
          <w:ins w:id="4584" w:author="Jinglin Sun" w:date="2024-08-12T09:35:23Z"/>
          <w:rFonts w:hint="eastAsia" w:eastAsia="仿宋_GB2312"/>
          <w:b/>
          <w:bCs/>
          <w:sz w:val="32"/>
          <w:szCs w:val="32"/>
          <w:lang w:val="en-US" w:eastAsia="zh-CN"/>
        </w:rPr>
      </w:pPr>
      <w:ins w:id="4585" w:author="Jinglin Sun" w:date="2024-08-12T09:35:23Z">
        <w:r>
          <w:rPr>
            <w:rFonts w:hint="eastAsia" w:eastAsia="仿宋_GB2312"/>
            <w:b/>
            <w:bCs/>
            <w:sz w:val="32"/>
            <w:szCs w:val="32"/>
            <w:lang w:val="en-US" w:eastAsia="zh-CN"/>
          </w:rPr>
          <w:t>充会发挥研发外包优势，推动创新药物产业国际化进程，积极参与国际创新药物研发，增强本国创新能力</w:t>
        </w:r>
      </w:ins>
    </w:p>
    <w:p w14:paraId="11100AAB">
      <w:pPr>
        <w:wordWrap w:val="0"/>
        <w:spacing w:line="560" w:lineRule="exact"/>
        <w:ind w:firstLine="640" w:firstLineChars="200"/>
        <w:rPr>
          <w:ins w:id="4586" w:author="Jinglin Sun" w:date="2024-08-12T09:35:23Z"/>
          <w:rFonts w:eastAsia="仿宋_GB2312"/>
          <w:sz w:val="32"/>
          <w:szCs w:val="32"/>
        </w:rPr>
      </w:pPr>
      <w:ins w:id="4587" w:author="Jinglin Sun" w:date="2024-08-12T09:35:23Z">
        <w:r>
          <w:rPr>
            <w:rFonts w:eastAsia="仿宋_GB2312"/>
            <w:sz w:val="32"/>
            <w:szCs w:val="32"/>
          </w:rPr>
          <w:t>印度政府根据本国国情重点布局仿制药，研发外包和委托加工市场，并</w:t>
        </w:r>
      </w:ins>
      <w:ins w:id="4588" w:author="Jinglin Sun" w:date="2024-08-12T09:35:23Z">
        <w:r>
          <w:rPr>
            <w:rFonts w:hint="eastAsia" w:eastAsia="仿宋_GB2312"/>
            <w:sz w:val="32"/>
            <w:szCs w:val="32"/>
            <w:lang w:val="en-US" w:eastAsia="zh-CN"/>
          </w:rPr>
          <w:t>通过研发外包优势</w:t>
        </w:r>
      </w:ins>
      <w:ins w:id="4589" w:author="Jinglin Sun" w:date="2024-08-12T09:35:23Z">
        <w:r>
          <w:rPr>
            <w:rFonts w:eastAsia="仿宋_GB2312"/>
            <w:sz w:val="32"/>
            <w:szCs w:val="32"/>
          </w:rPr>
          <w:t>加强国际合作，进而逐步提升</w:t>
        </w:r>
      </w:ins>
      <w:ins w:id="4590" w:author="Jinglin Sun" w:date="2024-08-12T09:35:23Z">
        <w:r>
          <w:rPr>
            <w:rFonts w:hint="eastAsia" w:eastAsia="仿宋_GB2312"/>
            <w:sz w:val="32"/>
            <w:szCs w:val="32"/>
            <w:lang w:val="en-US" w:eastAsia="zh-CN"/>
          </w:rPr>
          <w:t>本国</w:t>
        </w:r>
      </w:ins>
      <w:ins w:id="4591" w:author="Jinglin Sun" w:date="2024-08-12T09:35:23Z">
        <w:r>
          <w:rPr>
            <w:rFonts w:eastAsia="仿宋_GB2312"/>
            <w:sz w:val="32"/>
            <w:szCs w:val="32"/>
          </w:rPr>
          <w:t>研发实力。印度从20世纪80年代中期开始大力发展服务外包，得益于印度药品研发管理程序规范化和政府给予规定的免税、增值税减免等优惠政策，国际知名的大型跨国医药企业巨头如诺华、阿司利康、礼来和罗氏等均视印度为全球临床试验中心。通过承接跨国公司的研发外包服务，印度参与到国际新药的研发中，通过知识外溢和经验积累增强本国医药企业自主创新能力。</w:t>
        </w:r>
      </w:ins>
    </w:p>
    <w:p w14:paraId="10F3F829">
      <w:pPr>
        <w:numPr>
          <w:ilvl w:val="0"/>
          <w:numId w:val="6"/>
        </w:numPr>
        <w:wordWrap w:val="0"/>
        <w:spacing w:line="560" w:lineRule="exact"/>
        <w:ind w:left="0" w:leftChars="0" w:firstLine="643" w:firstLineChars="200"/>
        <w:outlineLvl w:val="3"/>
        <w:rPr>
          <w:ins w:id="4592" w:author="Jinglin Sun" w:date="2024-08-12T09:35:23Z"/>
          <w:rFonts w:hint="eastAsia" w:eastAsia="仿宋_GB2312"/>
          <w:b/>
          <w:bCs/>
          <w:sz w:val="32"/>
          <w:szCs w:val="32"/>
          <w:lang w:val="en-US" w:eastAsia="zh-CN"/>
        </w:rPr>
      </w:pPr>
      <w:ins w:id="4593" w:author="Jinglin Sun" w:date="2024-08-12T09:35:23Z">
        <w:r>
          <w:rPr>
            <w:rFonts w:hint="eastAsia" w:eastAsia="仿宋_GB2312"/>
            <w:b/>
            <w:bCs/>
            <w:sz w:val="32"/>
            <w:szCs w:val="32"/>
            <w:lang w:val="en-US" w:eastAsia="zh-CN"/>
          </w:rPr>
          <w:t>研发与制造标准要以国际市场为中心</w:t>
        </w:r>
      </w:ins>
    </w:p>
    <w:p w14:paraId="5974ED30">
      <w:pPr>
        <w:numPr>
          <w:ilvl w:val="0"/>
          <w:numId w:val="0"/>
        </w:numPr>
        <w:wordWrap w:val="0"/>
        <w:spacing w:line="560" w:lineRule="exact"/>
        <w:ind w:firstLine="640" w:firstLineChars="200"/>
        <w:rPr>
          <w:ins w:id="4594" w:author="Jinglin Sun" w:date="2024-08-12T09:35:23Z"/>
          <w:rFonts w:hint="eastAsia" w:eastAsia="仿宋_GB2312"/>
          <w:sz w:val="32"/>
          <w:szCs w:val="32"/>
          <w:lang w:val="en-US" w:eastAsia="zh-CN"/>
        </w:rPr>
      </w:pPr>
      <w:ins w:id="4595" w:author="Jinglin Sun" w:date="2024-08-12T09:35:23Z">
        <w:r>
          <w:rPr>
            <w:rFonts w:hint="eastAsia" w:eastAsia="仿宋_GB2312"/>
            <w:sz w:val="32"/>
            <w:szCs w:val="32"/>
            <w:lang w:val="en-US" w:eastAsia="zh-CN"/>
          </w:rPr>
          <w:t>印度的制药企业在生产管理过程中以FDA认证作为核心，全部的生产、管理和运作活动都围绕这点来开展和进行。印度的制药企业进行全方位的标准化管理：质量规格符合药典，大多数甚至全部的产品和流水线通过各种认证，同时重视专利的申请和知识产权的保护。</w:t>
        </w:r>
      </w:ins>
      <w:ins w:id="4596" w:author="Jinglin Sun" w:date="2024-08-12T09:35:23Z">
        <w:r>
          <w:rPr>
            <w:rFonts w:eastAsia="仿宋_GB2312"/>
            <w:sz w:val="32"/>
            <w:szCs w:val="32"/>
          </w:rPr>
          <w:t>印度政府重视产业内企业的国际化，鼓励企业按照GLP操作规范建造优良实验室，强制药品生产商执行GMP规定和积极进行FDA认证，这些标准的执行使得印度药品质量和研发实验室标准得到国际认可</w:t>
        </w:r>
      </w:ins>
      <w:ins w:id="4597" w:author="Jinglin Sun" w:date="2024-08-12T09:35:23Z">
        <w:r>
          <w:rPr>
            <w:rFonts w:hint="eastAsia" w:eastAsia="仿宋_GB2312"/>
            <w:sz w:val="32"/>
            <w:szCs w:val="32"/>
            <w:lang w:eastAsia="zh-CN"/>
          </w:rPr>
          <w:t>。</w:t>
        </w:r>
      </w:ins>
    </w:p>
    <w:p w14:paraId="3591DAD9">
      <w:pPr>
        <w:widowControl/>
        <w:jc w:val="left"/>
        <w:rPr>
          <w:ins w:id="4598" w:author="Jinglin Sun" w:date="2024-04-22T09:31:10Z"/>
          <w:rFonts w:eastAsia="仿宋_GB2312"/>
          <w:sz w:val="32"/>
          <w:szCs w:val="32"/>
        </w:rPr>
      </w:pPr>
      <w:ins w:id="4599" w:author="Jinglin Sun" w:date="2024-04-22T09:31:10Z">
        <w:r>
          <w:rPr>
            <w:rFonts w:eastAsia="仿宋_GB2312"/>
            <w:sz w:val="32"/>
            <w:szCs w:val="32"/>
          </w:rPr>
          <w:br w:type="page"/>
        </w:r>
      </w:ins>
    </w:p>
    <w:p w14:paraId="6789CFC9">
      <w:pPr>
        <w:pStyle w:val="4"/>
        <w:wordWrap w:val="0"/>
        <w:spacing w:line="560" w:lineRule="exact"/>
        <w:outlineLvl w:val="0"/>
        <w:rPr>
          <w:del w:id="4600" w:author="Jinglin Sun" w:date="2024-04-22T09:31:23Z"/>
          <w:rFonts w:ascii="楷体_GB2312" w:hAnsi="Times New Roman" w:eastAsia="楷体_GB2312" w:cs="Times New Roman"/>
          <w:b w:val="0"/>
          <w:bCs w:val="0"/>
          <w:sz w:val="32"/>
        </w:rPr>
      </w:pPr>
      <w:del w:id="4601" w:author="Jinglin Sun" w:date="2024-04-22T09:31:23Z">
        <w:r>
          <w:rPr>
            <w:rFonts w:hint="eastAsia" w:ascii="楷体_GB2312" w:hAnsi="Times New Roman" w:eastAsia="楷体_GB2312" w:cs="Times New Roman"/>
            <w:b w:val="0"/>
            <w:bCs w:val="0"/>
            <w:sz w:val="32"/>
          </w:rPr>
          <w:delText>（三）</w:delText>
        </w:r>
      </w:del>
      <w:del w:id="4602" w:author="Jinglin Sun" w:date="2024-04-22T09:31:23Z">
        <w:r>
          <w:rPr>
            <w:rFonts w:ascii="楷体_GB2312" w:hAnsi="Times New Roman" w:eastAsia="楷体_GB2312" w:cs="Times New Roman"/>
            <w:b w:val="0"/>
            <w:bCs w:val="0"/>
            <w:sz w:val="32"/>
          </w:rPr>
          <w:delText>日本</w:delText>
        </w:r>
        <w:bookmarkEnd w:id="9"/>
      </w:del>
    </w:p>
    <w:p w14:paraId="7202844C">
      <w:pPr>
        <w:pStyle w:val="5"/>
        <w:ind w:firstLine="640" w:firstLineChars="200"/>
        <w:outlineLvl w:val="0"/>
        <w:rPr>
          <w:del w:id="4603" w:author="Jinglin Sun" w:date="2024-04-22T09:31:23Z"/>
          <w:b/>
        </w:rPr>
      </w:pPr>
      <w:del w:id="4604" w:author="Jinglin Sun" w:date="2024-04-22T09:31:23Z">
        <w:r>
          <w:rPr>
            <w:rFonts w:hint="eastAsia"/>
          </w:rPr>
          <w:delText>1.</w:delText>
        </w:r>
      </w:del>
      <w:del w:id="4605" w:author="Jinglin Sun" w:date="2024-04-22T09:31:23Z">
        <w:r>
          <w:rPr/>
          <w:delText>日本生物医药产业的政策环境</w:delText>
        </w:r>
      </w:del>
    </w:p>
    <w:p w14:paraId="423D8234">
      <w:pPr>
        <w:tabs>
          <w:tab w:val="left" w:pos="1200"/>
        </w:tabs>
        <w:wordWrap w:val="0"/>
        <w:spacing w:line="560" w:lineRule="exact"/>
        <w:ind w:left="482"/>
        <w:outlineLvl w:val="0"/>
        <w:rPr>
          <w:del w:id="4606" w:author="Jinglin Sun" w:date="2024-04-22T09:31:23Z"/>
          <w:rFonts w:eastAsia="仿宋_GB2312"/>
          <w:sz w:val="32"/>
          <w:szCs w:val="32"/>
        </w:rPr>
      </w:pPr>
      <w:del w:id="4607" w:author="Jinglin Sun" w:date="2024-04-22T09:31:23Z">
        <w:r>
          <w:rPr>
            <w:rFonts w:eastAsia="仿宋_GB2312"/>
            <w:sz w:val="32"/>
            <w:szCs w:val="32"/>
          </w:rPr>
          <w:delText>（1）研发扶持政策</w:delText>
        </w:r>
      </w:del>
    </w:p>
    <w:p w14:paraId="1EBF5247">
      <w:pPr>
        <w:wordWrap w:val="0"/>
        <w:spacing w:line="560" w:lineRule="exact"/>
        <w:ind w:firstLine="640" w:firstLineChars="200"/>
        <w:outlineLvl w:val="0"/>
        <w:rPr>
          <w:del w:id="4608" w:author="Jinglin Sun" w:date="2024-04-22T09:31:23Z"/>
          <w:rFonts w:eastAsia="仿宋_GB2312"/>
          <w:sz w:val="32"/>
          <w:szCs w:val="32"/>
        </w:rPr>
      </w:pPr>
      <w:del w:id="4609" w:author="Jinglin Sun" w:date="2024-04-22T09:31:23Z">
        <w:r>
          <w:rPr>
            <w:rFonts w:eastAsia="仿宋_GB2312"/>
            <w:sz w:val="32"/>
            <w:szCs w:val="32"/>
          </w:rPr>
          <w:delText>日本政府为促进新药研发提出一系列扶持鼓励措施，包括多渠道融资、税收优惠政策、合作创新、推动创新成果转化、鼓励国际化发展等研发扶持措施政策。日本医药企业的融资体系较为完善，其中应用较广泛的包括股市融资、风险投资和知识产权质押贷款融资等方式，后者是指企业可向金融服务机构抵押其专利从而获得贷款支持。日本税收优惠政策同样全面完善，通过税收抵扣、税额减免、加速折旧等形成制药企业的优惠税制。除了上述提到的资金方面的扶持，日本还在创新技术以及发展战略方面给予支持，其中《日本药物创新5年计划》明确鼓励创新技术引进、国际化发展以及与国际医药产业组织开展合作研发项目等。</w:delText>
        </w:r>
      </w:del>
    </w:p>
    <w:p w14:paraId="5E1753FD">
      <w:pPr>
        <w:tabs>
          <w:tab w:val="left" w:pos="1200"/>
        </w:tabs>
        <w:wordWrap w:val="0"/>
        <w:spacing w:line="560" w:lineRule="exact"/>
        <w:ind w:left="482"/>
        <w:outlineLvl w:val="0"/>
        <w:rPr>
          <w:del w:id="4610" w:author="Jinglin Sun" w:date="2024-04-22T09:31:23Z"/>
          <w:rFonts w:eastAsia="仿宋_GB2312"/>
          <w:sz w:val="32"/>
          <w:szCs w:val="32"/>
        </w:rPr>
      </w:pPr>
      <w:del w:id="4611" w:author="Jinglin Sun" w:date="2024-04-22T09:31:23Z">
        <w:r>
          <w:rPr>
            <w:rFonts w:eastAsia="仿宋_GB2312"/>
            <w:sz w:val="32"/>
            <w:szCs w:val="32"/>
          </w:rPr>
          <w:delText>（2）药品审评审批政策</w:delText>
        </w:r>
      </w:del>
    </w:p>
    <w:p w14:paraId="4A286C26">
      <w:pPr>
        <w:wordWrap w:val="0"/>
        <w:spacing w:line="560" w:lineRule="exact"/>
        <w:ind w:firstLine="640" w:firstLineChars="200"/>
        <w:outlineLvl w:val="0"/>
        <w:rPr>
          <w:del w:id="4612" w:author="Jinglin Sun" w:date="2024-04-22T09:31:23Z"/>
          <w:rFonts w:eastAsia="仿宋_GB2312"/>
          <w:sz w:val="32"/>
          <w:szCs w:val="32"/>
        </w:rPr>
      </w:pPr>
      <w:del w:id="4613" w:author="Jinglin Sun" w:date="2024-04-22T09:31:23Z">
        <w:r>
          <w:rPr>
            <w:rFonts w:eastAsia="仿宋_GB2312"/>
            <w:sz w:val="32"/>
            <w:szCs w:val="32"/>
          </w:rPr>
          <w:delText>日本药品管理当局为有效提高药品审评效率，多次创新优化注册审评制度，主要从内容和渠道两方面推动创新药物的快速上市。首先日本较早与美国和欧盟在临床试验原则、方法、提交材料上形成统一标准，国际多中心临床试验数据的相互认可推进了日本医药企业创新药物在多个国家快速上市。其次是完善全面的注册审评渠道，主要包括优先审批、时间限制性条件审批、例外审批等3种特殊审评模式。优先审评主要用于具有重大临床价值创新药物及孤儿药的注册审评;例外审批主要用于尽快批准治疗严重或危及生命且目前尚无有效治疗手段疾病的创新药，以及用于突发公共安全问题;时间限制性条件审批主要针对再生医疗产品(细胞/组织产品、基因产品等)。</w:delText>
        </w:r>
      </w:del>
    </w:p>
    <w:p w14:paraId="5B54FBA0">
      <w:pPr>
        <w:tabs>
          <w:tab w:val="left" w:pos="1200"/>
        </w:tabs>
        <w:wordWrap w:val="0"/>
        <w:spacing w:line="560" w:lineRule="exact"/>
        <w:ind w:left="482"/>
        <w:outlineLvl w:val="0"/>
        <w:rPr>
          <w:del w:id="4614" w:author="Jinglin Sun" w:date="2024-04-22T09:31:23Z"/>
          <w:rFonts w:eastAsia="仿宋_GB2312"/>
          <w:sz w:val="32"/>
          <w:szCs w:val="32"/>
        </w:rPr>
      </w:pPr>
      <w:del w:id="4615" w:author="Jinglin Sun" w:date="2024-04-22T09:31:23Z">
        <w:r>
          <w:rPr>
            <w:rFonts w:eastAsia="仿宋_GB2312"/>
            <w:sz w:val="32"/>
            <w:szCs w:val="32"/>
          </w:rPr>
          <w:delText>（3）知识产权政策</w:delText>
        </w:r>
      </w:del>
    </w:p>
    <w:p w14:paraId="5F58A69F">
      <w:pPr>
        <w:wordWrap w:val="0"/>
        <w:spacing w:line="560" w:lineRule="exact"/>
        <w:ind w:firstLine="640" w:firstLineChars="200"/>
        <w:outlineLvl w:val="0"/>
        <w:rPr>
          <w:del w:id="4616" w:author="Jinglin Sun" w:date="2024-04-22T09:31:23Z"/>
          <w:rFonts w:eastAsia="仿宋_GB2312"/>
          <w:sz w:val="32"/>
          <w:szCs w:val="32"/>
        </w:rPr>
      </w:pPr>
      <w:del w:id="4617" w:author="Jinglin Sun" w:date="2024-04-22T09:31:23Z">
        <w:r>
          <w:rPr>
            <w:rFonts w:eastAsia="仿宋_GB2312"/>
            <w:sz w:val="32"/>
            <w:szCs w:val="32"/>
          </w:rPr>
          <w:delText>日本政府非常强调知识产权政策在药品研发激励中的推动作用，主要从知识产权保护和转让2个角度激励医药企业创新研发。首先，知识产权保护既包括所有行业通用的专利保护制度，还包括医药产业特有的专利期补偿制和数据保护制度。除此之外，1967年出台的《关于医药品制造许可标准基本规定》明确规定日本上市的新药有2年的审查期，在此期间日本药品监管部门不批准相同药品的上市申请，对不同创新程度的药品给予差异化的市场独占期。其次，1998年5月日本政府制定并颁布了《大学技术转让促进法》，通过专利技术转让制度积极推动高校以及研发机构创新成果的市场化。</w:delText>
        </w:r>
      </w:del>
    </w:p>
    <w:p w14:paraId="2A801750">
      <w:pPr>
        <w:tabs>
          <w:tab w:val="left" w:pos="1200"/>
        </w:tabs>
        <w:wordWrap w:val="0"/>
        <w:spacing w:line="560" w:lineRule="exact"/>
        <w:ind w:left="482"/>
        <w:outlineLvl w:val="0"/>
        <w:rPr>
          <w:del w:id="4618" w:author="Jinglin Sun" w:date="2024-04-22T09:31:23Z"/>
          <w:rFonts w:eastAsia="仿宋_GB2312"/>
          <w:sz w:val="32"/>
          <w:szCs w:val="32"/>
        </w:rPr>
      </w:pPr>
      <w:del w:id="4619" w:author="Jinglin Sun" w:date="2024-04-22T09:31:23Z">
        <w:r>
          <w:rPr>
            <w:rFonts w:eastAsia="仿宋_GB2312"/>
            <w:sz w:val="32"/>
            <w:szCs w:val="32"/>
          </w:rPr>
          <w:delText>（4）药品定价制度</w:delText>
        </w:r>
      </w:del>
    </w:p>
    <w:p w14:paraId="493489A3">
      <w:pPr>
        <w:wordWrap w:val="0"/>
        <w:spacing w:line="560" w:lineRule="exact"/>
        <w:ind w:firstLine="640" w:firstLineChars="200"/>
        <w:outlineLvl w:val="0"/>
        <w:rPr>
          <w:del w:id="4620" w:author="Jinglin Sun" w:date="2024-04-22T09:31:23Z"/>
          <w:rFonts w:eastAsia="仿宋_GB2312"/>
          <w:sz w:val="32"/>
          <w:szCs w:val="32"/>
        </w:rPr>
      </w:pPr>
      <w:del w:id="4621" w:author="Jinglin Sun" w:date="2024-04-22T09:31:23Z">
        <w:r>
          <w:rPr>
            <w:rFonts w:eastAsia="仿宋_GB2312"/>
            <w:sz w:val="32"/>
            <w:szCs w:val="32"/>
          </w:rPr>
          <w:delText>日本实行的是全民医疗保险制度，只有纳入药价基准目录的药品才能给予一定程度的报销，且均由政府统一制定价格。日本厚生省从1950年组建了专门负责药品定价的Chuikyo，之后陆续下设了药品定价组织和价格特别委员会，负责药品的医保支付价定价规则。政府在药价基准目录的准入和基准价格的制定政策中，明确规定创新药特有的加价特权，并根据药品的创新程度和技术含量按照不同的加算方式制定不同区间的价格。创新药价格的调整有明确规范的计算标准和体系，极大程度上促进医药企业创新研发的积极性。定价政策一方面提高创新药价格，另一方面对仿制药品实施“边际递减定价法”，从而有效减少仿制药重复研发的现象。</w:delText>
        </w:r>
      </w:del>
    </w:p>
    <w:p w14:paraId="0289DE19">
      <w:pPr>
        <w:wordWrap w:val="0"/>
        <w:spacing w:line="560" w:lineRule="exact"/>
        <w:ind w:firstLine="640" w:firstLineChars="200"/>
        <w:outlineLvl w:val="0"/>
        <w:rPr>
          <w:del w:id="4622" w:author="Jinglin Sun" w:date="2024-04-22T09:31:23Z"/>
          <w:rFonts w:eastAsia="仿宋_GB2312"/>
          <w:sz w:val="32"/>
          <w:szCs w:val="32"/>
        </w:rPr>
      </w:pPr>
      <w:del w:id="4623" w:author="Jinglin Sun" w:date="2024-04-22T09:31:23Z">
        <w:r>
          <w:rPr>
            <w:rFonts w:eastAsia="仿宋_GB2312"/>
            <w:sz w:val="32"/>
            <w:szCs w:val="32"/>
          </w:rPr>
          <w:delText>通过近70年的发展，日本形成了较为完善的药品医保支付定价规则，值得参考。新药定价方法根据新药是否是相似药品或全新药品有所不同，如果是相似药品（有可比较的metoo药物和mebetter药物）将按照类似药效比较法进行定价，而如果是全新药品（没有可以比较的firstinclass药物）将按照成本核算法进行定价。</w:delText>
        </w:r>
      </w:del>
    </w:p>
    <w:p w14:paraId="28DE5F9B">
      <w:pPr>
        <w:pStyle w:val="5"/>
        <w:ind w:firstLine="640" w:firstLineChars="200"/>
        <w:outlineLvl w:val="0"/>
        <w:rPr>
          <w:del w:id="4624" w:author="Jinglin Sun" w:date="2024-04-22T09:31:23Z"/>
          <w:b/>
        </w:rPr>
      </w:pPr>
      <w:del w:id="4625" w:author="Jinglin Sun" w:date="2024-04-22T09:31:23Z">
        <w:r>
          <w:rPr>
            <w:rFonts w:hint="eastAsia"/>
          </w:rPr>
          <w:delText>2.</w:delText>
        </w:r>
      </w:del>
      <w:del w:id="4626" w:author="Jinglin Sun" w:date="2024-04-22T09:31:23Z">
        <w:r>
          <w:rPr/>
          <w:delText>日本生物医药产业的创新基础设施</w:delText>
        </w:r>
      </w:del>
    </w:p>
    <w:p w14:paraId="37F0C6FF">
      <w:pPr>
        <w:tabs>
          <w:tab w:val="left" w:pos="1200"/>
        </w:tabs>
        <w:wordWrap w:val="0"/>
        <w:spacing w:line="560" w:lineRule="exact"/>
        <w:ind w:left="482"/>
        <w:outlineLvl w:val="0"/>
        <w:rPr>
          <w:del w:id="4627" w:author="Jinglin Sun" w:date="2024-04-22T09:31:23Z"/>
          <w:rFonts w:eastAsia="仿宋_GB2312"/>
          <w:sz w:val="32"/>
          <w:szCs w:val="32"/>
        </w:rPr>
      </w:pPr>
      <w:del w:id="4628" w:author="Jinglin Sun" w:date="2024-04-22T09:31:23Z">
        <w:r>
          <w:rPr>
            <w:rFonts w:eastAsia="仿宋_GB2312"/>
            <w:sz w:val="32"/>
            <w:szCs w:val="32"/>
          </w:rPr>
          <w:delText>（1）设立医疗研发机构</w:delText>
        </w:r>
      </w:del>
    </w:p>
    <w:p w14:paraId="2BCD45E7">
      <w:pPr>
        <w:wordWrap w:val="0"/>
        <w:spacing w:line="560" w:lineRule="exact"/>
        <w:ind w:firstLine="640" w:firstLineChars="200"/>
        <w:outlineLvl w:val="0"/>
        <w:rPr>
          <w:del w:id="4629" w:author="Jinglin Sun" w:date="2024-04-22T09:31:23Z"/>
          <w:rFonts w:eastAsia="仿宋_GB2312"/>
          <w:sz w:val="32"/>
          <w:szCs w:val="32"/>
        </w:rPr>
      </w:pPr>
      <w:del w:id="4630" w:author="Jinglin Sun" w:date="2024-04-22T09:31:23Z">
        <w:r>
          <w:rPr>
            <w:rFonts w:eastAsia="仿宋_GB2312"/>
            <w:sz w:val="32"/>
            <w:szCs w:val="32"/>
          </w:rPr>
          <w:delText>2015年日本政府设立国立研究开发法人ＡＭＥＤ（医疗研发机构），由日本内阁、文部科学省、厚生劳动省、经济产业省共同主管，依据日本《健康医疗战略推进法》和《国立研究开发法人日本医疗研究开发机构法》开展日常事务。通过设立医疗研发机构的目的就是使得医学领域的基础研究和实际应用开发得以无缝进行，支持大学和研究机构开展研究，整备研究开发环境。其职能为医疗相关研发的实施、临床研究等基础支持、支持产业化、推进国际化战略。</w:delText>
        </w:r>
      </w:del>
    </w:p>
    <w:p w14:paraId="6626C8C3">
      <w:pPr>
        <w:tabs>
          <w:tab w:val="left" w:pos="1200"/>
        </w:tabs>
        <w:wordWrap w:val="0"/>
        <w:spacing w:line="560" w:lineRule="exact"/>
        <w:ind w:left="482"/>
        <w:outlineLvl w:val="0"/>
        <w:rPr>
          <w:del w:id="4631" w:author="Jinglin Sun" w:date="2024-04-22T09:31:23Z"/>
          <w:rFonts w:eastAsia="仿宋_GB2312"/>
          <w:sz w:val="32"/>
          <w:szCs w:val="32"/>
        </w:rPr>
      </w:pPr>
      <w:del w:id="4632" w:author="Jinglin Sun" w:date="2024-04-22T09:31:23Z">
        <w:r>
          <w:rPr>
            <w:rFonts w:eastAsia="仿宋_GB2312"/>
            <w:sz w:val="32"/>
            <w:szCs w:val="32"/>
          </w:rPr>
          <w:delText>（2）推进临床研究推进计划</w:delText>
        </w:r>
      </w:del>
    </w:p>
    <w:p w14:paraId="09B28787">
      <w:pPr>
        <w:wordWrap w:val="0"/>
        <w:spacing w:line="560" w:lineRule="exact"/>
        <w:ind w:firstLine="640" w:firstLineChars="200"/>
        <w:outlineLvl w:val="0"/>
        <w:rPr>
          <w:del w:id="4633" w:author="Jinglin Sun" w:date="2024-04-22T09:31:23Z"/>
          <w:rFonts w:eastAsia="仿宋_GB2312"/>
          <w:sz w:val="32"/>
          <w:szCs w:val="32"/>
        </w:rPr>
      </w:pPr>
      <w:del w:id="4634" w:author="Jinglin Sun" w:date="2024-04-22T09:31:23Z">
        <w:r>
          <w:rPr>
            <w:rFonts w:eastAsia="仿宋_GB2312"/>
            <w:sz w:val="32"/>
            <w:szCs w:val="32"/>
          </w:rPr>
          <w:delText>临床研究推进计划以在日本的基础研究成果转化为革新的医药品得到日本监管部门药事承认（批准）为目的。具体来说，该项计划资助的项目对实用化的期望很高，要求临床研究或临床试验方案的科学性和伦理性，针对患者的需求进行医药品开发。此外，为了确保临床研究质量，提高临床研究数据的有效利用，构建良好的临床试验实施环境，该计划还附有支持计划。</w:delText>
        </w:r>
      </w:del>
    </w:p>
    <w:p w14:paraId="13957665">
      <w:pPr>
        <w:wordWrap w:val="0"/>
        <w:spacing w:line="560" w:lineRule="exact"/>
        <w:ind w:firstLine="640" w:firstLineChars="200"/>
        <w:outlineLvl w:val="0"/>
        <w:rPr>
          <w:del w:id="4635" w:author="Jinglin Sun" w:date="2024-04-22T09:31:23Z"/>
          <w:rFonts w:eastAsia="仿宋_GB2312"/>
          <w:sz w:val="32"/>
          <w:szCs w:val="32"/>
        </w:rPr>
      </w:pPr>
      <w:del w:id="4636" w:author="Jinglin Sun" w:date="2024-04-22T09:31:23Z">
        <w:r>
          <w:rPr>
            <w:rFonts w:eastAsia="仿宋_GB2312"/>
            <w:sz w:val="32"/>
            <w:szCs w:val="32"/>
          </w:rPr>
          <w:delText>促进资助满足患者需求的新药临床研究和临床试验：1.纳入“先进医疗Ｂ类”的医药产品相关临床研究的开展（先进医疗是被纳入健保适用的医药体系为前提的处于研发试验阶段的治疗手段）2.利用疾病登记系统的临床研究及研究者发起的临床试验3.在儿科领域尚未确立有效和安全性的医药产品的临床研究及研究者发起的临床试验4.针对日本国内未审批承认或适应证未批准的医药产品，研究者发起的临床研究5.纳入“患者申出疗养制度”相关医药品的临床研究（申出疗养制度是指日本患者提出采用日本没有批准的治疗手段，或者是在日本已经开展临床研究但是自己不是治疗对象的制度）</w:delText>
        </w:r>
      </w:del>
    </w:p>
    <w:p w14:paraId="0C21E025">
      <w:pPr>
        <w:wordWrap w:val="0"/>
        <w:spacing w:line="560" w:lineRule="exact"/>
        <w:ind w:firstLine="640" w:firstLineChars="200"/>
        <w:outlineLvl w:val="0"/>
        <w:rPr>
          <w:del w:id="4637" w:author="Jinglin Sun" w:date="2024-04-22T09:31:23Z"/>
          <w:rFonts w:eastAsia="仿宋_GB2312"/>
          <w:sz w:val="32"/>
          <w:szCs w:val="32"/>
        </w:rPr>
      </w:pPr>
      <w:del w:id="4638" w:author="Jinglin Sun" w:date="2024-04-22T09:31:23Z">
        <w:r>
          <w:rPr>
            <w:rFonts w:eastAsia="仿宋_GB2312"/>
            <w:sz w:val="32"/>
            <w:szCs w:val="32"/>
          </w:rPr>
          <w:delText>确保临床研究质量相关的支持项目:1.与制药企业、临床研究核心医院合作，进行医生等研究者、护士以及临床研究协调员等临床研究相关人员的人力资源开发项目2.有效使用电子医疗记录及医疗信息，提高监管部门药事审评审批效率的项目3.增加临床研究登记系统搜索引擎功能，以及扩大登记信息，确保临床研究透明性及真实性的项目4.制药企业和临床研究核心医院合作培养生物统计学家的项目。</w:delText>
        </w:r>
      </w:del>
    </w:p>
    <w:p w14:paraId="7BC71165">
      <w:pPr>
        <w:tabs>
          <w:tab w:val="left" w:pos="1200"/>
        </w:tabs>
        <w:wordWrap w:val="0"/>
        <w:spacing w:line="560" w:lineRule="exact"/>
        <w:ind w:left="482"/>
        <w:outlineLvl w:val="0"/>
        <w:rPr>
          <w:del w:id="4639" w:author="Jinglin Sun" w:date="2024-04-22T09:31:23Z"/>
          <w:rFonts w:eastAsia="仿宋_GB2312"/>
          <w:sz w:val="32"/>
          <w:szCs w:val="32"/>
        </w:rPr>
      </w:pPr>
      <w:del w:id="4640" w:author="Jinglin Sun" w:date="2024-04-22T09:31:23Z">
        <w:r>
          <w:rPr>
            <w:rFonts w:eastAsia="仿宋_GB2312"/>
            <w:sz w:val="32"/>
            <w:szCs w:val="32"/>
          </w:rPr>
          <w:delText>（3）产业集群</w:delText>
        </w:r>
      </w:del>
    </w:p>
    <w:p w14:paraId="56AE5BB0">
      <w:pPr>
        <w:wordWrap w:val="0"/>
        <w:spacing w:line="560" w:lineRule="exact"/>
        <w:ind w:firstLine="640" w:firstLineChars="200"/>
        <w:outlineLvl w:val="0"/>
        <w:rPr>
          <w:del w:id="4641" w:author="Jinglin Sun" w:date="2024-04-22T09:31:23Z"/>
          <w:rFonts w:eastAsia="仿宋_GB2312"/>
          <w:sz w:val="32"/>
          <w:szCs w:val="32"/>
        </w:rPr>
      </w:pPr>
      <w:del w:id="4642" w:author="Jinglin Sun" w:date="2024-04-22T09:31:23Z">
        <w:r>
          <w:rPr>
            <w:rFonts w:eastAsia="仿宋_GB2312"/>
            <w:sz w:val="32"/>
            <w:szCs w:val="32"/>
          </w:rPr>
          <w:delText>打造创新基地为促进日本生物医药产业发展，日本从中央到地方政府都在大力推进生物医药产业集群建设，以构建生物医药领域从研究开发到产品生产的全产业链，通过集群化促进生物医药创新，降低研发成本并提高竞争力。同时，为提高日本制药企业的全球竞争力，日本投入8200万美元建立生物医药研发临床试验中心。此外，日本已在多个地区建设形成了6个重要的生物医药创新产业园。包括：东北地区的福岛新一代医疗产业集群、关东地区的殿町国际战略基地和湘南医疗创新园、中部地区的北陆生命科学集群和三重医学谷项目、近畿地区的神户医疗产业城。例如，殿町国际战略基地坐落在羽田机场附近，与羽田机场隔河相望，内外交通便利，拥有各种优惠政策，如财政补贴、税收减免等；湘南医疗创新园拥有日本国内最大的研究设施群，共有76个实验室占地约30公19顷，包括制药公司、下一代医疗保健研究所、人工智能研究所和风险投资机构等。</w:delText>
        </w:r>
      </w:del>
    </w:p>
    <w:p w14:paraId="5249DAE1">
      <w:pPr>
        <w:pStyle w:val="5"/>
        <w:ind w:firstLine="640" w:firstLineChars="200"/>
        <w:outlineLvl w:val="0"/>
        <w:rPr>
          <w:del w:id="4643" w:author="Jinglin Sun" w:date="2024-04-22T09:31:23Z"/>
          <w:b/>
        </w:rPr>
      </w:pPr>
      <w:del w:id="4644" w:author="Jinglin Sun" w:date="2024-04-22T09:31:23Z">
        <w:r>
          <w:rPr/>
          <w:delText>3</w:delText>
        </w:r>
      </w:del>
      <w:del w:id="4645" w:author="Jinglin Sun" w:date="2024-04-22T09:31:23Z">
        <w:r>
          <w:rPr>
            <w:rFonts w:hint="eastAsia"/>
          </w:rPr>
          <w:delText>．</w:delText>
        </w:r>
      </w:del>
      <w:del w:id="4646" w:author="Jinglin Sun" w:date="2024-04-22T09:31:23Z">
        <w:r>
          <w:rPr/>
          <w:delText>日本生物医药产业的市场环境</w:delText>
        </w:r>
      </w:del>
    </w:p>
    <w:p w14:paraId="187D599A">
      <w:pPr>
        <w:tabs>
          <w:tab w:val="left" w:pos="1200"/>
        </w:tabs>
        <w:wordWrap w:val="0"/>
        <w:spacing w:line="560" w:lineRule="exact"/>
        <w:ind w:left="482"/>
        <w:outlineLvl w:val="0"/>
        <w:rPr>
          <w:del w:id="4647" w:author="Jinglin Sun" w:date="2024-04-22T09:31:23Z"/>
          <w:rFonts w:eastAsia="仿宋_GB2312"/>
          <w:sz w:val="32"/>
          <w:szCs w:val="32"/>
        </w:rPr>
      </w:pPr>
      <w:del w:id="4648" w:author="Jinglin Sun" w:date="2024-04-22T09:31:23Z">
        <w:r>
          <w:rPr>
            <w:rFonts w:eastAsia="仿宋_GB2312"/>
            <w:sz w:val="32"/>
            <w:szCs w:val="32"/>
          </w:rPr>
          <w:delText>（1）统筹协调避免重复研发</w:delText>
        </w:r>
      </w:del>
    </w:p>
    <w:p w14:paraId="3D5F0506">
      <w:pPr>
        <w:wordWrap w:val="0"/>
        <w:spacing w:line="560" w:lineRule="exact"/>
        <w:ind w:firstLine="640" w:firstLineChars="200"/>
        <w:outlineLvl w:val="0"/>
        <w:rPr>
          <w:del w:id="4649" w:author="Jinglin Sun" w:date="2024-04-22T09:31:23Z"/>
          <w:rFonts w:eastAsia="仿宋_GB2312"/>
          <w:sz w:val="32"/>
          <w:szCs w:val="32"/>
        </w:rPr>
      </w:pPr>
      <w:del w:id="4650" w:author="Jinglin Sun" w:date="2024-04-22T09:31:23Z">
        <w:r>
          <w:rPr>
            <w:rFonts w:eastAsia="仿宋_GB2312"/>
            <w:sz w:val="32"/>
            <w:szCs w:val="32"/>
          </w:rPr>
          <w:delText>日本政府出台了新修订的《药事法》、《国际多中心临床试验的基本原则》、《大学技术转让促进法》、《关于医药品制造许可标准基本规定》、《知识产权战略大纲》等一系列促进医药企业创新发展的激励政策。</w:delText>
        </w:r>
      </w:del>
    </w:p>
    <w:p w14:paraId="36DF8CD7">
      <w:pPr>
        <w:wordWrap w:val="0"/>
        <w:spacing w:line="560" w:lineRule="exact"/>
        <w:ind w:firstLine="640" w:firstLineChars="200"/>
        <w:outlineLvl w:val="0"/>
        <w:rPr>
          <w:del w:id="4651" w:author="Jinglin Sun" w:date="2024-04-22T09:31:23Z"/>
          <w:rFonts w:eastAsia="仿宋_GB2312"/>
          <w:sz w:val="32"/>
          <w:szCs w:val="32"/>
        </w:rPr>
      </w:pPr>
      <w:del w:id="4652" w:author="Jinglin Sun" w:date="2024-04-22T09:31:23Z">
        <w:r>
          <w:rPr>
            <w:rFonts w:eastAsia="仿宋_GB2312"/>
            <w:sz w:val="32"/>
            <w:szCs w:val="32"/>
          </w:rPr>
          <w:delText>日本注重生物技术与产业的统筹协调。例如，由全国70多家大企业、50家公司和20家大型设备制造厂联合组成了生命科学委员会，目的就是减少研究上的重复，避免经济与时间上的浪费。</w:delText>
        </w:r>
      </w:del>
    </w:p>
    <w:p w14:paraId="37544668">
      <w:pPr>
        <w:tabs>
          <w:tab w:val="left" w:pos="1200"/>
        </w:tabs>
        <w:wordWrap w:val="0"/>
        <w:spacing w:line="560" w:lineRule="exact"/>
        <w:ind w:left="482"/>
        <w:outlineLvl w:val="0"/>
        <w:rPr>
          <w:del w:id="4653" w:author="Jinglin Sun" w:date="2024-04-22T09:31:23Z"/>
          <w:rFonts w:eastAsia="仿宋_GB2312"/>
          <w:sz w:val="32"/>
          <w:szCs w:val="32"/>
        </w:rPr>
      </w:pPr>
      <w:del w:id="4654" w:author="Jinglin Sun" w:date="2024-04-22T09:31:23Z">
        <w:r>
          <w:rPr>
            <w:rFonts w:eastAsia="仿宋_GB2312"/>
            <w:sz w:val="32"/>
            <w:szCs w:val="32"/>
          </w:rPr>
          <w:delText>（2）改革成果转化体制，鼓励创办创新企业</w:delText>
        </w:r>
      </w:del>
    </w:p>
    <w:p w14:paraId="34570377">
      <w:pPr>
        <w:wordWrap w:val="0"/>
        <w:spacing w:line="560" w:lineRule="exact"/>
        <w:ind w:firstLine="640" w:firstLineChars="200"/>
        <w:outlineLvl w:val="0"/>
        <w:rPr>
          <w:del w:id="4655" w:author="Jinglin Sun" w:date="2024-04-22T09:31:23Z"/>
          <w:rFonts w:eastAsia="仿宋_GB2312"/>
          <w:sz w:val="32"/>
          <w:szCs w:val="32"/>
        </w:rPr>
      </w:pPr>
      <w:del w:id="4656" w:author="Jinglin Sun" w:date="2024-04-22T09:31:23Z">
        <w:r>
          <w:rPr>
            <w:rFonts w:eastAsia="仿宋_GB2312"/>
            <w:sz w:val="32"/>
            <w:szCs w:val="32"/>
          </w:rPr>
          <w:delText>2003年末，政府颁布了一系列政策，鼓励成立新的商业公司和大学创办新公司。2004年，政府对大学及研究机构进行全面改革，促成国立大学进行重组并成立独立的公司，同时大幅度削减了85个研究所的基金支持，目的就是加强大学和研究所的独立性，提高其商业化运作能力。此外，日本还对专利所有权进行了改革。过去专利只属于有发明成果的教授个人，改革之后，专利归大学所有。专利所有权的变化大大促进了大学将生物技术科研成果转化为商业产品的积极性和主动性。</w:delText>
        </w:r>
      </w:del>
    </w:p>
    <w:p w14:paraId="02DBFF5A">
      <w:pPr>
        <w:pStyle w:val="5"/>
        <w:ind w:firstLine="640" w:firstLineChars="200"/>
        <w:outlineLvl w:val="0"/>
        <w:rPr>
          <w:del w:id="4657" w:author="Jinglin Sun" w:date="2024-04-22T09:31:23Z"/>
          <w:b/>
        </w:rPr>
      </w:pPr>
      <w:del w:id="4658" w:author="Jinglin Sun" w:date="2024-04-22T09:31:23Z">
        <w:r>
          <w:rPr>
            <w:rFonts w:hint="eastAsia"/>
          </w:rPr>
          <w:delText>4.</w:delText>
        </w:r>
      </w:del>
      <w:del w:id="4659" w:author="Jinglin Sun" w:date="2024-04-22T09:31:23Z">
        <w:r>
          <w:rPr/>
          <w:delText>日本生物医药产业的金融环境</w:delText>
        </w:r>
      </w:del>
    </w:p>
    <w:p w14:paraId="0303D131">
      <w:pPr>
        <w:wordWrap w:val="0"/>
        <w:spacing w:line="560" w:lineRule="exact"/>
        <w:ind w:firstLine="640" w:firstLineChars="200"/>
        <w:outlineLvl w:val="0"/>
        <w:rPr>
          <w:del w:id="4660" w:author="Jinglin Sun" w:date="2024-04-22T09:31:23Z"/>
          <w:rFonts w:eastAsia="仿宋_GB2312"/>
          <w:sz w:val="32"/>
          <w:szCs w:val="32"/>
        </w:rPr>
      </w:pPr>
      <w:del w:id="4661" w:author="Jinglin Sun" w:date="2024-04-22T09:31:23Z">
        <w:r>
          <w:rPr>
            <w:rFonts w:eastAsia="仿宋_GB2312"/>
            <w:sz w:val="32"/>
            <w:szCs w:val="32"/>
          </w:rPr>
          <w:delText>研发资金投入在高强度投入下，生物医药已成为日本国家科技规划布局的重点领域。2020年，日本通过“研究开发投资扩大开放项目”投入19.24亿日元，重点支持基于宏基因组和代谢组分析的疾病预防和健康管理、基于微生物组分析的植物育种、基因编辑序列预测工具、生物科学研究设备等重点领域研究。日本的风险资本机构重点支持以大学研究成果为基础的生物医药新公司。日本高校系统在生物医学领域研究投入最高，占总投入的1/3，且呈增长趋势。</w:delText>
        </w:r>
      </w:del>
    </w:p>
    <w:p w14:paraId="7C1983E5">
      <w:pPr>
        <w:wordWrap w:val="0"/>
        <w:spacing w:line="560" w:lineRule="exact"/>
        <w:ind w:firstLine="640" w:firstLineChars="200"/>
        <w:outlineLvl w:val="0"/>
        <w:rPr>
          <w:del w:id="4662" w:author="Jinglin Sun" w:date="2024-04-22T09:31:23Z"/>
          <w:rFonts w:eastAsia="仿宋_GB2312"/>
          <w:sz w:val="32"/>
          <w:szCs w:val="32"/>
        </w:rPr>
      </w:pPr>
      <w:del w:id="4663" w:author="Jinglin Sun" w:date="2024-04-22T09:31:23Z">
        <w:r>
          <w:rPr>
            <w:rFonts w:eastAsia="仿宋_GB2312"/>
            <w:sz w:val="32"/>
            <w:szCs w:val="32"/>
          </w:rPr>
          <w:delText>日本政府还出台了《日本高技术工业密集区开发促进法及其政令、施行令》，对生物开发项目提供优惠信贷（一般贷款利息较低，贷款年限可达25年），尤其是对中小型生物技术企业提供年息2.7%的特别贷款。最近，为了增进日本药厂的全球竞争力，日本行政院筹措了8200万美元为药物开发建立临床试验中心。</w:delText>
        </w:r>
      </w:del>
    </w:p>
    <w:p w14:paraId="4BD626E1">
      <w:pPr>
        <w:pStyle w:val="4"/>
        <w:wordWrap w:val="0"/>
        <w:spacing w:line="560" w:lineRule="exact"/>
        <w:outlineLvl w:val="0"/>
        <w:rPr>
          <w:del w:id="4664" w:author="Jinglin Sun" w:date="2024-04-22T09:31:27Z"/>
          <w:rFonts w:ascii="楷体_GB2312" w:hAnsi="Times New Roman" w:eastAsia="楷体_GB2312" w:cs="Times New Roman"/>
          <w:b w:val="0"/>
          <w:bCs w:val="0"/>
          <w:sz w:val="32"/>
        </w:rPr>
      </w:pPr>
      <w:del w:id="4665" w:author="Jinglin Sun" w:date="2024-04-22T09:31:27Z">
        <w:bookmarkStart w:id="10" w:name="_Toc161844353"/>
        <w:r>
          <w:rPr>
            <w:rFonts w:hint="eastAsia" w:ascii="楷体_GB2312" w:hAnsi="Times New Roman" w:eastAsia="楷体_GB2312" w:cs="Times New Roman"/>
            <w:b w:val="0"/>
            <w:bCs w:val="0"/>
            <w:sz w:val="32"/>
          </w:rPr>
          <w:delText>（四）</w:delText>
        </w:r>
      </w:del>
      <w:del w:id="4666" w:author="Jinglin Sun" w:date="2024-04-22T09:31:27Z">
        <w:r>
          <w:rPr>
            <w:rFonts w:ascii="楷体_GB2312" w:hAnsi="Times New Roman" w:eastAsia="楷体_GB2312" w:cs="Times New Roman"/>
            <w:b w:val="0"/>
            <w:bCs w:val="0"/>
            <w:sz w:val="32"/>
          </w:rPr>
          <w:delText>印度</w:delText>
        </w:r>
        <w:bookmarkEnd w:id="10"/>
      </w:del>
    </w:p>
    <w:p w14:paraId="7F7B8A7E">
      <w:pPr>
        <w:pStyle w:val="5"/>
        <w:ind w:firstLine="640" w:firstLineChars="200"/>
        <w:outlineLvl w:val="0"/>
        <w:rPr>
          <w:del w:id="4667" w:author="Jinglin Sun" w:date="2024-04-22T09:31:27Z"/>
          <w:b/>
        </w:rPr>
      </w:pPr>
      <w:del w:id="4668" w:author="Jinglin Sun" w:date="2024-04-22T09:31:27Z">
        <w:r>
          <w:rPr>
            <w:rFonts w:hint="eastAsia"/>
          </w:rPr>
          <w:delText>1.</w:delText>
        </w:r>
      </w:del>
      <w:del w:id="4669" w:author="Jinglin Sun" w:date="2024-04-22T09:31:27Z">
        <w:r>
          <w:rPr/>
          <w:delText>印度生物医药产业的政策环境</w:delText>
        </w:r>
      </w:del>
    </w:p>
    <w:p w14:paraId="3A7E8C2B">
      <w:pPr>
        <w:tabs>
          <w:tab w:val="left" w:pos="1200"/>
        </w:tabs>
        <w:wordWrap w:val="0"/>
        <w:spacing w:line="560" w:lineRule="exact"/>
        <w:ind w:left="482"/>
        <w:outlineLvl w:val="0"/>
        <w:rPr>
          <w:del w:id="4670" w:author="Jinglin Sun" w:date="2024-04-22T09:31:27Z"/>
          <w:rFonts w:eastAsia="仿宋_GB2312"/>
          <w:sz w:val="32"/>
          <w:szCs w:val="32"/>
        </w:rPr>
      </w:pPr>
      <w:del w:id="4671" w:author="Jinglin Sun" w:date="2024-04-22T09:31:27Z">
        <w:r>
          <w:rPr>
            <w:rFonts w:eastAsia="仿宋_GB2312"/>
            <w:sz w:val="32"/>
            <w:szCs w:val="32"/>
          </w:rPr>
          <w:delText>（1）在战略政策层面</w:delText>
        </w:r>
      </w:del>
    </w:p>
    <w:p w14:paraId="1C4F1F47">
      <w:pPr>
        <w:wordWrap w:val="0"/>
        <w:spacing w:line="560" w:lineRule="exact"/>
        <w:ind w:firstLine="640" w:firstLineChars="200"/>
        <w:outlineLvl w:val="0"/>
        <w:rPr>
          <w:del w:id="4672" w:author="Jinglin Sun" w:date="2024-04-22T09:31:27Z"/>
          <w:rFonts w:eastAsia="仿宋_GB2312"/>
          <w:sz w:val="32"/>
          <w:szCs w:val="32"/>
        </w:rPr>
      </w:pPr>
      <w:del w:id="4673" w:author="Jinglin Sun" w:date="2024-04-22T09:31:27Z">
        <w:r>
          <w:rPr>
            <w:rFonts w:eastAsia="仿宋_GB2312"/>
            <w:sz w:val="32"/>
            <w:szCs w:val="32"/>
          </w:rPr>
          <w:delText>印度早在20世纪50年代就将生物医药产业定为核心产业，印度政府对该产业一直不遗余力地予以扶持。印度在1982年成立了生物技术局，以推动现代生物学和生物技术的发展。1998年制定的《2020年科技远景发展规划》则对生物医学、药学做了具体规划，提出印度要在2020年建成生物技术大国的目标。为此，印度政府不断完善生物医药市场监管体制和法律，鼓励高等院校培养生物技术人才，同时采取各种直接资助和税收优惠等政策促进该行业的发展。为了吸引外资促进本国生物医药产业的发展，扩大印度生物医药在全球医药市场的影响力，印度政府不仅给予外国投资以税收优惠、放宽可持股比例，还积极推进本国医药企业的国际化进程。印度医药企业在生产管理过程中以FDA认证作为核心，全部的生产、管理和运作活动都围绕它来开展和进行。</w:delText>
        </w:r>
      </w:del>
    </w:p>
    <w:p w14:paraId="43CD2590">
      <w:pPr>
        <w:tabs>
          <w:tab w:val="left" w:pos="1200"/>
        </w:tabs>
        <w:wordWrap w:val="0"/>
        <w:spacing w:line="560" w:lineRule="exact"/>
        <w:ind w:left="482"/>
        <w:outlineLvl w:val="0"/>
        <w:rPr>
          <w:del w:id="4674" w:author="Jinglin Sun" w:date="2024-04-22T09:31:27Z"/>
          <w:rFonts w:eastAsia="仿宋_GB2312"/>
          <w:sz w:val="32"/>
          <w:szCs w:val="32"/>
        </w:rPr>
      </w:pPr>
      <w:del w:id="4675" w:author="Jinglin Sun" w:date="2024-04-22T09:31:27Z">
        <w:r>
          <w:rPr>
            <w:rFonts w:eastAsia="仿宋_GB2312"/>
            <w:sz w:val="32"/>
            <w:szCs w:val="32"/>
          </w:rPr>
          <w:delText>（2）在鼓励研发方面</w:delText>
        </w:r>
      </w:del>
    </w:p>
    <w:p w14:paraId="5A064B42">
      <w:pPr>
        <w:wordWrap w:val="0"/>
        <w:spacing w:line="560" w:lineRule="exact"/>
        <w:ind w:firstLine="640" w:firstLineChars="200"/>
        <w:outlineLvl w:val="0"/>
        <w:rPr>
          <w:del w:id="4676" w:author="Jinglin Sun" w:date="2024-04-22T09:31:27Z"/>
          <w:rFonts w:eastAsia="仿宋_GB2312"/>
          <w:sz w:val="32"/>
          <w:szCs w:val="32"/>
        </w:rPr>
      </w:pPr>
      <w:del w:id="4677" w:author="Jinglin Sun" w:date="2024-04-22T09:31:27Z">
        <w:r>
          <w:rPr>
            <w:rFonts w:eastAsia="仿宋_GB2312"/>
            <w:sz w:val="32"/>
            <w:szCs w:val="32"/>
          </w:rPr>
          <w:delText>印度政府规定企业收入的一定比例必须用于研发，并对研发项目进行拨款。印度设立了很多关于生物技术的项目基金，并通过招标的方式将基金用于最具发展潜力的项目。印度政府在研发中采取的重点突破原则为印度医药个别领域取得世界领先水平做出了巨大贡献。</w:delText>
        </w:r>
      </w:del>
    </w:p>
    <w:p w14:paraId="1656CE65">
      <w:pPr>
        <w:tabs>
          <w:tab w:val="left" w:pos="1200"/>
        </w:tabs>
        <w:wordWrap w:val="0"/>
        <w:spacing w:line="560" w:lineRule="exact"/>
        <w:ind w:left="482"/>
        <w:outlineLvl w:val="0"/>
        <w:rPr>
          <w:del w:id="4678" w:author="Jinglin Sun" w:date="2024-04-22T09:31:27Z"/>
          <w:rFonts w:eastAsia="仿宋_GB2312"/>
          <w:sz w:val="32"/>
          <w:szCs w:val="32"/>
        </w:rPr>
      </w:pPr>
      <w:del w:id="4679" w:author="Jinglin Sun" w:date="2024-04-22T09:31:27Z">
        <w:r>
          <w:rPr>
            <w:rFonts w:eastAsia="仿宋_GB2312"/>
            <w:sz w:val="32"/>
            <w:szCs w:val="32"/>
          </w:rPr>
          <w:delText>（3）在研发投入方面</w:delText>
        </w:r>
      </w:del>
    </w:p>
    <w:p w14:paraId="35A5931F">
      <w:pPr>
        <w:wordWrap w:val="0"/>
        <w:spacing w:line="560" w:lineRule="exact"/>
        <w:ind w:firstLine="640" w:firstLineChars="200"/>
        <w:outlineLvl w:val="0"/>
        <w:rPr>
          <w:del w:id="4680" w:author="Jinglin Sun" w:date="2024-04-22T09:31:27Z"/>
          <w:rFonts w:eastAsia="仿宋_GB2312"/>
          <w:sz w:val="32"/>
          <w:szCs w:val="32"/>
        </w:rPr>
      </w:pPr>
      <w:del w:id="4681" w:author="Jinglin Sun" w:date="2024-04-22T09:31:27Z">
        <w:r>
          <w:rPr>
            <w:rFonts w:eastAsia="仿宋_GB2312"/>
            <w:sz w:val="32"/>
            <w:szCs w:val="32"/>
          </w:rPr>
          <w:delText>印度政府对生物技术的研发投入一直在增加。根据印度生物技术部发布的生物技术历年发展报告的数据整理显示，印度政府对于生物技术的研发投入已由2002-2007五年总计145亿卢比增加到2012-2017五年总计860亿卢比，15年间研发投入增长了近6倍，年均增长率达到12%。政府大规模持续的资金投入给生物医药产业创造了一种良好的市场预期，提高了国内投资者对生物医药产业的重视。除此之外，印度政府采取强制性产业技术政策，规定本国生物医药企业营业利润的一定比例必须投入到研发当中，并对该投资予以税收优惠。其2007年颁布的《国家生物技术发展战略》又为企业制定了优惠的金融政策，为鼓励企业积极引进国际高端设备和技术，印度对临床试验设备和实验用消耗品给予免除进口关税的优惠，对企业的研发投入则按照150%的加权税率进行减免。</w:delText>
        </w:r>
      </w:del>
    </w:p>
    <w:p w14:paraId="5B0E061F">
      <w:pPr>
        <w:wordWrap w:val="0"/>
        <w:spacing w:line="560" w:lineRule="exact"/>
        <w:ind w:firstLine="640" w:firstLineChars="200"/>
        <w:outlineLvl w:val="0"/>
        <w:rPr>
          <w:del w:id="4682" w:author="Jinglin Sun" w:date="2024-04-22T09:31:27Z"/>
          <w:rFonts w:eastAsia="仿宋_GB2312"/>
          <w:sz w:val="32"/>
          <w:szCs w:val="32"/>
        </w:rPr>
      </w:pPr>
      <w:del w:id="4683" w:author="Jinglin Sun" w:date="2024-04-22T09:31:27Z">
        <w:r>
          <w:rPr>
            <w:rFonts w:eastAsia="仿宋_GB2312"/>
            <w:sz w:val="32"/>
            <w:szCs w:val="32"/>
          </w:rPr>
          <w:delText>印度政府扶持研发的对象也有很大的针对性，将生物医药发展的重点定在基因组学、分子医学、疫苗研制等领域，坚持重点突破的原则，以求在具有技术优势的领域达到世界领先技术水平。印度在干细胞培育领域具有世界领先技术，孟买生命科技公司和班加罗尔的国家生物科技中心位列美国国立卫生研究所（NIH）评定的全球前十干细胞研究机构，并享受美国联邦政府为干细胞研究提供的联邦研究基金。</w:delText>
        </w:r>
      </w:del>
    </w:p>
    <w:p w14:paraId="433C779F">
      <w:pPr>
        <w:tabs>
          <w:tab w:val="left" w:pos="1200"/>
        </w:tabs>
        <w:wordWrap w:val="0"/>
        <w:spacing w:line="560" w:lineRule="exact"/>
        <w:ind w:left="482"/>
        <w:outlineLvl w:val="0"/>
        <w:rPr>
          <w:del w:id="4684" w:author="Jinglin Sun" w:date="2024-04-22T09:31:27Z"/>
          <w:rFonts w:eastAsia="仿宋_GB2312"/>
          <w:sz w:val="32"/>
          <w:szCs w:val="32"/>
        </w:rPr>
      </w:pPr>
      <w:del w:id="4685" w:author="Jinglin Sun" w:date="2024-04-22T09:31:27Z">
        <w:r>
          <w:rPr>
            <w:rFonts w:eastAsia="仿宋_GB2312"/>
            <w:sz w:val="32"/>
            <w:szCs w:val="32"/>
          </w:rPr>
          <w:delText>（4）在产业集群政策方面</w:delText>
        </w:r>
      </w:del>
    </w:p>
    <w:p w14:paraId="4D45972A">
      <w:pPr>
        <w:wordWrap w:val="0"/>
        <w:spacing w:line="560" w:lineRule="exact"/>
        <w:ind w:firstLine="640" w:firstLineChars="200"/>
        <w:outlineLvl w:val="0"/>
        <w:rPr>
          <w:del w:id="4686" w:author="Jinglin Sun" w:date="2024-04-22T09:31:27Z"/>
          <w:rFonts w:eastAsia="仿宋_GB2312"/>
          <w:sz w:val="32"/>
          <w:szCs w:val="32"/>
        </w:rPr>
      </w:pPr>
      <w:del w:id="4687" w:author="Jinglin Sun" w:date="2024-04-22T09:31:27Z">
        <w:r>
          <w:rPr>
            <w:rFonts w:eastAsia="仿宋_GB2312"/>
            <w:sz w:val="32"/>
            <w:szCs w:val="32"/>
          </w:rPr>
          <w:delText>印度非常注重本国产业集群的发展，印度生物技术部（DBT）在《九五计划（1997-2002）》中就提出了建设生物技术园的相关规划，把促进产业集群发展作为生物医药产业发展的主要引擎。印度的海德拉巴、孟买、班加罗尔等现已成为全球生物医药创新较为活跃、产业化程度较高的产业集聚区。这种产业园建设步伐还在继续。2021年1月，中央政府宣布建立三个原料药园区，耗资1430亿卢比（19.57亿美元），用于生产药品用化合物或活性药物成分，进而减少从中国的进口。2021年2月，旁遮普省政府宣布在该省建立三个制药园。其中，已提议在巴辛达建立一个医药园区，占地约1300英亩，项目价值约1800亿卢比（2.4558亿美元）；另一个医药园区拟在拉杰普拉项目是一个绿地项目，拟在法特加-萨希布的瓦兹拉巴建立。</w:delText>
        </w:r>
      </w:del>
    </w:p>
    <w:p w14:paraId="2FC94240">
      <w:pPr>
        <w:pStyle w:val="5"/>
        <w:ind w:firstLine="640" w:firstLineChars="200"/>
        <w:outlineLvl w:val="0"/>
        <w:rPr>
          <w:del w:id="4688" w:author="Jinglin Sun" w:date="2024-04-22T09:31:27Z"/>
          <w:b/>
        </w:rPr>
      </w:pPr>
      <w:del w:id="4689" w:author="Jinglin Sun" w:date="2024-04-22T09:31:27Z">
        <w:r>
          <w:rPr>
            <w:rFonts w:hint="eastAsia"/>
          </w:rPr>
          <w:delText>2.</w:delText>
        </w:r>
      </w:del>
      <w:del w:id="4690" w:author="Jinglin Sun" w:date="2024-04-22T09:31:27Z">
        <w:r>
          <w:rPr/>
          <w:delText>印度生物医药产业的创新基础设施</w:delText>
        </w:r>
      </w:del>
    </w:p>
    <w:p w14:paraId="6A40A5F9">
      <w:pPr>
        <w:wordWrap w:val="0"/>
        <w:spacing w:line="560" w:lineRule="exact"/>
        <w:ind w:firstLine="640" w:firstLineChars="200"/>
        <w:outlineLvl w:val="0"/>
        <w:rPr>
          <w:del w:id="4691" w:author="Jinglin Sun" w:date="2024-04-22T09:31:27Z"/>
          <w:rFonts w:eastAsia="仿宋_GB2312"/>
          <w:sz w:val="32"/>
          <w:szCs w:val="32"/>
        </w:rPr>
      </w:pPr>
      <w:del w:id="4692" w:author="Jinglin Sun" w:date="2024-04-22T09:31:27Z">
        <w:r>
          <w:rPr>
            <w:rFonts w:eastAsia="仿宋_GB2312"/>
            <w:sz w:val="32"/>
            <w:szCs w:val="32"/>
          </w:rPr>
          <w:delText>在研发外包方面。印度政府对于本国生物医药产业具有明确的定位。印度生物医药产业主要是通过低附价值链环节参与国际分工。印度政府根据本国国情重点布局仿制药，研发外包和委托加工市场，并希望以出口为导向加强国际合作，进而逐步提升研发实力。因此，印度政府重视产业内企业的国际化，鼓励企业按照GLP操作规范建造优良实验室，强制药品生产商执行GMP规定和积极进行FDA认证，这些标准的执行使得印度药品质量和研发实验室标准得到国际认可。在近20年比较热门的国际研发外包中，印度政府同样对本国医药研发外包市场的扩展给予了极大支持。印度从20世纪80年代中期开始大力发展服务外包，得益于印度药品研发管理程序规范化和政府给予规定的免税、增值税减免等优惠政策，国际知名的大型跨国医药企业巨头如诺华、阿司利康、礼来和罗氏等均视印度为全球临床试验中心。</w:delText>
        </w:r>
      </w:del>
    </w:p>
    <w:p w14:paraId="597D0370">
      <w:pPr>
        <w:wordWrap w:val="0"/>
        <w:spacing w:line="560" w:lineRule="exact"/>
        <w:ind w:firstLine="640" w:firstLineChars="200"/>
        <w:outlineLvl w:val="0"/>
        <w:rPr>
          <w:del w:id="4693" w:author="Jinglin Sun" w:date="2024-04-22T09:31:27Z"/>
          <w:rFonts w:eastAsia="仿宋_GB2312"/>
          <w:sz w:val="32"/>
          <w:szCs w:val="32"/>
        </w:rPr>
      </w:pPr>
      <w:del w:id="4694" w:author="Jinglin Sun" w:date="2024-04-22T09:31:27Z">
        <w:r>
          <w:rPr>
            <w:rFonts w:eastAsia="仿宋_GB2312"/>
            <w:sz w:val="32"/>
            <w:szCs w:val="32"/>
          </w:rPr>
          <w:delText>在信息协调服务方面。印度政府充分发挥本国软件信息产业的优势，将生物信息和软件技术相融合，创立了在国际上具有领先地位的生物信息学技术。印度的生物技术信息系统网络（BTISnet）用超级计算机连接了全国170个重点研究中心，并根据研究中心基础设施和发展能力的不同分为卓越中心（COES）、分布式信息中心（DIC）、分布式信息分中心（DISC）和生物信息学基础设施（BIF）四个层次。该网络为集群内企业提供信息服务，在缓解信息不对称带来的资源浪费，尤其是在避免生物产品的重复研发方面做出了很大贡献。除此之外，印度的生物技术产业园区给园内的企业提供了很多的基础设施和服务，例如产品研发实验室，多用途试验工厂，废物处理厂，质量控制和技术测试以及人力资源培训机构和相关的后勤服务。</w:delText>
        </w:r>
      </w:del>
    </w:p>
    <w:p w14:paraId="468DAFD3">
      <w:pPr>
        <w:pStyle w:val="5"/>
        <w:ind w:firstLine="640" w:firstLineChars="200"/>
        <w:outlineLvl w:val="0"/>
        <w:rPr>
          <w:del w:id="4695" w:author="Jinglin Sun" w:date="2024-04-22T09:31:27Z"/>
          <w:b/>
        </w:rPr>
      </w:pPr>
      <w:del w:id="4696" w:author="Jinglin Sun" w:date="2024-04-22T09:31:27Z">
        <w:r>
          <w:rPr>
            <w:rFonts w:hint="eastAsia"/>
          </w:rPr>
          <w:delText>3.</w:delText>
        </w:r>
      </w:del>
      <w:del w:id="4697" w:author="Jinglin Sun" w:date="2024-04-22T09:31:27Z">
        <w:r>
          <w:rPr/>
          <w:delText>印度生物医药产业的市场环境</w:delText>
        </w:r>
      </w:del>
    </w:p>
    <w:p w14:paraId="1CCF38B9">
      <w:pPr>
        <w:tabs>
          <w:tab w:val="left" w:pos="1200"/>
        </w:tabs>
        <w:wordWrap w:val="0"/>
        <w:spacing w:line="560" w:lineRule="exact"/>
        <w:ind w:left="482"/>
        <w:outlineLvl w:val="0"/>
        <w:rPr>
          <w:del w:id="4698" w:author="Jinglin Sun" w:date="2024-04-22T09:31:27Z"/>
          <w:rFonts w:eastAsia="仿宋_GB2312"/>
          <w:sz w:val="32"/>
          <w:szCs w:val="32"/>
        </w:rPr>
      </w:pPr>
      <w:del w:id="4699" w:author="Jinglin Sun" w:date="2024-04-22T09:31:27Z">
        <w:r>
          <w:rPr>
            <w:rFonts w:eastAsia="仿宋_GB2312"/>
            <w:sz w:val="32"/>
            <w:szCs w:val="32"/>
          </w:rPr>
          <w:delText>（1）在价格管制方面</w:delText>
        </w:r>
      </w:del>
    </w:p>
    <w:p w14:paraId="69E69E62">
      <w:pPr>
        <w:wordWrap w:val="0"/>
        <w:spacing w:line="560" w:lineRule="exact"/>
        <w:ind w:firstLine="640" w:firstLineChars="200"/>
        <w:outlineLvl w:val="0"/>
        <w:rPr>
          <w:del w:id="4700" w:author="Jinglin Sun" w:date="2024-04-22T09:31:27Z"/>
          <w:rFonts w:eastAsia="仿宋_GB2312"/>
          <w:sz w:val="32"/>
          <w:szCs w:val="32"/>
        </w:rPr>
      </w:pPr>
      <w:del w:id="4701" w:author="Jinglin Sun" w:date="2024-04-22T09:31:27Z">
        <w:r>
          <w:rPr>
            <w:rFonts w:eastAsia="仿宋_GB2312"/>
            <w:sz w:val="32"/>
            <w:szCs w:val="32"/>
          </w:rPr>
          <w:delText>从1970年印度政府颁布药品价格控制法令（DPCO）对所有药品价格实行价格限制到1995年规定根据药品销售额进行价格控制，直至2013年新版DPCO规定采用以市场为基础的价格机制来确定需要进行价格控制的药品目录，印度的药品价格控制政策经历了由严格到逐步宽松的过程。宽松的价格控制使得医药企业拥有更多的定价权利，尤其是对于具有一定创新能力的大型企业来说，新产品的市场垄断和自由定价给他们带来更加高额的利润，促进了企业规模的扩张，同时也激励一些中小企业积极进行新药研发。</w:delText>
        </w:r>
      </w:del>
    </w:p>
    <w:p w14:paraId="0570BDDD">
      <w:pPr>
        <w:tabs>
          <w:tab w:val="left" w:pos="1200"/>
        </w:tabs>
        <w:wordWrap w:val="0"/>
        <w:spacing w:line="560" w:lineRule="exact"/>
        <w:ind w:left="482"/>
        <w:outlineLvl w:val="0"/>
        <w:rPr>
          <w:del w:id="4702" w:author="Jinglin Sun" w:date="2024-04-22T09:31:27Z"/>
          <w:rFonts w:eastAsia="仿宋_GB2312"/>
          <w:sz w:val="32"/>
          <w:szCs w:val="32"/>
        </w:rPr>
      </w:pPr>
      <w:del w:id="4703" w:author="Jinglin Sun" w:date="2024-04-22T09:31:27Z">
        <w:r>
          <w:rPr>
            <w:rFonts w:eastAsia="仿宋_GB2312"/>
            <w:sz w:val="32"/>
            <w:szCs w:val="32"/>
          </w:rPr>
          <w:delText>（2）在中小企业政策方面</w:delText>
        </w:r>
      </w:del>
    </w:p>
    <w:p w14:paraId="4C83250D">
      <w:pPr>
        <w:wordWrap w:val="0"/>
        <w:spacing w:line="560" w:lineRule="exact"/>
        <w:ind w:firstLine="640" w:firstLineChars="200"/>
        <w:outlineLvl w:val="0"/>
        <w:rPr>
          <w:del w:id="4704" w:author="Jinglin Sun" w:date="2024-04-22T09:31:27Z"/>
          <w:rFonts w:eastAsia="仿宋_GB2312"/>
          <w:sz w:val="32"/>
          <w:szCs w:val="32"/>
        </w:rPr>
      </w:pPr>
      <w:del w:id="4705" w:author="Jinglin Sun" w:date="2024-04-22T09:31:27Z">
        <w:r>
          <w:rPr>
            <w:rFonts w:eastAsia="仿宋_GB2312"/>
            <w:sz w:val="32"/>
            <w:szCs w:val="32"/>
          </w:rPr>
          <w:delText>印度政府主要采取扶持中小企业发展的政策措施，2005年印度生物技术部出台了“中小企业创新研究计划”，该计划鼓励政府部门、研究机构、大学和私有部门合作，并要求在国家支持的项目中，至少有30%的项目与私企合作。这一计划的实施既缓解了中小企业研发过程中的资金压力，活跃了市场创新力，也加快了大型企业迅速占领先进医药领域和增强国际竞争力的步伐。</w:delText>
        </w:r>
      </w:del>
    </w:p>
    <w:p w14:paraId="38B7ECEB">
      <w:pPr>
        <w:tabs>
          <w:tab w:val="left" w:pos="1200"/>
        </w:tabs>
        <w:wordWrap w:val="0"/>
        <w:spacing w:line="560" w:lineRule="exact"/>
        <w:ind w:left="482"/>
        <w:outlineLvl w:val="0"/>
        <w:rPr>
          <w:del w:id="4706" w:author="Jinglin Sun" w:date="2024-04-22T09:31:27Z"/>
          <w:rFonts w:eastAsia="仿宋_GB2312"/>
          <w:sz w:val="32"/>
          <w:szCs w:val="32"/>
        </w:rPr>
      </w:pPr>
      <w:del w:id="4707" w:author="Jinglin Sun" w:date="2024-04-22T09:31:27Z">
        <w:r>
          <w:rPr>
            <w:rFonts w:eastAsia="仿宋_GB2312"/>
            <w:sz w:val="32"/>
            <w:szCs w:val="32"/>
          </w:rPr>
          <w:delText>（3）在对外招引政策方面</w:delText>
        </w:r>
      </w:del>
    </w:p>
    <w:p w14:paraId="3B72E6FD">
      <w:pPr>
        <w:wordWrap w:val="0"/>
        <w:spacing w:line="560" w:lineRule="exact"/>
        <w:ind w:firstLine="640" w:firstLineChars="200"/>
        <w:outlineLvl w:val="0"/>
        <w:rPr>
          <w:del w:id="4708" w:author="Jinglin Sun" w:date="2024-04-22T09:31:27Z"/>
          <w:rFonts w:eastAsia="仿宋_GB2312"/>
          <w:sz w:val="32"/>
          <w:szCs w:val="32"/>
        </w:rPr>
      </w:pPr>
      <w:del w:id="4709" w:author="Jinglin Sun" w:date="2024-04-22T09:31:27Z">
        <w:r>
          <w:rPr>
            <w:rFonts w:eastAsia="仿宋_GB2312"/>
            <w:sz w:val="32"/>
            <w:szCs w:val="32"/>
          </w:rPr>
          <w:delText>印度比较擅长运用国际力量提高本国生物医药产业的研发实力。印度现已建立起印度—亚洲生物技术网、印度—新加坡生物技术园等国际合作中心，并且采取与美国、澳大利亚等国家设立双边基金的方式促进两国生物医药技术交流。印度政府同样重视为世界顶级生物医药公司提供研发外包服务，政府采取的规定免税、增值税减免等优惠政策吸引了诺华、阿司利康、礼来和罗氏等国际医药企业巨头。通过承接跨国公司的研发外包服务，印度参与到国际新药的研发中，通过知识外溢和经验积累增强本国医药企业自主创新能力。近年来，印度生物医药研发水平得到了飞速的发展，在干细胞研究、人类基因研究、生物信息学和传染病生物学等方面达到了很高水平。</w:delText>
        </w:r>
      </w:del>
    </w:p>
    <w:p w14:paraId="2FCCC554">
      <w:pPr>
        <w:pStyle w:val="5"/>
        <w:ind w:firstLine="640" w:firstLineChars="200"/>
        <w:outlineLvl w:val="0"/>
        <w:rPr>
          <w:del w:id="4710" w:author="Jinglin Sun" w:date="2024-04-22T09:31:27Z"/>
          <w:b/>
        </w:rPr>
      </w:pPr>
      <w:del w:id="4711" w:author="Jinglin Sun" w:date="2024-04-22T09:31:27Z">
        <w:r>
          <w:rPr>
            <w:rFonts w:hint="eastAsia"/>
          </w:rPr>
          <w:delText>4.</w:delText>
        </w:r>
      </w:del>
      <w:del w:id="4712" w:author="Jinglin Sun" w:date="2024-04-22T09:31:27Z">
        <w:r>
          <w:rPr/>
          <w:delText>印度生物医药产业的金融环境</w:delText>
        </w:r>
      </w:del>
    </w:p>
    <w:p w14:paraId="35590505">
      <w:pPr>
        <w:tabs>
          <w:tab w:val="left" w:pos="1200"/>
        </w:tabs>
        <w:wordWrap w:val="0"/>
        <w:spacing w:line="560" w:lineRule="exact"/>
        <w:ind w:left="482"/>
        <w:outlineLvl w:val="0"/>
        <w:rPr>
          <w:del w:id="4713" w:author="Jinglin Sun" w:date="2024-04-22T09:31:27Z"/>
          <w:rFonts w:eastAsia="仿宋_GB2312"/>
          <w:sz w:val="32"/>
          <w:szCs w:val="32"/>
        </w:rPr>
      </w:pPr>
      <w:del w:id="4714" w:author="Jinglin Sun" w:date="2024-04-22T09:31:27Z">
        <w:r>
          <w:rPr>
            <w:rFonts w:eastAsia="仿宋_GB2312"/>
            <w:sz w:val="32"/>
            <w:szCs w:val="32"/>
          </w:rPr>
          <w:delText>（1）在项目基金投放方面</w:delText>
        </w:r>
      </w:del>
    </w:p>
    <w:p w14:paraId="6DBEB97F">
      <w:pPr>
        <w:wordWrap w:val="0"/>
        <w:spacing w:line="560" w:lineRule="exact"/>
        <w:ind w:firstLine="640" w:firstLineChars="200"/>
        <w:outlineLvl w:val="0"/>
        <w:rPr>
          <w:del w:id="4715" w:author="Jinglin Sun" w:date="2024-04-22T09:31:27Z"/>
          <w:rFonts w:eastAsia="仿宋_GB2312"/>
          <w:sz w:val="32"/>
          <w:szCs w:val="32"/>
        </w:rPr>
      </w:pPr>
      <w:del w:id="4716" w:author="Jinglin Sun" w:date="2024-04-22T09:31:27Z">
        <w:r>
          <w:rPr>
            <w:rFonts w:eastAsia="仿宋_GB2312"/>
            <w:sz w:val="32"/>
            <w:szCs w:val="32"/>
          </w:rPr>
          <w:delText>印度政府则采用招标的方式发放基金，以解决某些重点科研项目的资金短缺问题。除此之外，印度主要采取政策引导的方式为企业提供金融支持，印度将生物医药领域列为优先投资领域，鼓励商业银行优先向生物医药领域提供金融支持。过去几年印度风险投资得到了高速发展，由于印度信息技术产业和生物医药产业的优异表现，该类产业吸引了大量的风险投资。一些大型的风险投资商甚至建立起生物技术孵化基金，由此推动生物医药技术的快速发展。</w:delText>
        </w:r>
      </w:del>
    </w:p>
    <w:p w14:paraId="15C4ADD0">
      <w:pPr>
        <w:tabs>
          <w:tab w:val="left" w:pos="1200"/>
        </w:tabs>
        <w:wordWrap w:val="0"/>
        <w:spacing w:line="560" w:lineRule="exact"/>
        <w:ind w:left="482"/>
        <w:outlineLvl w:val="0"/>
        <w:rPr>
          <w:del w:id="4717" w:author="Jinglin Sun" w:date="2024-04-22T09:31:27Z"/>
          <w:rFonts w:eastAsia="仿宋_GB2312"/>
          <w:sz w:val="32"/>
          <w:szCs w:val="32"/>
        </w:rPr>
      </w:pPr>
      <w:del w:id="4718" w:author="Jinglin Sun" w:date="2024-04-22T09:31:27Z">
        <w:r>
          <w:rPr>
            <w:rFonts w:eastAsia="仿宋_GB2312"/>
            <w:sz w:val="32"/>
            <w:szCs w:val="32"/>
          </w:rPr>
          <w:delText>（2）在投资并购方面</w:delText>
        </w:r>
      </w:del>
    </w:p>
    <w:p w14:paraId="0ADB760B">
      <w:pPr>
        <w:wordWrap w:val="0"/>
        <w:spacing w:line="560" w:lineRule="exact"/>
        <w:ind w:firstLine="640" w:firstLineChars="200"/>
        <w:outlineLvl w:val="0"/>
        <w:rPr>
          <w:del w:id="4719" w:author="Jinglin Sun" w:date="2024-04-22T09:31:27Z"/>
          <w:rFonts w:eastAsia="仿宋_GB2312"/>
          <w:sz w:val="32"/>
          <w:szCs w:val="32"/>
        </w:rPr>
      </w:pPr>
      <w:del w:id="4720" w:author="Jinglin Sun" w:date="2024-04-22T09:31:27Z">
        <w:r>
          <w:rPr>
            <w:rFonts w:eastAsia="仿宋_GB2312"/>
            <w:sz w:val="32"/>
            <w:szCs w:val="32"/>
          </w:rPr>
          <w:delText>印度政府深刻认识到，生物医药的研发创新需要强大的资金支持，只有大型企业才具有研发创新的能力，也只有建立本国在生物医药领域的龙头企业，才具备与跨国医药巨头抗衡的能力。因此，印度政府鼓励大型企业通过兼并中小型企业扩大生产规模和市场占有率，快速实现规模经济。在兼并的路径上，除了兼并本国创新活力较好的中小企业外，印度政府鼓励企业兼并国外的中小企业，利用其成熟的品牌效应和销售渠道快速增强企业实力。</w:delText>
        </w:r>
      </w:del>
    </w:p>
    <w:p w14:paraId="771BAAC1">
      <w:pPr>
        <w:wordWrap w:val="0"/>
        <w:spacing w:line="560" w:lineRule="exact"/>
        <w:ind w:firstLine="640" w:firstLineChars="200"/>
        <w:outlineLvl w:val="9"/>
        <w:rPr>
          <w:del w:id="4721" w:author="Jinglin Sun" w:date="2024-04-22T09:31:27Z"/>
          <w:rFonts w:eastAsia="仿宋_GB2312"/>
          <w:sz w:val="32"/>
          <w:szCs w:val="32"/>
        </w:rPr>
      </w:pPr>
    </w:p>
    <w:p w14:paraId="13CE0E5E">
      <w:pPr>
        <w:widowControl/>
        <w:jc w:val="left"/>
        <w:outlineLvl w:val="9"/>
        <w:rPr>
          <w:del w:id="4722" w:author="Jinglin Sun" w:date="2024-04-22T09:31:27Z"/>
          <w:rFonts w:eastAsia="仿宋_GB2312"/>
          <w:sz w:val="32"/>
          <w:szCs w:val="32"/>
        </w:rPr>
      </w:pPr>
      <w:del w:id="4723" w:author="Jinglin Sun" w:date="2024-04-22T09:31:27Z">
        <w:r>
          <w:rPr>
            <w:rFonts w:eastAsia="仿宋_GB2312"/>
            <w:sz w:val="32"/>
            <w:szCs w:val="32"/>
          </w:rPr>
          <w:br w:type="page"/>
        </w:r>
      </w:del>
    </w:p>
    <w:p w14:paraId="224CFEAC">
      <w:pPr>
        <w:pStyle w:val="3"/>
        <w:numPr>
          <w:ilvl w:val="0"/>
          <w:numId w:val="7"/>
        </w:numPr>
        <w:tabs>
          <w:tab w:val="left" w:pos="360"/>
        </w:tabs>
        <w:wordWrap w:val="0"/>
        <w:spacing w:line="560" w:lineRule="exact"/>
        <w:ind w:left="0" w:firstLine="0"/>
        <w:outlineLvl w:val="0"/>
        <w:rPr>
          <w:rFonts w:ascii="黑体" w:hAnsi="黑体" w:eastAsia="黑体" w:cs="Times New Roman"/>
          <w:b w:val="0"/>
          <w:bCs w:val="0"/>
          <w:sz w:val="32"/>
        </w:rPr>
      </w:pPr>
      <w:bookmarkStart w:id="11" w:name="_Toc161844354"/>
      <w:r>
        <w:rPr>
          <w:rFonts w:ascii="黑体" w:hAnsi="黑体" w:eastAsia="黑体" w:cs="Times New Roman"/>
          <w:b w:val="0"/>
          <w:bCs w:val="0"/>
          <w:sz w:val="32"/>
        </w:rPr>
        <w:t>完善我国生物医药产业创新环境的政策建议</w:t>
      </w:r>
      <w:bookmarkEnd w:id="11"/>
    </w:p>
    <w:p w14:paraId="1E578823">
      <w:pPr>
        <w:wordWrap w:val="0"/>
        <w:spacing w:line="560" w:lineRule="exact"/>
        <w:ind w:firstLine="640" w:firstLineChars="200"/>
        <w:rPr>
          <w:rFonts w:eastAsia="仿宋_GB2312"/>
          <w:sz w:val="32"/>
          <w:szCs w:val="32"/>
        </w:rPr>
      </w:pPr>
      <w:r>
        <w:rPr>
          <w:rFonts w:eastAsia="仿宋_GB2312"/>
          <w:sz w:val="32"/>
          <w:szCs w:val="32"/>
        </w:rPr>
        <w:t>未来，</w:t>
      </w:r>
      <w:r>
        <w:rPr>
          <w:rFonts w:hint="eastAsia" w:eastAsia="仿宋_GB2312"/>
          <w:sz w:val="32"/>
          <w:szCs w:val="32"/>
        </w:rPr>
        <w:t>中国</w:t>
      </w:r>
      <w:r>
        <w:rPr>
          <w:rFonts w:eastAsia="仿宋_GB2312"/>
          <w:sz w:val="32"/>
          <w:szCs w:val="32"/>
        </w:rPr>
        <w:t>生物医药产业发展面临不少挑战：</w:t>
      </w:r>
      <w:r>
        <w:rPr>
          <w:rFonts w:hint="eastAsia" w:eastAsia="仿宋_GB2312"/>
          <w:sz w:val="32"/>
          <w:szCs w:val="32"/>
        </w:rPr>
        <w:t>一是</w:t>
      </w:r>
      <w:r>
        <w:rPr>
          <w:rFonts w:eastAsia="仿宋_GB2312"/>
          <w:sz w:val="32"/>
          <w:szCs w:val="32"/>
        </w:rPr>
        <w:t>近年来投资“过热”积累形成的很多矛盾需要化解，包括价值虚高的资产、过剩的产能，要避免一些领域迅速转向“过冷”，乃至出现中小企业停业裁员潮。二是全产业链激烈竞争和内卷，加之集采不断扩大实施范围，各类产品价格走势仍不容乐观。三是国际市场上，一些国家策动药品供应链“去中国化”，着力对中国生产的化学原料药进行替代，其影响日益显现。四是在国家化解金融风险的背景下，投融资环境短期内仍不乐观，全行业投入水平面临下滑。但是</w:t>
      </w:r>
      <w:r>
        <w:rPr>
          <w:rFonts w:hint="eastAsia" w:eastAsia="仿宋_GB2312"/>
          <w:sz w:val="32"/>
          <w:szCs w:val="32"/>
        </w:rPr>
        <w:t>生物</w:t>
      </w:r>
      <w:r>
        <w:rPr>
          <w:rFonts w:eastAsia="仿宋_GB2312"/>
          <w:sz w:val="32"/>
          <w:szCs w:val="32"/>
        </w:rPr>
        <w:t>医药</w:t>
      </w:r>
      <w:r>
        <w:rPr>
          <w:rFonts w:hint="eastAsia" w:eastAsia="仿宋_GB2312"/>
          <w:sz w:val="32"/>
          <w:szCs w:val="32"/>
        </w:rPr>
        <w:t>产业</w:t>
      </w:r>
      <w:r>
        <w:rPr>
          <w:rFonts w:eastAsia="仿宋_GB2312"/>
          <w:sz w:val="32"/>
          <w:szCs w:val="32"/>
        </w:rPr>
        <w:t>韧性强、潜力大、活力足的基本面没有改变</w:t>
      </w:r>
      <w:r>
        <w:rPr>
          <w:rFonts w:hint="eastAsia" w:eastAsia="仿宋_GB2312"/>
          <w:sz w:val="32"/>
          <w:szCs w:val="32"/>
        </w:rPr>
        <w:t>，建议从以下几方面优化政策：</w:t>
      </w:r>
    </w:p>
    <w:p w14:paraId="11F6B161">
      <w:pPr>
        <w:pStyle w:val="7"/>
        <w:shd w:val="clear" w:color="auto" w:fill="FFFFFF"/>
        <w:wordWrap w:val="0"/>
        <w:spacing w:before="0" w:beforeAutospacing="0" w:after="0" w:afterAutospacing="0" w:line="560" w:lineRule="exact"/>
        <w:ind w:firstLine="640" w:firstLineChars="200"/>
        <w:rPr>
          <w:rFonts w:ascii="Times New Roman" w:hAnsi="Times New Roman" w:eastAsia="仿宋_GB2312" w:cs="Times New Roman"/>
          <w:kern w:val="2"/>
          <w:sz w:val="32"/>
          <w:szCs w:val="32"/>
        </w:rPr>
      </w:pPr>
      <w:r>
        <w:rPr>
          <w:rFonts w:ascii="黑体" w:hAnsi="黑体" w:eastAsia="黑体" w:cs="Times New Roman"/>
          <w:kern w:val="2"/>
          <w:sz w:val="32"/>
          <w:szCs w:val="32"/>
        </w:rPr>
        <w:t>一是强化财政资金对科技创新的支持。</w:t>
      </w:r>
      <w:r>
        <w:rPr>
          <w:rFonts w:ascii="Times New Roman" w:hAnsi="Times New Roman" w:eastAsia="仿宋_GB2312" w:cs="Times New Roman"/>
          <w:kern w:val="2"/>
          <w:sz w:val="32"/>
          <w:szCs w:val="32"/>
        </w:rPr>
        <w:t>组建生物医药领域的国家实验室，重组生物医药领域的国家重点实验室，在生物医药领域优化布局一批国家工程研究中心、国家技术创新中心，形成运行高效的科技创新平台体系。面向我国当前社会发展需要，集中财政资金，通过国家科技重大专项、重点研发计划等方式，支持开展治疗恶性肿瘤、心脑血管等疾病特效药攻关，加大创新疫苗、抗体药物等研发，支持新药研发与人工智能、云计算、大数据等新技术交叉融合发展。</w:t>
      </w:r>
    </w:p>
    <w:p w14:paraId="7D3B490E">
      <w:pPr>
        <w:pStyle w:val="7"/>
        <w:shd w:val="clear" w:color="auto" w:fill="FFFFFF"/>
        <w:wordWrap w:val="0"/>
        <w:spacing w:before="0" w:beforeAutospacing="0" w:after="0" w:afterAutospacing="0" w:line="560" w:lineRule="exact"/>
        <w:ind w:firstLine="640" w:firstLineChars="200"/>
        <w:rPr>
          <w:ins w:id="4724" w:author="Jinglin Sun" w:date="2024-04-22T09:57:44Z"/>
          <w:rFonts w:hint="default" w:ascii="Times New Roman" w:hAnsi="Times New Roman" w:eastAsia="仿宋_GB2312" w:cs="Times New Roman"/>
          <w:kern w:val="2"/>
          <w:sz w:val="32"/>
          <w:szCs w:val="32"/>
          <w:lang w:val="en-US" w:eastAsia="zh-CN"/>
        </w:rPr>
      </w:pPr>
      <w:r>
        <w:rPr>
          <w:rFonts w:ascii="黑体" w:hAnsi="黑体" w:eastAsia="黑体" w:cs="Times New Roman"/>
          <w:kern w:val="2"/>
          <w:sz w:val="32"/>
          <w:szCs w:val="32"/>
        </w:rPr>
        <w:t>二是完善支持</w:t>
      </w:r>
      <w:r>
        <w:rPr>
          <w:rFonts w:hint="eastAsia" w:ascii="黑体" w:hAnsi="黑体" w:eastAsia="黑体" w:cs="Times New Roman"/>
          <w:kern w:val="2"/>
          <w:sz w:val="32"/>
          <w:szCs w:val="32"/>
        </w:rPr>
        <w:t>生物</w:t>
      </w:r>
      <w:r>
        <w:rPr>
          <w:rFonts w:ascii="黑体" w:hAnsi="黑体" w:eastAsia="黑体" w:cs="Times New Roman"/>
          <w:kern w:val="2"/>
          <w:sz w:val="32"/>
          <w:szCs w:val="32"/>
        </w:rPr>
        <w:t>医药产业创新的配套政策体系。</w:t>
      </w:r>
      <w:r>
        <w:rPr>
          <w:rFonts w:ascii="Times New Roman" w:hAnsi="Times New Roman" w:eastAsia="仿宋_GB2312" w:cs="Times New Roman"/>
          <w:kern w:val="2"/>
          <w:sz w:val="32"/>
          <w:szCs w:val="32"/>
        </w:rPr>
        <w:t>在规划引导环节，建议制定中国</w:t>
      </w:r>
      <w:r>
        <w:rPr>
          <w:rFonts w:hint="eastAsia" w:ascii="Times New Roman" w:hAnsi="Times New Roman" w:eastAsia="仿宋_GB2312" w:cs="Times New Roman"/>
          <w:kern w:val="2"/>
          <w:sz w:val="32"/>
          <w:szCs w:val="32"/>
        </w:rPr>
        <w:t>生物医药产业</w:t>
      </w:r>
      <w:r>
        <w:rPr>
          <w:rFonts w:ascii="Times New Roman" w:hAnsi="Times New Roman" w:eastAsia="仿宋_GB2312" w:cs="Times New Roman"/>
          <w:kern w:val="2"/>
          <w:sz w:val="32"/>
          <w:szCs w:val="32"/>
        </w:rPr>
        <w:t>的创新发展规划，引导各类创新主体积极参与重点领域的新药攻关。在审批准入环节，继续完善创新药、疫苗等快速审评审批机制，加快临床急需和罕见病治疗药品审评审批，使得临床急需的境外已上市新药尽快在境内上市。在医保环节，深入实施带量采购配套改革政策，</w:t>
      </w:r>
      <w:ins w:id="4725" w:author="Jinglin Sun" w:date="2024-04-22T09:52:12Z">
        <w:r>
          <w:rPr>
            <w:rFonts w:hint="eastAsia" w:ascii="Times New Roman" w:hAnsi="Times New Roman" w:eastAsia="仿宋_GB2312" w:cs="Times New Roman"/>
            <w:kern w:val="2"/>
            <w:sz w:val="32"/>
            <w:szCs w:val="32"/>
            <w:lang w:val="en-US" w:eastAsia="zh-CN"/>
          </w:rPr>
          <w:t>尊重</w:t>
        </w:r>
      </w:ins>
      <w:ins w:id="4726" w:author="Jinglin Sun" w:date="2024-04-22T09:52:15Z">
        <w:r>
          <w:rPr>
            <w:rFonts w:hint="eastAsia" w:ascii="Times New Roman" w:hAnsi="Times New Roman" w:eastAsia="仿宋_GB2312" w:cs="Times New Roman"/>
            <w:kern w:val="2"/>
            <w:sz w:val="32"/>
            <w:szCs w:val="32"/>
            <w:lang w:val="en-US" w:eastAsia="zh-CN"/>
          </w:rPr>
          <w:t>创新</w:t>
        </w:r>
      </w:ins>
      <w:ins w:id="4727" w:author="Jinglin Sun" w:date="2024-04-22T09:52:16Z">
        <w:r>
          <w:rPr>
            <w:rFonts w:hint="eastAsia" w:ascii="Times New Roman" w:hAnsi="Times New Roman" w:eastAsia="仿宋_GB2312" w:cs="Times New Roman"/>
            <w:kern w:val="2"/>
            <w:sz w:val="32"/>
            <w:szCs w:val="32"/>
            <w:lang w:val="en-US" w:eastAsia="zh-CN"/>
          </w:rPr>
          <w:t>药</w:t>
        </w:r>
      </w:ins>
      <w:ins w:id="4728" w:author="Jinglin Sun" w:date="2024-04-22T09:52:19Z">
        <w:r>
          <w:rPr>
            <w:rFonts w:hint="eastAsia" w:ascii="Times New Roman" w:hAnsi="Times New Roman" w:eastAsia="仿宋_GB2312" w:cs="Times New Roman"/>
            <w:kern w:val="2"/>
            <w:sz w:val="32"/>
            <w:szCs w:val="32"/>
            <w:lang w:val="en-US" w:eastAsia="zh-CN"/>
          </w:rPr>
          <w:t>研发</w:t>
        </w:r>
      </w:ins>
      <w:ins w:id="4729" w:author="Jinglin Sun" w:date="2024-04-22T09:52:21Z">
        <w:r>
          <w:rPr>
            <w:rFonts w:hint="eastAsia" w:ascii="Times New Roman" w:hAnsi="Times New Roman" w:eastAsia="仿宋_GB2312" w:cs="Times New Roman"/>
            <w:kern w:val="2"/>
            <w:sz w:val="32"/>
            <w:szCs w:val="32"/>
            <w:lang w:val="en-US" w:eastAsia="zh-CN"/>
          </w:rPr>
          <w:t>客观</w:t>
        </w:r>
      </w:ins>
      <w:ins w:id="4730" w:author="Jinglin Sun" w:date="2024-04-22T09:52:24Z">
        <w:r>
          <w:rPr>
            <w:rFonts w:hint="eastAsia" w:ascii="Times New Roman" w:hAnsi="Times New Roman" w:eastAsia="仿宋_GB2312" w:cs="Times New Roman"/>
            <w:kern w:val="2"/>
            <w:sz w:val="32"/>
            <w:szCs w:val="32"/>
            <w:lang w:val="en-US" w:eastAsia="zh-CN"/>
          </w:rPr>
          <w:t>规律</w:t>
        </w:r>
      </w:ins>
      <w:ins w:id="4731" w:author="Jinglin Sun" w:date="2024-04-22T09:52:25Z">
        <w:r>
          <w:rPr>
            <w:rFonts w:hint="eastAsia" w:ascii="Times New Roman" w:hAnsi="Times New Roman" w:eastAsia="仿宋_GB2312" w:cs="Times New Roman"/>
            <w:kern w:val="2"/>
            <w:sz w:val="32"/>
            <w:szCs w:val="32"/>
            <w:lang w:val="en-US" w:eastAsia="zh-CN"/>
          </w:rPr>
          <w:t>，</w:t>
        </w:r>
      </w:ins>
      <w:ins w:id="4732" w:author="Jinglin Sun" w:date="2024-04-22T09:49:29Z">
        <w:r>
          <w:rPr>
            <w:rFonts w:hint="eastAsia" w:ascii="Times New Roman" w:hAnsi="Times New Roman" w:eastAsia="仿宋_GB2312" w:cs="Times New Roman"/>
            <w:kern w:val="2"/>
            <w:sz w:val="32"/>
            <w:szCs w:val="32"/>
            <w:lang w:val="en-US" w:eastAsia="zh-CN"/>
          </w:rPr>
          <w:t>建立</w:t>
        </w:r>
      </w:ins>
      <w:ins w:id="4733" w:author="Jinglin Sun" w:date="2024-04-22T09:49:36Z">
        <w:r>
          <w:rPr>
            <w:rFonts w:hint="eastAsia" w:ascii="Times New Roman" w:hAnsi="Times New Roman" w:eastAsia="仿宋_GB2312" w:cs="Times New Roman"/>
            <w:kern w:val="2"/>
            <w:sz w:val="32"/>
            <w:szCs w:val="32"/>
            <w:lang w:val="en-US" w:eastAsia="zh-CN"/>
          </w:rPr>
          <w:t>以</w:t>
        </w:r>
      </w:ins>
      <w:ins w:id="4734" w:author="Jinglin Sun" w:date="2024-04-22T09:50:07Z">
        <w:r>
          <w:rPr>
            <w:rFonts w:hint="eastAsia" w:ascii="Times New Roman" w:hAnsi="Times New Roman" w:eastAsia="仿宋_GB2312" w:cs="Times New Roman"/>
            <w:kern w:val="2"/>
            <w:sz w:val="32"/>
            <w:szCs w:val="32"/>
            <w:lang w:val="en-US" w:eastAsia="zh-CN"/>
          </w:rPr>
          <w:t>价值</w:t>
        </w:r>
      </w:ins>
      <w:ins w:id="4735" w:author="Jinglin Sun" w:date="2024-04-22T09:50:08Z">
        <w:r>
          <w:rPr>
            <w:rFonts w:hint="eastAsia" w:ascii="Times New Roman" w:hAnsi="Times New Roman" w:eastAsia="仿宋_GB2312" w:cs="Times New Roman"/>
            <w:kern w:val="2"/>
            <w:sz w:val="32"/>
            <w:szCs w:val="32"/>
            <w:lang w:val="en-US" w:eastAsia="zh-CN"/>
          </w:rPr>
          <w:t>为</w:t>
        </w:r>
      </w:ins>
      <w:ins w:id="4736" w:author="Jinglin Sun" w:date="2024-04-22T09:54:03Z">
        <w:r>
          <w:rPr>
            <w:rFonts w:hint="eastAsia" w:ascii="Times New Roman" w:hAnsi="Times New Roman" w:eastAsia="仿宋_GB2312" w:cs="Times New Roman"/>
            <w:kern w:val="2"/>
            <w:sz w:val="32"/>
            <w:szCs w:val="32"/>
            <w:lang w:val="en-US" w:eastAsia="zh-CN"/>
          </w:rPr>
          <w:t>导向</w:t>
        </w:r>
      </w:ins>
      <w:ins w:id="4737" w:author="Jinglin Sun" w:date="2024-04-22T09:51:16Z">
        <w:r>
          <w:rPr>
            <w:rFonts w:hint="eastAsia" w:ascii="Times New Roman" w:hAnsi="Times New Roman" w:eastAsia="仿宋_GB2312" w:cs="Times New Roman"/>
            <w:kern w:val="2"/>
            <w:sz w:val="32"/>
            <w:szCs w:val="32"/>
            <w:lang w:val="en-US" w:eastAsia="zh-CN"/>
          </w:rPr>
          <w:t>的</w:t>
        </w:r>
      </w:ins>
      <w:ins w:id="4738" w:author="Jinglin Sun" w:date="2024-04-22T09:51:18Z">
        <w:r>
          <w:rPr>
            <w:rFonts w:hint="eastAsia" w:ascii="Times New Roman" w:hAnsi="Times New Roman" w:eastAsia="仿宋_GB2312" w:cs="Times New Roman"/>
            <w:kern w:val="2"/>
            <w:sz w:val="32"/>
            <w:szCs w:val="32"/>
            <w:lang w:val="en-US" w:eastAsia="zh-CN"/>
          </w:rPr>
          <w:t>药品</w:t>
        </w:r>
      </w:ins>
      <w:ins w:id="4739" w:author="Jinglin Sun" w:date="2024-04-22T09:51:23Z">
        <w:r>
          <w:rPr>
            <w:rFonts w:hint="eastAsia" w:ascii="Times New Roman" w:hAnsi="Times New Roman" w:eastAsia="仿宋_GB2312" w:cs="Times New Roman"/>
            <w:kern w:val="2"/>
            <w:sz w:val="32"/>
            <w:szCs w:val="32"/>
            <w:lang w:val="en-US" w:eastAsia="zh-CN"/>
          </w:rPr>
          <w:t>价格</w:t>
        </w:r>
      </w:ins>
      <w:ins w:id="4740" w:author="Jinglin Sun" w:date="2024-04-22T09:51:25Z">
        <w:r>
          <w:rPr>
            <w:rFonts w:hint="eastAsia" w:ascii="Times New Roman" w:hAnsi="Times New Roman" w:eastAsia="仿宋_GB2312" w:cs="Times New Roman"/>
            <w:kern w:val="2"/>
            <w:sz w:val="32"/>
            <w:szCs w:val="32"/>
            <w:lang w:val="en-US" w:eastAsia="zh-CN"/>
          </w:rPr>
          <w:t>评价体系</w:t>
        </w:r>
      </w:ins>
      <w:ins w:id="4741" w:author="Jinglin Sun" w:date="2024-04-22T09:51:26Z">
        <w:r>
          <w:rPr>
            <w:rFonts w:hint="eastAsia" w:ascii="Times New Roman" w:hAnsi="Times New Roman" w:eastAsia="仿宋_GB2312" w:cs="Times New Roman"/>
            <w:kern w:val="2"/>
            <w:sz w:val="32"/>
            <w:szCs w:val="32"/>
            <w:lang w:val="en-US" w:eastAsia="zh-CN"/>
          </w:rPr>
          <w:t>，</w:t>
        </w:r>
      </w:ins>
      <w:r>
        <w:rPr>
          <w:rFonts w:ascii="Times New Roman" w:hAnsi="Times New Roman" w:eastAsia="仿宋_GB2312" w:cs="Times New Roman"/>
          <w:kern w:val="2"/>
          <w:sz w:val="32"/>
          <w:szCs w:val="32"/>
        </w:rPr>
        <w:t>支持创新药进入医保目录。</w:t>
      </w:r>
      <w:ins w:id="4742" w:author="Jinglin Sun" w:date="2024-04-22T10:18:28Z">
        <w:r>
          <w:rPr>
            <w:rFonts w:hint="eastAsia" w:ascii="Times New Roman" w:hAnsi="Times New Roman" w:eastAsia="仿宋_GB2312" w:cs="Times New Roman"/>
            <w:kern w:val="2"/>
            <w:sz w:val="32"/>
            <w:szCs w:val="32"/>
            <w:lang w:val="en-US" w:eastAsia="zh-CN"/>
          </w:rPr>
          <w:t>建立</w:t>
        </w:r>
      </w:ins>
      <w:ins w:id="4743" w:author="Jinglin Sun" w:date="2024-04-22T10:18:31Z">
        <w:r>
          <w:rPr>
            <w:rFonts w:hint="eastAsia" w:ascii="Times New Roman" w:hAnsi="Times New Roman" w:eastAsia="仿宋_GB2312" w:cs="Times New Roman"/>
            <w:kern w:val="2"/>
            <w:sz w:val="32"/>
            <w:szCs w:val="32"/>
            <w:lang w:val="en-US" w:eastAsia="zh-CN"/>
          </w:rPr>
          <w:t>完善</w:t>
        </w:r>
      </w:ins>
      <w:ins w:id="4744" w:author="Jinglin Sun" w:date="2024-04-22T10:14:06Z">
        <w:r>
          <w:rPr>
            <w:rFonts w:hint="eastAsia" w:ascii="Times New Roman" w:hAnsi="Times New Roman" w:eastAsia="仿宋_GB2312" w:cs="Times New Roman"/>
            <w:kern w:val="2"/>
            <w:sz w:val="32"/>
            <w:szCs w:val="32"/>
            <w:lang w:val="en-US" w:eastAsia="zh-CN"/>
          </w:rPr>
          <w:t>医保</w:t>
        </w:r>
      </w:ins>
      <w:ins w:id="4745" w:author="Jinglin Sun" w:date="2024-04-22T10:14:07Z">
        <w:r>
          <w:rPr>
            <w:rFonts w:hint="eastAsia" w:ascii="Times New Roman" w:hAnsi="Times New Roman" w:eastAsia="仿宋_GB2312" w:cs="Times New Roman"/>
            <w:kern w:val="2"/>
            <w:sz w:val="32"/>
            <w:szCs w:val="32"/>
            <w:lang w:val="en-US" w:eastAsia="zh-CN"/>
          </w:rPr>
          <w:t>部门</w:t>
        </w:r>
      </w:ins>
      <w:ins w:id="4746" w:author="Jinglin Sun" w:date="2024-04-22T10:18:15Z">
        <w:r>
          <w:rPr>
            <w:rFonts w:hint="eastAsia" w:ascii="Times New Roman" w:hAnsi="Times New Roman" w:eastAsia="仿宋_GB2312" w:cs="Times New Roman"/>
            <w:kern w:val="2"/>
            <w:sz w:val="32"/>
            <w:szCs w:val="32"/>
            <w:lang w:val="en-US" w:eastAsia="zh-CN"/>
          </w:rPr>
          <w:t>和</w:t>
        </w:r>
      </w:ins>
      <w:ins w:id="4747" w:author="Jinglin Sun" w:date="2024-04-22T10:14:19Z">
        <w:r>
          <w:rPr>
            <w:rFonts w:hint="eastAsia" w:ascii="Times New Roman" w:hAnsi="Times New Roman" w:eastAsia="仿宋_GB2312" w:cs="Times New Roman"/>
            <w:kern w:val="2"/>
            <w:sz w:val="32"/>
            <w:szCs w:val="32"/>
            <w:lang w:val="en-US" w:eastAsia="zh-CN"/>
          </w:rPr>
          <w:t>商业</w:t>
        </w:r>
      </w:ins>
      <w:ins w:id="4748" w:author="Jinglin Sun" w:date="2024-04-22T10:14:20Z">
        <w:r>
          <w:rPr>
            <w:rFonts w:hint="eastAsia" w:ascii="Times New Roman" w:hAnsi="Times New Roman" w:eastAsia="仿宋_GB2312" w:cs="Times New Roman"/>
            <w:kern w:val="2"/>
            <w:sz w:val="32"/>
            <w:szCs w:val="32"/>
            <w:lang w:val="en-US" w:eastAsia="zh-CN"/>
          </w:rPr>
          <w:t>保险</w:t>
        </w:r>
      </w:ins>
      <w:ins w:id="4749" w:author="Jinglin Sun" w:date="2024-04-22T10:16:47Z">
        <w:r>
          <w:rPr>
            <w:rFonts w:hint="eastAsia" w:ascii="Times New Roman" w:hAnsi="Times New Roman" w:eastAsia="仿宋_GB2312" w:cs="Times New Roman"/>
            <w:kern w:val="2"/>
            <w:sz w:val="32"/>
            <w:szCs w:val="32"/>
            <w:lang w:val="en-US" w:eastAsia="zh-CN"/>
          </w:rPr>
          <w:t>公司</w:t>
        </w:r>
      </w:ins>
      <w:ins w:id="4750" w:author="Jinglin Sun" w:date="2024-04-22T10:36:04Z">
        <w:r>
          <w:rPr>
            <w:rFonts w:hint="eastAsia" w:ascii="Times New Roman" w:hAnsi="Times New Roman" w:eastAsia="仿宋_GB2312" w:cs="Times New Roman"/>
            <w:kern w:val="2"/>
            <w:sz w:val="32"/>
            <w:szCs w:val="32"/>
            <w:lang w:val="en-US" w:eastAsia="zh-CN"/>
          </w:rPr>
          <w:t>之间</w:t>
        </w:r>
      </w:ins>
      <w:ins w:id="4751" w:author="Jinglin Sun" w:date="2024-04-22T10:17:37Z">
        <w:r>
          <w:rPr>
            <w:rFonts w:hint="eastAsia" w:ascii="Times New Roman" w:hAnsi="Times New Roman" w:eastAsia="仿宋_GB2312" w:cs="Times New Roman"/>
            <w:kern w:val="2"/>
            <w:sz w:val="32"/>
            <w:szCs w:val="32"/>
            <w:lang w:val="en-US" w:eastAsia="zh-CN"/>
          </w:rPr>
          <w:t>的</w:t>
        </w:r>
      </w:ins>
      <w:ins w:id="4752" w:author="Jinglin Sun" w:date="2024-04-22T10:17:58Z">
        <w:r>
          <w:rPr>
            <w:rFonts w:hint="eastAsia" w:ascii="Times New Roman" w:hAnsi="Times New Roman" w:eastAsia="仿宋_GB2312" w:cs="Times New Roman"/>
            <w:kern w:val="2"/>
            <w:sz w:val="32"/>
            <w:szCs w:val="32"/>
            <w:lang w:val="en-US" w:eastAsia="zh-CN"/>
          </w:rPr>
          <w:t>费用</w:t>
        </w:r>
      </w:ins>
      <w:ins w:id="4753" w:author="Jinglin Sun" w:date="2024-04-22T10:18:01Z">
        <w:r>
          <w:rPr>
            <w:rFonts w:hint="eastAsia" w:ascii="Times New Roman" w:hAnsi="Times New Roman" w:eastAsia="仿宋_GB2312" w:cs="Times New Roman"/>
            <w:kern w:val="2"/>
            <w:sz w:val="32"/>
            <w:szCs w:val="32"/>
            <w:lang w:val="en-US" w:eastAsia="zh-CN"/>
          </w:rPr>
          <w:t>分配</w:t>
        </w:r>
      </w:ins>
      <w:ins w:id="4754" w:author="Jinglin Sun" w:date="2024-04-22T10:18:02Z">
        <w:r>
          <w:rPr>
            <w:rFonts w:hint="eastAsia" w:ascii="Times New Roman" w:hAnsi="Times New Roman" w:eastAsia="仿宋_GB2312" w:cs="Times New Roman"/>
            <w:kern w:val="2"/>
            <w:sz w:val="32"/>
            <w:szCs w:val="32"/>
            <w:lang w:val="en-US" w:eastAsia="zh-CN"/>
          </w:rPr>
          <w:t>机制</w:t>
        </w:r>
      </w:ins>
      <w:ins w:id="4755" w:author="Jinglin Sun" w:date="2024-04-22T10:18:03Z">
        <w:r>
          <w:rPr>
            <w:rFonts w:hint="eastAsia" w:ascii="Times New Roman" w:hAnsi="Times New Roman" w:eastAsia="仿宋_GB2312" w:cs="Times New Roman"/>
            <w:kern w:val="2"/>
            <w:sz w:val="32"/>
            <w:szCs w:val="32"/>
            <w:lang w:val="en-US" w:eastAsia="zh-CN"/>
          </w:rPr>
          <w:t>，</w:t>
        </w:r>
      </w:ins>
      <w:ins w:id="4756" w:author="Jinglin Sun" w:date="2024-04-22T10:19:43Z">
        <w:r>
          <w:rPr>
            <w:rFonts w:hint="eastAsia" w:ascii="Times New Roman" w:hAnsi="Times New Roman" w:eastAsia="仿宋_GB2312" w:cs="Times New Roman"/>
            <w:kern w:val="2"/>
            <w:sz w:val="32"/>
            <w:szCs w:val="32"/>
            <w:lang w:val="en-US" w:eastAsia="zh-CN"/>
          </w:rPr>
          <w:t>充分</w:t>
        </w:r>
      </w:ins>
      <w:ins w:id="4757" w:author="Jinglin Sun" w:date="2024-04-22T10:19:44Z">
        <w:r>
          <w:rPr>
            <w:rFonts w:hint="eastAsia" w:ascii="Times New Roman" w:hAnsi="Times New Roman" w:eastAsia="仿宋_GB2312" w:cs="Times New Roman"/>
            <w:kern w:val="2"/>
            <w:sz w:val="32"/>
            <w:szCs w:val="32"/>
            <w:lang w:val="en-US" w:eastAsia="zh-CN"/>
          </w:rPr>
          <w:t>发挥</w:t>
        </w:r>
      </w:ins>
      <w:ins w:id="4758" w:author="Jinglin Sun" w:date="2024-04-22T10:19:47Z">
        <w:r>
          <w:rPr>
            <w:rFonts w:hint="eastAsia" w:ascii="Times New Roman" w:hAnsi="Times New Roman" w:eastAsia="仿宋_GB2312" w:cs="Times New Roman"/>
            <w:kern w:val="2"/>
            <w:sz w:val="32"/>
            <w:szCs w:val="32"/>
            <w:lang w:val="en-US" w:eastAsia="zh-CN"/>
          </w:rPr>
          <w:t>商保</w:t>
        </w:r>
      </w:ins>
      <w:ins w:id="4759" w:author="Jinglin Sun" w:date="2024-04-22T10:19:48Z">
        <w:r>
          <w:rPr>
            <w:rFonts w:hint="eastAsia" w:ascii="Times New Roman" w:hAnsi="Times New Roman" w:eastAsia="仿宋_GB2312" w:cs="Times New Roman"/>
            <w:kern w:val="2"/>
            <w:sz w:val="32"/>
            <w:szCs w:val="32"/>
            <w:lang w:val="en-US" w:eastAsia="zh-CN"/>
          </w:rPr>
          <w:t>在</w:t>
        </w:r>
      </w:ins>
      <w:ins w:id="4760" w:author="Jinglin Sun" w:date="2024-04-22T10:19:49Z">
        <w:r>
          <w:rPr>
            <w:rFonts w:hint="eastAsia" w:ascii="Times New Roman" w:hAnsi="Times New Roman" w:eastAsia="仿宋_GB2312" w:cs="Times New Roman"/>
            <w:kern w:val="2"/>
            <w:sz w:val="32"/>
            <w:szCs w:val="32"/>
            <w:lang w:val="en-US" w:eastAsia="zh-CN"/>
          </w:rPr>
          <w:t>创新</w:t>
        </w:r>
      </w:ins>
      <w:ins w:id="4761" w:author="Jinglin Sun" w:date="2024-04-22T10:19:50Z">
        <w:r>
          <w:rPr>
            <w:rFonts w:hint="eastAsia" w:ascii="Times New Roman" w:hAnsi="Times New Roman" w:eastAsia="仿宋_GB2312" w:cs="Times New Roman"/>
            <w:kern w:val="2"/>
            <w:sz w:val="32"/>
            <w:szCs w:val="32"/>
            <w:lang w:val="en-US" w:eastAsia="zh-CN"/>
          </w:rPr>
          <w:t>药</w:t>
        </w:r>
      </w:ins>
      <w:ins w:id="4762" w:author="Jinglin Sun" w:date="2024-04-22T10:20:43Z">
        <w:r>
          <w:rPr>
            <w:rFonts w:hint="eastAsia" w:ascii="Times New Roman" w:hAnsi="Times New Roman" w:eastAsia="仿宋_GB2312" w:cs="Times New Roman"/>
            <w:kern w:val="2"/>
            <w:sz w:val="32"/>
            <w:szCs w:val="32"/>
            <w:lang w:val="en-US" w:eastAsia="zh-CN"/>
          </w:rPr>
          <w:t>费用</w:t>
        </w:r>
      </w:ins>
      <w:ins w:id="4763" w:author="Jinglin Sun" w:date="2024-04-22T10:20:48Z">
        <w:r>
          <w:rPr>
            <w:rFonts w:hint="eastAsia" w:ascii="Times New Roman" w:hAnsi="Times New Roman" w:eastAsia="仿宋_GB2312" w:cs="Times New Roman"/>
            <w:kern w:val="2"/>
            <w:sz w:val="32"/>
            <w:szCs w:val="32"/>
            <w:lang w:val="en-US" w:eastAsia="zh-CN"/>
          </w:rPr>
          <w:t>分担</w:t>
        </w:r>
      </w:ins>
      <w:ins w:id="4764" w:author="Jinglin Sun" w:date="2024-04-22T10:20:50Z">
        <w:r>
          <w:rPr>
            <w:rFonts w:hint="eastAsia" w:ascii="Times New Roman" w:hAnsi="Times New Roman" w:eastAsia="仿宋_GB2312" w:cs="Times New Roman"/>
            <w:kern w:val="2"/>
            <w:sz w:val="32"/>
            <w:szCs w:val="32"/>
            <w:lang w:val="en-US" w:eastAsia="zh-CN"/>
          </w:rPr>
          <w:t>中的</w:t>
        </w:r>
      </w:ins>
      <w:ins w:id="4765" w:author="Jinglin Sun" w:date="2024-04-22T10:20:52Z">
        <w:r>
          <w:rPr>
            <w:rFonts w:hint="eastAsia" w:ascii="Times New Roman" w:hAnsi="Times New Roman" w:eastAsia="仿宋_GB2312" w:cs="Times New Roman"/>
            <w:kern w:val="2"/>
            <w:sz w:val="32"/>
            <w:szCs w:val="32"/>
            <w:lang w:val="en-US" w:eastAsia="zh-CN"/>
          </w:rPr>
          <w:t>作用。</w:t>
        </w:r>
      </w:ins>
      <w:ins w:id="4766" w:author="Jinglin Sun" w:date="2024-04-22T11:15:44Z">
        <w:r>
          <w:rPr>
            <w:rFonts w:hint="eastAsia" w:ascii="Times New Roman" w:hAnsi="Times New Roman" w:eastAsia="仿宋_GB2312" w:cs="Times New Roman"/>
            <w:kern w:val="2"/>
            <w:sz w:val="32"/>
            <w:szCs w:val="32"/>
            <w:lang w:val="en-US" w:eastAsia="zh-CN"/>
          </w:rPr>
          <w:t>在</w:t>
        </w:r>
      </w:ins>
      <w:ins w:id="4767" w:author="Jinglin Sun" w:date="2024-04-22T11:15:50Z">
        <w:r>
          <w:rPr>
            <w:rFonts w:hint="eastAsia" w:ascii="Times New Roman" w:hAnsi="Times New Roman" w:eastAsia="仿宋_GB2312" w:cs="Times New Roman"/>
            <w:kern w:val="2"/>
            <w:sz w:val="32"/>
            <w:szCs w:val="32"/>
            <w:lang w:val="en-US" w:eastAsia="zh-CN"/>
          </w:rPr>
          <w:t>进医院</w:t>
        </w:r>
      </w:ins>
      <w:ins w:id="4768" w:author="Jinglin Sun" w:date="2024-04-22T11:15:57Z">
        <w:r>
          <w:rPr>
            <w:rFonts w:hint="eastAsia" w:ascii="Times New Roman" w:hAnsi="Times New Roman" w:eastAsia="仿宋_GB2312" w:cs="Times New Roman"/>
            <w:kern w:val="2"/>
            <w:sz w:val="32"/>
            <w:szCs w:val="32"/>
            <w:lang w:val="en-US" w:eastAsia="zh-CN"/>
          </w:rPr>
          <w:t>环节，</w:t>
        </w:r>
      </w:ins>
      <w:ins w:id="4769" w:author="Jinglin Sun" w:date="2024-04-22T11:29:43Z">
        <w:r>
          <w:rPr>
            <w:rFonts w:hint="eastAsia" w:ascii="Times New Roman" w:hAnsi="Times New Roman" w:eastAsia="仿宋_GB2312" w:cs="Times New Roman"/>
            <w:kern w:val="2"/>
            <w:sz w:val="32"/>
            <w:szCs w:val="32"/>
            <w:lang w:val="en-US" w:eastAsia="zh-CN"/>
          </w:rPr>
          <w:t>支持</w:t>
        </w:r>
      </w:ins>
      <w:ins w:id="4770" w:author="Jinglin Sun" w:date="2024-04-22T11:29:45Z">
        <w:r>
          <w:rPr>
            <w:rFonts w:hint="eastAsia" w:ascii="Times New Roman" w:hAnsi="Times New Roman" w:eastAsia="仿宋_GB2312" w:cs="Times New Roman"/>
            <w:kern w:val="2"/>
            <w:sz w:val="32"/>
            <w:szCs w:val="32"/>
            <w:lang w:val="en-US" w:eastAsia="zh-CN"/>
          </w:rPr>
          <w:t>卫生</w:t>
        </w:r>
      </w:ins>
      <w:ins w:id="4771" w:author="Jinglin Sun" w:date="2024-04-22T11:29:46Z">
        <w:r>
          <w:rPr>
            <w:rFonts w:hint="eastAsia" w:ascii="Times New Roman" w:hAnsi="Times New Roman" w:eastAsia="仿宋_GB2312" w:cs="Times New Roman"/>
            <w:kern w:val="2"/>
            <w:sz w:val="32"/>
            <w:szCs w:val="32"/>
            <w:lang w:val="en-US" w:eastAsia="zh-CN"/>
          </w:rPr>
          <w:t>部门</w:t>
        </w:r>
      </w:ins>
      <w:ins w:id="4772" w:author="Jinglin Sun" w:date="2024-04-22T11:29:56Z">
        <w:r>
          <w:rPr>
            <w:rFonts w:hint="eastAsia" w:ascii="Times New Roman" w:hAnsi="Times New Roman" w:eastAsia="仿宋_GB2312" w:cs="Times New Roman"/>
            <w:kern w:val="2"/>
            <w:sz w:val="32"/>
            <w:szCs w:val="32"/>
            <w:lang w:val="en-US" w:eastAsia="zh-CN"/>
          </w:rPr>
          <w:t>制定</w:t>
        </w:r>
      </w:ins>
      <w:ins w:id="4773" w:author="Jinglin Sun" w:date="2024-04-22T11:29:57Z">
        <w:r>
          <w:rPr>
            <w:rFonts w:hint="eastAsia" w:ascii="Times New Roman" w:hAnsi="Times New Roman" w:eastAsia="仿宋_GB2312" w:cs="Times New Roman"/>
            <w:kern w:val="2"/>
            <w:sz w:val="32"/>
            <w:szCs w:val="32"/>
            <w:lang w:val="en-US" w:eastAsia="zh-CN"/>
          </w:rPr>
          <w:t>创新</w:t>
        </w:r>
      </w:ins>
      <w:ins w:id="4774" w:author="Jinglin Sun" w:date="2024-04-22T11:29:58Z">
        <w:r>
          <w:rPr>
            <w:rFonts w:hint="eastAsia" w:ascii="Times New Roman" w:hAnsi="Times New Roman" w:eastAsia="仿宋_GB2312" w:cs="Times New Roman"/>
            <w:kern w:val="2"/>
            <w:sz w:val="32"/>
            <w:szCs w:val="32"/>
            <w:lang w:val="en-US" w:eastAsia="zh-CN"/>
          </w:rPr>
          <w:t>药</w:t>
        </w:r>
      </w:ins>
      <w:ins w:id="4775" w:author="Jinglin Sun" w:date="2024-04-22T11:30:01Z">
        <w:r>
          <w:rPr>
            <w:rFonts w:hint="eastAsia" w:ascii="Times New Roman" w:hAnsi="Times New Roman" w:eastAsia="仿宋_GB2312" w:cs="Times New Roman"/>
            <w:kern w:val="2"/>
            <w:sz w:val="32"/>
            <w:szCs w:val="32"/>
            <w:lang w:val="en-US" w:eastAsia="zh-CN"/>
          </w:rPr>
          <w:t>入院</w:t>
        </w:r>
      </w:ins>
      <w:ins w:id="4776" w:author="Jinglin Sun" w:date="2024-04-22T11:30:07Z">
        <w:r>
          <w:rPr>
            <w:rFonts w:hint="eastAsia" w:ascii="Times New Roman" w:hAnsi="Times New Roman" w:eastAsia="仿宋_GB2312" w:cs="Times New Roman"/>
            <w:kern w:val="2"/>
            <w:sz w:val="32"/>
            <w:szCs w:val="32"/>
            <w:lang w:val="en-US" w:eastAsia="zh-CN"/>
          </w:rPr>
          <w:t>审核</w:t>
        </w:r>
      </w:ins>
      <w:ins w:id="4777" w:author="Jinglin Sun" w:date="2024-04-22T11:30:08Z">
        <w:r>
          <w:rPr>
            <w:rFonts w:hint="eastAsia" w:ascii="Times New Roman" w:hAnsi="Times New Roman" w:eastAsia="仿宋_GB2312" w:cs="Times New Roman"/>
            <w:kern w:val="2"/>
            <w:sz w:val="32"/>
            <w:szCs w:val="32"/>
            <w:lang w:val="en-US" w:eastAsia="zh-CN"/>
          </w:rPr>
          <w:t>“</w:t>
        </w:r>
      </w:ins>
      <w:ins w:id="4778" w:author="Jinglin Sun" w:date="2024-04-22T11:30:10Z">
        <w:r>
          <w:rPr>
            <w:rFonts w:hint="eastAsia" w:ascii="Times New Roman" w:hAnsi="Times New Roman" w:eastAsia="仿宋_GB2312" w:cs="Times New Roman"/>
            <w:kern w:val="2"/>
            <w:sz w:val="32"/>
            <w:szCs w:val="32"/>
            <w:lang w:val="en-US" w:eastAsia="zh-CN"/>
          </w:rPr>
          <w:t>绿色</w:t>
        </w:r>
      </w:ins>
      <w:ins w:id="4779" w:author="Jinglin Sun" w:date="2024-04-22T11:30:13Z">
        <w:r>
          <w:rPr>
            <w:rFonts w:hint="eastAsia" w:ascii="Times New Roman" w:hAnsi="Times New Roman" w:eastAsia="仿宋_GB2312" w:cs="Times New Roman"/>
            <w:kern w:val="2"/>
            <w:sz w:val="32"/>
            <w:szCs w:val="32"/>
            <w:lang w:val="en-US" w:eastAsia="zh-CN"/>
          </w:rPr>
          <w:t>通道</w:t>
        </w:r>
      </w:ins>
      <w:ins w:id="4780" w:author="Jinglin Sun" w:date="2024-04-22T11:30:08Z">
        <w:r>
          <w:rPr>
            <w:rFonts w:hint="eastAsia" w:ascii="Times New Roman" w:hAnsi="Times New Roman" w:eastAsia="仿宋_GB2312" w:cs="Times New Roman"/>
            <w:kern w:val="2"/>
            <w:sz w:val="32"/>
            <w:szCs w:val="32"/>
            <w:lang w:val="en-US" w:eastAsia="zh-CN"/>
          </w:rPr>
          <w:t>”</w:t>
        </w:r>
      </w:ins>
      <w:ins w:id="4781" w:author="Jinglin Sun" w:date="2024-04-22T11:30:14Z">
        <w:r>
          <w:rPr>
            <w:rFonts w:hint="eastAsia" w:ascii="Times New Roman" w:hAnsi="Times New Roman" w:eastAsia="仿宋_GB2312" w:cs="Times New Roman"/>
            <w:kern w:val="2"/>
            <w:sz w:val="32"/>
            <w:szCs w:val="32"/>
            <w:lang w:val="en-US" w:eastAsia="zh-CN"/>
          </w:rPr>
          <w:t>，</w:t>
        </w:r>
      </w:ins>
      <w:ins w:id="4782" w:author="Jinglin Sun" w:date="2024-04-22T11:31:04Z">
        <w:r>
          <w:rPr>
            <w:rFonts w:hint="eastAsia" w:ascii="Times New Roman" w:hAnsi="Times New Roman" w:eastAsia="仿宋_GB2312" w:cs="Times New Roman"/>
            <w:kern w:val="2"/>
            <w:sz w:val="32"/>
            <w:szCs w:val="32"/>
            <w:lang w:val="en-US" w:eastAsia="zh-CN"/>
          </w:rPr>
          <w:t>突破</w:t>
        </w:r>
      </w:ins>
      <w:ins w:id="4783" w:author="Jinglin Sun" w:date="2024-04-22T11:32:19Z">
        <w:r>
          <w:rPr>
            <w:rFonts w:hint="eastAsia" w:ascii="Times New Roman" w:hAnsi="Times New Roman" w:eastAsia="仿宋_GB2312" w:cs="Times New Roman"/>
            <w:kern w:val="2"/>
            <w:sz w:val="32"/>
            <w:szCs w:val="32"/>
            <w:lang w:val="en-US" w:eastAsia="zh-CN"/>
          </w:rPr>
          <w:t>医院</w:t>
        </w:r>
      </w:ins>
      <w:ins w:id="4784" w:author="Jinglin Sun" w:date="2024-04-22T11:32:24Z">
        <w:r>
          <w:rPr>
            <w:rFonts w:hint="eastAsia" w:ascii="Times New Roman" w:hAnsi="Times New Roman" w:eastAsia="仿宋_GB2312" w:cs="Times New Roman"/>
            <w:kern w:val="2"/>
            <w:sz w:val="32"/>
            <w:szCs w:val="32"/>
            <w:lang w:val="en-US" w:eastAsia="zh-CN"/>
          </w:rPr>
          <w:t>各项</w:t>
        </w:r>
      </w:ins>
      <w:ins w:id="4785" w:author="Jinglin Sun" w:date="2024-04-22T11:31:22Z">
        <w:r>
          <w:rPr>
            <w:rFonts w:hint="eastAsia" w:ascii="Times New Roman" w:hAnsi="Times New Roman" w:eastAsia="仿宋_GB2312" w:cs="Times New Roman"/>
            <w:kern w:val="2"/>
            <w:sz w:val="32"/>
            <w:szCs w:val="32"/>
            <w:lang w:val="en-US" w:eastAsia="zh-CN"/>
          </w:rPr>
          <w:t>控费</w:t>
        </w:r>
      </w:ins>
      <w:ins w:id="4786" w:author="Jinglin Sun" w:date="2024-04-22T11:31:23Z">
        <w:r>
          <w:rPr>
            <w:rFonts w:hint="eastAsia" w:ascii="Times New Roman" w:hAnsi="Times New Roman" w:eastAsia="仿宋_GB2312" w:cs="Times New Roman"/>
            <w:kern w:val="2"/>
            <w:sz w:val="32"/>
            <w:szCs w:val="32"/>
            <w:lang w:val="en-US" w:eastAsia="zh-CN"/>
          </w:rPr>
          <w:t>指标</w:t>
        </w:r>
      </w:ins>
      <w:ins w:id="4787" w:author="Jinglin Sun" w:date="2024-04-22T11:31:25Z">
        <w:r>
          <w:rPr>
            <w:rFonts w:hint="eastAsia" w:ascii="Times New Roman" w:hAnsi="Times New Roman" w:eastAsia="仿宋_GB2312" w:cs="Times New Roman"/>
            <w:kern w:val="2"/>
            <w:sz w:val="32"/>
            <w:szCs w:val="32"/>
            <w:lang w:val="en-US" w:eastAsia="zh-CN"/>
          </w:rPr>
          <w:t>限制</w:t>
        </w:r>
      </w:ins>
      <w:ins w:id="4788" w:author="Jinglin Sun" w:date="2024-04-22T11:31:26Z">
        <w:r>
          <w:rPr>
            <w:rFonts w:hint="eastAsia" w:ascii="Times New Roman" w:hAnsi="Times New Roman" w:eastAsia="仿宋_GB2312" w:cs="Times New Roman"/>
            <w:kern w:val="2"/>
            <w:sz w:val="32"/>
            <w:szCs w:val="32"/>
            <w:lang w:val="en-US" w:eastAsia="zh-CN"/>
          </w:rPr>
          <w:t>，</w:t>
        </w:r>
      </w:ins>
      <w:ins w:id="4789" w:author="Jinglin Sun" w:date="2024-04-22T11:33:08Z">
        <w:r>
          <w:rPr>
            <w:rFonts w:hint="eastAsia" w:ascii="Times New Roman" w:hAnsi="Times New Roman" w:eastAsia="仿宋_GB2312" w:cs="Times New Roman"/>
            <w:kern w:val="2"/>
            <w:sz w:val="32"/>
            <w:szCs w:val="32"/>
            <w:lang w:val="en-US" w:eastAsia="zh-CN"/>
          </w:rPr>
          <w:t>实现</w:t>
        </w:r>
      </w:ins>
      <w:ins w:id="4790" w:author="Jinglin Sun" w:date="2024-04-22T11:33:20Z">
        <w:r>
          <w:rPr>
            <w:rFonts w:hint="eastAsia" w:ascii="Times New Roman" w:hAnsi="Times New Roman" w:eastAsia="仿宋_GB2312" w:cs="Times New Roman"/>
            <w:kern w:val="2"/>
            <w:sz w:val="32"/>
            <w:szCs w:val="32"/>
            <w:lang w:val="en-US" w:eastAsia="zh-CN"/>
          </w:rPr>
          <w:t>创新</w:t>
        </w:r>
      </w:ins>
      <w:ins w:id="4791" w:author="Jinglin Sun" w:date="2024-04-22T11:33:22Z">
        <w:r>
          <w:rPr>
            <w:rFonts w:hint="eastAsia" w:ascii="Times New Roman" w:hAnsi="Times New Roman" w:eastAsia="仿宋_GB2312" w:cs="Times New Roman"/>
            <w:kern w:val="2"/>
            <w:sz w:val="32"/>
            <w:szCs w:val="32"/>
            <w:lang w:val="en-US" w:eastAsia="zh-CN"/>
          </w:rPr>
          <w:t>药</w:t>
        </w:r>
      </w:ins>
      <w:ins w:id="4792" w:author="Jinglin Sun" w:date="2024-04-22T11:33:25Z">
        <w:r>
          <w:rPr>
            <w:rFonts w:hint="eastAsia" w:ascii="Times New Roman" w:hAnsi="Times New Roman" w:eastAsia="仿宋_GB2312" w:cs="Times New Roman"/>
            <w:kern w:val="2"/>
            <w:sz w:val="32"/>
            <w:szCs w:val="32"/>
            <w:lang w:val="en-US" w:eastAsia="zh-CN"/>
          </w:rPr>
          <w:t>可持续</w:t>
        </w:r>
      </w:ins>
      <w:ins w:id="4793" w:author="Jinglin Sun" w:date="2024-04-22T11:33:26Z">
        <w:r>
          <w:rPr>
            <w:rFonts w:hint="eastAsia" w:ascii="Times New Roman" w:hAnsi="Times New Roman" w:eastAsia="仿宋_GB2312" w:cs="Times New Roman"/>
            <w:kern w:val="2"/>
            <w:sz w:val="32"/>
            <w:szCs w:val="32"/>
            <w:lang w:val="en-US" w:eastAsia="zh-CN"/>
          </w:rPr>
          <w:t>发展</w:t>
        </w:r>
      </w:ins>
      <w:ins w:id="4794" w:author="Jinglin Sun" w:date="2024-04-22T11:33:28Z">
        <w:r>
          <w:rPr>
            <w:rFonts w:hint="eastAsia" w:ascii="Times New Roman" w:hAnsi="Times New Roman" w:eastAsia="仿宋_GB2312" w:cs="Times New Roman"/>
            <w:kern w:val="2"/>
            <w:sz w:val="32"/>
            <w:szCs w:val="32"/>
            <w:lang w:val="en-US" w:eastAsia="zh-CN"/>
          </w:rPr>
          <w:t>的</w:t>
        </w:r>
      </w:ins>
      <w:ins w:id="4795" w:author="Jinglin Sun" w:date="2024-04-22T11:33:34Z">
        <w:r>
          <w:rPr>
            <w:rFonts w:hint="eastAsia" w:ascii="Times New Roman" w:hAnsi="Times New Roman" w:eastAsia="仿宋_GB2312" w:cs="Times New Roman"/>
            <w:kern w:val="2"/>
            <w:sz w:val="32"/>
            <w:szCs w:val="32"/>
            <w:lang w:val="en-US" w:eastAsia="zh-CN"/>
          </w:rPr>
          <w:t>闭环。</w:t>
        </w:r>
      </w:ins>
    </w:p>
    <w:p w14:paraId="653FF3B9">
      <w:pPr>
        <w:pStyle w:val="7"/>
        <w:shd w:val="clear" w:color="auto" w:fill="FFFFFF"/>
        <w:wordWrap w:val="0"/>
        <w:spacing w:before="0" w:beforeAutospacing="0" w:after="0" w:afterAutospacing="0" w:line="560" w:lineRule="exact"/>
        <w:ind w:firstLine="640" w:firstLineChars="200"/>
        <w:rPr>
          <w:del w:id="4796" w:author="Jinglin Sun" w:date="2024-04-22T10:36:29Z"/>
          <w:rFonts w:hint="default" w:ascii="Times New Roman" w:hAnsi="Times New Roman" w:eastAsia="仿宋_GB2312" w:cs="Times New Roman"/>
          <w:kern w:val="2"/>
          <w:sz w:val="32"/>
          <w:szCs w:val="32"/>
          <w:lang w:val="en-US" w:eastAsia="zh-CN"/>
        </w:rPr>
      </w:pPr>
    </w:p>
    <w:p w14:paraId="5FB074AB">
      <w:pPr>
        <w:pStyle w:val="7"/>
        <w:shd w:val="clear" w:color="auto" w:fill="FFFFFF"/>
        <w:wordWrap w:val="0"/>
        <w:spacing w:before="0" w:beforeAutospacing="0" w:after="0" w:afterAutospacing="0" w:line="560" w:lineRule="exact"/>
        <w:ind w:firstLine="640" w:firstLineChars="200"/>
        <w:rPr>
          <w:rFonts w:ascii="Times New Roman" w:hAnsi="Times New Roman" w:eastAsia="仿宋_GB2312" w:cs="Times New Roman"/>
          <w:kern w:val="2"/>
          <w:sz w:val="32"/>
          <w:szCs w:val="32"/>
        </w:rPr>
      </w:pPr>
      <w:r>
        <w:rPr>
          <w:rFonts w:ascii="黑体" w:hAnsi="黑体" w:eastAsia="黑体" w:cs="Times New Roman"/>
          <w:kern w:val="2"/>
          <w:sz w:val="32"/>
          <w:szCs w:val="32"/>
        </w:rPr>
        <w:t>三是加大</w:t>
      </w:r>
      <w:r>
        <w:rPr>
          <w:rFonts w:hint="eastAsia" w:ascii="黑体" w:hAnsi="黑体" w:eastAsia="黑体" w:cs="Times New Roman"/>
          <w:kern w:val="2"/>
          <w:sz w:val="32"/>
          <w:szCs w:val="32"/>
        </w:rPr>
        <w:t>生物医药产业</w:t>
      </w:r>
      <w:r>
        <w:rPr>
          <w:rFonts w:ascii="黑体" w:hAnsi="黑体" w:eastAsia="黑体" w:cs="Times New Roman"/>
          <w:kern w:val="2"/>
          <w:sz w:val="32"/>
          <w:szCs w:val="32"/>
        </w:rPr>
        <w:t>的金融发展。</w:t>
      </w:r>
      <w:r>
        <w:rPr>
          <w:rFonts w:ascii="Times New Roman" w:hAnsi="Times New Roman" w:eastAsia="仿宋_GB2312" w:cs="Times New Roman"/>
          <w:kern w:val="2"/>
          <w:sz w:val="32"/>
          <w:szCs w:val="32"/>
        </w:rPr>
        <w:t>医药创新需要大量资金，建议以政府产业基金为引导，以市场化的医药创业投资基金为主体，大力支持符合条件的医药企业在新三板、科创板、创业板等境内资本市场融资，鼓励金融机构优先面向</w:t>
      </w:r>
      <w:r>
        <w:rPr>
          <w:rFonts w:hint="eastAsia" w:ascii="Times New Roman" w:hAnsi="Times New Roman" w:eastAsia="仿宋_GB2312" w:cs="Times New Roman"/>
          <w:kern w:val="2"/>
          <w:sz w:val="32"/>
          <w:szCs w:val="32"/>
        </w:rPr>
        <w:t>生物医药</w:t>
      </w:r>
      <w:r>
        <w:rPr>
          <w:rFonts w:ascii="Times New Roman" w:hAnsi="Times New Roman" w:eastAsia="仿宋_GB2312" w:cs="Times New Roman"/>
          <w:kern w:val="2"/>
          <w:sz w:val="32"/>
          <w:szCs w:val="32"/>
        </w:rPr>
        <w:t>企业开发知识产权质押、知识产权证券化、科技保险等新型金融产品。</w:t>
      </w:r>
    </w:p>
    <w:p w14:paraId="2E3CF6D0">
      <w:pPr>
        <w:ind w:firstLine="640" w:firstLineChars="200"/>
        <w:rPr>
          <w:rFonts w:eastAsia="仿宋_GB2312"/>
          <w:sz w:val="32"/>
          <w:szCs w:val="32"/>
        </w:rPr>
      </w:pPr>
      <w:r>
        <w:rPr>
          <w:rFonts w:ascii="黑体" w:hAnsi="黑体" w:eastAsia="黑体"/>
          <w:sz w:val="32"/>
          <w:szCs w:val="32"/>
        </w:rPr>
        <w:t>四是强化产业创新人才的培养和流动。</w:t>
      </w:r>
      <w:r>
        <w:rPr>
          <w:rFonts w:eastAsia="仿宋_GB2312"/>
          <w:sz w:val="32"/>
          <w:szCs w:val="32"/>
        </w:rPr>
        <w:t>建议加强人才特别是基础研究人才培养，注重依托重大科技任务和重大创新平台培养人才。加强创新型人才培养，壮大高水平医药研发工程师人才队伍。加大对医药领域外籍高端人才和专业人才来华科研、交流的便利力度，优先在医药领域探索建立技术移民制度。</w:t>
      </w:r>
    </w:p>
    <w:p w14:paraId="0EF5FA91">
      <w:pPr>
        <w:ind w:firstLine="0" w:firstLineChars="0"/>
        <w:rPr>
          <w:ins w:id="4798" w:author="Jinglin Sun" w:date="2024-07-25T14:01:21Z"/>
          <w:rFonts w:hint="eastAsia" w:eastAsia="仿宋_GB2312"/>
          <w:sz w:val="32"/>
          <w:szCs w:val="32"/>
          <w:lang w:val="en-US" w:eastAsia="zh-CN"/>
        </w:rPr>
        <w:pPrChange w:id="4797" w:author="啊白" w:date="2024-04-29T10:59:13Z">
          <w:pPr>
            <w:ind w:firstLine="640" w:firstLineChars="200"/>
          </w:pPr>
        </w:pPrChange>
      </w:pPr>
      <w:r>
        <w:rPr>
          <w:rFonts w:hint="eastAsia" w:eastAsia="仿宋_GB2312"/>
          <w:sz w:val="32"/>
          <w:szCs w:val="32"/>
          <w:lang w:val="en-US" w:eastAsia="zh-CN"/>
        </w:rPr>
        <w:br w:type="page"/>
      </w:r>
    </w:p>
    <w:p w14:paraId="7B7FA7C9">
      <w:pPr>
        <w:ind w:firstLine="0" w:firstLineChars="0"/>
        <w:outlineLvl w:val="0"/>
        <w:rPr>
          <w:ins w:id="4800" w:author="Jinglin Sun" w:date="2024-07-25T14:01:50Z"/>
          <w:rFonts w:hint="eastAsia" w:ascii="黑体" w:hAnsi="黑体" w:eastAsia="黑体" w:cs="黑体"/>
          <w:sz w:val="32"/>
          <w:szCs w:val="32"/>
          <w:lang w:val="en-US" w:eastAsia="zh-CN"/>
        </w:rPr>
        <w:pPrChange w:id="4799" w:author="Jinglin Sun" w:date="2024-07-25T14:01:31Z">
          <w:pPr>
            <w:ind w:firstLine="640" w:firstLineChars="200"/>
          </w:pPr>
        </w:pPrChange>
      </w:pPr>
      <w:ins w:id="4801" w:author="Jinglin Sun" w:date="2024-07-25T14:01:25Z">
        <w:r>
          <w:rPr>
            <w:rFonts w:hint="eastAsia" w:ascii="黑体" w:hAnsi="黑体" w:eastAsia="黑体" w:cs="黑体"/>
            <w:sz w:val="32"/>
            <w:szCs w:val="32"/>
            <w:lang w:val="en-US" w:eastAsia="zh-CN"/>
            <w:rPrChange w:id="4802" w:author="Jinglin Sun" w:date="2024-07-25T14:01:46Z">
              <w:rPr>
                <w:rFonts w:hint="eastAsia" w:eastAsia="仿宋_GB2312"/>
                <w:sz w:val="32"/>
                <w:szCs w:val="32"/>
                <w:lang w:val="en-US" w:eastAsia="zh-CN"/>
              </w:rPr>
            </w:rPrChange>
          </w:rPr>
          <w:t>附件</w:t>
        </w:r>
      </w:ins>
      <w:ins w:id="4803" w:author="Jinglin Sun" w:date="2024-07-25T14:01:49Z">
        <w:r>
          <w:rPr>
            <w:rFonts w:hint="eastAsia" w:ascii="黑体" w:hAnsi="黑体" w:eastAsia="黑体" w:cs="黑体"/>
            <w:sz w:val="32"/>
            <w:szCs w:val="32"/>
            <w:lang w:val="en-US" w:eastAsia="zh-CN"/>
          </w:rPr>
          <w:t>：</w:t>
        </w:r>
      </w:ins>
    </w:p>
    <w:p w14:paraId="0EDC9209">
      <w:pPr>
        <w:ind w:firstLine="0" w:firstLineChars="0"/>
        <w:jc w:val="center"/>
        <w:rPr>
          <w:ins w:id="4804" w:author="Jinglin Sun" w:date="2024-07-25T14:02:04Z"/>
          <w:rFonts w:hint="eastAsia" w:eastAsia="仿宋_GB2312"/>
          <w:sz w:val="32"/>
          <w:szCs w:val="32"/>
          <w:lang w:val="en-US" w:eastAsia="zh-CN"/>
        </w:rPr>
      </w:pPr>
      <w:ins w:id="4805" w:author="Jinglin Sun" w:date="2024-07-25T14:02:04Z">
        <w:r>
          <w:rPr>
            <w:rFonts w:hint="eastAsia" w:eastAsia="仿宋_GB2312"/>
            <w:sz w:val="32"/>
            <w:szCs w:val="32"/>
            <w:lang w:val="en-US" w:eastAsia="zh-CN"/>
          </w:rPr>
          <w:t xml:space="preserve">表 </w:t>
        </w:r>
      </w:ins>
      <w:ins w:id="4806" w:author="Jinglin Sun" w:date="2024-07-25T14:02:08Z">
        <w:r>
          <w:rPr>
            <w:rFonts w:hint="eastAsia" w:eastAsia="仿宋_GB2312"/>
            <w:sz w:val="32"/>
            <w:szCs w:val="32"/>
            <w:lang w:val="en-US" w:eastAsia="zh-CN"/>
          </w:rPr>
          <w:t>1</w:t>
        </w:r>
      </w:ins>
      <w:ins w:id="4807" w:author="Jinglin Sun" w:date="2024-07-25T14:02:04Z">
        <w:r>
          <w:rPr>
            <w:rFonts w:hint="eastAsia" w:eastAsia="仿宋_GB2312"/>
            <w:sz w:val="32"/>
            <w:szCs w:val="32"/>
            <w:lang w:val="en-US" w:eastAsia="zh-CN"/>
          </w:rPr>
          <w:t xml:space="preserve"> 2016-2023</w:t>
        </w:r>
      </w:ins>
      <w:ins w:id="4808" w:author="Jinglin Sun" w:date="2024-07-25T14:02:15Z">
        <w:r>
          <w:rPr>
            <w:rFonts w:hint="eastAsia" w:eastAsia="仿宋_GB2312"/>
            <w:sz w:val="32"/>
            <w:szCs w:val="32"/>
            <w:lang w:val="en-US" w:eastAsia="zh-CN"/>
          </w:rPr>
          <w:t>我</w:t>
        </w:r>
      </w:ins>
      <w:ins w:id="4809" w:author="Jinglin Sun" w:date="2024-07-25T14:02:04Z">
        <w:r>
          <w:rPr>
            <w:rFonts w:hint="eastAsia" w:eastAsia="仿宋_GB2312"/>
            <w:sz w:val="32"/>
            <w:szCs w:val="32"/>
            <w:lang w:val="en-US" w:eastAsia="zh-CN"/>
          </w:rPr>
          <w:t>国生物医药</w:t>
        </w:r>
      </w:ins>
      <w:ins w:id="4810" w:author="Jinglin Sun" w:date="2024-07-25T14:02:21Z">
        <w:r>
          <w:rPr>
            <w:rFonts w:hint="eastAsia" w:eastAsia="仿宋_GB2312"/>
            <w:sz w:val="32"/>
            <w:szCs w:val="32"/>
            <w:lang w:val="en-US" w:eastAsia="zh-CN"/>
          </w:rPr>
          <w:t>产</w:t>
        </w:r>
      </w:ins>
      <w:ins w:id="4811" w:author="Jinglin Sun" w:date="2024-07-25T14:02:04Z">
        <w:r>
          <w:rPr>
            <w:rFonts w:hint="eastAsia" w:eastAsia="仿宋_GB2312"/>
            <w:sz w:val="32"/>
            <w:szCs w:val="32"/>
            <w:lang w:val="en-US" w:eastAsia="zh-CN"/>
          </w:rPr>
          <w:t>业相关政策</w:t>
        </w:r>
      </w:ins>
    </w:p>
    <w:p w14:paraId="259E8C5A">
      <w:pPr>
        <w:ind w:firstLine="0" w:firstLineChars="0"/>
        <w:outlineLvl w:val="9"/>
        <w:rPr>
          <w:del w:id="4813" w:author="Jinglin Sun" w:date="2024-07-25T14:02:11Z"/>
          <w:rFonts w:hint="eastAsia" w:ascii="黑体" w:hAnsi="黑体" w:eastAsia="黑体" w:cs="黑体"/>
          <w:sz w:val="32"/>
          <w:szCs w:val="32"/>
          <w:lang w:val="en-US" w:eastAsia="zh-CN"/>
          <w:rPrChange w:id="4814" w:author="Jinglin Sun" w:date="2024-07-25T14:01:46Z">
            <w:rPr>
              <w:del w:id="4815" w:author="Jinglin Sun" w:date="2024-07-25T14:02:11Z"/>
              <w:rFonts w:hint="default" w:eastAsia="仿宋_GB2312"/>
              <w:sz w:val="32"/>
              <w:szCs w:val="32"/>
              <w:lang w:val="en-US" w:eastAsia="zh-CN"/>
            </w:rPr>
          </w:rPrChange>
        </w:rPr>
        <w:pPrChange w:id="4812" w:author="Jinglin Sun" w:date="2024-07-25T14:01:31Z">
          <w:pPr>
            <w:ind w:firstLine="640" w:firstLineChars="200"/>
          </w:pPr>
        </w:pPrChange>
      </w:pPr>
    </w:p>
    <w:tbl>
      <w:tblPr>
        <w:tblStyle w:val="8"/>
        <w:tblW w:w="4998"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62"/>
        <w:gridCol w:w="3590"/>
        <w:gridCol w:w="4131"/>
      </w:tblGrid>
      <w:tr w14:paraId="7763EDB1">
        <w:trPr>
          <w:trHeight w:val="500" w:hRule="atLeast"/>
          <w:tblCellSpacing w:w="0" w:type="dxa"/>
        </w:trPr>
        <w:tc>
          <w:tcPr>
            <w:tcW w:w="395" w:type="pct"/>
            <w:tcBorders>
              <w:top w:val="single" w:color="72AF98" w:sz="0" w:space="0"/>
              <w:left w:val="single" w:color="72AF98" w:sz="0" w:space="0"/>
              <w:bottom w:val="single" w:color="72AF98" w:sz="4" w:space="0"/>
              <w:right w:val="dotted" w:color="auto" w:sz="0" w:space="0"/>
              <w:tl2br w:val="nil"/>
            </w:tcBorders>
            <w:shd w:val="clear" w:color="auto" w:fill="FFFFFF"/>
            <w:tcMar>
              <w:top w:w="10" w:type="dxa"/>
              <w:left w:w="40" w:type="dxa"/>
              <w:bottom w:w="10" w:type="dxa"/>
              <w:right w:w="40" w:type="dxa"/>
            </w:tcMar>
            <w:vAlign w:val="center"/>
          </w:tcPr>
          <w:p w14:paraId="3D7D9A74">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时间</w:t>
            </w:r>
          </w:p>
        </w:tc>
        <w:tc>
          <w:tcPr>
            <w:tcW w:w="2141" w:type="pct"/>
            <w:tcBorders>
              <w:top w:val="single" w:color="72AF98" w:sz="0" w:space="0"/>
              <w:left w:val="dotted" w:color="auto" w:sz="0" w:space="0"/>
              <w:bottom w:val="single" w:color="72AF98" w:sz="4" w:space="0"/>
              <w:right w:val="dotted" w:color="auto" w:sz="0" w:space="0"/>
            </w:tcBorders>
            <w:shd w:val="clear" w:color="auto" w:fill="FFFFFF"/>
            <w:tcMar>
              <w:top w:w="10" w:type="dxa"/>
              <w:left w:w="40" w:type="dxa"/>
              <w:bottom w:w="10" w:type="dxa"/>
              <w:right w:w="40" w:type="dxa"/>
            </w:tcMar>
            <w:vAlign w:val="center"/>
          </w:tcPr>
          <w:p w14:paraId="36BDF7F2">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发文单位</w:t>
            </w:r>
          </w:p>
        </w:tc>
        <w:tc>
          <w:tcPr>
            <w:tcW w:w="2463" w:type="pct"/>
            <w:tcBorders>
              <w:top w:val="single" w:color="72AF98" w:sz="0" w:space="0"/>
              <w:left w:val="dotted" w:color="auto" w:sz="0" w:space="0"/>
              <w:bottom w:val="single" w:color="72AF98" w:sz="4" w:space="0"/>
              <w:right w:val="single" w:color="72AF98" w:sz="0" w:space="0"/>
            </w:tcBorders>
            <w:shd w:val="clear" w:color="auto" w:fill="FFFFFF"/>
            <w:tcMar>
              <w:top w:w="10" w:type="dxa"/>
              <w:left w:w="40" w:type="dxa"/>
              <w:bottom w:w="10" w:type="dxa"/>
              <w:right w:w="40" w:type="dxa"/>
            </w:tcMar>
            <w:vAlign w:val="center"/>
          </w:tcPr>
          <w:p w14:paraId="3227D01A">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政策名称</w:t>
            </w:r>
          </w:p>
        </w:tc>
      </w:tr>
      <w:tr w14:paraId="7492EEF8">
        <w:trPr>
          <w:trHeight w:val="400" w:hRule="atLeast"/>
          <w:tblCellSpacing w:w="0" w:type="dxa"/>
        </w:trPr>
        <w:tc>
          <w:tcPr>
            <w:tcW w:w="395" w:type="pct"/>
            <w:tcBorders>
              <w:top w:val="single" w:color="72AF98" w:sz="4" w:space="0"/>
              <w:left w:val="single" w:color="72AF98" w:sz="0" w:space="0"/>
              <w:bottom w:val="dotted" w:color="auto" w:sz="0" w:space="0"/>
              <w:right w:val="dotted" w:color="auto" w:sz="4" w:space="0"/>
            </w:tcBorders>
            <w:shd w:val="clear" w:color="auto" w:fill="E5F3ED"/>
            <w:tcMar>
              <w:top w:w="10" w:type="dxa"/>
              <w:left w:w="40" w:type="dxa"/>
              <w:bottom w:w="10" w:type="dxa"/>
              <w:right w:w="40" w:type="dxa"/>
            </w:tcMar>
            <w:vAlign w:val="center"/>
          </w:tcPr>
          <w:p w14:paraId="6B7E3EF1">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2016</w:t>
            </w:r>
          </w:p>
        </w:tc>
        <w:tc>
          <w:tcPr>
            <w:tcW w:w="2141" w:type="pct"/>
            <w:tcBorders>
              <w:top w:val="single" w:color="72AF98" w:sz="4" w:space="0"/>
              <w:left w:val="dotted" w:color="auto" w:sz="4" w:space="0"/>
              <w:bottom w:val="dotted" w:color="auto" w:sz="0" w:space="0"/>
              <w:right w:val="dotted" w:color="auto" w:sz="0" w:space="0"/>
            </w:tcBorders>
            <w:shd w:val="clear" w:color="auto" w:fill="E5F3ED"/>
            <w:tcMar>
              <w:top w:w="10" w:type="dxa"/>
              <w:left w:w="40" w:type="dxa"/>
              <w:bottom w:w="10" w:type="dxa"/>
              <w:right w:w="40" w:type="dxa"/>
            </w:tcMar>
            <w:vAlign w:val="center"/>
          </w:tcPr>
          <w:p w14:paraId="459B34DE">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中共中央国务院</w:t>
            </w:r>
          </w:p>
        </w:tc>
        <w:tc>
          <w:tcPr>
            <w:tcW w:w="2463" w:type="pct"/>
            <w:tcBorders>
              <w:top w:val="single" w:color="72AF98" w:sz="4" w:space="0"/>
              <w:left w:val="dotted" w:color="auto" w:sz="0" w:space="0"/>
              <w:bottom w:val="dotted" w:color="auto" w:sz="0" w:space="0"/>
              <w:right w:val="single" w:color="72AF98" w:sz="0" w:space="0"/>
            </w:tcBorders>
            <w:shd w:val="clear" w:color="auto" w:fill="E5F3ED"/>
            <w:tcMar>
              <w:top w:w="10" w:type="dxa"/>
              <w:left w:w="40" w:type="dxa"/>
              <w:bottom w:w="10" w:type="dxa"/>
              <w:right w:w="40" w:type="dxa"/>
            </w:tcMar>
            <w:vAlign w:val="center"/>
          </w:tcPr>
          <w:p w14:paraId="1C570C60">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《“健康中国2030”规划纲要》</w:t>
            </w:r>
          </w:p>
        </w:tc>
      </w:tr>
      <w:tr w14:paraId="48B001DF">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FFFFFF"/>
            <w:tcMar>
              <w:top w:w="10" w:type="dxa"/>
              <w:left w:w="40" w:type="dxa"/>
              <w:bottom w:w="10" w:type="dxa"/>
              <w:right w:w="40" w:type="dxa"/>
            </w:tcMar>
            <w:vAlign w:val="center"/>
          </w:tcPr>
          <w:p w14:paraId="038258F0">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2016</w:t>
            </w:r>
          </w:p>
        </w:tc>
        <w:tc>
          <w:tcPr>
            <w:tcW w:w="2141" w:type="pct"/>
            <w:tcBorders>
              <w:top w:val="dotted" w:color="auto" w:sz="0" w:space="0"/>
              <w:left w:val="dotted" w:color="auto" w:sz="4" w:space="0"/>
              <w:bottom w:val="dotted" w:color="auto" w:sz="0" w:space="0"/>
              <w:right w:val="dotted" w:color="auto" w:sz="0" w:space="0"/>
            </w:tcBorders>
            <w:shd w:val="clear" w:color="auto" w:fill="FFFFFF"/>
            <w:tcMar>
              <w:top w:w="10" w:type="dxa"/>
              <w:left w:w="40" w:type="dxa"/>
              <w:bottom w:w="10" w:type="dxa"/>
              <w:right w:w="40" w:type="dxa"/>
            </w:tcMar>
            <w:vAlign w:val="center"/>
          </w:tcPr>
          <w:p w14:paraId="43CA05BB">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国务院办公厅</w:t>
            </w:r>
          </w:p>
        </w:tc>
        <w:tc>
          <w:tcPr>
            <w:tcW w:w="2463" w:type="pct"/>
            <w:tcBorders>
              <w:top w:val="dotted" w:color="auto" w:sz="0" w:space="0"/>
              <w:left w:val="dotted" w:color="auto" w:sz="0" w:space="0"/>
              <w:bottom w:val="dotted" w:color="auto" w:sz="0" w:space="0"/>
              <w:right w:val="single" w:color="72AF98" w:sz="0" w:space="0"/>
            </w:tcBorders>
            <w:shd w:val="clear" w:color="auto" w:fill="FFFFFF"/>
            <w:tcMar>
              <w:top w:w="10" w:type="dxa"/>
              <w:left w:w="40" w:type="dxa"/>
              <w:bottom w:w="10" w:type="dxa"/>
              <w:right w:w="40" w:type="dxa"/>
            </w:tcMar>
            <w:vAlign w:val="center"/>
          </w:tcPr>
          <w:p w14:paraId="5A637F2C">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《关于促进医药产业健康发展的指导意见》</w:t>
            </w:r>
          </w:p>
        </w:tc>
      </w:tr>
      <w:tr w14:paraId="6EF75405">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E5F3ED"/>
            <w:tcMar>
              <w:top w:w="10" w:type="dxa"/>
              <w:left w:w="40" w:type="dxa"/>
              <w:bottom w:w="10" w:type="dxa"/>
              <w:right w:w="40" w:type="dxa"/>
            </w:tcMar>
            <w:vAlign w:val="center"/>
          </w:tcPr>
          <w:p w14:paraId="77B07E70">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2016</w:t>
            </w:r>
          </w:p>
        </w:tc>
        <w:tc>
          <w:tcPr>
            <w:tcW w:w="2141" w:type="pct"/>
            <w:tcBorders>
              <w:top w:val="dotted" w:color="auto" w:sz="0" w:space="0"/>
              <w:left w:val="dotted" w:color="auto" w:sz="4" w:space="0"/>
              <w:bottom w:val="dotted" w:color="auto" w:sz="0" w:space="0"/>
              <w:right w:val="dotted" w:color="auto" w:sz="0" w:space="0"/>
            </w:tcBorders>
            <w:shd w:val="clear" w:color="auto" w:fill="E5F3ED"/>
            <w:tcMar>
              <w:top w:w="10" w:type="dxa"/>
              <w:left w:w="40" w:type="dxa"/>
              <w:bottom w:w="10" w:type="dxa"/>
              <w:right w:w="40" w:type="dxa"/>
            </w:tcMar>
            <w:vAlign w:val="center"/>
          </w:tcPr>
          <w:p w14:paraId="2B20FB07">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国务院</w:t>
            </w:r>
          </w:p>
        </w:tc>
        <w:tc>
          <w:tcPr>
            <w:tcW w:w="2463" w:type="pct"/>
            <w:tcBorders>
              <w:top w:val="dotted" w:color="auto" w:sz="0" w:space="0"/>
              <w:left w:val="dotted" w:color="auto" w:sz="0" w:space="0"/>
              <w:bottom w:val="dotted" w:color="auto" w:sz="0" w:space="0"/>
              <w:right w:val="single" w:color="72AF98" w:sz="0" w:space="0"/>
            </w:tcBorders>
            <w:shd w:val="clear" w:color="auto" w:fill="E5F3ED"/>
            <w:tcMar>
              <w:top w:w="10" w:type="dxa"/>
              <w:left w:w="40" w:type="dxa"/>
              <w:bottom w:w="10" w:type="dxa"/>
              <w:right w:w="40" w:type="dxa"/>
            </w:tcMar>
            <w:vAlign w:val="center"/>
          </w:tcPr>
          <w:p w14:paraId="213D47B2">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《“十三五”深化医药卫生体制改革规划》</w:t>
            </w:r>
          </w:p>
        </w:tc>
      </w:tr>
      <w:tr w14:paraId="6A3C0302">
        <w:trPr>
          <w:trHeight w:val="38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FFFFFF"/>
            <w:tcMar>
              <w:top w:w="10" w:type="dxa"/>
              <w:left w:w="40" w:type="dxa"/>
              <w:bottom w:w="10" w:type="dxa"/>
              <w:right w:w="40" w:type="dxa"/>
            </w:tcMar>
            <w:vAlign w:val="center"/>
          </w:tcPr>
          <w:p w14:paraId="7073F57E">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2016</w:t>
            </w:r>
          </w:p>
        </w:tc>
        <w:tc>
          <w:tcPr>
            <w:tcW w:w="2141" w:type="pct"/>
            <w:tcBorders>
              <w:top w:val="dotted" w:color="auto" w:sz="0" w:space="0"/>
              <w:left w:val="dotted" w:color="auto" w:sz="4" w:space="0"/>
              <w:bottom w:val="dotted" w:color="auto" w:sz="0" w:space="0"/>
              <w:right w:val="dotted" w:color="auto" w:sz="0" w:space="0"/>
            </w:tcBorders>
            <w:shd w:val="clear" w:color="auto" w:fill="FFFFFF"/>
            <w:tcMar>
              <w:left w:w="108" w:type="dxa"/>
              <w:right w:w="108" w:type="dxa"/>
            </w:tcMar>
            <w:vAlign w:val="center"/>
          </w:tcPr>
          <w:p w14:paraId="6F5D74FB">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国务院办公厅</w:t>
            </w:r>
          </w:p>
        </w:tc>
        <w:tc>
          <w:tcPr>
            <w:tcW w:w="2463" w:type="pct"/>
            <w:tcBorders>
              <w:top w:val="dotted" w:color="auto" w:sz="0" w:space="0"/>
              <w:left w:val="dotted" w:color="auto" w:sz="0" w:space="0"/>
              <w:bottom w:val="dotted" w:color="auto" w:sz="0" w:space="0"/>
              <w:right w:val="single" w:color="72AF98" w:sz="0" w:space="0"/>
            </w:tcBorders>
            <w:shd w:val="clear" w:color="auto" w:fill="FFFFFF"/>
            <w:tcMar>
              <w:top w:w="10" w:type="dxa"/>
              <w:left w:w="40" w:type="dxa"/>
              <w:bottom w:w="10" w:type="dxa"/>
              <w:right w:w="40" w:type="dxa"/>
            </w:tcMar>
            <w:vAlign w:val="center"/>
          </w:tcPr>
          <w:p w14:paraId="5B5C1383">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《关于开展仿制药质量和疗效一致性评价的意见》</w:t>
            </w:r>
          </w:p>
        </w:tc>
      </w:tr>
      <w:tr w14:paraId="3CE1E54B">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E5F3ED"/>
            <w:tcMar>
              <w:top w:w="10" w:type="dxa"/>
              <w:left w:w="40" w:type="dxa"/>
              <w:bottom w:w="10" w:type="dxa"/>
              <w:right w:w="40" w:type="dxa"/>
            </w:tcMar>
            <w:vAlign w:val="center"/>
          </w:tcPr>
          <w:p w14:paraId="1209D8DB">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2017</w:t>
            </w:r>
          </w:p>
        </w:tc>
        <w:tc>
          <w:tcPr>
            <w:tcW w:w="2141" w:type="pct"/>
            <w:tcBorders>
              <w:top w:val="dotted" w:color="auto" w:sz="0" w:space="0"/>
              <w:left w:val="dotted" w:color="auto" w:sz="4" w:space="0"/>
              <w:bottom w:val="dotted" w:color="auto" w:sz="0" w:space="0"/>
              <w:right w:val="dotted" w:color="auto" w:sz="0" w:space="0"/>
            </w:tcBorders>
            <w:shd w:val="clear" w:color="auto" w:fill="E5F3ED"/>
            <w:tcMar>
              <w:top w:w="10" w:type="dxa"/>
              <w:left w:w="40" w:type="dxa"/>
              <w:bottom w:w="10" w:type="dxa"/>
              <w:right w:w="40" w:type="dxa"/>
            </w:tcMar>
            <w:vAlign w:val="center"/>
          </w:tcPr>
          <w:p w14:paraId="088E480D">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国务院办公厅</w:t>
            </w:r>
          </w:p>
        </w:tc>
        <w:tc>
          <w:tcPr>
            <w:tcW w:w="2463" w:type="pct"/>
            <w:tcBorders>
              <w:top w:val="dotted" w:color="auto" w:sz="0" w:space="0"/>
              <w:left w:val="dotted" w:color="auto" w:sz="0" w:space="0"/>
              <w:bottom w:val="dotted" w:color="auto" w:sz="0" w:space="0"/>
              <w:right w:val="single" w:color="72AF98" w:sz="0" w:space="0"/>
            </w:tcBorders>
            <w:shd w:val="clear" w:color="auto" w:fill="E5F3ED"/>
            <w:tcMar>
              <w:top w:w="10" w:type="dxa"/>
              <w:left w:w="40" w:type="dxa"/>
              <w:bottom w:w="10" w:type="dxa"/>
              <w:right w:w="40" w:type="dxa"/>
            </w:tcMar>
            <w:vAlign w:val="center"/>
          </w:tcPr>
          <w:p w14:paraId="1EA784AA">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《关于进一步改革完善药品生产流通使用政策的若干意见》</w:t>
            </w:r>
          </w:p>
        </w:tc>
      </w:tr>
      <w:tr w14:paraId="03366BD4">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FFFFFF"/>
            <w:tcMar>
              <w:top w:w="10" w:type="dxa"/>
              <w:left w:w="40" w:type="dxa"/>
              <w:bottom w:w="10" w:type="dxa"/>
              <w:right w:w="40" w:type="dxa"/>
            </w:tcMar>
            <w:vAlign w:val="center"/>
          </w:tcPr>
          <w:p w14:paraId="73D19F47">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2017</w:t>
            </w:r>
          </w:p>
        </w:tc>
        <w:tc>
          <w:tcPr>
            <w:tcW w:w="2141" w:type="pct"/>
            <w:tcBorders>
              <w:top w:val="dotted" w:color="auto" w:sz="0" w:space="0"/>
              <w:left w:val="dotted" w:color="auto" w:sz="4" w:space="0"/>
              <w:bottom w:val="dotted" w:color="auto" w:sz="0" w:space="0"/>
              <w:right w:val="dotted" w:color="auto" w:sz="0" w:space="0"/>
            </w:tcBorders>
            <w:shd w:val="clear" w:color="auto" w:fill="FFFFFF"/>
            <w:tcMar>
              <w:top w:w="10" w:type="dxa"/>
              <w:left w:w="40" w:type="dxa"/>
              <w:bottom w:w="10" w:type="dxa"/>
              <w:right w:w="40" w:type="dxa"/>
            </w:tcMar>
            <w:vAlign w:val="center"/>
          </w:tcPr>
          <w:p w14:paraId="5378BCBC">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中共中央办公厅、国务院办公厅</w:t>
            </w:r>
          </w:p>
        </w:tc>
        <w:tc>
          <w:tcPr>
            <w:tcW w:w="2463" w:type="pct"/>
            <w:tcBorders>
              <w:top w:val="dotted" w:color="auto" w:sz="0" w:space="0"/>
              <w:left w:val="dotted" w:color="auto" w:sz="0" w:space="0"/>
              <w:bottom w:val="dotted" w:color="auto" w:sz="0" w:space="0"/>
              <w:right w:val="single" w:color="72AF98" w:sz="0" w:space="0"/>
            </w:tcBorders>
            <w:shd w:val="clear" w:color="auto" w:fill="FFFFFF"/>
            <w:tcMar>
              <w:top w:w="10" w:type="dxa"/>
              <w:left w:w="40" w:type="dxa"/>
              <w:bottom w:w="10" w:type="dxa"/>
              <w:right w:w="40" w:type="dxa"/>
            </w:tcMar>
            <w:vAlign w:val="center"/>
          </w:tcPr>
          <w:p w14:paraId="6467C4FA">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《关于深化审评审批制度改革鼓励药品医疗器械创新的意见》</w:t>
            </w:r>
          </w:p>
        </w:tc>
      </w:tr>
      <w:tr w14:paraId="64681E01">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E5F3ED"/>
            <w:tcMar>
              <w:top w:w="10" w:type="dxa"/>
              <w:left w:w="40" w:type="dxa"/>
              <w:bottom w:w="10" w:type="dxa"/>
              <w:right w:w="40" w:type="dxa"/>
            </w:tcMar>
            <w:vAlign w:val="center"/>
          </w:tcPr>
          <w:p w14:paraId="3214F2AE">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2018</w:t>
            </w:r>
          </w:p>
        </w:tc>
        <w:tc>
          <w:tcPr>
            <w:tcW w:w="2141" w:type="pct"/>
            <w:tcBorders>
              <w:top w:val="dotted" w:color="auto" w:sz="0" w:space="0"/>
              <w:left w:val="dotted" w:color="auto" w:sz="4" w:space="0"/>
              <w:bottom w:val="dotted" w:color="auto" w:sz="0" w:space="0"/>
              <w:right w:val="dotted" w:color="auto" w:sz="0" w:space="0"/>
            </w:tcBorders>
            <w:shd w:val="clear" w:color="auto" w:fill="E5F3ED"/>
            <w:tcMar>
              <w:top w:w="10" w:type="dxa"/>
              <w:left w:w="40" w:type="dxa"/>
              <w:bottom w:w="10" w:type="dxa"/>
              <w:right w:w="40" w:type="dxa"/>
            </w:tcMar>
            <w:vAlign w:val="center"/>
          </w:tcPr>
          <w:p w14:paraId="528856C6">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国务院办公厅</w:t>
            </w:r>
          </w:p>
        </w:tc>
        <w:tc>
          <w:tcPr>
            <w:tcW w:w="2463" w:type="pct"/>
            <w:tcBorders>
              <w:top w:val="dotted" w:color="auto" w:sz="0" w:space="0"/>
              <w:left w:val="dotted" w:color="auto" w:sz="0" w:space="0"/>
              <w:bottom w:val="dotted" w:color="auto" w:sz="0" w:space="0"/>
              <w:right w:val="single" w:color="72AF98" w:sz="0" w:space="0"/>
            </w:tcBorders>
            <w:shd w:val="clear" w:color="auto" w:fill="E5F3ED"/>
            <w:tcMar>
              <w:top w:w="10" w:type="dxa"/>
              <w:left w:w="40" w:type="dxa"/>
              <w:bottom w:w="10" w:type="dxa"/>
              <w:right w:w="40" w:type="dxa"/>
            </w:tcMar>
            <w:vAlign w:val="center"/>
          </w:tcPr>
          <w:p w14:paraId="6DA423EE">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《深化医药卫生体制改革2018年下半年重点工作任务》</w:t>
            </w:r>
          </w:p>
        </w:tc>
      </w:tr>
      <w:tr w14:paraId="7E91AEA8">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FFFFFF"/>
            <w:tcMar>
              <w:top w:w="10" w:type="dxa"/>
              <w:left w:w="40" w:type="dxa"/>
              <w:bottom w:w="10" w:type="dxa"/>
              <w:right w:w="40" w:type="dxa"/>
            </w:tcMar>
            <w:vAlign w:val="center"/>
          </w:tcPr>
          <w:p w14:paraId="1837ACDB">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2018</w:t>
            </w:r>
          </w:p>
        </w:tc>
        <w:tc>
          <w:tcPr>
            <w:tcW w:w="2141" w:type="pct"/>
            <w:tcBorders>
              <w:top w:val="dotted" w:color="auto" w:sz="0" w:space="0"/>
              <w:left w:val="dotted" w:color="auto" w:sz="4" w:space="0"/>
              <w:bottom w:val="dotted" w:color="auto" w:sz="0" w:space="0"/>
              <w:right w:val="dotted" w:color="auto" w:sz="0" w:space="0"/>
            </w:tcBorders>
            <w:shd w:val="clear" w:color="auto" w:fill="FFFFFF"/>
            <w:tcMar>
              <w:top w:w="10" w:type="dxa"/>
              <w:left w:w="40" w:type="dxa"/>
              <w:bottom w:w="10" w:type="dxa"/>
              <w:right w:w="40" w:type="dxa"/>
            </w:tcMar>
            <w:vAlign w:val="center"/>
          </w:tcPr>
          <w:p w14:paraId="02F0C3CA">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国务院办公厅</w:t>
            </w:r>
          </w:p>
        </w:tc>
        <w:tc>
          <w:tcPr>
            <w:tcW w:w="2463" w:type="pct"/>
            <w:tcBorders>
              <w:top w:val="dotted" w:color="auto" w:sz="0" w:space="0"/>
              <w:left w:val="dotted" w:color="auto" w:sz="0" w:space="0"/>
              <w:bottom w:val="dotted" w:color="auto" w:sz="0" w:space="0"/>
              <w:right w:val="single" w:color="72AF98" w:sz="0" w:space="0"/>
            </w:tcBorders>
            <w:shd w:val="clear" w:color="auto" w:fill="FFFFFF"/>
            <w:tcMar>
              <w:top w:w="10" w:type="dxa"/>
              <w:left w:w="40" w:type="dxa"/>
              <w:bottom w:w="10" w:type="dxa"/>
              <w:right w:w="40" w:type="dxa"/>
            </w:tcMar>
            <w:vAlign w:val="center"/>
          </w:tcPr>
          <w:p w14:paraId="7AF8ACD3">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《关于改革完善仿制药供应保障及使用政策的意见》</w:t>
            </w:r>
          </w:p>
        </w:tc>
      </w:tr>
      <w:tr w14:paraId="18194C44">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E5F3ED"/>
            <w:tcMar>
              <w:top w:w="10" w:type="dxa"/>
              <w:left w:w="40" w:type="dxa"/>
              <w:bottom w:w="10" w:type="dxa"/>
              <w:right w:w="40" w:type="dxa"/>
            </w:tcMar>
            <w:vAlign w:val="center"/>
          </w:tcPr>
          <w:p w14:paraId="46FC86F3">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2018</w:t>
            </w:r>
          </w:p>
        </w:tc>
        <w:tc>
          <w:tcPr>
            <w:tcW w:w="2141" w:type="pct"/>
            <w:tcBorders>
              <w:top w:val="dotted" w:color="auto" w:sz="0" w:space="0"/>
              <w:left w:val="dotted" w:color="auto" w:sz="4" w:space="0"/>
              <w:bottom w:val="dotted" w:color="auto" w:sz="0" w:space="0"/>
              <w:right w:val="dotted" w:color="auto" w:sz="0" w:space="0"/>
            </w:tcBorders>
            <w:shd w:val="clear" w:color="auto" w:fill="E5F3ED"/>
            <w:tcMar>
              <w:top w:w="10" w:type="dxa"/>
              <w:left w:w="40" w:type="dxa"/>
              <w:bottom w:w="10" w:type="dxa"/>
              <w:right w:w="40" w:type="dxa"/>
            </w:tcMar>
            <w:vAlign w:val="center"/>
          </w:tcPr>
          <w:p w14:paraId="44FEF0DB">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国家药品监督管理局、国家卫生健康委员会</w:t>
            </w:r>
          </w:p>
        </w:tc>
        <w:tc>
          <w:tcPr>
            <w:tcW w:w="2463" w:type="pct"/>
            <w:tcBorders>
              <w:top w:val="dotted" w:color="auto" w:sz="0" w:space="0"/>
              <w:left w:val="dotted" w:color="auto" w:sz="0" w:space="0"/>
              <w:bottom w:val="dotted" w:color="auto" w:sz="0" w:space="0"/>
              <w:right w:val="single" w:color="72AF98" w:sz="0" w:space="0"/>
            </w:tcBorders>
            <w:shd w:val="clear" w:color="auto" w:fill="E5F3ED"/>
            <w:tcMar>
              <w:top w:w="10" w:type="dxa"/>
              <w:left w:w="40" w:type="dxa"/>
              <w:bottom w:w="10" w:type="dxa"/>
              <w:right w:w="40" w:type="dxa"/>
            </w:tcMar>
            <w:vAlign w:val="center"/>
          </w:tcPr>
          <w:p w14:paraId="381FA30D">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《关于优化药品注册审评审批有关事宜的公告》</w:t>
            </w:r>
          </w:p>
        </w:tc>
      </w:tr>
      <w:tr w14:paraId="771CB12C">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FFFFFF"/>
            <w:tcMar>
              <w:top w:w="10" w:type="dxa"/>
              <w:left w:w="40" w:type="dxa"/>
              <w:bottom w:w="10" w:type="dxa"/>
              <w:right w:w="40" w:type="dxa"/>
            </w:tcMar>
            <w:vAlign w:val="center"/>
          </w:tcPr>
          <w:p w14:paraId="2DDA476F">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2018</w:t>
            </w:r>
          </w:p>
        </w:tc>
        <w:tc>
          <w:tcPr>
            <w:tcW w:w="2141" w:type="pct"/>
            <w:tcBorders>
              <w:top w:val="dotted" w:color="auto" w:sz="0" w:space="0"/>
              <w:left w:val="dotted" w:color="auto" w:sz="4" w:space="0"/>
              <w:bottom w:val="dotted" w:color="auto" w:sz="0" w:space="0"/>
              <w:right w:val="dotted" w:color="auto" w:sz="0" w:space="0"/>
            </w:tcBorders>
            <w:shd w:val="clear" w:color="auto" w:fill="FFFFFF"/>
            <w:tcMar>
              <w:top w:w="10" w:type="dxa"/>
              <w:left w:w="40" w:type="dxa"/>
              <w:bottom w:w="10" w:type="dxa"/>
              <w:right w:w="40" w:type="dxa"/>
            </w:tcMar>
            <w:vAlign w:val="center"/>
          </w:tcPr>
          <w:p w14:paraId="0B77F0E4">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国家药品监督管理局</w:t>
            </w:r>
          </w:p>
        </w:tc>
        <w:tc>
          <w:tcPr>
            <w:tcW w:w="2463" w:type="pct"/>
            <w:tcBorders>
              <w:top w:val="dotted" w:color="auto" w:sz="0" w:space="0"/>
              <w:left w:val="dotted" w:color="auto" w:sz="0" w:space="0"/>
              <w:bottom w:val="dotted" w:color="auto" w:sz="0" w:space="0"/>
              <w:right w:val="single" w:color="72AF98" w:sz="0" w:space="0"/>
            </w:tcBorders>
            <w:shd w:val="clear" w:color="auto" w:fill="FFFFFF"/>
            <w:tcMar>
              <w:top w:w="10" w:type="dxa"/>
              <w:left w:w="40" w:type="dxa"/>
              <w:bottom w:w="10" w:type="dxa"/>
              <w:right w:w="40" w:type="dxa"/>
            </w:tcMar>
            <w:vAlign w:val="center"/>
          </w:tcPr>
          <w:p w14:paraId="4ECB1661">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《关于仿制药质量和疗效一致性评价有关事项的公告》</w:t>
            </w:r>
          </w:p>
        </w:tc>
      </w:tr>
      <w:tr w14:paraId="36D8444B">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E5F3ED"/>
            <w:tcMar>
              <w:top w:w="10" w:type="dxa"/>
              <w:left w:w="40" w:type="dxa"/>
              <w:bottom w:w="10" w:type="dxa"/>
              <w:right w:w="40" w:type="dxa"/>
            </w:tcMar>
            <w:vAlign w:val="center"/>
          </w:tcPr>
          <w:p w14:paraId="0367A991">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2018</w:t>
            </w:r>
          </w:p>
        </w:tc>
        <w:tc>
          <w:tcPr>
            <w:tcW w:w="2141" w:type="pct"/>
            <w:tcBorders>
              <w:top w:val="dotted" w:color="auto" w:sz="0" w:space="0"/>
              <w:left w:val="dotted" w:color="auto" w:sz="4" w:space="0"/>
              <w:bottom w:val="dotted" w:color="auto" w:sz="0" w:space="0"/>
              <w:right w:val="dotted" w:color="auto" w:sz="0" w:space="0"/>
            </w:tcBorders>
            <w:shd w:val="clear" w:color="auto" w:fill="E5F3ED"/>
            <w:tcMar>
              <w:top w:w="10" w:type="dxa"/>
              <w:left w:w="40" w:type="dxa"/>
              <w:bottom w:w="10" w:type="dxa"/>
              <w:right w:w="40" w:type="dxa"/>
            </w:tcMar>
            <w:vAlign w:val="center"/>
          </w:tcPr>
          <w:p w14:paraId="3DDED842">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发展改革委办公厅 工业和信息化部办公厅 国家卫生健康委员会办公厅 国家药品监督管理局办公室</w:t>
            </w:r>
          </w:p>
        </w:tc>
        <w:tc>
          <w:tcPr>
            <w:tcW w:w="2463" w:type="pct"/>
            <w:tcBorders>
              <w:top w:val="dotted" w:color="auto" w:sz="0" w:space="0"/>
              <w:left w:val="dotted" w:color="auto" w:sz="0" w:space="0"/>
              <w:bottom w:val="dotted" w:color="auto" w:sz="0" w:space="0"/>
              <w:right w:val="single" w:color="72AF98" w:sz="0" w:space="0"/>
            </w:tcBorders>
            <w:shd w:val="clear" w:color="auto" w:fill="E5F3ED"/>
            <w:tcMar>
              <w:top w:w="10" w:type="dxa"/>
              <w:left w:w="40" w:type="dxa"/>
              <w:bottom w:w="10" w:type="dxa"/>
              <w:right w:w="40" w:type="dxa"/>
            </w:tcMar>
            <w:vAlign w:val="center"/>
          </w:tcPr>
          <w:p w14:paraId="14440967">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《关于组织实施生物医药合同研发和生产服务平台建设专项的通知》</w:t>
            </w:r>
          </w:p>
        </w:tc>
      </w:tr>
      <w:tr w14:paraId="7A52AECE">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FFFFFF"/>
            <w:tcMar>
              <w:top w:w="10" w:type="dxa"/>
              <w:left w:w="40" w:type="dxa"/>
              <w:bottom w:w="10" w:type="dxa"/>
              <w:right w:w="40" w:type="dxa"/>
            </w:tcMar>
            <w:vAlign w:val="center"/>
          </w:tcPr>
          <w:p w14:paraId="4FD87F9B">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2019</w:t>
            </w:r>
          </w:p>
        </w:tc>
        <w:tc>
          <w:tcPr>
            <w:tcW w:w="2141" w:type="pct"/>
            <w:tcBorders>
              <w:top w:val="dotted" w:color="auto" w:sz="0" w:space="0"/>
              <w:left w:val="dotted" w:color="auto" w:sz="4" w:space="0"/>
              <w:bottom w:val="dotted" w:color="auto" w:sz="0" w:space="0"/>
              <w:right w:val="dotted" w:color="auto" w:sz="0" w:space="0"/>
            </w:tcBorders>
            <w:shd w:val="clear" w:color="auto" w:fill="FFFFFF"/>
            <w:tcMar>
              <w:top w:w="10" w:type="dxa"/>
              <w:left w:w="40" w:type="dxa"/>
              <w:bottom w:w="10" w:type="dxa"/>
              <w:right w:w="40" w:type="dxa"/>
            </w:tcMar>
            <w:vAlign w:val="center"/>
          </w:tcPr>
          <w:p w14:paraId="775E9E21">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国务院办公厅</w:t>
            </w:r>
          </w:p>
        </w:tc>
        <w:tc>
          <w:tcPr>
            <w:tcW w:w="2463" w:type="pct"/>
            <w:tcBorders>
              <w:top w:val="dotted" w:color="auto" w:sz="0" w:space="0"/>
              <w:left w:val="dotted" w:color="auto" w:sz="0" w:space="0"/>
              <w:bottom w:val="dotted" w:color="auto" w:sz="0" w:space="0"/>
              <w:right w:val="single" w:color="72AF98" w:sz="0" w:space="0"/>
            </w:tcBorders>
            <w:shd w:val="clear" w:color="auto" w:fill="FFFFFF"/>
            <w:tcMar>
              <w:top w:w="10" w:type="dxa"/>
              <w:left w:w="40" w:type="dxa"/>
              <w:bottom w:w="10" w:type="dxa"/>
              <w:right w:w="40" w:type="dxa"/>
            </w:tcMar>
            <w:vAlign w:val="center"/>
          </w:tcPr>
          <w:p w14:paraId="664C9702">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《关于印发国家组织药品集中采购和使用试点方案的通知》</w:t>
            </w:r>
          </w:p>
        </w:tc>
      </w:tr>
      <w:tr w14:paraId="438B0A08">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E5F3ED"/>
            <w:tcMar>
              <w:top w:w="10" w:type="dxa"/>
              <w:left w:w="40" w:type="dxa"/>
              <w:bottom w:w="10" w:type="dxa"/>
              <w:right w:w="40" w:type="dxa"/>
            </w:tcMar>
            <w:vAlign w:val="center"/>
          </w:tcPr>
          <w:p w14:paraId="3E98916B">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2019</w:t>
            </w:r>
          </w:p>
        </w:tc>
        <w:tc>
          <w:tcPr>
            <w:tcW w:w="2141" w:type="pct"/>
            <w:tcBorders>
              <w:top w:val="dotted" w:color="auto" w:sz="0" w:space="0"/>
              <w:left w:val="dotted" w:color="auto" w:sz="4" w:space="0"/>
              <w:bottom w:val="dotted" w:color="auto" w:sz="0" w:space="0"/>
              <w:right w:val="dotted" w:color="auto" w:sz="0" w:space="0"/>
            </w:tcBorders>
            <w:shd w:val="clear" w:color="auto" w:fill="E5F3ED"/>
            <w:tcMar>
              <w:top w:w="10" w:type="dxa"/>
              <w:left w:w="40" w:type="dxa"/>
              <w:bottom w:w="10" w:type="dxa"/>
              <w:right w:w="40" w:type="dxa"/>
            </w:tcMar>
            <w:vAlign w:val="center"/>
          </w:tcPr>
          <w:p w14:paraId="58D6B1B0">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国家发展改革委、工信部、科技部等</w:t>
            </w:r>
          </w:p>
        </w:tc>
        <w:tc>
          <w:tcPr>
            <w:tcW w:w="2463" w:type="pct"/>
            <w:tcBorders>
              <w:top w:val="dotted" w:color="auto" w:sz="0" w:space="0"/>
              <w:left w:val="dotted" w:color="auto" w:sz="0" w:space="0"/>
              <w:bottom w:val="dotted" w:color="auto" w:sz="0" w:space="0"/>
              <w:right w:val="single" w:color="72AF98" w:sz="0" w:space="0"/>
            </w:tcBorders>
            <w:shd w:val="clear" w:color="auto" w:fill="E5F3ED"/>
            <w:tcMar>
              <w:top w:w="10" w:type="dxa"/>
              <w:left w:w="40" w:type="dxa"/>
              <w:bottom w:w="10" w:type="dxa"/>
              <w:right w:w="40" w:type="dxa"/>
            </w:tcMar>
            <w:vAlign w:val="center"/>
          </w:tcPr>
          <w:p w14:paraId="3EC7F13E">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《促进健康产业高质量发展行动纲要（2019-2022年）》</w:t>
            </w:r>
          </w:p>
        </w:tc>
      </w:tr>
      <w:tr w14:paraId="1F1D49C8">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FFFFFF"/>
            <w:tcMar>
              <w:top w:w="10" w:type="dxa"/>
              <w:left w:w="40" w:type="dxa"/>
              <w:bottom w:w="10" w:type="dxa"/>
              <w:right w:w="40" w:type="dxa"/>
            </w:tcMar>
            <w:vAlign w:val="center"/>
          </w:tcPr>
          <w:p w14:paraId="1B18D65D">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2020</w:t>
            </w:r>
          </w:p>
        </w:tc>
        <w:tc>
          <w:tcPr>
            <w:tcW w:w="2141" w:type="pct"/>
            <w:tcBorders>
              <w:top w:val="dotted" w:color="auto" w:sz="0" w:space="0"/>
              <w:left w:val="dotted" w:color="auto" w:sz="4" w:space="0"/>
              <w:bottom w:val="dotted" w:color="auto" w:sz="0" w:space="0"/>
              <w:right w:val="dotted" w:color="auto" w:sz="0" w:space="0"/>
            </w:tcBorders>
            <w:shd w:val="clear" w:color="auto" w:fill="FFFFFF"/>
            <w:tcMar>
              <w:top w:w="10" w:type="dxa"/>
              <w:left w:w="40" w:type="dxa"/>
              <w:bottom w:w="10" w:type="dxa"/>
              <w:right w:w="40" w:type="dxa"/>
            </w:tcMar>
            <w:vAlign w:val="center"/>
          </w:tcPr>
          <w:p w14:paraId="1EF04492">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国家市场监督管理总局</w:t>
            </w:r>
          </w:p>
        </w:tc>
        <w:tc>
          <w:tcPr>
            <w:tcW w:w="2463" w:type="pct"/>
            <w:tcBorders>
              <w:top w:val="dotted" w:color="auto" w:sz="0" w:space="0"/>
              <w:left w:val="dotted" w:color="auto" w:sz="0" w:space="0"/>
              <w:bottom w:val="dotted" w:color="auto" w:sz="0" w:space="0"/>
              <w:right w:val="single" w:color="72AF98" w:sz="0" w:space="0"/>
            </w:tcBorders>
            <w:shd w:val="clear" w:color="auto" w:fill="FFFFFF"/>
            <w:tcMar>
              <w:top w:w="10" w:type="dxa"/>
              <w:left w:w="40" w:type="dxa"/>
              <w:bottom w:w="10" w:type="dxa"/>
              <w:right w:w="40" w:type="dxa"/>
            </w:tcMar>
            <w:vAlign w:val="center"/>
          </w:tcPr>
          <w:p w14:paraId="18E7D6C7">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《药品注册管理办法》、《药品生产监督管理办法》</w:t>
            </w:r>
          </w:p>
        </w:tc>
      </w:tr>
      <w:tr w14:paraId="4D1CDA45">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E5F3ED"/>
            <w:tcMar>
              <w:top w:w="10" w:type="dxa"/>
              <w:left w:w="40" w:type="dxa"/>
              <w:bottom w:w="10" w:type="dxa"/>
              <w:right w:w="40" w:type="dxa"/>
            </w:tcMar>
            <w:vAlign w:val="center"/>
          </w:tcPr>
          <w:p w14:paraId="63BB6885">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2020</w:t>
            </w:r>
          </w:p>
        </w:tc>
        <w:tc>
          <w:tcPr>
            <w:tcW w:w="2141" w:type="pct"/>
            <w:tcBorders>
              <w:top w:val="dotted" w:color="auto" w:sz="0" w:space="0"/>
              <w:left w:val="dotted" w:color="auto" w:sz="4" w:space="0"/>
              <w:bottom w:val="dotted" w:color="auto" w:sz="0" w:space="0"/>
              <w:right w:val="dotted" w:color="auto" w:sz="0" w:space="0"/>
            </w:tcBorders>
            <w:shd w:val="clear" w:color="auto" w:fill="E5F3ED"/>
            <w:tcMar>
              <w:top w:w="10" w:type="dxa"/>
              <w:left w:w="40" w:type="dxa"/>
              <w:bottom w:w="10" w:type="dxa"/>
              <w:right w:w="40" w:type="dxa"/>
            </w:tcMar>
            <w:vAlign w:val="center"/>
          </w:tcPr>
          <w:p w14:paraId="3D578D7B">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国家药品监督管理局药品审评中心</w:t>
            </w:r>
          </w:p>
        </w:tc>
        <w:tc>
          <w:tcPr>
            <w:tcW w:w="2463" w:type="pct"/>
            <w:tcBorders>
              <w:top w:val="dotted" w:color="auto" w:sz="0" w:space="0"/>
              <w:left w:val="dotted" w:color="auto" w:sz="0" w:space="0"/>
              <w:bottom w:val="dotted" w:color="auto" w:sz="0" w:space="0"/>
              <w:right w:val="single" w:color="72AF98" w:sz="0" w:space="0"/>
            </w:tcBorders>
            <w:shd w:val="clear" w:color="auto" w:fill="E5F3ED"/>
            <w:tcMar>
              <w:top w:w="10" w:type="dxa"/>
              <w:left w:w="40" w:type="dxa"/>
              <w:bottom w:w="10" w:type="dxa"/>
              <w:right w:w="40" w:type="dxa"/>
            </w:tcMar>
            <w:vAlign w:val="center"/>
          </w:tcPr>
          <w:p w14:paraId="4456B4B6">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《化学药品注册受理审查指南（试行）》、《生物制品注册受理审查指南》</w:t>
            </w:r>
          </w:p>
        </w:tc>
      </w:tr>
      <w:tr w14:paraId="732300B1">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FFFFFF"/>
            <w:tcMar>
              <w:top w:w="10" w:type="dxa"/>
              <w:left w:w="40" w:type="dxa"/>
              <w:bottom w:w="10" w:type="dxa"/>
              <w:right w:w="40" w:type="dxa"/>
            </w:tcMar>
            <w:vAlign w:val="center"/>
          </w:tcPr>
          <w:p w14:paraId="4F1F9F26">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2020</w:t>
            </w:r>
          </w:p>
        </w:tc>
        <w:tc>
          <w:tcPr>
            <w:tcW w:w="2141" w:type="pct"/>
            <w:tcBorders>
              <w:top w:val="dotted" w:color="auto" w:sz="0" w:space="0"/>
              <w:left w:val="dotted" w:color="auto" w:sz="4" w:space="0"/>
              <w:bottom w:val="dotted" w:color="auto" w:sz="0" w:space="0"/>
              <w:right w:val="dotted" w:color="auto" w:sz="0" w:space="0"/>
            </w:tcBorders>
            <w:shd w:val="clear" w:color="auto" w:fill="FFFFFF"/>
            <w:tcMar>
              <w:top w:w="10" w:type="dxa"/>
              <w:left w:w="40" w:type="dxa"/>
              <w:bottom w:w="10" w:type="dxa"/>
              <w:right w:w="40" w:type="dxa"/>
            </w:tcMar>
            <w:vAlign w:val="center"/>
          </w:tcPr>
          <w:p w14:paraId="4C9331B2">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国务院办公厅</w:t>
            </w:r>
          </w:p>
        </w:tc>
        <w:tc>
          <w:tcPr>
            <w:tcW w:w="2463" w:type="pct"/>
            <w:tcBorders>
              <w:top w:val="dotted" w:color="auto" w:sz="0" w:space="0"/>
              <w:left w:val="dotted" w:color="auto" w:sz="0" w:space="0"/>
              <w:bottom w:val="dotted" w:color="auto" w:sz="0" w:space="0"/>
              <w:right w:val="single" w:color="72AF98" w:sz="0" w:space="0"/>
            </w:tcBorders>
            <w:shd w:val="clear" w:color="auto" w:fill="FFFFFF"/>
            <w:tcMar>
              <w:top w:w="10" w:type="dxa"/>
              <w:left w:w="40" w:type="dxa"/>
              <w:bottom w:w="10" w:type="dxa"/>
              <w:right w:w="40" w:type="dxa"/>
            </w:tcMar>
            <w:vAlign w:val="center"/>
          </w:tcPr>
          <w:p w14:paraId="3C647AB3">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《深化医药卫生体制改革2020年下半年重点工作任务》</w:t>
            </w:r>
          </w:p>
        </w:tc>
      </w:tr>
      <w:tr w14:paraId="271434EF">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E5F3ED"/>
            <w:tcMar>
              <w:top w:w="10" w:type="dxa"/>
              <w:left w:w="40" w:type="dxa"/>
              <w:bottom w:w="10" w:type="dxa"/>
              <w:right w:w="40" w:type="dxa"/>
            </w:tcMar>
            <w:vAlign w:val="center"/>
          </w:tcPr>
          <w:p w14:paraId="3418C3E7">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2021</w:t>
            </w:r>
          </w:p>
        </w:tc>
        <w:tc>
          <w:tcPr>
            <w:tcW w:w="2141" w:type="pct"/>
            <w:tcBorders>
              <w:top w:val="dotted" w:color="auto" w:sz="0" w:space="0"/>
              <w:left w:val="dotted" w:color="auto" w:sz="4" w:space="0"/>
              <w:bottom w:val="dotted" w:color="auto" w:sz="0" w:space="0"/>
              <w:right w:val="dotted" w:color="auto" w:sz="0" w:space="0"/>
            </w:tcBorders>
            <w:shd w:val="clear" w:color="auto" w:fill="E5F3ED"/>
            <w:tcMar>
              <w:top w:w="10" w:type="dxa"/>
              <w:left w:w="40" w:type="dxa"/>
              <w:bottom w:w="10" w:type="dxa"/>
              <w:right w:w="40" w:type="dxa"/>
            </w:tcMar>
            <w:vAlign w:val="center"/>
          </w:tcPr>
          <w:p w14:paraId="6216BA02">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国家发展改革委、工信息部</w:t>
            </w:r>
          </w:p>
        </w:tc>
        <w:tc>
          <w:tcPr>
            <w:tcW w:w="2463" w:type="pct"/>
            <w:tcBorders>
              <w:top w:val="dotted" w:color="auto" w:sz="0" w:space="0"/>
              <w:left w:val="dotted" w:color="auto" w:sz="0" w:space="0"/>
              <w:bottom w:val="dotted" w:color="auto" w:sz="0" w:space="0"/>
              <w:right w:val="single" w:color="72AF98" w:sz="0" w:space="0"/>
            </w:tcBorders>
            <w:shd w:val="clear" w:color="auto" w:fill="E5F3ED"/>
            <w:tcMar>
              <w:top w:w="10" w:type="dxa"/>
              <w:left w:w="40" w:type="dxa"/>
              <w:bottom w:w="10" w:type="dxa"/>
              <w:right w:w="40" w:type="dxa"/>
            </w:tcMar>
            <w:vAlign w:val="center"/>
          </w:tcPr>
          <w:p w14:paraId="18984E07">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《推进原料药产业高质量发展实施方案的通知》</w:t>
            </w:r>
          </w:p>
        </w:tc>
      </w:tr>
      <w:tr w14:paraId="0F14306B">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FFFFFF"/>
            <w:tcMar>
              <w:top w:w="10" w:type="dxa"/>
              <w:left w:w="40" w:type="dxa"/>
              <w:bottom w:w="10" w:type="dxa"/>
              <w:right w:w="40" w:type="dxa"/>
            </w:tcMar>
            <w:vAlign w:val="center"/>
          </w:tcPr>
          <w:p w14:paraId="59165CA3">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2021</w:t>
            </w:r>
          </w:p>
        </w:tc>
        <w:tc>
          <w:tcPr>
            <w:tcW w:w="2141" w:type="pct"/>
            <w:tcBorders>
              <w:top w:val="dotted" w:color="auto" w:sz="0" w:space="0"/>
              <w:left w:val="dotted" w:color="auto" w:sz="4" w:space="0"/>
              <w:bottom w:val="dotted" w:color="auto" w:sz="0" w:space="0"/>
              <w:right w:val="dotted" w:color="auto" w:sz="0" w:space="0"/>
            </w:tcBorders>
            <w:shd w:val="clear" w:color="auto" w:fill="FFFFFF"/>
            <w:tcMar>
              <w:top w:w="10" w:type="dxa"/>
              <w:left w:w="40" w:type="dxa"/>
              <w:bottom w:w="10" w:type="dxa"/>
              <w:right w:w="40" w:type="dxa"/>
            </w:tcMar>
            <w:vAlign w:val="center"/>
          </w:tcPr>
          <w:p w14:paraId="536EA291">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国家药品监督管理局</w:t>
            </w:r>
          </w:p>
        </w:tc>
        <w:tc>
          <w:tcPr>
            <w:tcW w:w="2463" w:type="pct"/>
            <w:tcBorders>
              <w:top w:val="dotted" w:color="auto" w:sz="0" w:space="0"/>
              <w:left w:val="dotted" w:color="auto" w:sz="0" w:space="0"/>
              <w:bottom w:val="dotted" w:color="auto" w:sz="0" w:space="0"/>
              <w:right w:val="single" w:color="72AF98" w:sz="0" w:space="0"/>
            </w:tcBorders>
            <w:shd w:val="clear" w:color="auto" w:fill="FFFFFF"/>
            <w:tcMar>
              <w:top w:w="10" w:type="dxa"/>
              <w:left w:w="40" w:type="dxa"/>
              <w:bottom w:w="10" w:type="dxa"/>
              <w:right w:w="40" w:type="dxa"/>
            </w:tcMar>
            <w:vAlign w:val="center"/>
          </w:tcPr>
          <w:p w14:paraId="6641C381">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《“十四五”国家药品安全及促进高质量发展规划》</w:t>
            </w:r>
          </w:p>
        </w:tc>
      </w:tr>
      <w:tr w14:paraId="03B802DC">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E5F3ED"/>
            <w:tcMar>
              <w:top w:w="10" w:type="dxa"/>
              <w:left w:w="40" w:type="dxa"/>
              <w:bottom w:w="10" w:type="dxa"/>
              <w:right w:w="40" w:type="dxa"/>
            </w:tcMar>
            <w:vAlign w:val="center"/>
          </w:tcPr>
          <w:p w14:paraId="4EDEF787">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2022</w:t>
            </w:r>
          </w:p>
        </w:tc>
        <w:tc>
          <w:tcPr>
            <w:tcW w:w="2141" w:type="pct"/>
            <w:tcBorders>
              <w:top w:val="dotted" w:color="auto" w:sz="0" w:space="0"/>
              <w:left w:val="dotted" w:color="auto" w:sz="4" w:space="0"/>
              <w:bottom w:val="dotted" w:color="auto" w:sz="0" w:space="0"/>
              <w:right w:val="dotted" w:color="auto" w:sz="0" w:space="0"/>
            </w:tcBorders>
            <w:shd w:val="clear" w:color="auto" w:fill="E5F3ED"/>
            <w:tcMar>
              <w:top w:w="10" w:type="dxa"/>
              <w:left w:w="40" w:type="dxa"/>
              <w:bottom w:w="10" w:type="dxa"/>
              <w:right w:w="40" w:type="dxa"/>
            </w:tcMar>
            <w:vAlign w:val="center"/>
          </w:tcPr>
          <w:p w14:paraId="02882C5B">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国家发展改革委等九部门</w:t>
            </w:r>
          </w:p>
        </w:tc>
        <w:tc>
          <w:tcPr>
            <w:tcW w:w="2463" w:type="pct"/>
            <w:tcBorders>
              <w:top w:val="dotted" w:color="auto" w:sz="0" w:space="0"/>
              <w:left w:val="dotted" w:color="auto" w:sz="0" w:space="0"/>
              <w:bottom w:val="dotted" w:color="auto" w:sz="0" w:space="0"/>
              <w:right w:val="single" w:color="72AF98" w:sz="0" w:space="0"/>
            </w:tcBorders>
            <w:shd w:val="clear" w:color="auto" w:fill="E5F3ED"/>
            <w:tcMar>
              <w:top w:w="10" w:type="dxa"/>
              <w:left w:w="40" w:type="dxa"/>
              <w:bottom w:w="10" w:type="dxa"/>
              <w:right w:w="40" w:type="dxa"/>
            </w:tcMar>
            <w:vAlign w:val="center"/>
          </w:tcPr>
          <w:p w14:paraId="7F7EDDFA">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《“十四五”医药工业发展规划》</w:t>
            </w:r>
          </w:p>
        </w:tc>
      </w:tr>
      <w:tr w14:paraId="07C1C418">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FFFFFF"/>
            <w:tcMar>
              <w:top w:w="10" w:type="dxa"/>
              <w:left w:w="40" w:type="dxa"/>
              <w:bottom w:w="10" w:type="dxa"/>
              <w:right w:w="40" w:type="dxa"/>
            </w:tcMar>
            <w:vAlign w:val="center"/>
          </w:tcPr>
          <w:p w14:paraId="2B30582D">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2022</w:t>
            </w:r>
          </w:p>
        </w:tc>
        <w:tc>
          <w:tcPr>
            <w:tcW w:w="2141" w:type="pct"/>
            <w:tcBorders>
              <w:top w:val="dotted" w:color="auto" w:sz="0" w:space="0"/>
              <w:left w:val="dotted" w:color="auto" w:sz="4" w:space="0"/>
              <w:bottom w:val="dotted" w:color="auto" w:sz="0" w:space="0"/>
              <w:right w:val="dotted" w:color="auto" w:sz="0" w:space="0"/>
            </w:tcBorders>
            <w:shd w:val="clear" w:color="auto" w:fill="FFFFFF"/>
            <w:tcMar>
              <w:top w:w="10" w:type="dxa"/>
              <w:left w:w="40" w:type="dxa"/>
              <w:bottom w:w="10" w:type="dxa"/>
              <w:right w:w="40" w:type="dxa"/>
            </w:tcMar>
            <w:vAlign w:val="center"/>
          </w:tcPr>
          <w:p w14:paraId="2682EF99">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国家发展改革委</w:t>
            </w:r>
          </w:p>
        </w:tc>
        <w:tc>
          <w:tcPr>
            <w:tcW w:w="2463" w:type="pct"/>
            <w:tcBorders>
              <w:top w:val="dotted" w:color="auto" w:sz="0" w:space="0"/>
              <w:left w:val="dotted" w:color="auto" w:sz="0" w:space="0"/>
              <w:bottom w:val="dotted" w:color="auto" w:sz="0" w:space="0"/>
              <w:right w:val="single" w:color="72AF98" w:sz="0" w:space="0"/>
            </w:tcBorders>
            <w:shd w:val="clear" w:color="auto" w:fill="FFFFFF"/>
            <w:tcMar>
              <w:top w:w="10" w:type="dxa"/>
              <w:left w:w="40" w:type="dxa"/>
              <w:bottom w:w="10" w:type="dxa"/>
              <w:right w:w="40" w:type="dxa"/>
            </w:tcMar>
            <w:vAlign w:val="center"/>
          </w:tcPr>
          <w:p w14:paraId="599DD17C">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《“十四五”生物经济发展规划》</w:t>
            </w:r>
          </w:p>
        </w:tc>
      </w:tr>
      <w:tr w14:paraId="604E619B">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E5F3ED"/>
            <w:tcMar>
              <w:top w:w="10" w:type="dxa"/>
              <w:left w:w="40" w:type="dxa"/>
              <w:bottom w:w="10" w:type="dxa"/>
              <w:right w:w="40" w:type="dxa"/>
            </w:tcMar>
            <w:vAlign w:val="center"/>
          </w:tcPr>
          <w:p w14:paraId="298E280B">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2023</w:t>
            </w:r>
          </w:p>
        </w:tc>
        <w:tc>
          <w:tcPr>
            <w:tcW w:w="2141" w:type="pct"/>
            <w:tcBorders>
              <w:top w:val="dotted" w:color="auto" w:sz="0" w:space="0"/>
              <w:left w:val="dotted" w:color="auto" w:sz="4" w:space="0"/>
              <w:bottom w:val="dotted" w:color="auto" w:sz="0" w:space="0"/>
              <w:right w:val="dotted" w:color="auto" w:sz="0" w:space="0"/>
            </w:tcBorders>
            <w:shd w:val="clear" w:color="auto" w:fill="E5F3ED"/>
            <w:tcMar>
              <w:top w:w="10" w:type="dxa"/>
              <w:left w:w="40" w:type="dxa"/>
              <w:bottom w:w="10" w:type="dxa"/>
              <w:right w:w="40" w:type="dxa"/>
            </w:tcMar>
            <w:vAlign w:val="center"/>
          </w:tcPr>
          <w:p w14:paraId="20DB4F26">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国家卫健委、国家药监局等六部门</w:t>
            </w:r>
          </w:p>
        </w:tc>
        <w:tc>
          <w:tcPr>
            <w:tcW w:w="2463" w:type="pct"/>
            <w:tcBorders>
              <w:top w:val="dotted" w:color="auto" w:sz="0" w:space="0"/>
              <w:left w:val="dotted" w:color="auto" w:sz="0" w:space="0"/>
              <w:bottom w:val="dotted" w:color="auto" w:sz="0" w:space="0"/>
              <w:right w:val="single" w:color="72AF98" w:sz="0" w:space="0"/>
            </w:tcBorders>
            <w:shd w:val="clear" w:color="auto" w:fill="E5F3ED"/>
            <w:tcMar>
              <w:top w:w="10" w:type="dxa"/>
              <w:left w:w="40" w:type="dxa"/>
              <w:bottom w:w="10" w:type="dxa"/>
              <w:right w:w="40" w:type="dxa"/>
            </w:tcMar>
            <w:vAlign w:val="center"/>
          </w:tcPr>
          <w:p w14:paraId="5961E99C">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《深化医药卫生体制改革2023年下半年重点工作任务》</w:t>
            </w:r>
          </w:p>
        </w:tc>
      </w:tr>
      <w:tr w14:paraId="3522009E">
        <w:trPr>
          <w:trHeight w:val="400" w:hRule="atLeast"/>
          <w:tblCellSpacing w:w="0" w:type="dxa"/>
        </w:trPr>
        <w:tc>
          <w:tcPr>
            <w:tcW w:w="395" w:type="pct"/>
            <w:tcBorders>
              <w:top w:val="dotted" w:color="auto" w:sz="0" w:space="0"/>
              <w:left w:val="single" w:color="72AF98" w:sz="0" w:space="0"/>
              <w:bottom w:val="dotted" w:color="auto" w:sz="0" w:space="0"/>
              <w:right w:val="dotted" w:color="auto" w:sz="4" w:space="0"/>
            </w:tcBorders>
            <w:shd w:val="clear" w:color="auto" w:fill="FFFFFF"/>
            <w:tcMar>
              <w:top w:w="10" w:type="dxa"/>
              <w:left w:w="40" w:type="dxa"/>
              <w:bottom w:w="10" w:type="dxa"/>
              <w:right w:w="40" w:type="dxa"/>
            </w:tcMar>
            <w:vAlign w:val="center"/>
          </w:tcPr>
          <w:p w14:paraId="4D1DD19C">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2023</w:t>
            </w:r>
          </w:p>
        </w:tc>
        <w:tc>
          <w:tcPr>
            <w:tcW w:w="2141" w:type="pct"/>
            <w:tcBorders>
              <w:top w:val="dotted" w:color="auto" w:sz="0" w:space="0"/>
              <w:left w:val="dotted" w:color="auto" w:sz="4" w:space="0"/>
              <w:bottom w:val="dotted" w:color="auto" w:sz="0" w:space="0"/>
              <w:right w:val="dotted" w:color="auto" w:sz="0" w:space="0"/>
            </w:tcBorders>
            <w:shd w:val="clear" w:color="auto" w:fill="FFFFFF"/>
            <w:tcMar>
              <w:top w:w="10" w:type="dxa"/>
              <w:left w:w="40" w:type="dxa"/>
              <w:bottom w:w="10" w:type="dxa"/>
              <w:right w:w="40" w:type="dxa"/>
            </w:tcMar>
            <w:vAlign w:val="center"/>
          </w:tcPr>
          <w:p w14:paraId="22029F8A">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国务院常务会议</w:t>
            </w:r>
          </w:p>
        </w:tc>
        <w:tc>
          <w:tcPr>
            <w:tcW w:w="2463" w:type="pct"/>
            <w:tcBorders>
              <w:top w:val="dotted" w:color="auto" w:sz="0" w:space="0"/>
              <w:left w:val="dotted" w:color="auto" w:sz="0" w:space="0"/>
              <w:bottom w:val="dotted" w:color="auto" w:sz="0" w:space="0"/>
              <w:right w:val="single" w:color="72AF98" w:sz="0" w:space="0"/>
            </w:tcBorders>
            <w:shd w:val="clear" w:color="auto" w:fill="FFFFFF"/>
            <w:tcMar>
              <w:top w:w="10" w:type="dxa"/>
              <w:left w:w="40" w:type="dxa"/>
              <w:bottom w:w="10" w:type="dxa"/>
              <w:right w:w="40" w:type="dxa"/>
            </w:tcMar>
            <w:vAlign w:val="center"/>
          </w:tcPr>
          <w:p w14:paraId="787D881D">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《医药工业高质量发展行动计划（2023~2025）》、《医疗装备产业高质量发展行动计划（2023-2025）》</w:t>
            </w:r>
          </w:p>
        </w:tc>
      </w:tr>
      <w:tr w14:paraId="3BF59DF6">
        <w:trPr>
          <w:trHeight w:val="400" w:hRule="atLeast"/>
          <w:tblCellSpacing w:w="0" w:type="dxa"/>
        </w:trPr>
        <w:tc>
          <w:tcPr>
            <w:tcW w:w="395" w:type="pct"/>
            <w:tcBorders>
              <w:top w:val="dotted" w:color="auto" w:sz="0" w:space="0"/>
              <w:left w:val="single" w:color="72AF98" w:sz="0" w:space="0"/>
              <w:bottom w:val="single" w:color="72AF98" w:sz="0" w:space="0"/>
              <w:right w:val="dotted" w:color="auto" w:sz="4" w:space="0"/>
            </w:tcBorders>
            <w:shd w:val="clear" w:color="auto" w:fill="72AF98"/>
            <w:tcMar>
              <w:top w:w="10" w:type="dxa"/>
              <w:left w:w="40" w:type="dxa"/>
              <w:bottom w:w="10" w:type="dxa"/>
              <w:right w:w="40" w:type="dxa"/>
            </w:tcMar>
            <w:vAlign w:val="center"/>
          </w:tcPr>
          <w:p w14:paraId="1BE1B53A">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2023</w:t>
            </w:r>
          </w:p>
        </w:tc>
        <w:tc>
          <w:tcPr>
            <w:tcW w:w="2141" w:type="pct"/>
            <w:tcBorders>
              <w:top w:val="dotted" w:color="auto" w:sz="0" w:space="0"/>
              <w:left w:val="dotted" w:color="auto" w:sz="4" w:space="0"/>
              <w:bottom w:val="single" w:color="72AF98" w:sz="0" w:space="0"/>
              <w:right w:val="dotted" w:color="auto" w:sz="0" w:space="0"/>
            </w:tcBorders>
            <w:shd w:val="clear" w:color="auto" w:fill="72AF98"/>
            <w:tcMar>
              <w:top w:w="10" w:type="dxa"/>
              <w:left w:w="40" w:type="dxa"/>
              <w:bottom w:w="10" w:type="dxa"/>
              <w:right w:w="40" w:type="dxa"/>
            </w:tcMar>
            <w:vAlign w:val="center"/>
          </w:tcPr>
          <w:p w14:paraId="31DC742E">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国家药监局药审中心</w:t>
            </w:r>
          </w:p>
        </w:tc>
        <w:tc>
          <w:tcPr>
            <w:tcW w:w="2463" w:type="pct"/>
            <w:tcBorders>
              <w:top w:val="dotted" w:color="auto" w:sz="0" w:space="0"/>
              <w:left w:val="dotted" w:color="auto" w:sz="0" w:space="0"/>
              <w:bottom w:val="single" w:color="72AF98" w:sz="0" w:space="0"/>
              <w:right w:val="single" w:color="72AF98" w:sz="0" w:space="0"/>
            </w:tcBorders>
            <w:shd w:val="clear" w:color="auto" w:fill="72AF98"/>
            <w:tcMar>
              <w:top w:w="10" w:type="dxa"/>
              <w:left w:w="40" w:type="dxa"/>
              <w:bottom w:w="10" w:type="dxa"/>
              <w:right w:w="40" w:type="dxa"/>
            </w:tcMar>
            <w:vAlign w:val="center"/>
          </w:tcPr>
          <w:p w14:paraId="7EC3EFBA">
            <w:pPr>
              <w:pStyle w:val="7"/>
              <w:keepNext w:val="0"/>
              <w:keepLines w:val="0"/>
              <w:widowControl/>
              <w:suppressLineNumbers w:val="0"/>
              <w:rPr>
                <w:rFonts w:hint="eastAsia" w:ascii="楷体_GB2312" w:hAnsi="楷体_GB2312" w:eastAsia="楷体_GB2312" w:cs="楷体_GB2312"/>
                <w:b w:val="0"/>
                <w:color w:val="000000"/>
                <w:sz w:val="24"/>
                <w:szCs w:val="24"/>
              </w:rPr>
            </w:pPr>
            <w:r>
              <w:rPr>
                <w:rFonts w:hint="eastAsia" w:ascii="楷体_GB2312" w:hAnsi="楷体_GB2312" w:eastAsia="楷体_GB2312" w:cs="楷体_GB2312"/>
                <w:b w:val="0"/>
                <w:color w:val="000000"/>
                <w:sz w:val="24"/>
                <w:szCs w:val="24"/>
              </w:rPr>
              <w:t>《药审中心加快创新药上市许可申请审评工作规范（试行）》</w:t>
            </w:r>
          </w:p>
        </w:tc>
      </w:tr>
    </w:tbl>
    <w:p w14:paraId="49FAE709">
      <w:pPr>
        <w:ind w:firstLine="0" w:firstLineChars="0"/>
        <w:rPr>
          <w:rFonts w:hint="eastAsia" w:eastAsia="仿宋_GB2312"/>
          <w:sz w:val="32"/>
          <w:szCs w:val="32"/>
          <w:lang w:val="en-US" w:eastAsia="zh-CN"/>
        </w:rPr>
        <w:pPrChange w:id="4816" w:author="啊白" w:date="2024-04-29T10:59:13Z">
          <w:pPr>
            <w:ind w:firstLine="640" w:firstLineChars="200"/>
          </w:pPr>
        </w:pPrChange>
      </w:pPr>
    </w:p>
    <w:tbl>
      <w:tblPr>
        <w:tblStyle w:val="9"/>
        <w:tblpPr w:leftFromText="180" w:rightFromText="180" w:vertAnchor="text" w:horzAnchor="page" w:tblpX="1800" w:tblpY="609"/>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4817" w:author="Jinglin Sun" w:date="2024-05-06T09:56:19Z">
          <w:tblPr>
            <w:tblStyle w:val="9"/>
            <w:tblW w:w="7600"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PrChange>
      </w:tblPr>
      <w:tblGrid>
        <w:gridCol w:w="699"/>
        <w:gridCol w:w="3733"/>
        <w:gridCol w:w="4087"/>
        <w:tblGridChange w:id="4818">
          <w:tblGrid>
            <w:gridCol w:w="778"/>
            <w:gridCol w:w="2389"/>
            <w:gridCol w:w="4433"/>
          </w:tblGrid>
        </w:tblGridChange>
      </w:tblGrid>
      <w:tr w14:paraId="6F06E0C3">
        <w:trPr>
          <w:trHeight w:val="468" w:hRule="atLeast"/>
          <w:del w:id="4819" w:author="Jinglin Sun" w:date="2024-07-25T14:02:40Z"/>
        </w:trPr>
        <w:tc>
          <w:tcPr>
            <w:tcW w:w="410" w:type="pct"/>
            <w:vAlign w:val="center"/>
            <w:tcPrChange w:id="4821" w:author="Jinglin Sun" w:date="2024-05-06T09:56:19Z">
              <w:tcPr>
                <w:tcW w:w="778" w:type="dxa"/>
                <w:vAlign w:val="center"/>
              </w:tcPr>
            </w:tcPrChange>
          </w:tcPr>
          <w:p w14:paraId="36D61467">
            <w:pPr>
              <w:jc w:val="center"/>
              <w:rPr>
                <w:del w:id="4822" w:author="Jinglin Sun" w:date="2024-07-25T14:02:40Z"/>
                <w:rFonts w:hint="eastAsia" w:ascii="楷体_GB2312" w:hAnsi="楷体_GB2312" w:eastAsia="楷体_GB2312" w:cs="楷体_GB2312"/>
                <w:b/>
                <w:bCs/>
                <w:vertAlign w:val="baseline"/>
                <w:lang w:val="en-US" w:eastAsia="zh-CN"/>
                <w:rPrChange w:id="4823" w:author="Jinglin Sun" w:date="2024-05-06T09:56:02Z">
                  <w:rPr>
                    <w:del w:id="4824" w:author="Jinglin Sun" w:date="2024-07-25T14:02:40Z"/>
                    <w:rFonts w:hint="eastAsia" w:ascii="黑体" w:hAnsi="黑体" w:eastAsia="黑体" w:cs="黑体"/>
                    <w:vertAlign w:val="baseline"/>
                    <w:lang w:val="en-US" w:eastAsia="zh-CN"/>
                  </w:rPr>
                </w:rPrChange>
              </w:rPr>
            </w:pPr>
            <w:del w:id="4825" w:author="Jinglin Sun" w:date="2024-07-25T14:02:40Z">
              <w:r>
                <w:rPr>
                  <w:rFonts w:hint="eastAsia" w:ascii="楷体_GB2312" w:hAnsi="楷体_GB2312" w:eastAsia="楷体_GB2312" w:cs="楷体_GB2312"/>
                  <w:b/>
                  <w:bCs/>
                  <w:vertAlign w:val="baseline"/>
                  <w:lang w:val="en-US" w:eastAsia="zh-CN"/>
                  <w:rPrChange w:id="4826" w:author="Jinglin Sun" w:date="2024-05-06T09:56:02Z">
                    <w:rPr>
                      <w:rFonts w:hint="eastAsia" w:ascii="黑体" w:hAnsi="黑体" w:eastAsia="黑体" w:cs="黑体"/>
                      <w:vertAlign w:val="baseline"/>
                      <w:lang w:val="en-US" w:eastAsia="zh-CN"/>
                    </w:rPr>
                  </w:rPrChange>
                </w:rPr>
                <w:delText>时间</w:delText>
              </w:r>
            </w:del>
          </w:p>
        </w:tc>
        <w:tc>
          <w:tcPr>
            <w:tcW w:w="2190" w:type="pct"/>
            <w:vAlign w:val="center"/>
            <w:tcPrChange w:id="4827" w:author="Jinglin Sun" w:date="2024-05-06T09:56:19Z">
              <w:tcPr>
                <w:tcW w:w="2389" w:type="dxa"/>
                <w:vAlign w:val="center"/>
              </w:tcPr>
            </w:tcPrChange>
          </w:tcPr>
          <w:p w14:paraId="27569143">
            <w:pPr>
              <w:jc w:val="center"/>
              <w:rPr>
                <w:del w:id="4828" w:author="Jinglin Sun" w:date="2024-07-25T14:02:40Z"/>
                <w:rFonts w:hint="eastAsia" w:ascii="楷体_GB2312" w:hAnsi="楷体_GB2312" w:eastAsia="楷体_GB2312" w:cs="楷体_GB2312"/>
                <w:b/>
                <w:bCs/>
                <w:vertAlign w:val="baseline"/>
                <w:lang w:val="en-US" w:eastAsia="zh-CN"/>
                <w:rPrChange w:id="4829" w:author="Jinglin Sun" w:date="2024-05-06T09:56:02Z">
                  <w:rPr>
                    <w:del w:id="4830" w:author="Jinglin Sun" w:date="2024-07-25T14:02:40Z"/>
                    <w:rFonts w:hint="eastAsia" w:ascii="黑体" w:hAnsi="黑体" w:eastAsia="黑体" w:cs="黑体"/>
                    <w:vertAlign w:val="baseline"/>
                    <w:lang w:val="en-US" w:eastAsia="zh-CN"/>
                  </w:rPr>
                </w:rPrChange>
              </w:rPr>
            </w:pPr>
            <w:del w:id="4831" w:author="Jinglin Sun" w:date="2024-07-25T14:02:40Z">
              <w:r>
                <w:rPr>
                  <w:rFonts w:hint="eastAsia" w:ascii="楷体_GB2312" w:hAnsi="楷体_GB2312" w:eastAsia="楷体_GB2312" w:cs="楷体_GB2312"/>
                  <w:b/>
                  <w:bCs/>
                  <w:vertAlign w:val="baseline"/>
                  <w:lang w:val="en-US" w:eastAsia="zh-CN"/>
                  <w:rPrChange w:id="4832" w:author="Jinglin Sun" w:date="2024-05-06T09:56:02Z">
                    <w:rPr>
                      <w:rFonts w:hint="eastAsia" w:ascii="黑体" w:hAnsi="黑体" w:eastAsia="黑体" w:cs="黑体"/>
                      <w:vertAlign w:val="baseline"/>
                      <w:lang w:val="en-US" w:eastAsia="zh-CN"/>
                    </w:rPr>
                  </w:rPrChange>
                </w:rPr>
                <w:delText>发文</w:delText>
              </w:r>
            </w:del>
          </w:p>
          <w:p w14:paraId="251CE6A2">
            <w:pPr>
              <w:jc w:val="center"/>
              <w:rPr>
                <w:del w:id="4833" w:author="Jinglin Sun" w:date="2024-07-25T14:02:40Z"/>
                <w:rFonts w:hint="eastAsia" w:ascii="楷体_GB2312" w:hAnsi="楷体_GB2312" w:eastAsia="楷体_GB2312" w:cs="楷体_GB2312"/>
                <w:b/>
                <w:bCs/>
                <w:vertAlign w:val="baseline"/>
                <w:lang w:val="en-US" w:eastAsia="zh-CN"/>
                <w:rPrChange w:id="4834" w:author="Jinglin Sun" w:date="2024-05-06T09:56:02Z">
                  <w:rPr>
                    <w:del w:id="4835" w:author="Jinglin Sun" w:date="2024-07-25T14:02:40Z"/>
                    <w:rFonts w:hint="eastAsia" w:ascii="黑体" w:hAnsi="黑体" w:eastAsia="黑体" w:cs="黑体"/>
                    <w:vertAlign w:val="baseline"/>
                    <w:lang w:val="en-US" w:eastAsia="zh-CN"/>
                  </w:rPr>
                </w:rPrChange>
              </w:rPr>
            </w:pPr>
            <w:del w:id="4836" w:author="Jinglin Sun" w:date="2024-07-25T14:02:40Z">
              <w:r>
                <w:rPr>
                  <w:rFonts w:hint="eastAsia" w:ascii="楷体_GB2312" w:hAnsi="楷体_GB2312" w:eastAsia="楷体_GB2312" w:cs="楷体_GB2312"/>
                  <w:b/>
                  <w:bCs/>
                  <w:vertAlign w:val="baseline"/>
                  <w:lang w:val="en-US" w:eastAsia="zh-CN"/>
                  <w:rPrChange w:id="4837" w:author="Jinglin Sun" w:date="2024-05-06T09:56:02Z">
                    <w:rPr>
                      <w:rFonts w:hint="eastAsia" w:ascii="黑体" w:hAnsi="黑体" w:eastAsia="黑体" w:cs="黑体"/>
                      <w:vertAlign w:val="baseline"/>
                      <w:lang w:val="en-US" w:eastAsia="zh-CN"/>
                    </w:rPr>
                  </w:rPrChange>
                </w:rPr>
                <w:delText>单位</w:delText>
              </w:r>
            </w:del>
          </w:p>
        </w:tc>
        <w:tc>
          <w:tcPr>
            <w:tcW w:w="2398" w:type="pct"/>
            <w:vAlign w:val="center"/>
            <w:tcPrChange w:id="4838" w:author="Jinglin Sun" w:date="2024-05-06T09:56:19Z">
              <w:tcPr>
                <w:tcW w:w="4433" w:type="dxa"/>
                <w:vAlign w:val="center"/>
              </w:tcPr>
            </w:tcPrChange>
          </w:tcPr>
          <w:p w14:paraId="4ACBE36D">
            <w:pPr>
              <w:jc w:val="center"/>
              <w:rPr>
                <w:del w:id="4839" w:author="Jinglin Sun" w:date="2024-07-25T14:02:40Z"/>
                <w:rFonts w:hint="eastAsia" w:ascii="楷体_GB2312" w:hAnsi="楷体_GB2312" w:eastAsia="楷体_GB2312" w:cs="楷体_GB2312"/>
                <w:b/>
                <w:bCs/>
                <w:vertAlign w:val="baseline"/>
                <w:lang w:val="en-US" w:eastAsia="zh-CN"/>
                <w:rPrChange w:id="4840" w:author="Jinglin Sun" w:date="2024-05-06T09:56:02Z">
                  <w:rPr>
                    <w:del w:id="4841" w:author="Jinglin Sun" w:date="2024-07-25T14:02:40Z"/>
                    <w:rFonts w:hint="eastAsia" w:ascii="黑体" w:hAnsi="黑体" w:eastAsia="黑体" w:cs="黑体"/>
                    <w:vertAlign w:val="baseline"/>
                    <w:lang w:val="en-US" w:eastAsia="zh-CN"/>
                  </w:rPr>
                </w:rPrChange>
              </w:rPr>
            </w:pPr>
            <w:del w:id="4842" w:author="Jinglin Sun" w:date="2024-07-25T14:02:40Z">
              <w:r>
                <w:rPr>
                  <w:rFonts w:hint="eastAsia" w:ascii="楷体_GB2312" w:hAnsi="楷体_GB2312" w:eastAsia="楷体_GB2312" w:cs="楷体_GB2312"/>
                  <w:b/>
                  <w:bCs/>
                  <w:vertAlign w:val="baseline"/>
                  <w:lang w:val="en-US" w:eastAsia="zh-CN"/>
                  <w:rPrChange w:id="4843" w:author="Jinglin Sun" w:date="2024-05-06T09:56:02Z">
                    <w:rPr>
                      <w:rFonts w:hint="eastAsia" w:ascii="黑体" w:hAnsi="黑体" w:eastAsia="黑体" w:cs="黑体"/>
                      <w:vertAlign w:val="baseline"/>
                      <w:lang w:val="en-US" w:eastAsia="zh-CN"/>
                    </w:rPr>
                  </w:rPrChange>
                </w:rPr>
                <w:delText>政策名称</w:delText>
              </w:r>
            </w:del>
          </w:p>
        </w:tc>
      </w:tr>
      <w:tr w14:paraId="20495444">
        <w:trPr>
          <w:trHeight w:val="1179" w:hRule="atLeast"/>
          <w:del w:id="4844" w:author="Jinglin Sun" w:date="2024-07-25T14:02:40Z"/>
          <w:trPrChange w:id="4845" w:author="Jinglin Sun" w:date="2024-05-06T09:56:19Z">
            <w:trPr>
              <w:trHeight w:val="1179" w:hRule="atLeast"/>
            </w:trPr>
          </w:trPrChange>
        </w:trPr>
        <w:tc>
          <w:tcPr>
            <w:tcW w:w="410" w:type="pct"/>
            <w:vAlign w:val="center"/>
            <w:tcPrChange w:id="4846" w:author="Jinglin Sun" w:date="2024-05-06T09:56:19Z">
              <w:tcPr>
                <w:tcW w:w="778" w:type="dxa"/>
                <w:vAlign w:val="center"/>
              </w:tcPr>
            </w:tcPrChange>
          </w:tcPr>
          <w:p w14:paraId="0F06E27F">
            <w:pPr>
              <w:jc w:val="center"/>
              <w:rPr>
                <w:del w:id="4847" w:author="Jinglin Sun" w:date="2024-07-25T14:02:40Z"/>
                <w:rFonts w:hint="eastAsia" w:ascii="楷体_GB2312" w:hAnsi="楷体_GB2312" w:eastAsia="楷体_GB2312" w:cs="楷体_GB2312"/>
                <w:vertAlign w:val="baseline"/>
                <w:lang w:val="en-US" w:eastAsia="zh-CN"/>
                <w:rPrChange w:id="4848" w:author="Jinglin Sun" w:date="2024-05-06T09:55:09Z">
                  <w:rPr>
                    <w:del w:id="4849" w:author="Jinglin Sun" w:date="2024-07-25T14:02:40Z"/>
                    <w:rFonts w:hint="default" w:ascii="黑体" w:hAnsi="黑体" w:eastAsia="黑体" w:cs="黑体"/>
                    <w:vertAlign w:val="baseline"/>
                    <w:lang w:val="en-US" w:eastAsia="zh-CN"/>
                  </w:rPr>
                </w:rPrChange>
              </w:rPr>
            </w:pPr>
            <w:del w:id="4850" w:author="Jinglin Sun" w:date="2024-07-25T14:02:40Z">
              <w:r>
                <w:rPr>
                  <w:rFonts w:hint="eastAsia" w:ascii="楷体_GB2312" w:hAnsi="楷体_GB2312" w:eastAsia="楷体_GB2312" w:cs="楷体_GB2312"/>
                  <w:vertAlign w:val="baseline"/>
                  <w:lang w:val="en-US" w:eastAsia="zh-CN"/>
                  <w:rPrChange w:id="4851" w:author="Jinglin Sun" w:date="2024-05-06T09:55:09Z">
                    <w:rPr>
                      <w:rFonts w:hint="eastAsia" w:ascii="黑体" w:hAnsi="黑体" w:eastAsia="黑体" w:cs="黑体"/>
                      <w:vertAlign w:val="baseline"/>
                      <w:lang w:val="en-US" w:eastAsia="zh-CN"/>
                    </w:rPr>
                  </w:rPrChange>
                </w:rPr>
                <w:delText>2016</w:delText>
              </w:r>
            </w:del>
          </w:p>
        </w:tc>
        <w:tc>
          <w:tcPr>
            <w:tcW w:w="2190" w:type="pct"/>
            <w:vAlign w:val="center"/>
            <w:tcPrChange w:id="4852" w:author="Jinglin Sun" w:date="2024-05-06T09:56:19Z">
              <w:tcPr>
                <w:tcW w:w="2389" w:type="dxa"/>
                <w:vAlign w:val="center"/>
              </w:tcPr>
            </w:tcPrChange>
          </w:tcPr>
          <w:p w14:paraId="2688BD6C">
            <w:pPr>
              <w:jc w:val="center"/>
              <w:rPr>
                <w:del w:id="4853" w:author="Jinglin Sun" w:date="2024-07-25T14:02:40Z"/>
                <w:rFonts w:hint="eastAsia" w:ascii="楷体_GB2312" w:hAnsi="楷体_GB2312" w:eastAsia="楷体_GB2312" w:cs="楷体_GB2312"/>
                <w:vertAlign w:val="baseline"/>
                <w:lang w:val="en-US" w:eastAsia="zh-CN"/>
                <w:rPrChange w:id="4854" w:author="Jinglin Sun" w:date="2024-05-06T09:55:09Z">
                  <w:rPr>
                    <w:del w:id="4855" w:author="Jinglin Sun" w:date="2024-07-25T14:02:40Z"/>
                    <w:rFonts w:hint="eastAsia" w:ascii="黑体" w:hAnsi="黑体" w:eastAsia="黑体" w:cs="黑体"/>
                    <w:vertAlign w:val="baseline"/>
                    <w:lang w:val="en-US" w:eastAsia="zh-CN"/>
                  </w:rPr>
                </w:rPrChange>
              </w:rPr>
            </w:pPr>
            <w:del w:id="4856" w:author="Jinglin Sun" w:date="2024-07-25T14:02:40Z">
              <w:r>
                <w:rPr>
                  <w:rFonts w:hint="eastAsia" w:ascii="楷体_GB2312" w:hAnsi="楷体_GB2312" w:eastAsia="楷体_GB2312" w:cs="楷体_GB2312"/>
                  <w:vertAlign w:val="baseline"/>
                  <w:lang w:val="en-US" w:eastAsia="zh-CN"/>
                  <w:rPrChange w:id="4857" w:author="Jinglin Sun" w:date="2024-05-06T09:55:09Z">
                    <w:rPr>
                      <w:rFonts w:hint="eastAsia" w:ascii="黑体" w:hAnsi="黑体" w:eastAsia="黑体" w:cs="黑体"/>
                      <w:vertAlign w:val="baseline"/>
                      <w:lang w:val="en-US" w:eastAsia="zh-CN"/>
                    </w:rPr>
                  </w:rPrChange>
                </w:rPr>
                <w:delText>中共中央国务院</w:delText>
              </w:r>
            </w:del>
          </w:p>
        </w:tc>
        <w:tc>
          <w:tcPr>
            <w:tcW w:w="2398" w:type="pct"/>
            <w:vAlign w:val="center"/>
            <w:tcPrChange w:id="4858" w:author="Jinglin Sun" w:date="2024-05-06T09:56:19Z">
              <w:tcPr>
                <w:tcW w:w="4433" w:type="dxa"/>
                <w:vAlign w:val="center"/>
              </w:tcPr>
            </w:tcPrChange>
          </w:tcPr>
          <w:p w14:paraId="51215A5A">
            <w:pPr>
              <w:jc w:val="center"/>
              <w:rPr>
                <w:del w:id="4859" w:author="Jinglin Sun" w:date="2024-07-25T14:02:40Z"/>
                <w:rFonts w:hint="eastAsia" w:ascii="楷体_GB2312" w:hAnsi="楷体_GB2312" w:eastAsia="楷体_GB2312" w:cs="楷体_GB2312"/>
                <w:vertAlign w:val="baseline"/>
                <w:lang w:val="en-US" w:eastAsia="zh-CN"/>
                <w:rPrChange w:id="4860" w:author="Jinglin Sun" w:date="2024-05-06T09:55:09Z">
                  <w:rPr>
                    <w:del w:id="4861" w:author="Jinglin Sun" w:date="2024-07-25T14:02:40Z"/>
                    <w:rFonts w:hint="eastAsia" w:ascii="黑体" w:hAnsi="黑体" w:eastAsia="黑体" w:cs="黑体"/>
                    <w:vertAlign w:val="baseline"/>
                    <w:lang w:val="en-US" w:eastAsia="zh-CN"/>
                  </w:rPr>
                </w:rPrChange>
              </w:rPr>
            </w:pPr>
            <w:del w:id="4862" w:author="Jinglin Sun" w:date="2024-07-25T14:02:40Z">
              <w:r>
                <w:rPr>
                  <w:rStyle w:val="10"/>
                  <w:rFonts w:hint="eastAsia" w:ascii="楷体_GB2312" w:hAnsi="楷体_GB2312" w:eastAsia="楷体_GB2312" w:cs="楷体_GB2312"/>
                  <w:b w:val="0"/>
                  <w:bCs w:val="0"/>
                  <w:i w:val="0"/>
                  <w:iCs w:val="0"/>
                  <w:caps w:val="0"/>
                  <w:color w:val="000080"/>
                  <w:spacing w:val="0"/>
                  <w:sz w:val="24"/>
                  <w:szCs w:val="24"/>
                  <w:shd w:val="clear" w:fill="FFFFFF"/>
                  <w:rPrChange w:id="4863" w:author="Jinglin Sun" w:date="2024-05-06T09:55:09Z">
                    <w:rPr>
                      <w:rStyle w:val="11"/>
                      <w:rFonts w:ascii="微软雅黑" w:hAnsi="微软雅黑" w:eastAsia="微软雅黑" w:cs="微软雅黑"/>
                      <w:b/>
                      <w:bCs/>
                      <w:i w:val="0"/>
                      <w:iCs w:val="0"/>
                      <w:caps w:val="0"/>
                      <w:color w:val="000080"/>
                      <w:spacing w:val="0"/>
                      <w:sz w:val="16"/>
                      <w:szCs w:val="16"/>
                      <w:shd w:val="clear" w:fill="FFFFFF"/>
                    </w:rPr>
                  </w:rPrChange>
                </w:rPr>
                <w:delText>《“健康中国</w:delText>
              </w:r>
            </w:del>
            <w:del w:id="4864" w:author="Jinglin Sun" w:date="2024-07-25T14:02:40Z">
              <w:r>
                <w:rPr>
                  <w:rStyle w:val="10"/>
                  <w:rFonts w:hint="eastAsia" w:ascii="楷体_GB2312" w:hAnsi="楷体_GB2312" w:eastAsia="楷体_GB2312" w:cs="楷体_GB2312"/>
                  <w:b w:val="0"/>
                  <w:bCs w:val="0"/>
                  <w:i w:val="0"/>
                  <w:iCs w:val="0"/>
                  <w:caps w:val="0"/>
                  <w:color w:val="000080"/>
                  <w:spacing w:val="0"/>
                  <w:sz w:val="24"/>
                  <w:szCs w:val="24"/>
                  <w:shd w:val="clear" w:fill="FFFFFF"/>
                  <w:rPrChange w:id="4865" w:author="Jinglin Sun" w:date="2024-05-06T09:55:09Z">
                    <w:rPr>
                      <w:rStyle w:val="11"/>
                      <w:rFonts w:ascii="微软雅黑" w:hAnsi="微软雅黑" w:eastAsia="微软雅黑" w:cs="微软雅黑"/>
                      <w:b/>
                      <w:bCs/>
                      <w:i w:val="0"/>
                      <w:iCs w:val="0"/>
                      <w:caps w:val="0"/>
                      <w:color w:val="000080"/>
                      <w:spacing w:val="0"/>
                      <w:sz w:val="16"/>
                      <w:szCs w:val="16"/>
                      <w:shd w:val="clear" w:fill="FFFFFF"/>
                    </w:rPr>
                  </w:rPrChange>
                </w:rPr>
                <w:delText>2030</w:delText>
              </w:r>
            </w:del>
            <w:del w:id="4866" w:author="Jinglin Sun" w:date="2024-07-25T14:02:40Z">
              <w:r>
                <w:rPr>
                  <w:rStyle w:val="10"/>
                  <w:rFonts w:hint="eastAsia" w:ascii="楷体_GB2312" w:hAnsi="楷体_GB2312" w:eastAsia="楷体_GB2312" w:cs="楷体_GB2312"/>
                  <w:b w:val="0"/>
                  <w:bCs w:val="0"/>
                  <w:i w:val="0"/>
                  <w:iCs w:val="0"/>
                  <w:caps w:val="0"/>
                  <w:color w:val="000080"/>
                  <w:spacing w:val="0"/>
                  <w:sz w:val="24"/>
                  <w:szCs w:val="24"/>
                  <w:shd w:val="clear" w:fill="FFFFFF"/>
                  <w:rPrChange w:id="4867" w:author="Jinglin Sun" w:date="2024-05-06T09:55:09Z">
                    <w:rPr>
                      <w:rStyle w:val="11"/>
                      <w:rFonts w:ascii="微软雅黑" w:hAnsi="微软雅黑" w:eastAsia="微软雅黑" w:cs="微软雅黑"/>
                      <w:b/>
                      <w:bCs/>
                      <w:i w:val="0"/>
                      <w:iCs w:val="0"/>
                      <w:caps w:val="0"/>
                      <w:color w:val="000080"/>
                      <w:spacing w:val="0"/>
                      <w:sz w:val="16"/>
                      <w:szCs w:val="16"/>
                      <w:shd w:val="clear" w:fill="FFFFFF"/>
                    </w:rPr>
                  </w:rPrChange>
                </w:rPr>
                <w:delText>”规划纲要》</w:delText>
              </w:r>
            </w:del>
          </w:p>
        </w:tc>
      </w:tr>
      <w:tr w14:paraId="04C6C05E">
        <w:trPr>
          <w:trHeight w:val="1227" w:hRule="atLeast"/>
          <w:del w:id="4868" w:author="Jinglin Sun" w:date="2024-07-25T14:02:40Z"/>
          <w:trPrChange w:id="4869" w:author="Jinglin Sun" w:date="2024-05-06T09:56:19Z">
            <w:trPr>
              <w:trHeight w:val="1227" w:hRule="atLeast"/>
            </w:trPr>
          </w:trPrChange>
        </w:trPr>
        <w:tc>
          <w:tcPr>
            <w:tcW w:w="410" w:type="pct"/>
            <w:vAlign w:val="center"/>
            <w:tcPrChange w:id="4870" w:author="Jinglin Sun" w:date="2024-05-06T09:56:19Z">
              <w:tcPr>
                <w:tcW w:w="778" w:type="dxa"/>
                <w:vAlign w:val="center"/>
              </w:tcPr>
            </w:tcPrChange>
          </w:tcPr>
          <w:p w14:paraId="51819B5D">
            <w:pPr>
              <w:jc w:val="center"/>
              <w:rPr>
                <w:del w:id="4871" w:author="Jinglin Sun" w:date="2024-07-25T14:02:40Z"/>
                <w:rFonts w:hint="eastAsia" w:ascii="楷体_GB2312" w:hAnsi="楷体_GB2312" w:eastAsia="楷体_GB2312" w:cs="楷体_GB2312"/>
                <w:vertAlign w:val="baseline"/>
                <w:lang w:val="en-US" w:eastAsia="zh-CN"/>
                <w:rPrChange w:id="4872" w:author="Jinglin Sun" w:date="2024-05-06T09:55:09Z">
                  <w:rPr>
                    <w:del w:id="4873" w:author="Jinglin Sun" w:date="2024-07-25T14:02:40Z"/>
                    <w:rFonts w:hint="default" w:ascii="黑体" w:hAnsi="黑体" w:eastAsia="黑体" w:cs="黑体"/>
                    <w:vertAlign w:val="baseline"/>
                    <w:lang w:val="en-US" w:eastAsia="zh-CN"/>
                  </w:rPr>
                </w:rPrChange>
              </w:rPr>
            </w:pPr>
            <w:del w:id="4874" w:author="Jinglin Sun" w:date="2024-07-25T14:02:40Z">
              <w:r>
                <w:rPr>
                  <w:rFonts w:hint="eastAsia" w:ascii="楷体_GB2312" w:hAnsi="楷体_GB2312" w:eastAsia="楷体_GB2312" w:cs="楷体_GB2312"/>
                  <w:vertAlign w:val="baseline"/>
                  <w:lang w:val="en-US" w:eastAsia="zh-CN"/>
                  <w:rPrChange w:id="4875" w:author="Jinglin Sun" w:date="2024-05-06T09:55:09Z">
                    <w:rPr>
                      <w:rFonts w:hint="eastAsia" w:ascii="黑体" w:hAnsi="黑体" w:eastAsia="黑体" w:cs="黑体"/>
                      <w:vertAlign w:val="baseline"/>
                      <w:lang w:val="en-US" w:eastAsia="zh-CN"/>
                    </w:rPr>
                  </w:rPrChange>
                </w:rPr>
                <w:delText>2016</w:delText>
              </w:r>
            </w:del>
          </w:p>
        </w:tc>
        <w:tc>
          <w:tcPr>
            <w:tcW w:w="2190" w:type="pct"/>
            <w:vAlign w:val="center"/>
            <w:tcPrChange w:id="4876" w:author="Jinglin Sun" w:date="2024-05-06T09:56:19Z">
              <w:tcPr>
                <w:tcW w:w="2389" w:type="dxa"/>
                <w:vAlign w:val="center"/>
              </w:tcPr>
            </w:tcPrChange>
          </w:tcPr>
          <w:p w14:paraId="3DD7BF7F">
            <w:pPr>
              <w:jc w:val="center"/>
              <w:rPr>
                <w:del w:id="4877" w:author="Jinglin Sun" w:date="2024-07-25T14:02:40Z"/>
                <w:rFonts w:hint="eastAsia" w:ascii="楷体_GB2312" w:hAnsi="楷体_GB2312" w:eastAsia="楷体_GB2312" w:cs="楷体_GB2312"/>
                <w:vertAlign w:val="baseline"/>
                <w:lang w:val="en-US" w:eastAsia="zh-CN"/>
                <w:rPrChange w:id="4878" w:author="Jinglin Sun" w:date="2024-05-06T09:55:09Z">
                  <w:rPr>
                    <w:del w:id="4879" w:author="Jinglin Sun" w:date="2024-07-25T14:02:40Z"/>
                    <w:rFonts w:hint="eastAsia" w:ascii="黑体" w:hAnsi="黑体" w:eastAsia="黑体" w:cs="黑体"/>
                    <w:vertAlign w:val="baseline"/>
                    <w:lang w:val="en-US" w:eastAsia="zh-CN"/>
                  </w:rPr>
                </w:rPrChange>
              </w:rPr>
            </w:pPr>
            <w:del w:id="4880" w:author="Jinglin Sun" w:date="2024-07-25T14:02:40Z">
              <w:r>
                <w:rPr>
                  <w:rFonts w:hint="eastAsia" w:ascii="楷体_GB2312" w:hAnsi="楷体_GB2312" w:eastAsia="楷体_GB2312" w:cs="楷体_GB2312"/>
                  <w:vertAlign w:val="baseline"/>
                  <w:lang w:val="en-US" w:eastAsia="zh-CN"/>
                  <w:rPrChange w:id="4881" w:author="Jinglin Sun" w:date="2024-05-06T09:55:09Z">
                    <w:rPr>
                      <w:rFonts w:hint="eastAsia" w:ascii="黑体" w:hAnsi="黑体" w:eastAsia="黑体" w:cs="黑体"/>
                      <w:vertAlign w:val="baseline"/>
                      <w:lang w:val="en-US" w:eastAsia="zh-CN"/>
                    </w:rPr>
                  </w:rPrChange>
                </w:rPr>
                <w:delText>国务院办公厅</w:delText>
              </w:r>
            </w:del>
          </w:p>
        </w:tc>
        <w:tc>
          <w:tcPr>
            <w:tcW w:w="2398" w:type="pct"/>
            <w:vAlign w:val="center"/>
            <w:tcPrChange w:id="4882" w:author="Jinglin Sun" w:date="2024-05-06T09:56:19Z">
              <w:tcPr>
                <w:tcW w:w="4433" w:type="dxa"/>
                <w:vAlign w:val="center"/>
              </w:tcPr>
            </w:tcPrChange>
          </w:tcPr>
          <w:p w14:paraId="3B54D4DC">
            <w:pPr>
              <w:jc w:val="center"/>
              <w:rPr>
                <w:del w:id="4883" w:author="Jinglin Sun" w:date="2024-07-25T14:02:40Z"/>
                <w:rFonts w:hint="eastAsia" w:ascii="楷体_GB2312" w:hAnsi="楷体_GB2312" w:eastAsia="楷体_GB2312" w:cs="楷体_GB2312"/>
                <w:vertAlign w:val="baseline"/>
                <w:lang w:val="en-US" w:eastAsia="zh-CN"/>
                <w:rPrChange w:id="4884" w:author="Jinglin Sun" w:date="2024-05-06T09:55:09Z">
                  <w:rPr>
                    <w:del w:id="4885" w:author="Jinglin Sun" w:date="2024-07-25T14:02:40Z"/>
                    <w:rFonts w:hint="eastAsia" w:ascii="黑体" w:hAnsi="黑体" w:eastAsia="黑体" w:cs="黑体"/>
                    <w:vertAlign w:val="baseline"/>
                    <w:lang w:val="en-US" w:eastAsia="zh-CN"/>
                  </w:rPr>
                </w:rPrChange>
              </w:rPr>
            </w:pPr>
            <w:del w:id="4886" w:author="Jinglin Sun" w:date="2024-07-25T14:02:40Z">
              <w:r>
                <w:rPr>
                  <w:rFonts w:hint="eastAsia" w:ascii="楷体_GB2312" w:hAnsi="楷体_GB2312" w:eastAsia="楷体_GB2312" w:cs="楷体_GB2312"/>
                  <w:vertAlign w:val="baseline"/>
                  <w:lang w:val="en-US" w:eastAsia="zh-CN"/>
                  <w:rPrChange w:id="4887" w:author="Jinglin Sun" w:date="2024-05-06T09:55:09Z">
                    <w:rPr>
                      <w:rFonts w:hint="eastAsia" w:ascii="黑体" w:hAnsi="黑体" w:eastAsia="黑体" w:cs="黑体"/>
                      <w:vertAlign w:val="baseline"/>
                      <w:lang w:val="en-US" w:eastAsia="zh-CN"/>
                    </w:rPr>
                  </w:rPrChange>
                </w:rPr>
                <w:delText>《关于促进医药产业健康发展的指导意见》</w:delText>
              </w:r>
            </w:del>
          </w:p>
        </w:tc>
      </w:tr>
      <w:tr w14:paraId="06E5C9CF">
        <w:trPr>
          <w:trHeight w:val="1227" w:hRule="atLeast"/>
          <w:del w:id="4888" w:author="Jinglin Sun" w:date="2024-07-25T14:02:40Z"/>
          <w:trPrChange w:id="4889" w:author="Jinglin Sun" w:date="2024-05-06T09:56:19Z">
            <w:trPr>
              <w:trHeight w:val="1227" w:hRule="atLeast"/>
            </w:trPr>
          </w:trPrChange>
        </w:trPr>
        <w:tc>
          <w:tcPr>
            <w:tcW w:w="410" w:type="pct"/>
            <w:vAlign w:val="center"/>
            <w:tcPrChange w:id="4890" w:author="Jinglin Sun" w:date="2024-05-06T09:56:19Z">
              <w:tcPr>
                <w:tcW w:w="778" w:type="dxa"/>
                <w:vAlign w:val="center"/>
              </w:tcPr>
            </w:tcPrChange>
          </w:tcPr>
          <w:p w14:paraId="71CB9276">
            <w:pPr>
              <w:jc w:val="center"/>
              <w:rPr>
                <w:del w:id="4891" w:author="Jinglin Sun" w:date="2024-07-25T14:02:40Z"/>
                <w:rFonts w:hint="eastAsia" w:ascii="楷体_GB2312" w:hAnsi="楷体_GB2312" w:eastAsia="楷体_GB2312" w:cs="楷体_GB2312"/>
                <w:vertAlign w:val="baseline"/>
                <w:lang w:val="en-US" w:eastAsia="zh-CN"/>
                <w:rPrChange w:id="4892" w:author="Jinglin Sun" w:date="2024-05-06T09:55:09Z">
                  <w:rPr>
                    <w:del w:id="4893" w:author="Jinglin Sun" w:date="2024-07-25T14:02:40Z"/>
                    <w:rFonts w:hint="default" w:ascii="黑体" w:hAnsi="黑体" w:eastAsia="黑体" w:cs="黑体"/>
                    <w:vertAlign w:val="baseline"/>
                    <w:lang w:val="en-US" w:eastAsia="zh-CN"/>
                  </w:rPr>
                </w:rPrChange>
              </w:rPr>
            </w:pPr>
            <w:del w:id="4894" w:author="Jinglin Sun" w:date="2024-07-25T14:02:40Z">
              <w:r>
                <w:rPr>
                  <w:rFonts w:hint="eastAsia" w:ascii="楷体_GB2312" w:hAnsi="楷体_GB2312" w:eastAsia="楷体_GB2312" w:cs="楷体_GB2312"/>
                  <w:vertAlign w:val="baseline"/>
                  <w:lang w:val="en-US" w:eastAsia="zh-CN"/>
                  <w:rPrChange w:id="4895" w:author="Jinglin Sun" w:date="2024-05-06T09:55:09Z">
                    <w:rPr>
                      <w:rFonts w:hint="eastAsia" w:ascii="黑体" w:hAnsi="黑体" w:eastAsia="黑体" w:cs="黑体"/>
                      <w:vertAlign w:val="baseline"/>
                      <w:lang w:val="en-US" w:eastAsia="zh-CN"/>
                    </w:rPr>
                  </w:rPrChange>
                </w:rPr>
                <w:delText>2016</w:delText>
              </w:r>
            </w:del>
          </w:p>
        </w:tc>
        <w:tc>
          <w:tcPr>
            <w:tcW w:w="2190" w:type="pct"/>
            <w:vAlign w:val="center"/>
            <w:tcPrChange w:id="4896" w:author="Jinglin Sun" w:date="2024-05-06T09:56:19Z">
              <w:tcPr>
                <w:tcW w:w="2389" w:type="dxa"/>
                <w:vAlign w:val="center"/>
              </w:tcPr>
            </w:tcPrChange>
          </w:tcPr>
          <w:p w14:paraId="29FC2F06">
            <w:pPr>
              <w:jc w:val="center"/>
              <w:rPr>
                <w:del w:id="4897" w:author="Jinglin Sun" w:date="2024-07-25T14:02:40Z"/>
                <w:rFonts w:hint="eastAsia" w:ascii="楷体_GB2312" w:hAnsi="楷体_GB2312" w:eastAsia="楷体_GB2312" w:cs="楷体_GB2312"/>
                <w:vertAlign w:val="baseline"/>
                <w:lang w:val="en-US" w:eastAsia="zh-CN"/>
                <w:rPrChange w:id="4898" w:author="Jinglin Sun" w:date="2024-05-06T09:55:09Z">
                  <w:rPr>
                    <w:del w:id="4899" w:author="Jinglin Sun" w:date="2024-07-25T14:02:40Z"/>
                    <w:rFonts w:hint="eastAsia" w:ascii="黑体" w:hAnsi="黑体" w:eastAsia="黑体" w:cs="黑体"/>
                    <w:vertAlign w:val="baseline"/>
                    <w:lang w:val="en-US" w:eastAsia="zh-CN"/>
                  </w:rPr>
                </w:rPrChange>
              </w:rPr>
            </w:pPr>
            <w:del w:id="4900" w:author="Jinglin Sun" w:date="2024-07-25T14:02:40Z">
              <w:r>
                <w:rPr>
                  <w:rFonts w:hint="eastAsia" w:ascii="楷体_GB2312" w:hAnsi="楷体_GB2312" w:eastAsia="楷体_GB2312" w:cs="楷体_GB2312"/>
                  <w:vertAlign w:val="baseline"/>
                  <w:lang w:val="en-US" w:eastAsia="zh-CN"/>
                  <w:rPrChange w:id="4901" w:author="Jinglin Sun" w:date="2024-05-06T09:55:09Z">
                    <w:rPr>
                      <w:rFonts w:hint="eastAsia" w:ascii="黑体" w:hAnsi="黑体" w:eastAsia="黑体" w:cs="黑体"/>
                      <w:vertAlign w:val="baseline"/>
                      <w:lang w:val="en-US" w:eastAsia="zh-CN"/>
                    </w:rPr>
                  </w:rPrChange>
                </w:rPr>
                <w:delText>国务院</w:delText>
              </w:r>
            </w:del>
          </w:p>
        </w:tc>
        <w:tc>
          <w:tcPr>
            <w:tcW w:w="2398" w:type="pct"/>
            <w:vAlign w:val="center"/>
            <w:tcPrChange w:id="4902" w:author="Jinglin Sun" w:date="2024-05-06T09:56:19Z">
              <w:tcPr>
                <w:tcW w:w="4433" w:type="dxa"/>
                <w:vAlign w:val="center"/>
              </w:tcPr>
            </w:tcPrChange>
          </w:tcPr>
          <w:p w14:paraId="1A104AEA">
            <w:pPr>
              <w:jc w:val="center"/>
              <w:rPr>
                <w:del w:id="4903" w:author="Jinglin Sun" w:date="2024-07-25T14:02:40Z"/>
                <w:rFonts w:hint="eastAsia" w:ascii="楷体_GB2312" w:hAnsi="楷体_GB2312" w:eastAsia="楷体_GB2312" w:cs="楷体_GB2312"/>
                <w:vertAlign w:val="baseline"/>
                <w:lang w:val="en-US" w:eastAsia="zh-CN"/>
                <w:rPrChange w:id="4904" w:author="Jinglin Sun" w:date="2024-05-06T09:55:09Z">
                  <w:rPr>
                    <w:del w:id="4905" w:author="Jinglin Sun" w:date="2024-07-25T14:02:40Z"/>
                    <w:rFonts w:hint="eastAsia" w:ascii="黑体" w:hAnsi="黑体" w:eastAsia="黑体" w:cs="黑体"/>
                    <w:vertAlign w:val="baseline"/>
                    <w:lang w:val="en-US" w:eastAsia="zh-CN"/>
                  </w:rPr>
                </w:rPrChange>
              </w:rPr>
            </w:pPr>
            <w:del w:id="4906" w:author="Jinglin Sun" w:date="2024-07-25T14:02:40Z">
              <w:r>
                <w:rPr>
                  <w:rFonts w:hint="eastAsia" w:ascii="楷体_GB2312" w:hAnsi="楷体_GB2312" w:eastAsia="楷体_GB2312" w:cs="楷体_GB2312"/>
                  <w:vertAlign w:val="baseline"/>
                  <w:lang w:val="en-US" w:eastAsia="zh-CN"/>
                  <w:rPrChange w:id="4907" w:author="Jinglin Sun" w:date="2024-05-06T09:55:09Z">
                    <w:rPr>
                      <w:rFonts w:hint="eastAsia" w:ascii="黑体" w:hAnsi="黑体" w:eastAsia="黑体" w:cs="黑体"/>
                      <w:vertAlign w:val="baseline"/>
                      <w:lang w:val="en-US" w:eastAsia="zh-CN"/>
                    </w:rPr>
                  </w:rPrChange>
                </w:rPr>
                <w:delText>《“十三五”深化医药卫生体制改革规划》</w:delText>
              </w:r>
            </w:del>
          </w:p>
        </w:tc>
      </w:tr>
      <w:tr w14:paraId="377B0CD6">
        <w:trPr>
          <w:del w:id="4908" w:author="Jinglin Sun" w:date="2024-07-25T14:02:40Z"/>
        </w:trPr>
        <w:tc>
          <w:tcPr>
            <w:tcW w:w="410" w:type="pct"/>
            <w:vAlign w:val="center"/>
            <w:tcPrChange w:id="4910" w:author="Jinglin Sun" w:date="2024-05-06T09:56:19Z">
              <w:tcPr>
                <w:tcW w:w="778" w:type="dxa"/>
                <w:vAlign w:val="center"/>
              </w:tcPr>
            </w:tcPrChange>
          </w:tcPr>
          <w:p w14:paraId="5FC5BF60">
            <w:pPr>
              <w:jc w:val="center"/>
              <w:rPr>
                <w:del w:id="4911" w:author="Jinglin Sun" w:date="2024-07-25T14:02:40Z"/>
                <w:rFonts w:hint="eastAsia" w:ascii="楷体_GB2312" w:hAnsi="楷体_GB2312" w:eastAsia="楷体_GB2312" w:cs="楷体_GB2312"/>
                <w:vertAlign w:val="baseline"/>
                <w:lang w:val="en-US" w:eastAsia="zh-CN"/>
                <w:rPrChange w:id="4912" w:author="Jinglin Sun" w:date="2024-05-06T09:55:09Z">
                  <w:rPr>
                    <w:del w:id="4913" w:author="Jinglin Sun" w:date="2024-07-25T14:02:40Z"/>
                    <w:rFonts w:hint="default" w:ascii="黑体" w:hAnsi="黑体" w:eastAsia="黑体" w:cs="黑体"/>
                    <w:vertAlign w:val="baseline"/>
                    <w:lang w:val="en-US" w:eastAsia="zh-CN"/>
                  </w:rPr>
                </w:rPrChange>
              </w:rPr>
            </w:pPr>
            <w:del w:id="4914" w:author="Jinglin Sun" w:date="2024-07-25T14:02:40Z">
              <w:r>
                <w:rPr>
                  <w:rFonts w:hint="eastAsia" w:ascii="楷体_GB2312" w:hAnsi="楷体_GB2312" w:eastAsia="楷体_GB2312" w:cs="楷体_GB2312"/>
                  <w:vertAlign w:val="baseline"/>
                  <w:lang w:val="en-US" w:eastAsia="zh-CN"/>
                  <w:rPrChange w:id="4915" w:author="Jinglin Sun" w:date="2024-05-06T09:55:09Z">
                    <w:rPr>
                      <w:rFonts w:hint="eastAsia" w:ascii="黑体" w:hAnsi="黑体" w:eastAsia="黑体" w:cs="黑体"/>
                      <w:vertAlign w:val="baseline"/>
                      <w:lang w:val="en-US" w:eastAsia="zh-CN"/>
                    </w:rPr>
                  </w:rPrChange>
                </w:rPr>
                <w:delText>2016</w:delText>
              </w:r>
            </w:del>
          </w:p>
        </w:tc>
        <w:tc>
          <w:tcPr>
            <w:tcW w:w="2190" w:type="pct"/>
            <w:vAlign w:val="center"/>
            <w:tcPrChange w:id="4916" w:author="Jinglin Sun" w:date="2024-05-06T09:56:19Z">
              <w:tcPr>
                <w:tcW w:w="2389" w:type="dxa"/>
                <w:vAlign w:val="center"/>
              </w:tcPr>
            </w:tcPrChange>
          </w:tcPr>
          <w:p w14:paraId="203B18E2">
            <w:pPr>
              <w:jc w:val="center"/>
              <w:rPr>
                <w:del w:id="4917" w:author="Jinglin Sun" w:date="2024-07-25T14:02:40Z"/>
                <w:rFonts w:hint="eastAsia" w:ascii="楷体_GB2312" w:hAnsi="楷体_GB2312" w:eastAsia="楷体_GB2312" w:cs="楷体_GB2312"/>
                <w:vertAlign w:val="baseline"/>
                <w:lang w:val="en-US" w:eastAsia="zh-CN"/>
                <w:rPrChange w:id="4918" w:author="Jinglin Sun" w:date="2024-05-06T09:55:09Z">
                  <w:rPr>
                    <w:del w:id="4919" w:author="Jinglin Sun" w:date="2024-07-25T14:02:40Z"/>
                    <w:rFonts w:hint="eastAsia" w:ascii="黑体" w:hAnsi="黑体" w:eastAsia="黑体" w:cs="黑体"/>
                    <w:vertAlign w:val="baseline"/>
                    <w:lang w:val="en-US" w:eastAsia="zh-CN"/>
                  </w:rPr>
                </w:rPrChange>
              </w:rPr>
            </w:pPr>
            <w:del w:id="4920" w:author="Jinglin Sun" w:date="2024-07-25T14:02:40Z">
              <w:r>
                <w:rPr>
                  <w:rFonts w:hint="eastAsia" w:ascii="楷体_GB2312" w:hAnsi="楷体_GB2312" w:eastAsia="楷体_GB2312" w:cs="楷体_GB2312"/>
                  <w:vertAlign w:val="baseline"/>
                  <w:lang w:val="en-US" w:eastAsia="zh-CN"/>
                  <w:rPrChange w:id="4921" w:author="Jinglin Sun" w:date="2024-05-06T09:55:09Z">
                    <w:rPr>
                      <w:rFonts w:hint="eastAsia" w:ascii="黑体" w:hAnsi="黑体" w:eastAsia="黑体" w:cs="黑体"/>
                      <w:vertAlign w:val="baseline"/>
                      <w:lang w:val="en-US" w:eastAsia="zh-CN"/>
                    </w:rPr>
                  </w:rPrChange>
                </w:rPr>
                <w:fldChar w:fldCharType="begin"/>
              </w:r>
            </w:del>
            <w:del w:id="4922" w:author="Jinglin Sun" w:date="2024-07-25T14:02:40Z">
              <w:r>
                <w:rPr>
                  <w:rFonts w:hint="eastAsia" w:ascii="楷体_GB2312" w:hAnsi="楷体_GB2312" w:eastAsia="楷体_GB2312" w:cs="楷体_GB2312"/>
                  <w:vertAlign w:val="baseline"/>
                  <w:lang w:val="en-US" w:eastAsia="zh-CN"/>
                  <w:rPrChange w:id="4923" w:author="Jinglin Sun" w:date="2024-05-06T09:55:09Z">
                    <w:rPr>
                      <w:rFonts w:hint="eastAsia" w:ascii="黑体" w:hAnsi="黑体" w:eastAsia="黑体" w:cs="黑体"/>
                      <w:vertAlign w:val="baseline"/>
                      <w:lang w:val="en-US" w:eastAsia="zh-CN"/>
                    </w:rPr>
                  </w:rPrChange>
                </w:rPr>
                <w:delInstrText xml:space="preserve"> HYPERLINK "http://www.baidu.com/link?url=RvZwCjKQy874PMBZbK9DgWMyyKA1JmIDtRv2E49Atu9cW12U-NC6xGGxbVSzaQTthxz58be_Uk82h5tyK9nB9Ar3Poy9ehvWGJPI5XgXwSiUykLb4mqfZ0ctYxpL5R9H_KQil7r3oGUkW53blo0C-Wdingv7G75pWRn1kzIth1fSjJDt7mAXDjwYuoKl4amlc5CmKQX7mPrg6NBWnh2rDeeqXdAbgfphljfrAP_32sl4FZrVbJenCniL7s6ZzBmr3bwfCcuqKf1sABhQF7jLynKX7LsGg70jYrGqPqpJyh9xLWh1DQc2b7IYOEgTmUnMgPUg0ZvOzEu1fHyj8EbY-KIPFQvlVFpok--sr7i4KVBSvGEmIJkKE3CN6YQAi5fNo710MLlE0U5e4Reb8URFva" \t "https://www.baidu.com/_blank" </w:delInstrText>
              </w:r>
            </w:del>
            <w:del w:id="4924" w:author="Jinglin Sun" w:date="2024-07-25T14:02:40Z">
              <w:r>
                <w:rPr>
                  <w:rFonts w:hint="eastAsia" w:ascii="楷体_GB2312" w:hAnsi="楷体_GB2312" w:eastAsia="楷体_GB2312" w:cs="楷体_GB2312"/>
                  <w:vertAlign w:val="baseline"/>
                  <w:lang w:val="en-US" w:eastAsia="zh-CN"/>
                  <w:rPrChange w:id="4925" w:author="Jinglin Sun" w:date="2024-05-06T09:55:09Z">
                    <w:rPr>
                      <w:rFonts w:hint="eastAsia" w:ascii="黑体" w:hAnsi="黑体" w:eastAsia="黑体" w:cs="黑体"/>
                      <w:vertAlign w:val="baseline"/>
                      <w:lang w:val="en-US" w:eastAsia="zh-CN"/>
                    </w:rPr>
                  </w:rPrChange>
                </w:rPr>
                <w:fldChar w:fldCharType="separate"/>
              </w:r>
            </w:del>
            <w:del w:id="4926" w:author="Jinglin Sun" w:date="2024-07-25T14:02:40Z">
              <w:r>
                <w:rPr>
                  <w:rFonts w:hint="eastAsia" w:ascii="楷体_GB2312" w:hAnsi="楷体_GB2312" w:eastAsia="楷体_GB2312" w:cs="楷体_GB2312"/>
                  <w:vertAlign w:val="baseline"/>
                  <w:lang w:val="en-US" w:eastAsia="zh-CN"/>
                  <w:rPrChange w:id="4927" w:author="Jinglin Sun" w:date="2024-05-06T09:55:09Z">
                    <w:rPr>
                      <w:rFonts w:hint="eastAsia" w:ascii="黑体" w:hAnsi="黑体" w:eastAsia="黑体" w:cs="黑体"/>
                      <w:vertAlign w:val="baseline"/>
                      <w:lang w:val="en-US" w:eastAsia="zh-CN"/>
                    </w:rPr>
                  </w:rPrChange>
                </w:rPr>
                <w:delText>国务院办公厅</w:delText>
              </w:r>
            </w:del>
            <w:del w:id="4928" w:author="Jinglin Sun" w:date="2024-07-25T14:02:40Z">
              <w:r>
                <w:rPr>
                  <w:rFonts w:hint="eastAsia" w:ascii="楷体_GB2312" w:hAnsi="楷体_GB2312" w:eastAsia="楷体_GB2312" w:cs="楷体_GB2312"/>
                  <w:vertAlign w:val="baseline"/>
                  <w:lang w:val="en-US" w:eastAsia="zh-CN"/>
                  <w:rPrChange w:id="4929" w:author="Jinglin Sun" w:date="2024-05-06T09:55:09Z">
                    <w:rPr>
                      <w:rFonts w:hint="eastAsia" w:ascii="黑体" w:hAnsi="黑体" w:eastAsia="黑体" w:cs="黑体"/>
                      <w:vertAlign w:val="baseline"/>
                      <w:lang w:val="en-US" w:eastAsia="zh-CN"/>
                    </w:rPr>
                  </w:rPrChange>
                </w:rPr>
                <w:fldChar w:fldCharType="end"/>
              </w:r>
            </w:del>
          </w:p>
        </w:tc>
        <w:tc>
          <w:tcPr>
            <w:tcW w:w="2398" w:type="pct"/>
            <w:vAlign w:val="center"/>
            <w:tcPrChange w:id="4930" w:author="Jinglin Sun" w:date="2024-05-06T09:56:19Z">
              <w:tcPr>
                <w:tcW w:w="4433" w:type="dxa"/>
                <w:vAlign w:val="center"/>
              </w:tcPr>
            </w:tcPrChange>
          </w:tcPr>
          <w:p w14:paraId="068397BC">
            <w:pPr>
              <w:jc w:val="center"/>
              <w:rPr>
                <w:del w:id="4931" w:author="Jinglin Sun" w:date="2024-07-25T14:02:40Z"/>
                <w:rFonts w:hint="eastAsia" w:ascii="楷体_GB2312" w:hAnsi="楷体_GB2312" w:eastAsia="楷体_GB2312" w:cs="楷体_GB2312"/>
                <w:vertAlign w:val="baseline"/>
                <w:lang w:val="en-US" w:eastAsia="zh-CN"/>
                <w:rPrChange w:id="4932" w:author="Jinglin Sun" w:date="2024-05-06T09:55:09Z">
                  <w:rPr>
                    <w:del w:id="4933" w:author="Jinglin Sun" w:date="2024-07-25T14:02:40Z"/>
                    <w:rFonts w:hint="eastAsia" w:ascii="黑体" w:hAnsi="黑体" w:eastAsia="黑体" w:cs="黑体"/>
                    <w:vertAlign w:val="baseline"/>
                    <w:lang w:val="en-US" w:eastAsia="zh-CN"/>
                  </w:rPr>
                </w:rPrChange>
              </w:rPr>
            </w:pPr>
            <w:del w:id="4934" w:author="Jinglin Sun" w:date="2024-07-25T14:02:40Z">
              <w:r>
                <w:rPr>
                  <w:rFonts w:hint="eastAsia" w:ascii="楷体_GB2312" w:hAnsi="楷体_GB2312" w:eastAsia="楷体_GB2312" w:cs="楷体_GB2312"/>
                  <w:vertAlign w:val="baseline"/>
                  <w:lang w:val="en-US" w:eastAsia="zh-CN"/>
                  <w:rPrChange w:id="4935" w:author="Jinglin Sun" w:date="2024-05-06T09:55:09Z">
                    <w:rPr>
                      <w:rFonts w:hint="eastAsia" w:ascii="黑体" w:hAnsi="黑体" w:eastAsia="黑体" w:cs="黑体"/>
                      <w:vertAlign w:val="baseline"/>
                      <w:lang w:val="en-US" w:eastAsia="zh-CN"/>
                    </w:rPr>
                  </w:rPrChange>
                </w:rPr>
                <w:delText>《关于开展仿制药质量和疗效一致性评价的意见》</w:delText>
              </w:r>
            </w:del>
          </w:p>
        </w:tc>
      </w:tr>
      <w:tr w14:paraId="256FF609">
        <w:trPr>
          <w:del w:id="4936" w:author="Jinglin Sun" w:date="2024-07-25T14:02:40Z"/>
        </w:trPr>
        <w:tc>
          <w:tcPr>
            <w:tcW w:w="410" w:type="pct"/>
            <w:vAlign w:val="center"/>
            <w:tcPrChange w:id="4938" w:author="Jinglin Sun" w:date="2024-05-06T09:56:19Z">
              <w:tcPr>
                <w:tcW w:w="778" w:type="dxa"/>
                <w:vAlign w:val="center"/>
              </w:tcPr>
            </w:tcPrChange>
          </w:tcPr>
          <w:p w14:paraId="446043A2">
            <w:pPr>
              <w:jc w:val="center"/>
              <w:rPr>
                <w:del w:id="4939" w:author="Jinglin Sun" w:date="2024-07-25T14:02:40Z"/>
                <w:rFonts w:hint="eastAsia" w:ascii="楷体_GB2312" w:hAnsi="楷体_GB2312" w:eastAsia="楷体_GB2312" w:cs="楷体_GB2312"/>
                <w:vertAlign w:val="baseline"/>
                <w:lang w:val="en-US" w:eastAsia="zh-CN"/>
                <w:rPrChange w:id="4940" w:author="Jinglin Sun" w:date="2024-05-06T09:55:09Z">
                  <w:rPr>
                    <w:del w:id="4941" w:author="Jinglin Sun" w:date="2024-07-25T14:02:40Z"/>
                    <w:rFonts w:hint="default" w:ascii="黑体" w:hAnsi="黑体" w:eastAsia="黑体" w:cs="黑体"/>
                    <w:vertAlign w:val="baseline"/>
                    <w:lang w:val="en-US" w:eastAsia="zh-CN"/>
                  </w:rPr>
                </w:rPrChange>
              </w:rPr>
            </w:pPr>
            <w:del w:id="4942" w:author="Jinglin Sun" w:date="2024-07-25T14:02:40Z">
              <w:r>
                <w:rPr>
                  <w:rFonts w:hint="eastAsia" w:ascii="楷体_GB2312" w:hAnsi="楷体_GB2312" w:eastAsia="楷体_GB2312" w:cs="楷体_GB2312"/>
                  <w:vertAlign w:val="baseline"/>
                  <w:lang w:val="en-US" w:eastAsia="zh-CN"/>
                  <w:rPrChange w:id="4943" w:author="Jinglin Sun" w:date="2024-05-06T09:55:09Z">
                    <w:rPr>
                      <w:rFonts w:hint="eastAsia" w:ascii="黑体" w:hAnsi="黑体" w:eastAsia="黑体" w:cs="黑体"/>
                      <w:vertAlign w:val="baseline"/>
                      <w:lang w:val="en-US" w:eastAsia="zh-CN"/>
                    </w:rPr>
                  </w:rPrChange>
                </w:rPr>
                <w:delText>2017</w:delText>
              </w:r>
            </w:del>
          </w:p>
        </w:tc>
        <w:tc>
          <w:tcPr>
            <w:tcW w:w="2190" w:type="pct"/>
            <w:vAlign w:val="center"/>
            <w:tcPrChange w:id="4944" w:author="Jinglin Sun" w:date="2024-05-06T09:56:19Z">
              <w:tcPr>
                <w:tcW w:w="2389" w:type="dxa"/>
                <w:vAlign w:val="center"/>
              </w:tcPr>
            </w:tcPrChange>
          </w:tcPr>
          <w:p w14:paraId="348E1F30">
            <w:pPr>
              <w:jc w:val="center"/>
              <w:rPr>
                <w:del w:id="4945" w:author="Jinglin Sun" w:date="2024-07-25T14:02:40Z"/>
                <w:rFonts w:hint="eastAsia" w:ascii="楷体_GB2312" w:hAnsi="楷体_GB2312" w:eastAsia="楷体_GB2312" w:cs="楷体_GB2312"/>
                <w:vertAlign w:val="baseline"/>
                <w:lang w:val="en-US" w:eastAsia="zh-CN"/>
                <w:rPrChange w:id="4946" w:author="Jinglin Sun" w:date="2024-05-06T09:55:09Z">
                  <w:rPr>
                    <w:del w:id="4947" w:author="Jinglin Sun" w:date="2024-07-25T14:02:40Z"/>
                    <w:rFonts w:hint="eastAsia" w:ascii="黑体" w:hAnsi="黑体" w:eastAsia="黑体" w:cs="黑体"/>
                    <w:vertAlign w:val="baseline"/>
                    <w:lang w:val="en-US" w:eastAsia="zh-CN"/>
                  </w:rPr>
                </w:rPrChange>
              </w:rPr>
            </w:pPr>
            <w:del w:id="4948" w:author="Jinglin Sun" w:date="2024-07-25T14:02:40Z">
              <w:r>
                <w:rPr>
                  <w:rFonts w:hint="eastAsia" w:ascii="楷体_GB2312" w:hAnsi="楷体_GB2312" w:eastAsia="楷体_GB2312" w:cs="楷体_GB2312"/>
                  <w:vertAlign w:val="baseline"/>
                  <w:lang w:val="en-US" w:eastAsia="zh-CN"/>
                  <w:rPrChange w:id="4949" w:author="Jinglin Sun" w:date="2024-05-06T09:55:09Z">
                    <w:rPr>
                      <w:rFonts w:hint="eastAsia" w:ascii="黑体" w:hAnsi="黑体" w:eastAsia="黑体" w:cs="黑体"/>
                      <w:vertAlign w:val="baseline"/>
                      <w:lang w:val="en-US" w:eastAsia="zh-CN"/>
                    </w:rPr>
                  </w:rPrChange>
                </w:rPr>
                <w:delText>国务院办公厅</w:delText>
              </w:r>
            </w:del>
          </w:p>
        </w:tc>
        <w:tc>
          <w:tcPr>
            <w:tcW w:w="2398" w:type="pct"/>
            <w:vAlign w:val="center"/>
            <w:tcPrChange w:id="4950" w:author="Jinglin Sun" w:date="2024-05-06T09:56:19Z">
              <w:tcPr>
                <w:tcW w:w="4433" w:type="dxa"/>
                <w:vAlign w:val="center"/>
              </w:tcPr>
            </w:tcPrChange>
          </w:tcPr>
          <w:p w14:paraId="45398F8C">
            <w:pPr>
              <w:jc w:val="center"/>
              <w:rPr>
                <w:del w:id="4951" w:author="Jinglin Sun" w:date="2024-07-25T14:02:40Z"/>
                <w:rFonts w:hint="eastAsia" w:ascii="楷体_GB2312" w:hAnsi="楷体_GB2312" w:eastAsia="楷体_GB2312" w:cs="楷体_GB2312"/>
                <w:vertAlign w:val="baseline"/>
                <w:lang w:val="en-US" w:eastAsia="zh-CN"/>
                <w:rPrChange w:id="4952" w:author="Jinglin Sun" w:date="2024-05-06T09:55:09Z">
                  <w:rPr>
                    <w:del w:id="4953" w:author="Jinglin Sun" w:date="2024-07-25T14:02:40Z"/>
                    <w:rFonts w:hint="eastAsia" w:ascii="黑体" w:hAnsi="黑体" w:eastAsia="黑体" w:cs="黑体"/>
                    <w:vertAlign w:val="baseline"/>
                    <w:lang w:val="en-US" w:eastAsia="zh-CN"/>
                  </w:rPr>
                </w:rPrChange>
              </w:rPr>
            </w:pPr>
            <w:del w:id="4954" w:author="Jinglin Sun" w:date="2024-07-25T14:02:40Z">
              <w:r>
                <w:rPr>
                  <w:rFonts w:hint="eastAsia" w:ascii="楷体_GB2312" w:hAnsi="楷体_GB2312" w:eastAsia="楷体_GB2312" w:cs="楷体_GB2312"/>
                  <w:vertAlign w:val="baseline"/>
                  <w:lang w:val="en-US" w:eastAsia="zh-CN"/>
                  <w:rPrChange w:id="4955" w:author="Jinglin Sun" w:date="2024-05-06T09:55:09Z">
                    <w:rPr>
                      <w:rFonts w:hint="eastAsia" w:ascii="黑体" w:hAnsi="黑体" w:eastAsia="黑体" w:cs="黑体"/>
                      <w:vertAlign w:val="baseline"/>
                      <w:lang w:val="en-US" w:eastAsia="zh-CN"/>
                    </w:rPr>
                  </w:rPrChange>
                </w:rPr>
                <w:delText>《关于进一步改革完善药品生产流通使用政策的若干意见》</w:delText>
              </w:r>
            </w:del>
          </w:p>
        </w:tc>
      </w:tr>
      <w:tr w14:paraId="687D32C1">
        <w:trPr>
          <w:del w:id="4956" w:author="Jinglin Sun" w:date="2024-07-25T14:02:40Z"/>
        </w:trPr>
        <w:tc>
          <w:tcPr>
            <w:tcW w:w="410" w:type="pct"/>
            <w:vAlign w:val="center"/>
            <w:tcPrChange w:id="4958" w:author="Jinglin Sun" w:date="2024-05-06T09:56:19Z">
              <w:tcPr>
                <w:tcW w:w="778" w:type="dxa"/>
                <w:vAlign w:val="center"/>
              </w:tcPr>
            </w:tcPrChange>
          </w:tcPr>
          <w:p w14:paraId="626466F5">
            <w:pPr>
              <w:jc w:val="center"/>
              <w:rPr>
                <w:del w:id="4959" w:author="Jinglin Sun" w:date="2024-07-25T14:02:40Z"/>
                <w:rFonts w:hint="eastAsia" w:ascii="楷体_GB2312" w:hAnsi="楷体_GB2312" w:eastAsia="楷体_GB2312" w:cs="楷体_GB2312"/>
                <w:vertAlign w:val="baseline"/>
                <w:lang w:val="en-US" w:eastAsia="zh-CN"/>
                <w:rPrChange w:id="4960" w:author="Jinglin Sun" w:date="2024-05-06T09:55:09Z">
                  <w:rPr>
                    <w:del w:id="4961" w:author="Jinglin Sun" w:date="2024-07-25T14:02:40Z"/>
                    <w:rFonts w:hint="default" w:ascii="黑体" w:hAnsi="黑体" w:eastAsia="黑体" w:cs="黑体"/>
                    <w:vertAlign w:val="baseline"/>
                    <w:lang w:val="en-US" w:eastAsia="zh-CN"/>
                  </w:rPr>
                </w:rPrChange>
              </w:rPr>
            </w:pPr>
            <w:del w:id="4962" w:author="Jinglin Sun" w:date="2024-07-25T14:02:40Z">
              <w:r>
                <w:rPr>
                  <w:rFonts w:hint="eastAsia" w:ascii="楷体_GB2312" w:hAnsi="楷体_GB2312" w:eastAsia="楷体_GB2312" w:cs="楷体_GB2312"/>
                  <w:vertAlign w:val="baseline"/>
                  <w:lang w:val="en-US" w:eastAsia="zh-CN"/>
                  <w:rPrChange w:id="4963" w:author="Jinglin Sun" w:date="2024-05-06T09:55:09Z">
                    <w:rPr>
                      <w:rFonts w:hint="eastAsia" w:ascii="黑体" w:hAnsi="黑体" w:eastAsia="黑体" w:cs="黑体"/>
                      <w:vertAlign w:val="baseline"/>
                      <w:lang w:val="en-US" w:eastAsia="zh-CN"/>
                    </w:rPr>
                  </w:rPrChange>
                </w:rPr>
                <w:delText>2017</w:delText>
              </w:r>
            </w:del>
          </w:p>
        </w:tc>
        <w:tc>
          <w:tcPr>
            <w:tcW w:w="2190" w:type="pct"/>
            <w:vAlign w:val="center"/>
            <w:tcPrChange w:id="4964" w:author="Jinglin Sun" w:date="2024-05-06T09:56:19Z">
              <w:tcPr>
                <w:tcW w:w="2389" w:type="dxa"/>
                <w:vAlign w:val="center"/>
              </w:tcPr>
            </w:tcPrChange>
          </w:tcPr>
          <w:p w14:paraId="76D0C4A9">
            <w:pPr>
              <w:jc w:val="center"/>
              <w:rPr>
                <w:del w:id="4965" w:author="Jinglin Sun" w:date="2024-07-25T14:02:40Z"/>
                <w:rFonts w:hint="eastAsia" w:ascii="楷体_GB2312" w:hAnsi="楷体_GB2312" w:eastAsia="楷体_GB2312" w:cs="楷体_GB2312"/>
                <w:vertAlign w:val="baseline"/>
                <w:lang w:val="en-US" w:eastAsia="zh-CN"/>
                <w:rPrChange w:id="4966" w:author="Jinglin Sun" w:date="2024-05-06T09:55:09Z">
                  <w:rPr>
                    <w:del w:id="4967" w:author="Jinglin Sun" w:date="2024-07-25T14:02:40Z"/>
                    <w:rFonts w:hint="eastAsia" w:ascii="黑体" w:hAnsi="黑体" w:eastAsia="黑体" w:cs="黑体"/>
                    <w:vertAlign w:val="baseline"/>
                    <w:lang w:val="en-US" w:eastAsia="zh-CN"/>
                  </w:rPr>
                </w:rPrChange>
              </w:rPr>
            </w:pPr>
            <w:del w:id="4968" w:author="Jinglin Sun" w:date="2024-07-25T14:02:40Z">
              <w:r>
                <w:rPr>
                  <w:rFonts w:hint="eastAsia" w:ascii="楷体_GB2312" w:hAnsi="楷体_GB2312" w:eastAsia="楷体_GB2312" w:cs="楷体_GB2312"/>
                  <w:vertAlign w:val="baseline"/>
                  <w:lang w:val="en-US" w:eastAsia="zh-CN"/>
                  <w:rPrChange w:id="4969" w:author="Jinglin Sun" w:date="2024-05-06T09:55:09Z">
                    <w:rPr>
                      <w:rFonts w:hint="eastAsia" w:ascii="黑体" w:hAnsi="黑体" w:eastAsia="黑体" w:cs="黑体"/>
                      <w:vertAlign w:val="baseline"/>
                      <w:lang w:val="en-US" w:eastAsia="zh-CN"/>
                    </w:rPr>
                  </w:rPrChange>
                </w:rPr>
                <w:delText>中共中央办公厅、国务院办公厅</w:delText>
              </w:r>
            </w:del>
          </w:p>
        </w:tc>
        <w:tc>
          <w:tcPr>
            <w:tcW w:w="2398" w:type="pct"/>
            <w:vAlign w:val="center"/>
            <w:tcPrChange w:id="4970" w:author="Jinglin Sun" w:date="2024-05-06T09:56:19Z">
              <w:tcPr>
                <w:tcW w:w="4433" w:type="dxa"/>
                <w:vAlign w:val="center"/>
              </w:tcPr>
            </w:tcPrChange>
          </w:tcPr>
          <w:p w14:paraId="0B24138B">
            <w:pPr>
              <w:jc w:val="center"/>
              <w:rPr>
                <w:del w:id="4971" w:author="Jinglin Sun" w:date="2024-07-25T14:02:40Z"/>
                <w:rFonts w:hint="eastAsia" w:ascii="楷体_GB2312" w:hAnsi="楷体_GB2312" w:eastAsia="楷体_GB2312" w:cs="楷体_GB2312"/>
                <w:vertAlign w:val="baseline"/>
                <w:lang w:val="en-US" w:eastAsia="zh-CN"/>
                <w:rPrChange w:id="4972" w:author="Jinglin Sun" w:date="2024-05-06T09:55:09Z">
                  <w:rPr>
                    <w:del w:id="4973" w:author="Jinglin Sun" w:date="2024-07-25T14:02:40Z"/>
                    <w:rFonts w:hint="eastAsia" w:ascii="黑体" w:hAnsi="黑体" w:eastAsia="黑体" w:cs="黑体"/>
                    <w:vertAlign w:val="baseline"/>
                    <w:lang w:val="en-US" w:eastAsia="zh-CN"/>
                  </w:rPr>
                </w:rPrChange>
              </w:rPr>
            </w:pPr>
            <w:del w:id="4974" w:author="Jinglin Sun" w:date="2024-07-25T14:02:40Z">
              <w:r>
                <w:rPr>
                  <w:rFonts w:hint="eastAsia" w:ascii="楷体_GB2312" w:hAnsi="楷体_GB2312" w:eastAsia="楷体_GB2312" w:cs="楷体_GB2312"/>
                  <w:vertAlign w:val="baseline"/>
                  <w:lang w:val="en-US" w:eastAsia="zh-CN"/>
                  <w:rPrChange w:id="4975" w:author="Jinglin Sun" w:date="2024-05-06T09:55:09Z">
                    <w:rPr>
                      <w:rFonts w:hint="eastAsia" w:ascii="黑体" w:hAnsi="黑体" w:eastAsia="黑体" w:cs="黑体"/>
                      <w:vertAlign w:val="baseline"/>
                      <w:lang w:val="en-US" w:eastAsia="zh-CN"/>
                    </w:rPr>
                  </w:rPrChange>
                </w:rPr>
                <w:delText>《关于深化审评审批制度改革鼓励药品医疗器械创新的意见》</w:delText>
              </w:r>
            </w:del>
          </w:p>
        </w:tc>
      </w:tr>
      <w:tr w14:paraId="43272407">
        <w:trPr>
          <w:del w:id="4976" w:author="Jinglin Sun" w:date="2024-07-25T14:02:40Z"/>
        </w:trPr>
        <w:tc>
          <w:tcPr>
            <w:tcW w:w="410" w:type="pct"/>
            <w:vAlign w:val="center"/>
            <w:tcPrChange w:id="4978" w:author="Jinglin Sun" w:date="2024-05-06T09:56:19Z">
              <w:tcPr>
                <w:tcW w:w="778" w:type="dxa"/>
                <w:vAlign w:val="center"/>
              </w:tcPr>
            </w:tcPrChange>
          </w:tcPr>
          <w:p w14:paraId="5F969D71">
            <w:pPr>
              <w:jc w:val="center"/>
              <w:rPr>
                <w:del w:id="4979" w:author="Jinglin Sun" w:date="2024-07-25T14:02:40Z"/>
                <w:rFonts w:hint="eastAsia" w:ascii="楷体_GB2312" w:hAnsi="楷体_GB2312" w:eastAsia="楷体_GB2312" w:cs="楷体_GB2312"/>
                <w:vertAlign w:val="baseline"/>
                <w:lang w:val="en-US" w:eastAsia="zh-CN"/>
                <w:rPrChange w:id="4980" w:author="Jinglin Sun" w:date="2024-05-06T09:55:09Z">
                  <w:rPr>
                    <w:del w:id="4981" w:author="Jinglin Sun" w:date="2024-07-25T14:02:40Z"/>
                    <w:rFonts w:hint="default" w:ascii="黑体" w:hAnsi="黑体" w:eastAsia="黑体" w:cs="黑体"/>
                    <w:vertAlign w:val="baseline"/>
                    <w:lang w:val="en-US" w:eastAsia="zh-CN"/>
                  </w:rPr>
                </w:rPrChange>
              </w:rPr>
            </w:pPr>
            <w:del w:id="4982" w:author="Jinglin Sun" w:date="2024-07-25T14:02:40Z">
              <w:r>
                <w:rPr>
                  <w:rFonts w:hint="eastAsia" w:ascii="楷体_GB2312" w:hAnsi="楷体_GB2312" w:eastAsia="楷体_GB2312" w:cs="楷体_GB2312"/>
                  <w:vertAlign w:val="baseline"/>
                  <w:lang w:val="en-US" w:eastAsia="zh-CN"/>
                  <w:rPrChange w:id="4983" w:author="Jinglin Sun" w:date="2024-05-06T09:55:09Z">
                    <w:rPr>
                      <w:rFonts w:hint="eastAsia" w:ascii="黑体" w:hAnsi="黑体" w:eastAsia="黑体" w:cs="黑体"/>
                      <w:vertAlign w:val="baseline"/>
                      <w:lang w:val="en-US" w:eastAsia="zh-CN"/>
                    </w:rPr>
                  </w:rPrChange>
                </w:rPr>
                <w:delText>2018</w:delText>
              </w:r>
            </w:del>
          </w:p>
        </w:tc>
        <w:tc>
          <w:tcPr>
            <w:tcW w:w="2190" w:type="pct"/>
            <w:vAlign w:val="center"/>
            <w:tcPrChange w:id="4984" w:author="Jinglin Sun" w:date="2024-05-06T09:56:19Z">
              <w:tcPr>
                <w:tcW w:w="2389" w:type="dxa"/>
                <w:vAlign w:val="center"/>
              </w:tcPr>
            </w:tcPrChange>
          </w:tcPr>
          <w:p w14:paraId="179A5407">
            <w:pPr>
              <w:jc w:val="center"/>
              <w:rPr>
                <w:del w:id="4985" w:author="Jinglin Sun" w:date="2024-07-25T14:02:40Z"/>
                <w:rFonts w:hint="eastAsia" w:ascii="楷体_GB2312" w:hAnsi="楷体_GB2312" w:eastAsia="楷体_GB2312" w:cs="楷体_GB2312"/>
                <w:vertAlign w:val="baseline"/>
                <w:lang w:val="en-US" w:eastAsia="zh-CN"/>
                <w:rPrChange w:id="4986" w:author="Jinglin Sun" w:date="2024-05-06T09:55:09Z">
                  <w:rPr>
                    <w:del w:id="4987" w:author="Jinglin Sun" w:date="2024-07-25T14:02:40Z"/>
                    <w:rFonts w:hint="eastAsia" w:ascii="黑体" w:hAnsi="黑体" w:eastAsia="黑体" w:cs="黑体"/>
                    <w:vertAlign w:val="baseline"/>
                    <w:lang w:val="en-US" w:eastAsia="zh-CN"/>
                  </w:rPr>
                </w:rPrChange>
              </w:rPr>
            </w:pPr>
            <w:del w:id="4988" w:author="Jinglin Sun" w:date="2024-07-25T14:02:40Z">
              <w:r>
                <w:rPr>
                  <w:rFonts w:hint="eastAsia" w:ascii="楷体_GB2312" w:hAnsi="楷体_GB2312" w:eastAsia="楷体_GB2312" w:cs="楷体_GB2312"/>
                  <w:vertAlign w:val="baseline"/>
                  <w:lang w:val="en-US" w:eastAsia="zh-CN"/>
                  <w:rPrChange w:id="4989" w:author="Jinglin Sun" w:date="2024-05-06T09:55:09Z">
                    <w:rPr>
                      <w:rFonts w:hint="eastAsia" w:ascii="黑体" w:hAnsi="黑体" w:eastAsia="黑体" w:cs="黑体"/>
                      <w:vertAlign w:val="baseline"/>
                      <w:lang w:val="en-US" w:eastAsia="zh-CN"/>
                    </w:rPr>
                  </w:rPrChange>
                </w:rPr>
                <w:delText>国务院办公厅</w:delText>
              </w:r>
            </w:del>
          </w:p>
        </w:tc>
        <w:tc>
          <w:tcPr>
            <w:tcW w:w="2398" w:type="pct"/>
            <w:vAlign w:val="center"/>
            <w:tcPrChange w:id="4990" w:author="Jinglin Sun" w:date="2024-05-06T09:56:19Z">
              <w:tcPr>
                <w:tcW w:w="4433" w:type="dxa"/>
                <w:vAlign w:val="center"/>
              </w:tcPr>
            </w:tcPrChange>
          </w:tcPr>
          <w:p w14:paraId="4EDCA6DD">
            <w:pPr>
              <w:jc w:val="center"/>
              <w:rPr>
                <w:del w:id="4991" w:author="Jinglin Sun" w:date="2024-07-25T14:02:40Z"/>
                <w:rFonts w:hint="eastAsia" w:ascii="楷体_GB2312" w:hAnsi="楷体_GB2312" w:eastAsia="楷体_GB2312" w:cs="楷体_GB2312"/>
                <w:vertAlign w:val="baseline"/>
                <w:lang w:val="en-US" w:eastAsia="zh-CN"/>
                <w:rPrChange w:id="4992" w:author="Jinglin Sun" w:date="2024-05-06T09:55:09Z">
                  <w:rPr>
                    <w:del w:id="4993" w:author="Jinglin Sun" w:date="2024-07-25T14:02:40Z"/>
                    <w:rFonts w:hint="eastAsia" w:ascii="黑体" w:hAnsi="黑体" w:eastAsia="黑体" w:cs="黑体"/>
                    <w:vertAlign w:val="baseline"/>
                    <w:lang w:val="en-US" w:eastAsia="zh-CN"/>
                  </w:rPr>
                </w:rPrChange>
              </w:rPr>
            </w:pPr>
            <w:del w:id="4994" w:author="Jinglin Sun" w:date="2024-07-25T14:02:40Z">
              <w:r>
                <w:rPr>
                  <w:rFonts w:hint="eastAsia" w:ascii="楷体_GB2312" w:hAnsi="楷体_GB2312" w:eastAsia="楷体_GB2312" w:cs="楷体_GB2312"/>
                  <w:vertAlign w:val="baseline"/>
                  <w:lang w:val="en-US" w:eastAsia="zh-CN"/>
                  <w:rPrChange w:id="4995" w:author="Jinglin Sun" w:date="2024-05-06T09:55:09Z">
                    <w:rPr>
                      <w:rFonts w:hint="eastAsia" w:ascii="黑体" w:hAnsi="黑体" w:eastAsia="黑体" w:cs="黑体"/>
                      <w:vertAlign w:val="baseline"/>
                      <w:lang w:val="en-US" w:eastAsia="zh-CN"/>
                    </w:rPr>
                  </w:rPrChange>
                </w:rPr>
                <w:delText>《深化医药卫生体制改革2018年下半年重点工作任务》</w:delText>
              </w:r>
            </w:del>
          </w:p>
        </w:tc>
      </w:tr>
      <w:tr w14:paraId="43690687">
        <w:trPr>
          <w:del w:id="4996" w:author="Jinglin Sun" w:date="2024-07-25T14:02:40Z"/>
        </w:trPr>
        <w:tc>
          <w:tcPr>
            <w:tcW w:w="410" w:type="pct"/>
            <w:vAlign w:val="center"/>
            <w:tcPrChange w:id="4998" w:author="Jinglin Sun" w:date="2024-05-06T09:56:19Z">
              <w:tcPr>
                <w:tcW w:w="778" w:type="dxa"/>
                <w:vAlign w:val="center"/>
              </w:tcPr>
            </w:tcPrChange>
          </w:tcPr>
          <w:p w14:paraId="412A006C">
            <w:pPr>
              <w:jc w:val="center"/>
              <w:rPr>
                <w:del w:id="4999" w:author="Jinglin Sun" w:date="2024-07-25T14:02:40Z"/>
                <w:rFonts w:hint="eastAsia" w:ascii="楷体_GB2312" w:hAnsi="楷体_GB2312" w:eastAsia="楷体_GB2312" w:cs="楷体_GB2312"/>
                <w:vertAlign w:val="baseline"/>
                <w:lang w:val="en-US" w:eastAsia="zh-CN"/>
                <w:rPrChange w:id="5000" w:author="Jinglin Sun" w:date="2024-05-06T09:55:09Z">
                  <w:rPr>
                    <w:del w:id="5001" w:author="Jinglin Sun" w:date="2024-07-25T14:02:40Z"/>
                    <w:rFonts w:hint="default" w:ascii="黑体" w:hAnsi="黑体" w:eastAsia="黑体" w:cs="黑体"/>
                    <w:vertAlign w:val="baseline"/>
                    <w:lang w:val="en-US" w:eastAsia="zh-CN"/>
                  </w:rPr>
                </w:rPrChange>
              </w:rPr>
            </w:pPr>
            <w:del w:id="5002" w:author="Jinglin Sun" w:date="2024-07-25T14:02:40Z">
              <w:r>
                <w:rPr>
                  <w:rFonts w:hint="eastAsia" w:ascii="楷体_GB2312" w:hAnsi="楷体_GB2312" w:eastAsia="楷体_GB2312" w:cs="楷体_GB2312"/>
                  <w:vertAlign w:val="baseline"/>
                  <w:lang w:val="en-US" w:eastAsia="zh-CN"/>
                  <w:rPrChange w:id="5003" w:author="Jinglin Sun" w:date="2024-05-06T09:55:09Z">
                    <w:rPr>
                      <w:rFonts w:hint="eastAsia" w:ascii="黑体" w:hAnsi="黑体" w:eastAsia="黑体" w:cs="黑体"/>
                      <w:vertAlign w:val="baseline"/>
                      <w:lang w:val="en-US" w:eastAsia="zh-CN"/>
                    </w:rPr>
                  </w:rPrChange>
                </w:rPr>
                <w:delText>2018</w:delText>
              </w:r>
            </w:del>
          </w:p>
        </w:tc>
        <w:tc>
          <w:tcPr>
            <w:tcW w:w="2190" w:type="pct"/>
            <w:vAlign w:val="center"/>
            <w:tcPrChange w:id="5004" w:author="Jinglin Sun" w:date="2024-05-06T09:56:19Z">
              <w:tcPr>
                <w:tcW w:w="2389" w:type="dxa"/>
                <w:vAlign w:val="center"/>
              </w:tcPr>
            </w:tcPrChange>
          </w:tcPr>
          <w:p w14:paraId="71EA10DD">
            <w:pPr>
              <w:jc w:val="center"/>
              <w:rPr>
                <w:del w:id="5005" w:author="Jinglin Sun" w:date="2024-07-25T14:02:40Z"/>
                <w:rFonts w:hint="eastAsia" w:ascii="楷体_GB2312" w:hAnsi="楷体_GB2312" w:eastAsia="楷体_GB2312" w:cs="楷体_GB2312"/>
                <w:vertAlign w:val="baseline"/>
                <w:lang w:val="en-US" w:eastAsia="zh-CN"/>
                <w:rPrChange w:id="5006" w:author="Jinglin Sun" w:date="2024-05-06T09:55:09Z">
                  <w:rPr>
                    <w:del w:id="5007" w:author="Jinglin Sun" w:date="2024-07-25T14:02:40Z"/>
                    <w:rFonts w:hint="eastAsia" w:ascii="黑体" w:hAnsi="黑体" w:eastAsia="黑体" w:cs="黑体"/>
                    <w:vertAlign w:val="baseline"/>
                    <w:lang w:val="en-US" w:eastAsia="zh-CN"/>
                  </w:rPr>
                </w:rPrChange>
              </w:rPr>
            </w:pPr>
            <w:del w:id="5008" w:author="Jinglin Sun" w:date="2024-07-25T14:02:40Z">
              <w:r>
                <w:rPr>
                  <w:rFonts w:hint="eastAsia" w:ascii="楷体_GB2312" w:hAnsi="楷体_GB2312" w:eastAsia="楷体_GB2312" w:cs="楷体_GB2312"/>
                  <w:vertAlign w:val="baseline"/>
                  <w:lang w:val="en-US" w:eastAsia="zh-CN"/>
                  <w:rPrChange w:id="5009" w:author="Jinglin Sun" w:date="2024-05-06T09:55:09Z">
                    <w:rPr>
                      <w:rFonts w:hint="eastAsia" w:ascii="黑体" w:hAnsi="黑体" w:eastAsia="黑体" w:cs="黑体"/>
                      <w:vertAlign w:val="baseline"/>
                      <w:lang w:val="en-US" w:eastAsia="zh-CN"/>
                    </w:rPr>
                  </w:rPrChange>
                </w:rPr>
                <w:delText>国务院办公厅</w:delText>
              </w:r>
            </w:del>
          </w:p>
        </w:tc>
        <w:tc>
          <w:tcPr>
            <w:tcW w:w="2398" w:type="pct"/>
            <w:vAlign w:val="center"/>
            <w:tcPrChange w:id="5010" w:author="Jinglin Sun" w:date="2024-05-06T09:56:19Z">
              <w:tcPr>
                <w:tcW w:w="4433" w:type="dxa"/>
                <w:vAlign w:val="center"/>
              </w:tcPr>
            </w:tcPrChange>
          </w:tcPr>
          <w:p w14:paraId="32B19217">
            <w:pPr>
              <w:jc w:val="center"/>
              <w:rPr>
                <w:del w:id="5011" w:author="Jinglin Sun" w:date="2024-07-25T14:02:40Z"/>
                <w:rFonts w:hint="eastAsia" w:ascii="楷体_GB2312" w:hAnsi="楷体_GB2312" w:eastAsia="楷体_GB2312" w:cs="楷体_GB2312"/>
                <w:vertAlign w:val="baseline"/>
                <w:lang w:val="en-US" w:eastAsia="zh-CN"/>
                <w:rPrChange w:id="5012" w:author="Jinglin Sun" w:date="2024-05-06T09:55:09Z">
                  <w:rPr>
                    <w:del w:id="5013" w:author="Jinglin Sun" w:date="2024-07-25T14:02:40Z"/>
                    <w:rFonts w:hint="eastAsia" w:ascii="黑体" w:hAnsi="黑体" w:eastAsia="黑体" w:cs="黑体"/>
                    <w:vertAlign w:val="baseline"/>
                    <w:lang w:val="en-US" w:eastAsia="zh-CN"/>
                  </w:rPr>
                </w:rPrChange>
              </w:rPr>
            </w:pPr>
            <w:del w:id="5014" w:author="Jinglin Sun" w:date="2024-07-25T14:02:40Z">
              <w:r>
                <w:rPr>
                  <w:rFonts w:hint="eastAsia" w:ascii="楷体_GB2312" w:hAnsi="楷体_GB2312" w:eastAsia="楷体_GB2312" w:cs="楷体_GB2312"/>
                  <w:vertAlign w:val="baseline"/>
                  <w:lang w:val="en-US" w:eastAsia="zh-CN"/>
                  <w:rPrChange w:id="5015" w:author="Jinglin Sun" w:date="2024-05-06T09:55:09Z">
                    <w:rPr>
                      <w:rFonts w:hint="eastAsia" w:ascii="黑体" w:hAnsi="黑体" w:eastAsia="黑体" w:cs="黑体"/>
                      <w:vertAlign w:val="baseline"/>
                      <w:lang w:val="en-US" w:eastAsia="zh-CN"/>
                    </w:rPr>
                  </w:rPrChange>
                </w:rPr>
                <w:delText>《关于改革完善仿制药供应保障及使用政策的意见》</w:delText>
              </w:r>
            </w:del>
          </w:p>
        </w:tc>
      </w:tr>
      <w:tr w14:paraId="1598D156">
        <w:trPr>
          <w:del w:id="5016" w:author="Jinglin Sun" w:date="2024-07-25T14:02:40Z"/>
        </w:trPr>
        <w:tc>
          <w:tcPr>
            <w:tcW w:w="410" w:type="pct"/>
            <w:vAlign w:val="center"/>
            <w:tcPrChange w:id="5018" w:author="Jinglin Sun" w:date="2024-05-06T09:56:19Z">
              <w:tcPr>
                <w:tcW w:w="778" w:type="dxa"/>
                <w:vAlign w:val="center"/>
              </w:tcPr>
            </w:tcPrChange>
          </w:tcPr>
          <w:p w14:paraId="451684F2">
            <w:pPr>
              <w:jc w:val="center"/>
              <w:rPr>
                <w:del w:id="5019" w:author="Jinglin Sun" w:date="2024-07-25T14:02:40Z"/>
                <w:rFonts w:hint="eastAsia" w:ascii="楷体_GB2312" w:hAnsi="楷体_GB2312" w:eastAsia="楷体_GB2312" w:cs="楷体_GB2312"/>
                <w:vertAlign w:val="baseline"/>
                <w:lang w:val="en-US" w:eastAsia="zh-CN"/>
                <w:rPrChange w:id="5020" w:author="Jinglin Sun" w:date="2024-05-06T09:55:09Z">
                  <w:rPr>
                    <w:del w:id="5021" w:author="Jinglin Sun" w:date="2024-07-25T14:02:40Z"/>
                    <w:rFonts w:hint="default" w:ascii="黑体" w:hAnsi="黑体" w:eastAsia="黑体" w:cs="黑体"/>
                    <w:vertAlign w:val="baseline"/>
                    <w:lang w:val="en-US" w:eastAsia="zh-CN"/>
                  </w:rPr>
                </w:rPrChange>
              </w:rPr>
            </w:pPr>
            <w:del w:id="5022" w:author="Jinglin Sun" w:date="2024-07-25T14:02:40Z">
              <w:r>
                <w:rPr>
                  <w:rFonts w:hint="eastAsia" w:ascii="楷体_GB2312" w:hAnsi="楷体_GB2312" w:eastAsia="楷体_GB2312" w:cs="楷体_GB2312"/>
                  <w:vertAlign w:val="baseline"/>
                  <w:lang w:val="en-US" w:eastAsia="zh-CN"/>
                  <w:rPrChange w:id="5023" w:author="Jinglin Sun" w:date="2024-05-06T09:55:09Z">
                    <w:rPr>
                      <w:rFonts w:hint="eastAsia" w:ascii="黑体" w:hAnsi="黑体" w:eastAsia="黑体" w:cs="黑体"/>
                      <w:vertAlign w:val="baseline"/>
                      <w:lang w:val="en-US" w:eastAsia="zh-CN"/>
                    </w:rPr>
                  </w:rPrChange>
                </w:rPr>
                <w:delText>2018</w:delText>
              </w:r>
            </w:del>
          </w:p>
        </w:tc>
        <w:tc>
          <w:tcPr>
            <w:tcW w:w="2190" w:type="pct"/>
            <w:vAlign w:val="center"/>
            <w:tcPrChange w:id="5024" w:author="Jinglin Sun" w:date="2024-05-06T09:56:19Z">
              <w:tcPr>
                <w:tcW w:w="2389" w:type="dxa"/>
                <w:vAlign w:val="center"/>
              </w:tcPr>
            </w:tcPrChange>
          </w:tcPr>
          <w:p w14:paraId="26119A56">
            <w:pPr>
              <w:jc w:val="center"/>
              <w:rPr>
                <w:del w:id="5025" w:author="Jinglin Sun" w:date="2024-07-25T14:02:40Z"/>
                <w:rFonts w:hint="eastAsia" w:ascii="楷体_GB2312" w:hAnsi="楷体_GB2312" w:eastAsia="楷体_GB2312" w:cs="楷体_GB2312"/>
                <w:vertAlign w:val="baseline"/>
                <w:lang w:val="en-US" w:eastAsia="zh-CN"/>
                <w:rPrChange w:id="5026" w:author="Jinglin Sun" w:date="2024-05-06T09:55:09Z">
                  <w:rPr>
                    <w:del w:id="5027" w:author="Jinglin Sun" w:date="2024-07-25T14:02:40Z"/>
                    <w:rFonts w:hint="eastAsia" w:ascii="黑体" w:hAnsi="黑体" w:eastAsia="黑体" w:cs="黑体"/>
                    <w:vertAlign w:val="baseline"/>
                    <w:lang w:val="en-US" w:eastAsia="zh-CN"/>
                  </w:rPr>
                </w:rPrChange>
              </w:rPr>
            </w:pPr>
            <w:del w:id="5028" w:author="Jinglin Sun" w:date="2024-07-25T14:02:40Z">
              <w:r>
                <w:rPr>
                  <w:rFonts w:hint="eastAsia" w:ascii="楷体_GB2312" w:hAnsi="楷体_GB2312" w:eastAsia="楷体_GB2312" w:cs="楷体_GB2312"/>
                  <w:vertAlign w:val="baseline"/>
                  <w:lang w:val="en-US" w:eastAsia="zh-CN"/>
                  <w:rPrChange w:id="5029" w:author="Jinglin Sun" w:date="2024-05-06T09:55:09Z">
                    <w:rPr>
                      <w:rFonts w:hint="eastAsia" w:ascii="黑体" w:hAnsi="黑体" w:eastAsia="黑体" w:cs="黑体"/>
                      <w:vertAlign w:val="baseline"/>
                      <w:lang w:val="en-US" w:eastAsia="zh-CN"/>
                    </w:rPr>
                  </w:rPrChange>
                </w:rPr>
                <w:delText>国家药品监督管理局、国家卫生健康委员会</w:delText>
              </w:r>
            </w:del>
          </w:p>
        </w:tc>
        <w:tc>
          <w:tcPr>
            <w:tcW w:w="2398" w:type="pct"/>
            <w:vAlign w:val="center"/>
            <w:tcPrChange w:id="5030" w:author="Jinglin Sun" w:date="2024-05-06T09:56:19Z">
              <w:tcPr>
                <w:tcW w:w="4433" w:type="dxa"/>
                <w:vAlign w:val="center"/>
              </w:tcPr>
            </w:tcPrChange>
          </w:tcPr>
          <w:p w14:paraId="5F6326CC">
            <w:pPr>
              <w:jc w:val="center"/>
              <w:rPr>
                <w:del w:id="5031" w:author="Jinglin Sun" w:date="2024-07-25T14:02:40Z"/>
                <w:rFonts w:hint="eastAsia" w:ascii="楷体_GB2312" w:hAnsi="楷体_GB2312" w:eastAsia="楷体_GB2312" w:cs="楷体_GB2312"/>
                <w:vertAlign w:val="baseline"/>
                <w:lang w:val="en-US" w:eastAsia="zh-CN"/>
                <w:rPrChange w:id="5032" w:author="Jinglin Sun" w:date="2024-05-06T09:55:09Z">
                  <w:rPr>
                    <w:del w:id="5033" w:author="Jinglin Sun" w:date="2024-07-25T14:02:40Z"/>
                    <w:rFonts w:hint="eastAsia" w:ascii="黑体" w:hAnsi="黑体" w:eastAsia="黑体" w:cs="黑体"/>
                    <w:vertAlign w:val="baseline"/>
                    <w:lang w:val="en-US" w:eastAsia="zh-CN"/>
                  </w:rPr>
                </w:rPrChange>
              </w:rPr>
            </w:pPr>
            <w:del w:id="5034" w:author="Jinglin Sun" w:date="2024-07-25T14:02:40Z">
              <w:r>
                <w:rPr>
                  <w:rFonts w:hint="eastAsia" w:ascii="楷体_GB2312" w:hAnsi="楷体_GB2312" w:eastAsia="楷体_GB2312" w:cs="楷体_GB2312"/>
                  <w:vertAlign w:val="baseline"/>
                  <w:lang w:val="en-US" w:eastAsia="zh-CN"/>
                  <w:rPrChange w:id="5035" w:author="Jinglin Sun" w:date="2024-05-06T09:55:09Z">
                    <w:rPr>
                      <w:rFonts w:hint="eastAsia" w:ascii="黑体" w:hAnsi="黑体" w:eastAsia="黑体" w:cs="黑体"/>
                      <w:vertAlign w:val="baseline"/>
                      <w:lang w:val="en-US" w:eastAsia="zh-CN"/>
                    </w:rPr>
                  </w:rPrChange>
                </w:rPr>
                <w:delText>《关于优化药品注册审评审批有关事宜的公告》</w:delText>
              </w:r>
            </w:del>
          </w:p>
        </w:tc>
      </w:tr>
      <w:tr w14:paraId="69A3CD81">
        <w:trPr>
          <w:del w:id="5036" w:author="Jinglin Sun" w:date="2024-07-25T14:02:40Z"/>
        </w:trPr>
        <w:tc>
          <w:tcPr>
            <w:tcW w:w="410" w:type="pct"/>
            <w:vAlign w:val="center"/>
            <w:tcPrChange w:id="5038" w:author="Jinglin Sun" w:date="2024-05-06T09:56:19Z">
              <w:tcPr>
                <w:tcW w:w="778" w:type="dxa"/>
                <w:vAlign w:val="center"/>
              </w:tcPr>
            </w:tcPrChange>
          </w:tcPr>
          <w:p w14:paraId="572DED52">
            <w:pPr>
              <w:jc w:val="center"/>
              <w:rPr>
                <w:del w:id="5039" w:author="Jinglin Sun" w:date="2024-07-25T14:02:40Z"/>
                <w:rFonts w:hint="eastAsia" w:ascii="楷体_GB2312" w:hAnsi="楷体_GB2312" w:eastAsia="楷体_GB2312" w:cs="楷体_GB2312"/>
                <w:vertAlign w:val="baseline"/>
                <w:lang w:val="en-US" w:eastAsia="zh-CN"/>
                <w:rPrChange w:id="5040" w:author="Jinglin Sun" w:date="2024-05-06T09:55:09Z">
                  <w:rPr>
                    <w:del w:id="5041" w:author="Jinglin Sun" w:date="2024-07-25T14:02:40Z"/>
                    <w:rFonts w:hint="default" w:ascii="黑体" w:hAnsi="黑体" w:eastAsia="黑体" w:cs="黑体"/>
                    <w:vertAlign w:val="baseline"/>
                    <w:lang w:val="en-US" w:eastAsia="zh-CN"/>
                  </w:rPr>
                </w:rPrChange>
              </w:rPr>
            </w:pPr>
            <w:del w:id="5042" w:author="Jinglin Sun" w:date="2024-07-25T14:02:40Z">
              <w:r>
                <w:rPr>
                  <w:rFonts w:hint="eastAsia" w:ascii="楷体_GB2312" w:hAnsi="楷体_GB2312" w:eastAsia="楷体_GB2312" w:cs="楷体_GB2312"/>
                  <w:vertAlign w:val="baseline"/>
                  <w:lang w:val="en-US" w:eastAsia="zh-CN"/>
                  <w:rPrChange w:id="5043" w:author="Jinglin Sun" w:date="2024-05-06T09:55:09Z">
                    <w:rPr>
                      <w:rFonts w:hint="eastAsia" w:ascii="黑体" w:hAnsi="黑体" w:eastAsia="黑体" w:cs="黑体"/>
                      <w:vertAlign w:val="baseline"/>
                      <w:lang w:val="en-US" w:eastAsia="zh-CN"/>
                    </w:rPr>
                  </w:rPrChange>
                </w:rPr>
                <w:delText>2018</w:delText>
              </w:r>
            </w:del>
          </w:p>
        </w:tc>
        <w:tc>
          <w:tcPr>
            <w:tcW w:w="2190" w:type="pct"/>
            <w:vAlign w:val="center"/>
            <w:tcPrChange w:id="5044" w:author="Jinglin Sun" w:date="2024-05-06T09:56:19Z">
              <w:tcPr>
                <w:tcW w:w="2389" w:type="dxa"/>
                <w:vAlign w:val="center"/>
              </w:tcPr>
            </w:tcPrChange>
          </w:tcPr>
          <w:p w14:paraId="56EDA17F">
            <w:pPr>
              <w:jc w:val="center"/>
              <w:rPr>
                <w:del w:id="5045" w:author="Jinglin Sun" w:date="2024-07-25T14:02:40Z"/>
                <w:rFonts w:hint="eastAsia" w:ascii="楷体_GB2312" w:hAnsi="楷体_GB2312" w:eastAsia="楷体_GB2312" w:cs="楷体_GB2312"/>
                <w:vertAlign w:val="baseline"/>
                <w:lang w:val="en-US" w:eastAsia="zh-CN"/>
                <w:rPrChange w:id="5046" w:author="Jinglin Sun" w:date="2024-05-06T09:55:09Z">
                  <w:rPr>
                    <w:del w:id="5047" w:author="Jinglin Sun" w:date="2024-07-25T14:02:40Z"/>
                    <w:rFonts w:hint="eastAsia" w:ascii="黑体" w:hAnsi="黑体" w:eastAsia="黑体" w:cs="黑体"/>
                    <w:vertAlign w:val="baseline"/>
                    <w:lang w:val="en-US" w:eastAsia="zh-CN"/>
                  </w:rPr>
                </w:rPrChange>
              </w:rPr>
            </w:pPr>
            <w:del w:id="5048" w:author="Jinglin Sun" w:date="2024-07-25T14:02:40Z">
              <w:r>
                <w:rPr>
                  <w:rFonts w:hint="eastAsia" w:ascii="楷体_GB2312" w:hAnsi="楷体_GB2312" w:eastAsia="楷体_GB2312" w:cs="楷体_GB2312"/>
                  <w:vertAlign w:val="baseline"/>
                  <w:lang w:val="en-US" w:eastAsia="zh-CN"/>
                  <w:rPrChange w:id="5049" w:author="Jinglin Sun" w:date="2024-05-06T09:55:09Z">
                    <w:rPr>
                      <w:rFonts w:hint="eastAsia" w:ascii="黑体" w:hAnsi="黑体" w:eastAsia="黑体" w:cs="黑体"/>
                      <w:vertAlign w:val="baseline"/>
                      <w:lang w:val="en-US" w:eastAsia="zh-CN"/>
                    </w:rPr>
                  </w:rPrChange>
                </w:rPr>
                <w:delText>国家药品监督管理局</w:delText>
              </w:r>
            </w:del>
          </w:p>
        </w:tc>
        <w:tc>
          <w:tcPr>
            <w:tcW w:w="2398" w:type="pct"/>
            <w:vAlign w:val="center"/>
            <w:tcPrChange w:id="5050" w:author="Jinglin Sun" w:date="2024-05-06T09:56:19Z">
              <w:tcPr>
                <w:tcW w:w="4433" w:type="dxa"/>
                <w:vAlign w:val="center"/>
              </w:tcPr>
            </w:tcPrChange>
          </w:tcPr>
          <w:p w14:paraId="0E9517D3">
            <w:pPr>
              <w:jc w:val="center"/>
              <w:rPr>
                <w:del w:id="5051" w:author="Jinglin Sun" w:date="2024-07-25T14:02:40Z"/>
                <w:rFonts w:hint="eastAsia" w:ascii="楷体_GB2312" w:hAnsi="楷体_GB2312" w:eastAsia="楷体_GB2312" w:cs="楷体_GB2312"/>
                <w:vertAlign w:val="baseline"/>
                <w:lang w:val="en-US" w:eastAsia="zh-CN"/>
                <w:rPrChange w:id="5052" w:author="Jinglin Sun" w:date="2024-05-06T09:55:09Z">
                  <w:rPr>
                    <w:del w:id="5053" w:author="Jinglin Sun" w:date="2024-07-25T14:02:40Z"/>
                    <w:rFonts w:hint="eastAsia" w:ascii="黑体" w:hAnsi="黑体" w:eastAsia="黑体" w:cs="黑体"/>
                    <w:vertAlign w:val="baseline"/>
                    <w:lang w:val="en-US" w:eastAsia="zh-CN"/>
                  </w:rPr>
                </w:rPrChange>
              </w:rPr>
            </w:pPr>
            <w:del w:id="5054" w:author="Jinglin Sun" w:date="2024-07-25T14:02:40Z">
              <w:r>
                <w:rPr>
                  <w:rFonts w:hint="eastAsia" w:ascii="楷体_GB2312" w:hAnsi="楷体_GB2312" w:eastAsia="楷体_GB2312" w:cs="楷体_GB2312"/>
                  <w:vertAlign w:val="baseline"/>
                  <w:lang w:val="en-US" w:eastAsia="zh-CN"/>
                  <w:rPrChange w:id="5055" w:author="Jinglin Sun" w:date="2024-05-06T09:55:09Z">
                    <w:rPr>
                      <w:rFonts w:hint="eastAsia" w:ascii="黑体" w:hAnsi="黑体" w:eastAsia="黑体" w:cs="黑体"/>
                      <w:vertAlign w:val="baseline"/>
                      <w:lang w:val="en-US" w:eastAsia="zh-CN"/>
                    </w:rPr>
                  </w:rPrChange>
                </w:rPr>
                <w:delText>《关于仿制药质量和疗效一致性评价有关事项的公告》</w:delText>
              </w:r>
            </w:del>
          </w:p>
        </w:tc>
      </w:tr>
      <w:tr w14:paraId="701AC411">
        <w:trPr>
          <w:del w:id="5056" w:author="Jinglin Sun" w:date="2024-07-25T14:02:40Z"/>
        </w:trPr>
        <w:tc>
          <w:tcPr>
            <w:tcW w:w="410" w:type="pct"/>
            <w:vAlign w:val="center"/>
            <w:tcPrChange w:id="5058" w:author="Jinglin Sun" w:date="2024-05-06T09:56:19Z">
              <w:tcPr>
                <w:tcW w:w="778" w:type="dxa"/>
                <w:vAlign w:val="center"/>
              </w:tcPr>
            </w:tcPrChange>
          </w:tcPr>
          <w:p w14:paraId="3E657565">
            <w:pPr>
              <w:jc w:val="center"/>
              <w:rPr>
                <w:del w:id="5059" w:author="Jinglin Sun" w:date="2024-07-25T14:02:40Z"/>
                <w:rFonts w:hint="eastAsia" w:ascii="楷体_GB2312" w:hAnsi="楷体_GB2312" w:eastAsia="楷体_GB2312" w:cs="楷体_GB2312"/>
                <w:vertAlign w:val="baseline"/>
                <w:lang w:val="en-US" w:eastAsia="zh-CN"/>
                <w:rPrChange w:id="5060" w:author="Jinglin Sun" w:date="2024-05-06T09:55:09Z">
                  <w:rPr>
                    <w:del w:id="5061" w:author="Jinglin Sun" w:date="2024-07-25T14:02:40Z"/>
                    <w:rFonts w:hint="default" w:ascii="黑体" w:hAnsi="黑体" w:eastAsia="黑体" w:cs="黑体"/>
                    <w:vertAlign w:val="baseline"/>
                    <w:lang w:val="en-US" w:eastAsia="zh-CN"/>
                  </w:rPr>
                </w:rPrChange>
              </w:rPr>
            </w:pPr>
            <w:del w:id="5062" w:author="Jinglin Sun" w:date="2024-07-25T14:02:40Z">
              <w:r>
                <w:rPr>
                  <w:rFonts w:hint="eastAsia" w:ascii="楷体_GB2312" w:hAnsi="楷体_GB2312" w:eastAsia="楷体_GB2312" w:cs="楷体_GB2312"/>
                  <w:vertAlign w:val="baseline"/>
                  <w:lang w:val="en-US" w:eastAsia="zh-CN"/>
                  <w:rPrChange w:id="5063" w:author="Jinglin Sun" w:date="2024-05-06T09:55:09Z">
                    <w:rPr>
                      <w:rFonts w:hint="eastAsia" w:ascii="黑体" w:hAnsi="黑体" w:eastAsia="黑体" w:cs="黑体"/>
                      <w:vertAlign w:val="baseline"/>
                      <w:lang w:val="en-US" w:eastAsia="zh-CN"/>
                    </w:rPr>
                  </w:rPrChange>
                </w:rPr>
                <w:delText>2018</w:delText>
              </w:r>
            </w:del>
          </w:p>
        </w:tc>
        <w:tc>
          <w:tcPr>
            <w:tcW w:w="2190" w:type="pct"/>
            <w:vAlign w:val="center"/>
            <w:tcPrChange w:id="5064" w:author="Jinglin Sun" w:date="2024-05-06T09:56:19Z">
              <w:tcPr>
                <w:tcW w:w="2389" w:type="dxa"/>
                <w:vAlign w:val="center"/>
              </w:tcPr>
            </w:tcPrChange>
          </w:tcPr>
          <w:p w14:paraId="08D978E1">
            <w:pPr>
              <w:jc w:val="center"/>
              <w:rPr>
                <w:del w:id="5065" w:author="Jinglin Sun" w:date="2024-07-25T14:02:40Z"/>
                <w:rFonts w:hint="eastAsia" w:ascii="楷体_GB2312" w:hAnsi="楷体_GB2312" w:eastAsia="楷体_GB2312" w:cs="楷体_GB2312"/>
                <w:vertAlign w:val="baseline"/>
                <w:lang w:val="en-US" w:eastAsia="zh-CN"/>
                <w:rPrChange w:id="5066" w:author="Jinglin Sun" w:date="2024-05-06T09:55:09Z">
                  <w:rPr>
                    <w:del w:id="5067" w:author="Jinglin Sun" w:date="2024-07-25T14:02:40Z"/>
                    <w:rFonts w:hint="eastAsia" w:ascii="黑体" w:hAnsi="黑体" w:eastAsia="黑体" w:cs="黑体"/>
                    <w:vertAlign w:val="baseline"/>
                    <w:lang w:val="en-US" w:eastAsia="zh-CN"/>
                  </w:rPr>
                </w:rPrChange>
              </w:rPr>
            </w:pPr>
            <w:del w:id="5068" w:author="Jinglin Sun" w:date="2024-07-25T14:02:40Z">
              <w:r>
                <w:rPr>
                  <w:rFonts w:hint="eastAsia" w:ascii="楷体_GB2312" w:hAnsi="楷体_GB2312" w:eastAsia="楷体_GB2312" w:cs="楷体_GB2312"/>
                  <w:vertAlign w:val="baseline"/>
                  <w:lang w:val="en-US" w:eastAsia="zh-CN"/>
                  <w:rPrChange w:id="5069" w:author="Jinglin Sun" w:date="2024-05-06T09:55:09Z">
                    <w:rPr>
                      <w:rFonts w:hint="eastAsia" w:ascii="黑体" w:hAnsi="黑体" w:eastAsia="黑体" w:cs="黑体"/>
                      <w:vertAlign w:val="baseline"/>
                      <w:lang w:val="en-US" w:eastAsia="zh-CN"/>
                    </w:rPr>
                  </w:rPrChange>
                </w:rPr>
                <w:delText>发展改革委办公厅 工业和信息化部办公厅 国家卫生健康委员会办公厅 国家药品监督管理局办公室</w:delText>
              </w:r>
            </w:del>
          </w:p>
        </w:tc>
        <w:tc>
          <w:tcPr>
            <w:tcW w:w="2398" w:type="pct"/>
            <w:vAlign w:val="center"/>
            <w:tcPrChange w:id="5070" w:author="Jinglin Sun" w:date="2024-05-06T09:56:19Z">
              <w:tcPr>
                <w:tcW w:w="4433" w:type="dxa"/>
                <w:vAlign w:val="center"/>
              </w:tcPr>
            </w:tcPrChange>
          </w:tcPr>
          <w:p w14:paraId="71AA2346">
            <w:pPr>
              <w:jc w:val="center"/>
              <w:rPr>
                <w:del w:id="5071" w:author="Jinglin Sun" w:date="2024-07-25T14:02:40Z"/>
                <w:rFonts w:hint="eastAsia" w:ascii="楷体_GB2312" w:hAnsi="楷体_GB2312" w:eastAsia="楷体_GB2312" w:cs="楷体_GB2312"/>
                <w:vertAlign w:val="baseline"/>
                <w:lang w:val="en-US" w:eastAsia="zh-CN"/>
                <w:rPrChange w:id="5072" w:author="Jinglin Sun" w:date="2024-05-06T09:55:09Z">
                  <w:rPr>
                    <w:del w:id="5073" w:author="Jinglin Sun" w:date="2024-07-25T14:02:40Z"/>
                    <w:rFonts w:hint="eastAsia" w:ascii="黑体" w:hAnsi="黑体" w:eastAsia="黑体" w:cs="黑体"/>
                    <w:vertAlign w:val="baseline"/>
                    <w:lang w:val="en-US" w:eastAsia="zh-CN"/>
                  </w:rPr>
                </w:rPrChange>
              </w:rPr>
            </w:pPr>
            <w:del w:id="5074" w:author="Jinglin Sun" w:date="2024-07-25T14:02:40Z">
              <w:r>
                <w:rPr>
                  <w:rFonts w:hint="eastAsia" w:ascii="楷体_GB2312" w:hAnsi="楷体_GB2312" w:eastAsia="楷体_GB2312" w:cs="楷体_GB2312"/>
                  <w:vertAlign w:val="baseline"/>
                  <w:lang w:val="en-US" w:eastAsia="zh-CN"/>
                  <w:rPrChange w:id="5075" w:author="Jinglin Sun" w:date="2024-05-06T09:55:09Z">
                    <w:rPr>
                      <w:rFonts w:hint="eastAsia" w:ascii="黑体" w:hAnsi="黑体" w:eastAsia="黑体" w:cs="黑体"/>
                      <w:vertAlign w:val="baseline"/>
                      <w:lang w:val="en-US" w:eastAsia="zh-CN"/>
                    </w:rPr>
                  </w:rPrChange>
                </w:rPr>
                <w:delText>《关于组织实施生物医药合同研发和生产服务平台建设专项的通知》</w:delText>
              </w:r>
            </w:del>
          </w:p>
        </w:tc>
      </w:tr>
      <w:tr w14:paraId="2D53667D">
        <w:trPr>
          <w:del w:id="5076" w:author="Jinglin Sun" w:date="2024-07-25T14:02:40Z"/>
        </w:trPr>
        <w:tc>
          <w:tcPr>
            <w:tcW w:w="410" w:type="pct"/>
            <w:vAlign w:val="center"/>
            <w:tcPrChange w:id="5078" w:author="Jinglin Sun" w:date="2024-05-06T09:56:19Z">
              <w:tcPr>
                <w:tcW w:w="778" w:type="dxa"/>
                <w:vAlign w:val="center"/>
              </w:tcPr>
            </w:tcPrChange>
          </w:tcPr>
          <w:p w14:paraId="47A4A07D">
            <w:pPr>
              <w:jc w:val="center"/>
              <w:rPr>
                <w:del w:id="5079" w:author="Jinglin Sun" w:date="2024-07-25T14:02:40Z"/>
                <w:rFonts w:hint="eastAsia" w:ascii="楷体_GB2312" w:hAnsi="楷体_GB2312" w:eastAsia="楷体_GB2312" w:cs="楷体_GB2312"/>
                <w:vertAlign w:val="baseline"/>
                <w:lang w:val="en-US" w:eastAsia="zh-CN"/>
                <w:rPrChange w:id="5080" w:author="Jinglin Sun" w:date="2024-05-06T09:55:09Z">
                  <w:rPr>
                    <w:del w:id="5081" w:author="Jinglin Sun" w:date="2024-07-25T14:02:40Z"/>
                    <w:rFonts w:hint="default" w:ascii="黑体" w:hAnsi="黑体" w:eastAsia="黑体" w:cs="黑体"/>
                    <w:vertAlign w:val="baseline"/>
                    <w:lang w:val="en-US" w:eastAsia="zh-CN"/>
                  </w:rPr>
                </w:rPrChange>
              </w:rPr>
            </w:pPr>
            <w:del w:id="5082" w:author="Jinglin Sun" w:date="2024-07-25T14:02:40Z">
              <w:r>
                <w:rPr>
                  <w:rFonts w:hint="eastAsia" w:ascii="楷体_GB2312" w:hAnsi="楷体_GB2312" w:eastAsia="楷体_GB2312" w:cs="楷体_GB2312"/>
                  <w:vertAlign w:val="baseline"/>
                  <w:lang w:val="en-US" w:eastAsia="zh-CN"/>
                  <w:rPrChange w:id="5083" w:author="Jinglin Sun" w:date="2024-05-06T09:55:09Z">
                    <w:rPr>
                      <w:rFonts w:hint="eastAsia" w:ascii="黑体" w:hAnsi="黑体" w:eastAsia="黑体" w:cs="黑体"/>
                      <w:vertAlign w:val="baseline"/>
                      <w:lang w:val="en-US" w:eastAsia="zh-CN"/>
                    </w:rPr>
                  </w:rPrChange>
                </w:rPr>
                <w:delText>2019</w:delText>
              </w:r>
            </w:del>
          </w:p>
        </w:tc>
        <w:tc>
          <w:tcPr>
            <w:tcW w:w="2190" w:type="pct"/>
            <w:vAlign w:val="center"/>
            <w:tcPrChange w:id="5084" w:author="Jinglin Sun" w:date="2024-05-06T09:56:19Z">
              <w:tcPr>
                <w:tcW w:w="2389" w:type="dxa"/>
                <w:vAlign w:val="center"/>
              </w:tcPr>
            </w:tcPrChange>
          </w:tcPr>
          <w:p w14:paraId="73E7EFFD">
            <w:pPr>
              <w:jc w:val="center"/>
              <w:rPr>
                <w:del w:id="5085" w:author="Jinglin Sun" w:date="2024-07-25T14:02:40Z"/>
                <w:rFonts w:hint="eastAsia" w:ascii="楷体_GB2312" w:hAnsi="楷体_GB2312" w:eastAsia="楷体_GB2312" w:cs="楷体_GB2312"/>
                <w:vertAlign w:val="baseline"/>
                <w:lang w:val="en-US" w:eastAsia="zh-CN"/>
                <w:rPrChange w:id="5086" w:author="Jinglin Sun" w:date="2024-05-06T09:55:09Z">
                  <w:rPr>
                    <w:del w:id="5087" w:author="Jinglin Sun" w:date="2024-07-25T14:02:40Z"/>
                    <w:rFonts w:hint="eastAsia" w:ascii="黑体" w:hAnsi="黑体" w:eastAsia="黑体" w:cs="黑体"/>
                    <w:vertAlign w:val="baseline"/>
                    <w:lang w:val="en-US" w:eastAsia="zh-CN"/>
                  </w:rPr>
                </w:rPrChange>
              </w:rPr>
            </w:pPr>
            <w:del w:id="5088" w:author="Jinglin Sun" w:date="2024-07-25T14:02:40Z">
              <w:r>
                <w:rPr>
                  <w:rFonts w:hint="eastAsia" w:ascii="楷体_GB2312" w:hAnsi="楷体_GB2312" w:eastAsia="楷体_GB2312" w:cs="楷体_GB2312"/>
                  <w:vertAlign w:val="baseline"/>
                  <w:lang w:val="en-US" w:eastAsia="zh-CN"/>
                  <w:rPrChange w:id="5089" w:author="Jinglin Sun" w:date="2024-05-06T09:55:09Z">
                    <w:rPr>
                      <w:rFonts w:hint="eastAsia" w:ascii="黑体" w:hAnsi="黑体" w:eastAsia="黑体" w:cs="黑体"/>
                      <w:vertAlign w:val="baseline"/>
                      <w:lang w:val="en-US" w:eastAsia="zh-CN"/>
                    </w:rPr>
                  </w:rPrChange>
                </w:rPr>
                <w:delText>国务院办公厅</w:delText>
              </w:r>
            </w:del>
          </w:p>
        </w:tc>
        <w:tc>
          <w:tcPr>
            <w:tcW w:w="2398" w:type="pct"/>
            <w:vAlign w:val="center"/>
            <w:tcPrChange w:id="5090" w:author="Jinglin Sun" w:date="2024-05-06T09:56:19Z">
              <w:tcPr>
                <w:tcW w:w="4433" w:type="dxa"/>
                <w:vAlign w:val="center"/>
              </w:tcPr>
            </w:tcPrChange>
          </w:tcPr>
          <w:p w14:paraId="22858FBB">
            <w:pPr>
              <w:jc w:val="center"/>
              <w:rPr>
                <w:del w:id="5091" w:author="Jinglin Sun" w:date="2024-07-25T14:02:40Z"/>
                <w:rFonts w:hint="eastAsia" w:ascii="楷体_GB2312" w:hAnsi="楷体_GB2312" w:eastAsia="楷体_GB2312" w:cs="楷体_GB2312"/>
                <w:vertAlign w:val="baseline"/>
                <w:lang w:val="en-US" w:eastAsia="zh-CN"/>
                <w:rPrChange w:id="5092" w:author="Jinglin Sun" w:date="2024-05-06T09:55:09Z">
                  <w:rPr>
                    <w:del w:id="5093" w:author="Jinglin Sun" w:date="2024-07-25T14:02:40Z"/>
                    <w:rFonts w:hint="eastAsia" w:ascii="黑体" w:hAnsi="黑体" w:eastAsia="黑体" w:cs="黑体"/>
                    <w:vertAlign w:val="baseline"/>
                    <w:lang w:val="en-US" w:eastAsia="zh-CN"/>
                  </w:rPr>
                </w:rPrChange>
              </w:rPr>
            </w:pPr>
            <w:del w:id="5094" w:author="Jinglin Sun" w:date="2024-07-25T14:02:40Z">
              <w:r>
                <w:rPr>
                  <w:rFonts w:hint="eastAsia" w:ascii="楷体_GB2312" w:hAnsi="楷体_GB2312" w:eastAsia="楷体_GB2312" w:cs="楷体_GB2312"/>
                  <w:vertAlign w:val="baseline"/>
                  <w:lang w:val="en-US" w:eastAsia="zh-CN"/>
                  <w:rPrChange w:id="5095" w:author="Jinglin Sun" w:date="2024-05-06T09:55:09Z">
                    <w:rPr>
                      <w:rFonts w:hint="eastAsia" w:ascii="黑体" w:hAnsi="黑体" w:eastAsia="黑体" w:cs="黑体"/>
                      <w:vertAlign w:val="baseline"/>
                      <w:lang w:val="en-US" w:eastAsia="zh-CN"/>
                    </w:rPr>
                  </w:rPrChange>
                </w:rPr>
                <w:delText>《关于印发国家组织药品集中采购和使用试点方案的通知》</w:delText>
              </w:r>
            </w:del>
          </w:p>
        </w:tc>
      </w:tr>
      <w:tr w14:paraId="7AFE9E69">
        <w:trPr>
          <w:trHeight w:val="90" w:hRule="atLeast"/>
          <w:del w:id="5096" w:author="Jinglin Sun" w:date="2024-07-25T14:02:40Z"/>
        </w:trPr>
        <w:tc>
          <w:tcPr>
            <w:tcW w:w="410" w:type="pct"/>
            <w:vAlign w:val="center"/>
            <w:tcPrChange w:id="5098" w:author="Jinglin Sun" w:date="2024-05-06T09:56:19Z">
              <w:tcPr>
                <w:tcW w:w="778" w:type="dxa"/>
                <w:vAlign w:val="center"/>
              </w:tcPr>
            </w:tcPrChange>
          </w:tcPr>
          <w:p w14:paraId="750FFF87">
            <w:pPr>
              <w:jc w:val="center"/>
              <w:rPr>
                <w:del w:id="5099" w:author="Jinglin Sun" w:date="2024-07-25T14:02:40Z"/>
                <w:rFonts w:hint="eastAsia" w:ascii="楷体_GB2312" w:hAnsi="楷体_GB2312" w:eastAsia="楷体_GB2312" w:cs="楷体_GB2312"/>
                <w:kern w:val="2"/>
                <w:sz w:val="24"/>
                <w:szCs w:val="24"/>
                <w:vertAlign w:val="baseline"/>
                <w:lang w:val="en-US" w:eastAsia="zh-CN" w:bidi="ar-SA"/>
                <w:rPrChange w:id="5100" w:author="Jinglin Sun" w:date="2024-05-06T09:55:09Z">
                  <w:rPr>
                    <w:del w:id="5101" w:author="Jinglin Sun" w:date="2024-07-25T14:02:40Z"/>
                    <w:rFonts w:hint="eastAsia" w:ascii="宋体" w:hAnsi="宋体" w:eastAsia="宋体" w:cs="宋体"/>
                    <w:kern w:val="2"/>
                    <w:sz w:val="21"/>
                    <w:szCs w:val="21"/>
                    <w:vertAlign w:val="baseline"/>
                    <w:lang w:val="en-US" w:eastAsia="zh-CN" w:bidi="ar-SA"/>
                  </w:rPr>
                </w:rPrChange>
              </w:rPr>
            </w:pPr>
            <w:del w:id="5102" w:author="Jinglin Sun" w:date="2024-07-25T14:02:40Z">
              <w:r>
                <w:rPr>
                  <w:rFonts w:hint="eastAsia" w:ascii="楷体_GB2312" w:hAnsi="楷体_GB2312" w:eastAsia="楷体_GB2312" w:cs="楷体_GB2312"/>
                  <w:sz w:val="24"/>
                  <w:szCs w:val="24"/>
                  <w:vertAlign w:val="baseline"/>
                  <w:lang w:val="en-US" w:eastAsia="zh-CN"/>
                  <w:rPrChange w:id="5103" w:author="Jinglin Sun" w:date="2024-05-06T09:55:09Z">
                    <w:rPr>
                      <w:rFonts w:hint="eastAsia" w:ascii="宋体" w:hAnsi="宋体" w:eastAsia="宋体" w:cs="宋体"/>
                      <w:sz w:val="21"/>
                      <w:szCs w:val="21"/>
                      <w:vertAlign w:val="baseline"/>
                      <w:lang w:val="en-US" w:eastAsia="zh-CN"/>
                    </w:rPr>
                  </w:rPrChange>
                </w:rPr>
                <w:delText>2019</w:delText>
              </w:r>
            </w:del>
          </w:p>
        </w:tc>
        <w:tc>
          <w:tcPr>
            <w:tcW w:w="2190" w:type="pct"/>
            <w:vAlign w:val="center"/>
            <w:tcPrChange w:id="5104" w:author="Jinglin Sun" w:date="2024-05-06T09:56:19Z">
              <w:tcPr>
                <w:tcW w:w="2389" w:type="dxa"/>
                <w:vAlign w:val="center"/>
              </w:tcPr>
            </w:tcPrChange>
          </w:tcPr>
          <w:p w14:paraId="17BA0B76">
            <w:pPr>
              <w:jc w:val="center"/>
              <w:rPr>
                <w:del w:id="5105" w:author="Jinglin Sun" w:date="2024-07-25T14:02:40Z"/>
                <w:rFonts w:hint="eastAsia" w:ascii="楷体_GB2312" w:hAnsi="楷体_GB2312" w:eastAsia="楷体_GB2312" w:cs="楷体_GB2312"/>
                <w:kern w:val="2"/>
                <w:sz w:val="24"/>
                <w:szCs w:val="24"/>
                <w:vertAlign w:val="baseline"/>
                <w:lang w:val="en-US" w:eastAsia="zh-CN" w:bidi="ar-SA"/>
                <w:rPrChange w:id="5106" w:author="Jinglin Sun" w:date="2024-05-06T09:55:09Z">
                  <w:rPr>
                    <w:del w:id="5107" w:author="Jinglin Sun" w:date="2024-07-25T14:02:40Z"/>
                    <w:rFonts w:hint="eastAsia" w:ascii="宋体" w:hAnsi="宋体" w:eastAsia="宋体" w:cs="宋体"/>
                    <w:kern w:val="2"/>
                    <w:sz w:val="21"/>
                    <w:szCs w:val="21"/>
                    <w:vertAlign w:val="baseline"/>
                    <w:lang w:val="en-US" w:eastAsia="zh-CN" w:bidi="ar-SA"/>
                  </w:rPr>
                </w:rPrChange>
              </w:rPr>
            </w:pPr>
            <w:del w:id="5108" w:author="Jinglin Sun" w:date="2024-07-25T14:02:40Z">
              <w:r>
                <w:rPr>
                  <w:rFonts w:hint="eastAsia" w:ascii="楷体_GB2312" w:hAnsi="楷体_GB2312" w:eastAsia="楷体_GB2312" w:cs="楷体_GB2312"/>
                  <w:sz w:val="24"/>
                  <w:szCs w:val="24"/>
                  <w:vertAlign w:val="baseline"/>
                  <w:lang w:val="en-US" w:eastAsia="zh-CN"/>
                  <w:rPrChange w:id="5109" w:author="Jinglin Sun" w:date="2024-05-06T09:55:09Z">
                    <w:rPr>
                      <w:rFonts w:hint="eastAsia" w:ascii="宋体" w:hAnsi="宋体" w:eastAsia="宋体" w:cs="宋体"/>
                      <w:sz w:val="21"/>
                      <w:szCs w:val="21"/>
                      <w:vertAlign w:val="baseline"/>
                      <w:lang w:val="en-US" w:eastAsia="zh-CN"/>
                    </w:rPr>
                  </w:rPrChange>
                </w:rPr>
                <w:delText>全国人大常会审议通过</w:delText>
              </w:r>
            </w:del>
          </w:p>
        </w:tc>
        <w:tc>
          <w:tcPr>
            <w:tcW w:w="2398" w:type="pct"/>
            <w:vAlign w:val="center"/>
            <w:tcPrChange w:id="5110" w:author="Jinglin Sun" w:date="2024-05-06T09:56:19Z">
              <w:tcPr>
                <w:tcW w:w="4433" w:type="dxa"/>
                <w:vAlign w:val="center"/>
              </w:tcPr>
            </w:tcPrChange>
          </w:tcPr>
          <w:p w14:paraId="7633A980">
            <w:pPr>
              <w:jc w:val="center"/>
              <w:rPr>
                <w:del w:id="5111" w:author="Jinglin Sun" w:date="2024-07-25T14:02:40Z"/>
                <w:rFonts w:hint="eastAsia" w:ascii="楷体_GB2312" w:hAnsi="楷体_GB2312" w:eastAsia="楷体_GB2312" w:cs="楷体_GB2312"/>
                <w:kern w:val="2"/>
                <w:sz w:val="24"/>
                <w:szCs w:val="24"/>
                <w:vertAlign w:val="baseline"/>
                <w:lang w:val="en-US" w:eastAsia="zh-CN" w:bidi="ar-SA"/>
                <w:rPrChange w:id="5112" w:author="Jinglin Sun" w:date="2024-05-06T09:55:09Z">
                  <w:rPr>
                    <w:del w:id="5113" w:author="Jinglin Sun" w:date="2024-07-25T14:02:40Z"/>
                    <w:rFonts w:hint="eastAsia" w:ascii="宋体" w:hAnsi="宋体" w:eastAsia="宋体" w:cs="宋体"/>
                    <w:kern w:val="2"/>
                    <w:sz w:val="21"/>
                    <w:szCs w:val="21"/>
                    <w:vertAlign w:val="baseline"/>
                    <w:lang w:val="en-US" w:eastAsia="zh-CN" w:bidi="ar-SA"/>
                  </w:rPr>
                </w:rPrChange>
              </w:rPr>
            </w:pPr>
            <w:del w:id="5114" w:author="Jinglin Sun" w:date="2024-07-25T14:02:40Z">
              <w:r>
                <w:rPr>
                  <w:rFonts w:hint="eastAsia" w:ascii="楷体_GB2312" w:hAnsi="楷体_GB2312" w:eastAsia="楷体_GB2312" w:cs="楷体_GB2312"/>
                  <w:sz w:val="24"/>
                  <w:szCs w:val="24"/>
                  <w:vertAlign w:val="baseline"/>
                  <w:lang w:eastAsia="zh-CN"/>
                  <w:rPrChange w:id="5115" w:author="Jinglin Sun" w:date="2024-05-06T09:55:09Z">
                    <w:rPr>
                      <w:rFonts w:hint="eastAsia" w:ascii="宋体" w:hAnsi="宋体" w:eastAsia="宋体" w:cs="宋体"/>
                      <w:sz w:val="21"/>
                      <w:szCs w:val="21"/>
                      <w:vertAlign w:val="baseline"/>
                      <w:lang w:eastAsia="zh-CN"/>
                    </w:rPr>
                  </w:rPrChange>
                </w:rPr>
                <w:delText>《</w:delText>
              </w:r>
            </w:del>
            <w:del w:id="5116" w:author="Jinglin Sun" w:date="2024-07-25T14:02:40Z">
              <w:r>
                <w:rPr>
                  <w:rFonts w:hint="eastAsia" w:ascii="楷体_GB2312" w:hAnsi="楷体_GB2312" w:eastAsia="楷体_GB2312" w:cs="楷体_GB2312"/>
                  <w:sz w:val="24"/>
                  <w:szCs w:val="24"/>
                  <w:vertAlign w:val="baseline"/>
                  <w:lang w:val="en-US" w:eastAsia="zh-CN"/>
                  <w:rPrChange w:id="5117" w:author="Jinglin Sun" w:date="2024-05-06T09:55:09Z">
                    <w:rPr>
                      <w:rFonts w:hint="eastAsia" w:ascii="宋体" w:hAnsi="宋体" w:eastAsia="宋体" w:cs="宋体"/>
                      <w:sz w:val="21"/>
                      <w:szCs w:val="21"/>
                      <w:vertAlign w:val="baseline"/>
                      <w:lang w:val="en-US" w:eastAsia="zh-CN"/>
                    </w:rPr>
                  </w:rPrChange>
                </w:rPr>
                <w:delText>疫苗管理法</w:delText>
              </w:r>
            </w:del>
            <w:del w:id="5118" w:author="Jinglin Sun" w:date="2024-07-25T14:02:40Z">
              <w:r>
                <w:rPr>
                  <w:rFonts w:hint="eastAsia" w:ascii="楷体_GB2312" w:hAnsi="楷体_GB2312" w:eastAsia="楷体_GB2312" w:cs="楷体_GB2312"/>
                  <w:sz w:val="24"/>
                  <w:szCs w:val="24"/>
                  <w:vertAlign w:val="baseline"/>
                  <w:lang w:eastAsia="zh-CN"/>
                  <w:rPrChange w:id="5119" w:author="Jinglin Sun" w:date="2024-05-06T09:55:09Z">
                    <w:rPr>
                      <w:rFonts w:hint="eastAsia" w:ascii="宋体" w:hAnsi="宋体" w:eastAsia="宋体" w:cs="宋体"/>
                      <w:sz w:val="21"/>
                      <w:szCs w:val="21"/>
                      <w:vertAlign w:val="baseline"/>
                      <w:lang w:eastAsia="zh-CN"/>
                    </w:rPr>
                  </w:rPrChange>
                </w:rPr>
                <w:delText>》、《</w:delText>
              </w:r>
            </w:del>
            <w:del w:id="5120" w:author="Jinglin Sun" w:date="2024-07-25T14:02:40Z">
              <w:r>
                <w:rPr>
                  <w:rFonts w:hint="eastAsia" w:ascii="楷体_GB2312" w:hAnsi="楷体_GB2312" w:eastAsia="楷体_GB2312" w:cs="楷体_GB2312"/>
                  <w:sz w:val="24"/>
                  <w:szCs w:val="24"/>
                  <w:vertAlign w:val="baseline"/>
                  <w:lang w:val="en-US" w:eastAsia="zh-CN"/>
                  <w:rPrChange w:id="5121" w:author="Jinglin Sun" w:date="2024-05-06T09:55:09Z">
                    <w:rPr>
                      <w:rFonts w:hint="eastAsia" w:ascii="宋体" w:hAnsi="宋体" w:eastAsia="宋体" w:cs="宋体"/>
                      <w:sz w:val="21"/>
                      <w:szCs w:val="21"/>
                      <w:vertAlign w:val="baseline"/>
                      <w:lang w:val="en-US" w:eastAsia="zh-CN"/>
                    </w:rPr>
                  </w:rPrChange>
                </w:rPr>
                <w:delText>药品管理法</w:delText>
              </w:r>
            </w:del>
            <w:del w:id="5122" w:author="Jinglin Sun" w:date="2024-07-25T14:02:40Z">
              <w:r>
                <w:rPr>
                  <w:rFonts w:hint="eastAsia" w:ascii="楷体_GB2312" w:hAnsi="楷体_GB2312" w:eastAsia="楷体_GB2312" w:cs="楷体_GB2312"/>
                  <w:sz w:val="24"/>
                  <w:szCs w:val="24"/>
                  <w:vertAlign w:val="baseline"/>
                  <w:lang w:eastAsia="zh-CN"/>
                  <w:rPrChange w:id="5123" w:author="Jinglin Sun" w:date="2024-05-06T09:55:09Z">
                    <w:rPr>
                      <w:rFonts w:hint="eastAsia" w:ascii="宋体" w:hAnsi="宋体" w:eastAsia="宋体" w:cs="宋体"/>
                      <w:sz w:val="21"/>
                      <w:szCs w:val="21"/>
                      <w:vertAlign w:val="baseline"/>
                      <w:lang w:eastAsia="zh-CN"/>
                    </w:rPr>
                  </w:rPrChange>
                </w:rPr>
                <w:delText>》</w:delText>
              </w:r>
            </w:del>
          </w:p>
        </w:tc>
      </w:tr>
      <w:tr w14:paraId="55BB19E8">
        <w:trPr>
          <w:del w:id="5124" w:author="Jinglin Sun" w:date="2024-07-25T14:02:40Z"/>
        </w:trPr>
        <w:tc>
          <w:tcPr>
            <w:tcW w:w="410" w:type="pct"/>
            <w:vAlign w:val="center"/>
            <w:tcPrChange w:id="5126" w:author="Jinglin Sun" w:date="2024-05-06T09:56:19Z">
              <w:tcPr>
                <w:tcW w:w="778" w:type="dxa"/>
                <w:vAlign w:val="center"/>
              </w:tcPr>
            </w:tcPrChange>
          </w:tcPr>
          <w:p w14:paraId="174A8A65">
            <w:pPr>
              <w:jc w:val="center"/>
              <w:rPr>
                <w:del w:id="5127" w:author="Jinglin Sun" w:date="2024-07-25T14:02:40Z"/>
                <w:rFonts w:hint="eastAsia" w:ascii="楷体_GB2312" w:hAnsi="楷体_GB2312" w:eastAsia="楷体_GB2312" w:cs="楷体_GB2312"/>
                <w:sz w:val="24"/>
                <w:szCs w:val="24"/>
                <w:vertAlign w:val="baseline"/>
                <w:lang w:val="en-US" w:eastAsia="zh-CN"/>
                <w:rPrChange w:id="5128" w:author="Jinglin Sun" w:date="2024-05-06T09:55:09Z">
                  <w:rPr>
                    <w:del w:id="5129" w:author="Jinglin Sun" w:date="2024-07-25T14:02:40Z"/>
                    <w:rFonts w:hint="eastAsia" w:ascii="宋体" w:hAnsi="宋体" w:eastAsia="宋体" w:cs="宋体"/>
                    <w:sz w:val="21"/>
                    <w:szCs w:val="21"/>
                    <w:vertAlign w:val="baseline"/>
                    <w:lang w:val="en-US" w:eastAsia="zh-CN"/>
                  </w:rPr>
                </w:rPrChange>
              </w:rPr>
            </w:pPr>
            <w:del w:id="5130" w:author="Jinglin Sun" w:date="2024-07-25T14:02:40Z">
              <w:r>
                <w:rPr>
                  <w:rFonts w:hint="eastAsia" w:ascii="楷体_GB2312" w:hAnsi="楷体_GB2312" w:eastAsia="楷体_GB2312" w:cs="楷体_GB2312"/>
                  <w:sz w:val="24"/>
                  <w:szCs w:val="24"/>
                  <w:vertAlign w:val="baseline"/>
                  <w:lang w:val="en-US" w:eastAsia="zh-CN"/>
                  <w:rPrChange w:id="5131" w:author="Jinglin Sun" w:date="2024-05-06T09:55:09Z">
                    <w:rPr>
                      <w:rFonts w:hint="eastAsia" w:ascii="宋体" w:hAnsi="宋体" w:eastAsia="宋体" w:cs="宋体"/>
                      <w:sz w:val="21"/>
                      <w:szCs w:val="21"/>
                      <w:vertAlign w:val="baseline"/>
                      <w:lang w:val="en-US" w:eastAsia="zh-CN"/>
                    </w:rPr>
                  </w:rPrChange>
                </w:rPr>
                <w:delText>2019</w:delText>
              </w:r>
            </w:del>
          </w:p>
        </w:tc>
        <w:tc>
          <w:tcPr>
            <w:tcW w:w="2190" w:type="pct"/>
            <w:vAlign w:val="center"/>
            <w:tcPrChange w:id="5132" w:author="Jinglin Sun" w:date="2024-05-06T09:56:19Z">
              <w:tcPr>
                <w:tcW w:w="2389" w:type="dxa"/>
                <w:vAlign w:val="center"/>
              </w:tcPr>
            </w:tcPrChange>
          </w:tcPr>
          <w:p w14:paraId="72FEEE52">
            <w:pPr>
              <w:jc w:val="center"/>
              <w:rPr>
                <w:del w:id="5133" w:author="Jinglin Sun" w:date="2024-07-25T14:02:40Z"/>
                <w:rFonts w:hint="eastAsia" w:ascii="楷体_GB2312" w:hAnsi="楷体_GB2312" w:eastAsia="楷体_GB2312" w:cs="楷体_GB2312"/>
                <w:sz w:val="24"/>
                <w:szCs w:val="24"/>
                <w:vertAlign w:val="baseline"/>
                <w:lang w:val="en-US" w:eastAsia="zh-CN"/>
                <w:rPrChange w:id="5134" w:author="Jinglin Sun" w:date="2024-05-06T09:55:09Z">
                  <w:rPr>
                    <w:del w:id="5135" w:author="Jinglin Sun" w:date="2024-07-25T14:02:40Z"/>
                    <w:rFonts w:hint="default" w:ascii="宋体" w:hAnsi="宋体" w:eastAsia="宋体" w:cs="宋体"/>
                    <w:sz w:val="21"/>
                    <w:szCs w:val="21"/>
                    <w:vertAlign w:val="baseline"/>
                    <w:lang w:val="en-US" w:eastAsia="zh-CN"/>
                  </w:rPr>
                </w:rPrChange>
              </w:rPr>
            </w:pPr>
            <w:del w:id="5136" w:author="Jinglin Sun" w:date="2024-07-25T14:02:40Z">
              <w:r>
                <w:rPr>
                  <w:rFonts w:hint="eastAsia" w:ascii="楷体_GB2312" w:hAnsi="楷体_GB2312" w:eastAsia="楷体_GB2312" w:cs="楷体_GB2312"/>
                  <w:sz w:val="24"/>
                  <w:szCs w:val="24"/>
                  <w:vertAlign w:val="baseline"/>
                  <w:lang w:val="en-US" w:eastAsia="zh-CN"/>
                  <w:rPrChange w:id="5137" w:author="Jinglin Sun" w:date="2024-05-06T09:55:09Z">
                    <w:rPr>
                      <w:rFonts w:hint="eastAsia" w:ascii="宋体" w:hAnsi="宋体" w:eastAsia="宋体" w:cs="宋体"/>
                      <w:sz w:val="21"/>
                      <w:szCs w:val="21"/>
                      <w:vertAlign w:val="baseline"/>
                      <w:lang w:val="en-US" w:eastAsia="zh-CN"/>
                    </w:rPr>
                  </w:rPrChange>
                </w:rPr>
                <w:delText>国家发展</w:delText>
              </w:r>
            </w:del>
            <w:del w:id="5138" w:author="Jinglin Sun" w:date="2024-07-25T14:02:40Z">
              <w:r>
                <w:rPr>
                  <w:rFonts w:hint="eastAsia" w:ascii="楷体_GB2312" w:hAnsi="楷体_GB2312" w:eastAsia="楷体_GB2312" w:cs="楷体_GB2312"/>
                  <w:sz w:val="24"/>
                  <w:szCs w:val="24"/>
                  <w:vertAlign w:val="baseline"/>
                  <w:lang w:val="en-US" w:eastAsia="zh-CN"/>
                  <w:rPrChange w:id="5139" w:author="Jinglin Sun" w:date="2024-05-06T09:55:09Z">
                    <w:rPr>
                      <w:rFonts w:hint="eastAsia" w:ascii="宋体" w:hAnsi="宋体" w:eastAsia="宋体" w:cs="宋体"/>
                      <w:sz w:val="21"/>
                      <w:szCs w:val="21"/>
                      <w:vertAlign w:val="baseline"/>
                      <w:lang w:val="en-US" w:eastAsia="zh-CN"/>
                    </w:rPr>
                  </w:rPrChange>
                </w:rPr>
                <w:delText>和</w:delText>
              </w:r>
            </w:del>
            <w:del w:id="5140" w:author="Jinglin Sun" w:date="2024-07-25T14:02:40Z">
              <w:r>
                <w:rPr>
                  <w:rFonts w:hint="eastAsia" w:ascii="楷体_GB2312" w:hAnsi="楷体_GB2312" w:eastAsia="楷体_GB2312" w:cs="楷体_GB2312"/>
                  <w:sz w:val="24"/>
                  <w:szCs w:val="24"/>
                  <w:vertAlign w:val="baseline"/>
                  <w:lang w:val="en-US" w:eastAsia="zh-CN"/>
                  <w:rPrChange w:id="5141" w:author="Jinglin Sun" w:date="2024-05-06T09:55:09Z">
                    <w:rPr>
                      <w:rFonts w:hint="eastAsia" w:ascii="宋体" w:hAnsi="宋体" w:eastAsia="宋体" w:cs="宋体"/>
                      <w:sz w:val="21"/>
                      <w:szCs w:val="21"/>
                      <w:vertAlign w:val="baseline"/>
                      <w:lang w:val="en-US" w:eastAsia="zh-CN"/>
                    </w:rPr>
                  </w:rPrChange>
                </w:rPr>
                <w:delText>改革委</w:delText>
              </w:r>
            </w:del>
            <w:del w:id="5142" w:author="Jinglin Sun" w:date="2024-07-25T14:02:40Z">
              <w:r>
                <w:rPr>
                  <w:rFonts w:hint="eastAsia" w:ascii="楷体_GB2312" w:hAnsi="楷体_GB2312" w:eastAsia="楷体_GB2312" w:cs="楷体_GB2312"/>
                  <w:sz w:val="24"/>
                  <w:szCs w:val="24"/>
                  <w:vertAlign w:val="baseline"/>
                  <w:lang w:val="en-US" w:eastAsia="zh-CN"/>
                  <w:rPrChange w:id="5143" w:author="Jinglin Sun" w:date="2024-05-06T09:55:09Z">
                    <w:rPr>
                      <w:rFonts w:hint="eastAsia" w:ascii="宋体" w:hAnsi="宋体" w:eastAsia="宋体" w:cs="宋体"/>
                      <w:sz w:val="21"/>
                      <w:szCs w:val="21"/>
                      <w:vertAlign w:val="baseline"/>
                      <w:lang w:val="en-US" w:eastAsia="zh-CN"/>
                    </w:rPr>
                  </w:rPrChange>
                </w:rPr>
                <w:delText>员会</w:delText>
              </w:r>
            </w:del>
            <w:del w:id="5144" w:author="Jinglin Sun" w:date="2024-07-25T14:02:40Z">
              <w:r>
                <w:rPr>
                  <w:rFonts w:hint="eastAsia" w:ascii="楷体_GB2312" w:hAnsi="楷体_GB2312" w:eastAsia="楷体_GB2312" w:cs="楷体_GB2312"/>
                  <w:sz w:val="24"/>
                  <w:szCs w:val="24"/>
                  <w:vertAlign w:val="baseline"/>
                  <w:lang w:val="en-US" w:eastAsia="zh-CN"/>
                  <w:rPrChange w:id="5145" w:author="Jinglin Sun" w:date="2024-05-06T09:55:09Z">
                    <w:rPr>
                      <w:rFonts w:hint="eastAsia" w:ascii="宋体" w:hAnsi="宋体" w:cs="宋体"/>
                      <w:sz w:val="21"/>
                      <w:szCs w:val="21"/>
                      <w:vertAlign w:val="baseline"/>
                      <w:lang w:val="en-US" w:eastAsia="zh-CN"/>
                    </w:rPr>
                  </w:rPrChange>
                </w:rPr>
                <w:delText>、工信部、科技部等</w:delText>
              </w:r>
            </w:del>
          </w:p>
        </w:tc>
        <w:tc>
          <w:tcPr>
            <w:tcW w:w="2398" w:type="pct"/>
            <w:vAlign w:val="center"/>
            <w:tcPrChange w:id="5146" w:author="Jinglin Sun" w:date="2024-05-06T09:56:19Z">
              <w:tcPr>
                <w:tcW w:w="4433" w:type="dxa"/>
                <w:vAlign w:val="center"/>
              </w:tcPr>
            </w:tcPrChange>
          </w:tcPr>
          <w:p w14:paraId="57AB4522">
            <w:pPr>
              <w:jc w:val="center"/>
              <w:rPr>
                <w:del w:id="5147" w:author="Jinglin Sun" w:date="2024-07-25T14:02:40Z"/>
                <w:rFonts w:hint="eastAsia" w:ascii="楷体_GB2312" w:hAnsi="楷体_GB2312" w:eastAsia="楷体_GB2312" w:cs="楷体_GB2312"/>
                <w:sz w:val="24"/>
                <w:szCs w:val="24"/>
                <w:vertAlign w:val="baseline"/>
                <w:lang w:val="en-US" w:eastAsia="zh-CN"/>
                <w:rPrChange w:id="5148" w:author="Jinglin Sun" w:date="2024-05-06T09:55:09Z">
                  <w:rPr>
                    <w:del w:id="5149" w:author="Jinglin Sun" w:date="2024-07-25T14:02:40Z"/>
                    <w:rFonts w:hint="eastAsia" w:ascii="宋体" w:hAnsi="宋体" w:eastAsia="宋体" w:cs="宋体"/>
                    <w:sz w:val="21"/>
                    <w:szCs w:val="21"/>
                    <w:vertAlign w:val="baseline"/>
                    <w:lang w:val="en-US" w:eastAsia="zh-CN"/>
                  </w:rPr>
                </w:rPrChange>
              </w:rPr>
            </w:pPr>
            <w:del w:id="5150" w:author="Jinglin Sun" w:date="2024-07-25T14:02:40Z">
              <w:r>
                <w:rPr>
                  <w:rFonts w:hint="eastAsia" w:ascii="楷体_GB2312" w:hAnsi="楷体_GB2312" w:eastAsia="楷体_GB2312" w:cs="楷体_GB2312"/>
                  <w:sz w:val="24"/>
                  <w:szCs w:val="24"/>
                  <w:vertAlign w:val="baseline"/>
                  <w:lang w:val="en-US" w:eastAsia="zh-CN"/>
                  <w:rPrChange w:id="5151" w:author="Jinglin Sun" w:date="2024-05-06T09:55:09Z">
                    <w:rPr>
                      <w:rFonts w:hint="eastAsia" w:ascii="宋体" w:hAnsi="宋体" w:eastAsia="宋体" w:cs="宋体"/>
                      <w:sz w:val="21"/>
                      <w:szCs w:val="21"/>
                      <w:vertAlign w:val="baseline"/>
                      <w:lang w:val="en-US" w:eastAsia="zh-CN"/>
                    </w:rPr>
                  </w:rPrChange>
                </w:rPr>
                <w:delText>《促进健康产业高质量发展行动纲要（2019-2022年）》</w:delText>
              </w:r>
            </w:del>
          </w:p>
        </w:tc>
      </w:tr>
      <w:tr w14:paraId="5018AF21">
        <w:trPr>
          <w:del w:id="5152" w:author="Jinglin Sun" w:date="2024-07-25T14:02:40Z"/>
        </w:trPr>
        <w:tc>
          <w:tcPr>
            <w:tcW w:w="410" w:type="pct"/>
            <w:vAlign w:val="center"/>
            <w:tcPrChange w:id="5154" w:author="Jinglin Sun" w:date="2024-05-06T09:56:19Z">
              <w:tcPr>
                <w:tcW w:w="778" w:type="dxa"/>
                <w:vAlign w:val="center"/>
              </w:tcPr>
            </w:tcPrChange>
          </w:tcPr>
          <w:p w14:paraId="3263AADB">
            <w:pPr>
              <w:jc w:val="center"/>
              <w:rPr>
                <w:del w:id="5155" w:author="Jinglin Sun" w:date="2024-07-25T14:02:40Z"/>
                <w:rFonts w:hint="eastAsia" w:ascii="楷体_GB2312" w:hAnsi="楷体_GB2312" w:eastAsia="楷体_GB2312" w:cs="楷体_GB2312"/>
                <w:kern w:val="2"/>
                <w:sz w:val="24"/>
                <w:szCs w:val="24"/>
                <w:vertAlign w:val="baseline"/>
                <w:lang w:val="en-US" w:eastAsia="zh-CN" w:bidi="ar-SA"/>
                <w:rPrChange w:id="5156" w:author="Jinglin Sun" w:date="2024-05-06T09:55:09Z">
                  <w:rPr>
                    <w:del w:id="5157" w:author="Jinglin Sun" w:date="2024-07-25T14:02:40Z"/>
                    <w:rFonts w:hint="eastAsia" w:ascii="宋体" w:hAnsi="宋体" w:eastAsia="宋体" w:cs="宋体"/>
                    <w:kern w:val="2"/>
                    <w:sz w:val="21"/>
                    <w:szCs w:val="21"/>
                    <w:vertAlign w:val="baseline"/>
                    <w:lang w:val="en-US" w:eastAsia="zh-CN" w:bidi="ar-SA"/>
                  </w:rPr>
                </w:rPrChange>
              </w:rPr>
            </w:pPr>
            <w:del w:id="5158" w:author="Jinglin Sun" w:date="2024-07-25T14:02:40Z">
              <w:r>
                <w:rPr>
                  <w:rFonts w:hint="eastAsia" w:ascii="楷体_GB2312" w:hAnsi="楷体_GB2312" w:eastAsia="楷体_GB2312" w:cs="楷体_GB2312"/>
                  <w:sz w:val="24"/>
                  <w:szCs w:val="24"/>
                  <w:vertAlign w:val="baseline"/>
                  <w:lang w:val="en-US" w:eastAsia="zh-CN"/>
                  <w:rPrChange w:id="5159" w:author="Jinglin Sun" w:date="2024-05-06T09:55:09Z">
                    <w:rPr>
                      <w:rFonts w:hint="eastAsia" w:ascii="宋体" w:hAnsi="宋体" w:eastAsia="宋体" w:cs="宋体"/>
                      <w:sz w:val="21"/>
                      <w:szCs w:val="21"/>
                      <w:vertAlign w:val="baseline"/>
                      <w:lang w:val="en-US" w:eastAsia="zh-CN"/>
                    </w:rPr>
                  </w:rPrChange>
                </w:rPr>
                <w:delText>2020</w:delText>
              </w:r>
            </w:del>
          </w:p>
        </w:tc>
        <w:tc>
          <w:tcPr>
            <w:tcW w:w="2190" w:type="pct"/>
            <w:vAlign w:val="center"/>
            <w:tcPrChange w:id="5160" w:author="Jinglin Sun" w:date="2024-05-06T09:56:19Z">
              <w:tcPr>
                <w:tcW w:w="2389" w:type="dxa"/>
                <w:vAlign w:val="center"/>
              </w:tcPr>
            </w:tcPrChange>
          </w:tcPr>
          <w:p w14:paraId="3CCD319B">
            <w:pPr>
              <w:jc w:val="center"/>
              <w:rPr>
                <w:del w:id="5161" w:author="Jinglin Sun" w:date="2024-07-25T14:02:40Z"/>
                <w:rFonts w:hint="eastAsia" w:ascii="楷体_GB2312" w:hAnsi="楷体_GB2312" w:eastAsia="楷体_GB2312" w:cs="楷体_GB2312"/>
                <w:sz w:val="24"/>
                <w:szCs w:val="24"/>
                <w:vertAlign w:val="baseline"/>
                <w:lang w:val="en-US" w:eastAsia="zh-CN"/>
                <w:rPrChange w:id="5162" w:author="Jinglin Sun" w:date="2024-05-06T09:55:09Z">
                  <w:rPr>
                    <w:del w:id="5163" w:author="Jinglin Sun" w:date="2024-07-25T14:02:40Z"/>
                    <w:rFonts w:hint="eastAsia" w:ascii="宋体" w:hAnsi="宋体" w:eastAsia="宋体" w:cs="宋体"/>
                    <w:sz w:val="21"/>
                    <w:szCs w:val="21"/>
                    <w:vertAlign w:val="baseline"/>
                    <w:lang w:val="en-US" w:eastAsia="zh-CN"/>
                  </w:rPr>
                </w:rPrChange>
              </w:rPr>
            </w:pPr>
            <w:del w:id="5164" w:author="Jinglin Sun" w:date="2024-07-25T14:02:40Z">
              <w:r>
                <w:rPr>
                  <w:rFonts w:hint="eastAsia" w:ascii="楷体_GB2312" w:hAnsi="楷体_GB2312" w:eastAsia="楷体_GB2312" w:cs="楷体_GB2312"/>
                  <w:sz w:val="24"/>
                  <w:szCs w:val="24"/>
                  <w:vertAlign w:val="baseline"/>
                  <w:lang w:val="en-US" w:eastAsia="zh-CN"/>
                  <w:rPrChange w:id="5165" w:author="Jinglin Sun" w:date="2024-05-06T09:55:09Z">
                    <w:rPr>
                      <w:rFonts w:hint="eastAsia" w:ascii="宋体" w:hAnsi="宋体" w:eastAsia="宋体" w:cs="宋体"/>
                      <w:sz w:val="21"/>
                      <w:szCs w:val="21"/>
                      <w:vertAlign w:val="baseline"/>
                      <w:lang w:val="en-US" w:eastAsia="zh-CN"/>
                    </w:rPr>
                  </w:rPrChange>
                </w:rPr>
                <w:delText>国家市监总局</w:delText>
              </w:r>
            </w:del>
          </w:p>
        </w:tc>
        <w:tc>
          <w:tcPr>
            <w:tcW w:w="2398" w:type="pct"/>
            <w:vAlign w:val="center"/>
            <w:tcPrChange w:id="5166" w:author="Jinglin Sun" w:date="2024-05-06T09:56:19Z">
              <w:tcPr>
                <w:tcW w:w="4433" w:type="dxa"/>
                <w:vAlign w:val="center"/>
              </w:tcPr>
            </w:tcPrChange>
          </w:tcPr>
          <w:p w14:paraId="24F502DB">
            <w:pPr>
              <w:jc w:val="center"/>
              <w:rPr>
                <w:del w:id="5167" w:author="Jinglin Sun" w:date="2024-07-25T14:02:40Z"/>
                <w:rFonts w:hint="eastAsia" w:ascii="楷体_GB2312" w:hAnsi="楷体_GB2312" w:eastAsia="楷体_GB2312" w:cs="楷体_GB2312"/>
                <w:sz w:val="24"/>
                <w:szCs w:val="24"/>
                <w:vertAlign w:val="baseline"/>
                <w:lang w:val="en-US" w:eastAsia="zh-CN"/>
                <w:rPrChange w:id="5168" w:author="Jinglin Sun" w:date="2024-05-06T09:55:09Z">
                  <w:rPr>
                    <w:del w:id="5169" w:author="Jinglin Sun" w:date="2024-07-25T14:02:40Z"/>
                    <w:rFonts w:hint="eastAsia" w:ascii="宋体" w:hAnsi="宋体" w:eastAsia="宋体" w:cs="宋体"/>
                    <w:sz w:val="21"/>
                    <w:szCs w:val="21"/>
                    <w:vertAlign w:val="baseline"/>
                    <w:lang w:val="en-US" w:eastAsia="zh-CN"/>
                  </w:rPr>
                </w:rPrChange>
              </w:rPr>
            </w:pPr>
            <w:del w:id="5170" w:author="Jinglin Sun" w:date="2024-07-25T14:02:40Z">
              <w:r>
                <w:rPr>
                  <w:rFonts w:hint="eastAsia" w:ascii="楷体_GB2312" w:hAnsi="楷体_GB2312" w:eastAsia="楷体_GB2312" w:cs="楷体_GB2312"/>
                  <w:sz w:val="24"/>
                  <w:szCs w:val="24"/>
                  <w:vertAlign w:val="baseline"/>
                  <w:lang w:val="en-US" w:eastAsia="zh-CN"/>
                  <w:rPrChange w:id="5171" w:author="Jinglin Sun" w:date="2024-05-06T09:55:09Z">
                    <w:rPr>
                      <w:rFonts w:hint="eastAsia" w:ascii="宋体" w:hAnsi="宋体" w:eastAsia="宋体" w:cs="宋体"/>
                      <w:sz w:val="21"/>
                      <w:szCs w:val="21"/>
                      <w:vertAlign w:val="baseline"/>
                      <w:lang w:val="en-US" w:eastAsia="zh-CN"/>
                    </w:rPr>
                  </w:rPrChange>
                </w:rPr>
                <w:delText>《药物注册管理办法》</w:delText>
              </w:r>
            </w:del>
          </w:p>
        </w:tc>
      </w:tr>
      <w:tr w14:paraId="536B409F">
        <w:trPr>
          <w:del w:id="5172" w:author="Jinglin Sun" w:date="2024-07-25T14:02:40Z"/>
        </w:trPr>
        <w:tc>
          <w:tcPr>
            <w:tcW w:w="410" w:type="pct"/>
            <w:vAlign w:val="center"/>
            <w:tcPrChange w:id="5174" w:author="Jinglin Sun" w:date="2024-05-06T09:56:19Z">
              <w:tcPr>
                <w:tcW w:w="778" w:type="dxa"/>
                <w:vAlign w:val="center"/>
              </w:tcPr>
            </w:tcPrChange>
          </w:tcPr>
          <w:p w14:paraId="448170EE">
            <w:pPr>
              <w:jc w:val="center"/>
              <w:rPr>
                <w:del w:id="5175" w:author="Jinglin Sun" w:date="2024-07-25T14:02:40Z"/>
                <w:rFonts w:hint="eastAsia" w:ascii="楷体_GB2312" w:hAnsi="楷体_GB2312" w:eastAsia="楷体_GB2312" w:cs="楷体_GB2312"/>
                <w:sz w:val="24"/>
                <w:szCs w:val="24"/>
                <w:vertAlign w:val="baseline"/>
                <w:lang w:val="en-US" w:eastAsia="zh-CN"/>
                <w:rPrChange w:id="5176" w:author="Jinglin Sun" w:date="2024-05-06T09:55:09Z">
                  <w:rPr>
                    <w:del w:id="5177" w:author="Jinglin Sun" w:date="2024-07-25T14:02:40Z"/>
                    <w:rFonts w:hint="default" w:ascii="宋体" w:hAnsi="宋体" w:eastAsia="宋体" w:cs="宋体"/>
                    <w:sz w:val="21"/>
                    <w:szCs w:val="21"/>
                    <w:vertAlign w:val="baseline"/>
                    <w:lang w:val="en-US" w:eastAsia="zh-CN"/>
                  </w:rPr>
                </w:rPrChange>
              </w:rPr>
            </w:pPr>
            <w:del w:id="5178" w:author="Jinglin Sun" w:date="2024-07-25T14:02:40Z">
              <w:r>
                <w:rPr>
                  <w:rFonts w:hint="eastAsia" w:ascii="楷体_GB2312" w:hAnsi="楷体_GB2312" w:eastAsia="楷体_GB2312" w:cs="楷体_GB2312"/>
                  <w:sz w:val="24"/>
                  <w:szCs w:val="24"/>
                  <w:vertAlign w:val="baseline"/>
                  <w:lang w:val="en-US" w:eastAsia="zh-CN"/>
                  <w:rPrChange w:id="5179" w:author="Jinglin Sun" w:date="2024-05-06T09:55:09Z">
                    <w:rPr>
                      <w:rFonts w:hint="eastAsia" w:ascii="宋体" w:hAnsi="宋体" w:cs="宋体"/>
                      <w:sz w:val="21"/>
                      <w:szCs w:val="21"/>
                      <w:vertAlign w:val="baseline"/>
                      <w:lang w:val="en-US" w:eastAsia="zh-CN"/>
                    </w:rPr>
                  </w:rPrChange>
                </w:rPr>
                <w:delText>2020</w:delText>
              </w:r>
            </w:del>
          </w:p>
        </w:tc>
        <w:tc>
          <w:tcPr>
            <w:tcW w:w="2190" w:type="pct"/>
            <w:vAlign w:val="center"/>
            <w:tcPrChange w:id="5180" w:author="Jinglin Sun" w:date="2024-05-06T09:56:19Z">
              <w:tcPr>
                <w:tcW w:w="2389" w:type="dxa"/>
                <w:vAlign w:val="center"/>
              </w:tcPr>
            </w:tcPrChange>
          </w:tcPr>
          <w:p w14:paraId="78B87708">
            <w:pPr>
              <w:jc w:val="center"/>
              <w:rPr>
                <w:del w:id="5181" w:author="Jinglin Sun" w:date="2024-07-25T14:02:40Z"/>
                <w:rFonts w:hint="eastAsia" w:ascii="楷体_GB2312" w:hAnsi="楷体_GB2312" w:eastAsia="楷体_GB2312" w:cs="楷体_GB2312"/>
                <w:sz w:val="24"/>
                <w:szCs w:val="24"/>
                <w:vertAlign w:val="baseline"/>
                <w:lang w:val="en-US" w:eastAsia="zh-CN"/>
                <w:rPrChange w:id="5182" w:author="Jinglin Sun" w:date="2024-05-06T09:55:09Z">
                  <w:rPr>
                    <w:del w:id="5183" w:author="Jinglin Sun" w:date="2024-07-25T14:02:40Z"/>
                    <w:rFonts w:hint="eastAsia" w:ascii="宋体" w:hAnsi="宋体" w:eastAsia="宋体" w:cs="宋体"/>
                    <w:sz w:val="21"/>
                    <w:szCs w:val="21"/>
                    <w:vertAlign w:val="baseline"/>
                    <w:lang w:val="en-US" w:eastAsia="zh-CN"/>
                  </w:rPr>
                </w:rPrChange>
              </w:rPr>
            </w:pPr>
            <w:del w:id="5184" w:author="Jinglin Sun" w:date="2024-07-25T14:02:40Z">
              <w:r>
                <w:rPr>
                  <w:rFonts w:hint="eastAsia" w:ascii="楷体_GB2312" w:hAnsi="楷体_GB2312" w:eastAsia="楷体_GB2312" w:cs="楷体_GB2312"/>
                  <w:sz w:val="24"/>
                  <w:szCs w:val="24"/>
                  <w:vertAlign w:val="baseline"/>
                  <w:lang w:val="en-US" w:eastAsia="zh-CN"/>
                  <w:rPrChange w:id="5185" w:author="Jinglin Sun" w:date="2024-05-06T09:55:09Z">
                    <w:rPr>
                      <w:rFonts w:hint="eastAsia" w:ascii="宋体" w:hAnsi="宋体" w:eastAsia="宋体" w:cs="宋体"/>
                      <w:sz w:val="21"/>
                      <w:szCs w:val="21"/>
                      <w:vertAlign w:val="baseline"/>
                      <w:lang w:val="en-US" w:eastAsia="zh-CN"/>
                    </w:rPr>
                  </w:rPrChange>
                </w:rPr>
                <w:delText>国家市场监督管理总局</w:delText>
              </w:r>
            </w:del>
          </w:p>
        </w:tc>
        <w:tc>
          <w:tcPr>
            <w:tcW w:w="2398" w:type="pct"/>
            <w:vAlign w:val="center"/>
            <w:tcPrChange w:id="5186" w:author="Jinglin Sun" w:date="2024-05-06T09:56:19Z">
              <w:tcPr>
                <w:tcW w:w="4433" w:type="dxa"/>
                <w:vAlign w:val="center"/>
              </w:tcPr>
            </w:tcPrChange>
          </w:tcPr>
          <w:p w14:paraId="08A7EF2E">
            <w:pPr>
              <w:jc w:val="center"/>
              <w:rPr>
                <w:del w:id="5187" w:author="Jinglin Sun" w:date="2024-07-25T14:02:40Z"/>
                <w:rFonts w:hint="eastAsia" w:ascii="楷体_GB2312" w:hAnsi="楷体_GB2312" w:eastAsia="楷体_GB2312" w:cs="楷体_GB2312"/>
                <w:sz w:val="24"/>
                <w:szCs w:val="24"/>
                <w:vertAlign w:val="baseline"/>
                <w:lang w:val="en-US" w:eastAsia="zh-CN"/>
                <w:rPrChange w:id="5188" w:author="Jinglin Sun" w:date="2024-05-06T09:55:09Z">
                  <w:rPr>
                    <w:del w:id="5189" w:author="Jinglin Sun" w:date="2024-07-25T14:02:40Z"/>
                    <w:rFonts w:hint="eastAsia" w:ascii="宋体" w:hAnsi="宋体" w:eastAsia="宋体" w:cs="宋体"/>
                    <w:sz w:val="21"/>
                    <w:szCs w:val="21"/>
                    <w:vertAlign w:val="baseline"/>
                    <w:lang w:val="en-US" w:eastAsia="zh-CN"/>
                  </w:rPr>
                </w:rPrChange>
              </w:rPr>
            </w:pPr>
            <w:del w:id="5190" w:author="Jinglin Sun" w:date="2024-07-25T14:02:40Z">
              <w:r>
                <w:rPr>
                  <w:rFonts w:hint="eastAsia" w:ascii="楷体_GB2312" w:hAnsi="楷体_GB2312" w:eastAsia="楷体_GB2312" w:cs="楷体_GB2312"/>
                  <w:sz w:val="24"/>
                  <w:szCs w:val="24"/>
                  <w:vertAlign w:val="baseline"/>
                  <w:lang w:val="en-US" w:eastAsia="zh-CN"/>
                  <w:rPrChange w:id="5191" w:author="Jinglin Sun" w:date="2024-05-06T09:55:09Z">
                    <w:rPr>
                      <w:rFonts w:hint="eastAsia" w:ascii="宋体" w:hAnsi="宋体" w:eastAsia="宋体" w:cs="宋体"/>
                      <w:sz w:val="21"/>
                      <w:szCs w:val="21"/>
                      <w:vertAlign w:val="baseline"/>
                      <w:lang w:val="en-US" w:eastAsia="zh-CN"/>
                    </w:rPr>
                  </w:rPrChange>
                </w:rPr>
                <w:delText>《药品注册管理办法》、《药品生产监督管理办法》</w:delText>
              </w:r>
            </w:del>
          </w:p>
        </w:tc>
      </w:tr>
      <w:tr w14:paraId="06979978">
        <w:trPr>
          <w:ins w:id="5192" w:author="啊白" w:date="2024-04-29T10:59:02Z"/>
          <w:del w:id="5193" w:author="Jinglin Sun" w:date="2024-07-25T14:02:40Z"/>
        </w:trPr>
        <w:tc>
          <w:tcPr>
            <w:tcW w:w="410" w:type="pct"/>
            <w:vAlign w:val="center"/>
            <w:tcPrChange w:id="5195" w:author="Jinglin Sun" w:date="2024-05-06T09:56:19Z">
              <w:tcPr>
                <w:tcW w:w="778" w:type="dxa"/>
                <w:vAlign w:val="center"/>
              </w:tcPr>
            </w:tcPrChange>
          </w:tcPr>
          <w:p w14:paraId="55F0AA87">
            <w:pPr>
              <w:jc w:val="center"/>
              <w:rPr>
                <w:ins w:id="5196" w:author="啊白" w:date="2024-04-29T10:59:02Z"/>
                <w:del w:id="5197" w:author="Jinglin Sun" w:date="2024-07-25T14:02:40Z"/>
                <w:rFonts w:hint="eastAsia" w:ascii="楷体_GB2312" w:hAnsi="楷体_GB2312" w:eastAsia="楷体_GB2312" w:cs="楷体_GB2312"/>
                <w:sz w:val="24"/>
                <w:szCs w:val="24"/>
                <w:vertAlign w:val="baseline"/>
                <w:lang w:val="en-US" w:eastAsia="zh-CN"/>
                <w:rPrChange w:id="5198" w:author="Jinglin Sun" w:date="2024-05-06T09:55:09Z">
                  <w:rPr>
                    <w:ins w:id="5199" w:author="啊白" w:date="2024-04-29T10:59:02Z"/>
                    <w:del w:id="5200" w:author="Jinglin Sun" w:date="2024-07-25T14:02:40Z"/>
                    <w:rFonts w:hint="eastAsia" w:ascii="宋体" w:hAnsi="宋体" w:eastAsia="宋体" w:cs="宋体"/>
                    <w:sz w:val="21"/>
                    <w:szCs w:val="21"/>
                    <w:vertAlign w:val="baseline"/>
                    <w:lang w:val="en-US" w:eastAsia="zh-CN"/>
                  </w:rPr>
                </w:rPrChange>
              </w:rPr>
            </w:pPr>
            <w:ins w:id="5201" w:author="啊白" w:date="2024-04-29T10:59:02Z">
              <w:del w:id="5202" w:author="Jinglin Sun" w:date="2024-07-25T14:02:40Z">
                <w:r>
                  <w:rPr>
                    <w:rFonts w:hint="eastAsia" w:ascii="楷体_GB2312" w:hAnsi="楷体_GB2312" w:eastAsia="楷体_GB2312" w:cs="楷体_GB2312"/>
                    <w:sz w:val="24"/>
                    <w:szCs w:val="24"/>
                    <w:vertAlign w:val="baseline"/>
                    <w:lang w:val="en-US" w:eastAsia="zh-CN"/>
                    <w:rPrChange w:id="5203" w:author="Jinglin Sun" w:date="2024-05-06T09:55:09Z">
                      <w:rPr>
                        <w:rFonts w:hint="eastAsia" w:ascii="宋体" w:hAnsi="宋体" w:eastAsia="宋体" w:cs="宋体"/>
                        <w:sz w:val="21"/>
                        <w:szCs w:val="21"/>
                        <w:vertAlign w:val="baseline"/>
                        <w:lang w:val="en-US" w:eastAsia="zh-CN"/>
                      </w:rPr>
                    </w:rPrChange>
                  </w:rPr>
                  <w:delText>2020</w:delText>
                </w:r>
              </w:del>
            </w:ins>
          </w:p>
        </w:tc>
        <w:tc>
          <w:tcPr>
            <w:tcW w:w="2190" w:type="pct"/>
            <w:vAlign w:val="center"/>
            <w:tcPrChange w:id="5204" w:author="Jinglin Sun" w:date="2024-05-06T09:56:19Z">
              <w:tcPr>
                <w:tcW w:w="2389" w:type="dxa"/>
                <w:vAlign w:val="center"/>
              </w:tcPr>
            </w:tcPrChange>
          </w:tcPr>
          <w:p w14:paraId="73F1DF21">
            <w:pPr>
              <w:jc w:val="center"/>
              <w:rPr>
                <w:ins w:id="5205" w:author="啊白" w:date="2024-04-29T10:59:02Z"/>
                <w:del w:id="5206" w:author="Jinglin Sun" w:date="2024-07-25T14:02:40Z"/>
                <w:rFonts w:hint="eastAsia" w:ascii="楷体_GB2312" w:hAnsi="楷体_GB2312" w:eastAsia="楷体_GB2312" w:cs="楷体_GB2312"/>
                <w:sz w:val="24"/>
                <w:szCs w:val="24"/>
                <w:vertAlign w:val="baseline"/>
                <w:lang w:val="en-US" w:eastAsia="zh-CN"/>
                <w:rPrChange w:id="5207" w:author="Jinglin Sun" w:date="2024-05-06T09:55:09Z">
                  <w:rPr>
                    <w:ins w:id="5208" w:author="啊白" w:date="2024-04-29T10:59:02Z"/>
                    <w:del w:id="5209" w:author="Jinglin Sun" w:date="2024-07-25T14:02:40Z"/>
                    <w:rFonts w:hint="eastAsia" w:ascii="宋体" w:hAnsi="宋体" w:eastAsia="宋体" w:cs="宋体"/>
                    <w:sz w:val="21"/>
                    <w:szCs w:val="21"/>
                    <w:vertAlign w:val="baseline"/>
                    <w:lang w:val="en-US" w:eastAsia="zh-CN"/>
                  </w:rPr>
                </w:rPrChange>
              </w:rPr>
            </w:pPr>
            <w:ins w:id="5210" w:author="啊白" w:date="2024-04-29T10:59:02Z">
              <w:del w:id="5211" w:author="Jinglin Sun" w:date="2024-07-25T14:02:40Z">
                <w:r>
                  <w:rPr>
                    <w:rFonts w:hint="eastAsia" w:ascii="楷体_GB2312" w:hAnsi="楷体_GB2312" w:eastAsia="楷体_GB2312" w:cs="楷体_GB2312"/>
                    <w:sz w:val="24"/>
                    <w:szCs w:val="24"/>
                    <w:vertAlign w:val="baseline"/>
                    <w:lang w:val="en-US" w:eastAsia="zh-CN"/>
                    <w:rPrChange w:id="5212" w:author="Jinglin Sun" w:date="2024-05-06T09:55:09Z">
                      <w:rPr>
                        <w:rFonts w:hint="eastAsia" w:ascii="宋体" w:hAnsi="宋体" w:eastAsia="宋体" w:cs="宋体"/>
                        <w:sz w:val="21"/>
                        <w:szCs w:val="21"/>
                        <w:vertAlign w:val="baseline"/>
                        <w:lang w:val="en-US" w:eastAsia="zh-CN"/>
                      </w:rPr>
                    </w:rPrChange>
                  </w:rPr>
                  <w:delText>国家食品药品监督管理总局</w:delText>
                </w:r>
              </w:del>
            </w:ins>
          </w:p>
        </w:tc>
        <w:tc>
          <w:tcPr>
            <w:tcW w:w="2398" w:type="pct"/>
            <w:vAlign w:val="center"/>
            <w:tcPrChange w:id="5213" w:author="Jinglin Sun" w:date="2024-05-06T09:56:19Z">
              <w:tcPr>
                <w:tcW w:w="4433" w:type="dxa"/>
                <w:vAlign w:val="center"/>
              </w:tcPr>
            </w:tcPrChange>
          </w:tcPr>
          <w:p w14:paraId="630B39F8">
            <w:pPr>
              <w:jc w:val="center"/>
              <w:rPr>
                <w:ins w:id="5214" w:author="啊白" w:date="2024-04-29T10:59:02Z"/>
                <w:del w:id="5215" w:author="Jinglin Sun" w:date="2024-07-25T14:02:40Z"/>
                <w:rFonts w:hint="eastAsia" w:ascii="楷体_GB2312" w:hAnsi="楷体_GB2312" w:eastAsia="楷体_GB2312" w:cs="楷体_GB2312"/>
                <w:sz w:val="24"/>
                <w:szCs w:val="24"/>
                <w:vertAlign w:val="baseline"/>
                <w:lang w:val="en-US" w:eastAsia="zh-CN"/>
                <w:rPrChange w:id="5216" w:author="Jinglin Sun" w:date="2024-05-06T09:55:09Z">
                  <w:rPr>
                    <w:ins w:id="5217" w:author="啊白" w:date="2024-04-29T10:59:02Z"/>
                    <w:del w:id="5218" w:author="Jinglin Sun" w:date="2024-07-25T14:02:40Z"/>
                    <w:rFonts w:hint="eastAsia" w:ascii="宋体" w:hAnsi="宋体" w:eastAsia="宋体" w:cs="宋体"/>
                    <w:sz w:val="21"/>
                    <w:szCs w:val="21"/>
                    <w:vertAlign w:val="baseline"/>
                    <w:lang w:val="en-US" w:eastAsia="zh-CN"/>
                  </w:rPr>
                </w:rPrChange>
              </w:rPr>
            </w:pPr>
            <w:ins w:id="5219" w:author="啊白" w:date="2024-04-29T10:59:02Z">
              <w:del w:id="5220" w:author="Jinglin Sun" w:date="2024-07-25T14:02:40Z">
                <w:r>
                  <w:rPr>
                    <w:rFonts w:hint="eastAsia" w:ascii="楷体_GB2312" w:hAnsi="楷体_GB2312" w:eastAsia="楷体_GB2312" w:cs="楷体_GB2312"/>
                    <w:sz w:val="24"/>
                    <w:szCs w:val="24"/>
                    <w:vertAlign w:val="baseline"/>
                    <w:lang w:val="en-US" w:eastAsia="zh-CN"/>
                    <w:rPrChange w:id="5221" w:author="Jinglin Sun" w:date="2024-05-06T09:55:09Z">
                      <w:rPr>
                        <w:rFonts w:hint="eastAsia" w:ascii="宋体" w:hAnsi="宋体" w:eastAsia="宋体" w:cs="宋体"/>
                        <w:sz w:val="21"/>
                        <w:szCs w:val="21"/>
                        <w:vertAlign w:val="baseline"/>
                        <w:lang w:val="en-US" w:eastAsia="zh-CN"/>
                      </w:rPr>
                    </w:rPrChange>
                  </w:rPr>
                  <w:delText>《中华人民共和国药典》</w:delText>
                </w:r>
              </w:del>
            </w:ins>
          </w:p>
        </w:tc>
      </w:tr>
      <w:tr w14:paraId="6B0725CE">
        <w:trPr>
          <w:del w:id="5222" w:author="Jinglin Sun" w:date="2024-07-25T14:02:40Z"/>
        </w:trPr>
        <w:tc>
          <w:tcPr>
            <w:tcW w:w="410" w:type="pct"/>
            <w:vAlign w:val="center"/>
            <w:tcPrChange w:id="5224" w:author="Jinglin Sun" w:date="2024-05-06T09:56:19Z">
              <w:tcPr>
                <w:tcW w:w="778" w:type="dxa"/>
                <w:vAlign w:val="center"/>
              </w:tcPr>
            </w:tcPrChange>
          </w:tcPr>
          <w:p w14:paraId="481D3F7D">
            <w:pPr>
              <w:jc w:val="center"/>
              <w:rPr>
                <w:del w:id="5225" w:author="Jinglin Sun" w:date="2024-07-25T14:02:40Z"/>
                <w:rFonts w:hint="eastAsia" w:ascii="楷体_GB2312" w:hAnsi="楷体_GB2312" w:eastAsia="楷体_GB2312" w:cs="楷体_GB2312"/>
                <w:sz w:val="24"/>
                <w:szCs w:val="24"/>
                <w:vertAlign w:val="baseline"/>
                <w:lang w:val="en-US" w:eastAsia="zh-CN"/>
                <w:rPrChange w:id="5226" w:author="Jinglin Sun" w:date="2024-05-06T09:55:09Z">
                  <w:rPr>
                    <w:del w:id="5227" w:author="Jinglin Sun" w:date="2024-07-25T14:02:40Z"/>
                    <w:rFonts w:hint="default" w:ascii="宋体" w:hAnsi="宋体" w:eastAsia="宋体" w:cs="宋体"/>
                    <w:sz w:val="21"/>
                    <w:szCs w:val="21"/>
                    <w:vertAlign w:val="baseline"/>
                    <w:lang w:val="en-US" w:eastAsia="zh-CN"/>
                  </w:rPr>
                </w:rPrChange>
              </w:rPr>
            </w:pPr>
            <w:del w:id="5228" w:author="Jinglin Sun" w:date="2024-07-25T14:02:40Z">
              <w:r>
                <w:rPr>
                  <w:rFonts w:hint="eastAsia" w:ascii="楷体_GB2312" w:hAnsi="楷体_GB2312" w:eastAsia="楷体_GB2312" w:cs="楷体_GB2312"/>
                  <w:sz w:val="24"/>
                  <w:szCs w:val="24"/>
                  <w:vertAlign w:val="baseline"/>
                  <w:lang w:val="en-US" w:eastAsia="zh-CN"/>
                  <w:rPrChange w:id="5229" w:author="Jinglin Sun" w:date="2024-05-06T09:55:09Z">
                    <w:rPr>
                      <w:rFonts w:hint="eastAsia" w:ascii="宋体" w:hAnsi="宋体" w:cs="宋体"/>
                      <w:sz w:val="21"/>
                      <w:szCs w:val="21"/>
                      <w:vertAlign w:val="baseline"/>
                      <w:lang w:val="en-US" w:eastAsia="zh-CN"/>
                    </w:rPr>
                  </w:rPrChange>
                </w:rPr>
                <w:delText>2020</w:delText>
              </w:r>
            </w:del>
          </w:p>
        </w:tc>
        <w:tc>
          <w:tcPr>
            <w:tcW w:w="2190" w:type="pct"/>
            <w:vAlign w:val="center"/>
            <w:tcPrChange w:id="5230" w:author="Jinglin Sun" w:date="2024-05-06T09:56:19Z">
              <w:tcPr>
                <w:tcW w:w="2389" w:type="dxa"/>
                <w:vAlign w:val="center"/>
              </w:tcPr>
            </w:tcPrChange>
          </w:tcPr>
          <w:p w14:paraId="62E8D74F">
            <w:pPr>
              <w:jc w:val="center"/>
              <w:rPr>
                <w:del w:id="5231" w:author="Jinglin Sun" w:date="2024-07-25T14:02:40Z"/>
                <w:rFonts w:hint="eastAsia" w:ascii="楷体_GB2312" w:hAnsi="楷体_GB2312" w:eastAsia="楷体_GB2312" w:cs="楷体_GB2312"/>
                <w:sz w:val="24"/>
                <w:szCs w:val="24"/>
                <w:vertAlign w:val="baseline"/>
                <w:lang w:val="en-US" w:eastAsia="zh-CN"/>
                <w:rPrChange w:id="5232" w:author="Jinglin Sun" w:date="2024-05-06T09:55:09Z">
                  <w:rPr>
                    <w:del w:id="5233" w:author="Jinglin Sun" w:date="2024-07-25T14:02:40Z"/>
                    <w:rFonts w:hint="eastAsia" w:ascii="宋体" w:hAnsi="宋体" w:eastAsia="宋体" w:cs="宋体"/>
                    <w:sz w:val="21"/>
                    <w:szCs w:val="21"/>
                    <w:vertAlign w:val="baseline"/>
                    <w:lang w:val="en-US" w:eastAsia="zh-CN"/>
                  </w:rPr>
                </w:rPrChange>
              </w:rPr>
            </w:pPr>
            <w:del w:id="5234" w:author="Jinglin Sun" w:date="2024-07-25T14:02:40Z">
              <w:r>
                <w:rPr>
                  <w:rFonts w:hint="eastAsia" w:ascii="楷体_GB2312" w:hAnsi="楷体_GB2312" w:eastAsia="楷体_GB2312" w:cs="楷体_GB2312"/>
                  <w:sz w:val="24"/>
                  <w:szCs w:val="24"/>
                  <w:vertAlign w:val="baseline"/>
                  <w:lang w:val="en-US" w:eastAsia="zh-CN"/>
                  <w:rPrChange w:id="5235" w:author="Jinglin Sun" w:date="2024-05-06T09:55:09Z">
                    <w:rPr>
                      <w:rFonts w:hint="eastAsia" w:ascii="宋体" w:hAnsi="宋体" w:eastAsia="宋体" w:cs="宋体"/>
                      <w:sz w:val="21"/>
                      <w:szCs w:val="21"/>
                      <w:vertAlign w:val="baseline"/>
                      <w:lang w:val="en-US" w:eastAsia="zh-CN"/>
                    </w:rPr>
                  </w:rPrChange>
                </w:rPr>
                <w:delText xml:space="preserve">国家药品监督管理局药品审评中心 </w:delText>
              </w:r>
            </w:del>
          </w:p>
        </w:tc>
        <w:tc>
          <w:tcPr>
            <w:tcW w:w="2398" w:type="pct"/>
            <w:vAlign w:val="center"/>
            <w:tcPrChange w:id="5236" w:author="Jinglin Sun" w:date="2024-05-06T09:56:19Z">
              <w:tcPr>
                <w:tcW w:w="4433" w:type="dxa"/>
                <w:vAlign w:val="center"/>
              </w:tcPr>
            </w:tcPrChange>
          </w:tcPr>
          <w:p w14:paraId="406968D3">
            <w:pPr>
              <w:jc w:val="center"/>
              <w:rPr>
                <w:del w:id="5237" w:author="Jinglin Sun" w:date="2024-07-25T14:02:40Z"/>
                <w:rFonts w:hint="eastAsia" w:ascii="楷体_GB2312" w:hAnsi="楷体_GB2312" w:eastAsia="楷体_GB2312" w:cs="楷体_GB2312"/>
                <w:sz w:val="24"/>
                <w:szCs w:val="24"/>
                <w:vertAlign w:val="baseline"/>
                <w:lang w:val="en-US" w:eastAsia="zh-CN"/>
                <w:rPrChange w:id="5238" w:author="Jinglin Sun" w:date="2024-05-06T09:55:09Z">
                  <w:rPr>
                    <w:del w:id="5239" w:author="Jinglin Sun" w:date="2024-07-25T14:02:40Z"/>
                    <w:rFonts w:hint="eastAsia" w:ascii="宋体" w:hAnsi="宋体" w:eastAsia="宋体" w:cs="宋体"/>
                    <w:sz w:val="21"/>
                    <w:szCs w:val="21"/>
                    <w:vertAlign w:val="baseline"/>
                    <w:lang w:val="en-US" w:eastAsia="zh-CN"/>
                  </w:rPr>
                </w:rPrChange>
              </w:rPr>
            </w:pPr>
            <w:del w:id="5240" w:author="Jinglin Sun" w:date="2024-07-25T14:02:40Z">
              <w:r>
                <w:rPr>
                  <w:rFonts w:hint="eastAsia" w:ascii="楷体_GB2312" w:hAnsi="楷体_GB2312" w:eastAsia="楷体_GB2312" w:cs="楷体_GB2312"/>
                  <w:sz w:val="24"/>
                  <w:szCs w:val="24"/>
                  <w:vertAlign w:val="baseline"/>
                  <w:lang w:val="en-US" w:eastAsia="zh-CN"/>
                  <w:rPrChange w:id="5241" w:author="Jinglin Sun" w:date="2024-05-06T09:55:09Z">
                    <w:rPr>
                      <w:rFonts w:hint="eastAsia" w:ascii="宋体" w:hAnsi="宋体" w:eastAsia="宋体" w:cs="宋体"/>
                      <w:sz w:val="21"/>
                      <w:szCs w:val="21"/>
                      <w:vertAlign w:val="baseline"/>
                      <w:lang w:val="en-US" w:eastAsia="zh-CN"/>
                    </w:rPr>
                  </w:rPrChange>
                </w:rPr>
                <w:delText>《化学药品注册受理审查指南（试行）》、《生物制品注册受理审查指南》</w:delText>
              </w:r>
            </w:del>
          </w:p>
        </w:tc>
      </w:tr>
      <w:tr w14:paraId="0D99EAA9">
        <w:trPr>
          <w:del w:id="5242" w:author="Jinglin Sun" w:date="2024-07-25T14:02:40Z"/>
        </w:trPr>
        <w:tc>
          <w:tcPr>
            <w:tcW w:w="410" w:type="pct"/>
            <w:vAlign w:val="center"/>
            <w:tcPrChange w:id="5244" w:author="Jinglin Sun" w:date="2024-05-06T09:56:19Z">
              <w:tcPr>
                <w:tcW w:w="778" w:type="dxa"/>
                <w:vAlign w:val="center"/>
              </w:tcPr>
            </w:tcPrChange>
          </w:tcPr>
          <w:p w14:paraId="39CAF375">
            <w:pPr>
              <w:jc w:val="center"/>
              <w:rPr>
                <w:del w:id="5245" w:author="Jinglin Sun" w:date="2024-07-25T14:02:40Z"/>
                <w:rFonts w:hint="eastAsia" w:ascii="楷体_GB2312" w:hAnsi="楷体_GB2312" w:eastAsia="楷体_GB2312" w:cs="楷体_GB2312"/>
                <w:sz w:val="24"/>
                <w:szCs w:val="24"/>
                <w:vertAlign w:val="baseline"/>
                <w:lang w:val="en-US" w:eastAsia="zh-CN"/>
                <w:rPrChange w:id="5246" w:author="Jinglin Sun" w:date="2024-05-06T09:55:09Z">
                  <w:rPr>
                    <w:del w:id="5247" w:author="Jinglin Sun" w:date="2024-07-25T14:02:40Z"/>
                    <w:rFonts w:hint="eastAsia" w:ascii="宋体" w:hAnsi="宋体" w:eastAsia="宋体" w:cs="宋体"/>
                    <w:sz w:val="21"/>
                    <w:szCs w:val="21"/>
                    <w:vertAlign w:val="baseline"/>
                    <w:lang w:val="en-US" w:eastAsia="zh-CN"/>
                  </w:rPr>
                </w:rPrChange>
              </w:rPr>
            </w:pPr>
          </w:p>
        </w:tc>
        <w:tc>
          <w:tcPr>
            <w:tcW w:w="2190" w:type="pct"/>
            <w:vAlign w:val="center"/>
            <w:tcPrChange w:id="5248" w:author="Jinglin Sun" w:date="2024-05-06T09:56:19Z">
              <w:tcPr>
                <w:tcW w:w="2389" w:type="dxa"/>
                <w:vAlign w:val="center"/>
              </w:tcPr>
            </w:tcPrChange>
          </w:tcPr>
          <w:p w14:paraId="2A9E07B5">
            <w:pPr>
              <w:jc w:val="center"/>
              <w:rPr>
                <w:del w:id="5249" w:author="Jinglin Sun" w:date="2024-07-25T14:02:40Z"/>
                <w:rFonts w:hint="eastAsia" w:ascii="楷体_GB2312" w:hAnsi="楷体_GB2312" w:eastAsia="楷体_GB2312" w:cs="楷体_GB2312"/>
                <w:sz w:val="24"/>
                <w:szCs w:val="24"/>
                <w:vertAlign w:val="baseline"/>
                <w:lang w:val="en-US" w:eastAsia="zh-CN"/>
                <w:rPrChange w:id="5250" w:author="Jinglin Sun" w:date="2024-05-06T09:55:09Z">
                  <w:rPr>
                    <w:del w:id="5251" w:author="Jinglin Sun" w:date="2024-07-25T14:02:40Z"/>
                    <w:rFonts w:hint="eastAsia" w:ascii="宋体" w:hAnsi="宋体" w:eastAsia="宋体" w:cs="宋体"/>
                    <w:sz w:val="21"/>
                    <w:szCs w:val="21"/>
                    <w:vertAlign w:val="baseline"/>
                    <w:lang w:val="en-US" w:eastAsia="zh-CN"/>
                  </w:rPr>
                </w:rPrChange>
              </w:rPr>
            </w:pPr>
          </w:p>
        </w:tc>
        <w:tc>
          <w:tcPr>
            <w:tcW w:w="2398" w:type="pct"/>
            <w:vAlign w:val="center"/>
            <w:tcPrChange w:id="5252" w:author="Jinglin Sun" w:date="2024-05-06T09:56:19Z">
              <w:tcPr>
                <w:tcW w:w="4433" w:type="dxa"/>
                <w:vAlign w:val="center"/>
              </w:tcPr>
            </w:tcPrChange>
          </w:tcPr>
          <w:p w14:paraId="026B4705">
            <w:pPr>
              <w:jc w:val="center"/>
              <w:rPr>
                <w:del w:id="5253" w:author="Jinglin Sun" w:date="2024-07-25T14:02:40Z"/>
                <w:rFonts w:hint="eastAsia" w:ascii="楷体_GB2312" w:hAnsi="楷体_GB2312" w:eastAsia="楷体_GB2312" w:cs="楷体_GB2312"/>
                <w:sz w:val="24"/>
                <w:szCs w:val="24"/>
                <w:vertAlign w:val="baseline"/>
                <w:lang w:val="en-US" w:eastAsia="zh-CN"/>
                <w:rPrChange w:id="5254" w:author="Jinglin Sun" w:date="2024-05-06T09:55:09Z">
                  <w:rPr>
                    <w:del w:id="5255" w:author="Jinglin Sun" w:date="2024-07-25T14:02:40Z"/>
                    <w:rFonts w:hint="eastAsia" w:ascii="宋体" w:hAnsi="宋体" w:eastAsia="宋体" w:cs="宋体"/>
                    <w:sz w:val="21"/>
                    <w:szCs w:val="21"/>
                    <w:vertAlign w:val="baseline"/>
                    <w:lang w:val="en-US" w:eastAsia="zh-CN"/>
                  </w:rPr>
                </w:rPrChange>
              </w:rPr>
            </w:pPr>
          </w:p>
        </w:tc>
      </w:tr>
      <w:tr w14:paraId="2CAF0C9E">
        <w:trPr>
          <w:del w:id="5256" w:author="Jinglin Sun" w:date="2024-07-25T14:02:40Z"/>
        </w:trPr>
        <w:tc>
          <w:tcPr>
            <w:tcW w:w="410" w:type="pct"/>
            <w:vAlign w:val="center"/>
            <w:tcPrChange w:id="5258" w:author="Jinglin Sun" w:date="2024-05-06T09:56:19Z">
              <w:tcPr>
                <w:tcW w:w="778" w:type="dxa"/>
                <w:vAlign w:val="center"/>
              </w:tcPr>
            </w:tcPrChange>
          </w:tcPr>
          <w:p w14:paraId="08874029">
            <w:pPr>
              <w:jc w:val="center"/>
              <w:rPr>
                <w:del w:id="5259" w:author="Jinglin Sun" w:date="2024-07-25T14:02:40Z"/>
                <w:rFonts w:hint="eastAsia" w:ascii="楷体_GB2312" w:hAnsi="楷体_GB2312" w:eastAsia="楷体_GB2312" w:cs="楷体_GB2312"/>
                <w:sz w:val="24"/>
                <w:szCs w:val="24"/>
                <w:vertAlign w:val="baseline"/>
                <w:lang w:val="en-US" w:eastAsia="zh-CN"/>
                <w:rPrChange w:id="5260" w:author="Jinglin Sun" w:date="2024-05-06T09:55:09Z">
                  <w:rPr>
                    <w:del w:id="5261" w:author="Jinglin Sun" w:date="2024-07-25T14:02:40Z"/>
                    <w:rFonts w:hint="default" w:ascii="宋体" w:hAnsi="宋体" w:eastAsia="宋体" w:cs="宋体"/>
                    <w:sz w:val="21"/>
                    <w:szCs w:val="21"/>
                    <w:vertAlign w:val="baseline"/>
                    <w:lang w:val="en-US" w:eastAsia="zh-CN"/>
                  </w:rPr>
                </w:rPrChange>
              </w:rPr>
            </w:pPr>
            <w:del w:id="5262" w:author="Jinglin Sun" w:date="2024-07-25T14:02:40Z">
              <w:r>
                <w:rPr>
                  <w:rFonts w:hint="eastAsia" w:ascii="楷体_GB2312" w:hAnsi="楷体_GB2312" w:eastAsia="楷体_GB2312" w:cs="楷体_GB2312"/>
                  <w:sz w:val="24"/>
                  <w:szCs w:val="24"/>
                  <w:vertAlign w:val="baseline"/>
                  <w:lang w:val="en-US" w:eastAsia="zh-CN"/>
                  <w:rPrChange w:id="5263" w:author="Jinglin Sun" w:date="2024-05-06T09:55:09Z">
                    <w:rPr>
                      <w:rFonts w:hint="eastAsia" w:ascii="宋体" w:hAnsi="宋体" w:cs="宋体"/>
                      <w:sz w:val="21"/>
                      <w:szCs w:val="21"/>
                      <w:vertAlign w:val="baseline"/>
                      <w:lang w:val="en-US" w:eastAsia="zh-CN"/>
                    </w:rPr>
                  </w:rPrChange>
                </w:rPr>
                <w:delText>2020</w:delText>
              </w:r>
            </w:del>
          </w:p>
        </w:tc>
        <w:tc>
          <w:tcPr>
            <w:tcW w:w="2190" w:type="pct"/>
            <w:vAlign w:val="center"/>
            <w:tcPrChange w:id="5264" w:author="Jinglin Sun" w:date="2024-05-06T09:56:19Z">
              <w:tcPr>
                <w:tcW w:w="2389" w:type="dxa"/>
                <w:vAlign w:val="center"/>
              </w:tcPr>
            </w:tcPrChange>
          </w:tcPr>
          <w:p w14:paraId="0A47693A">
            <w:pPr>
              <w:jc w:val="center"/>
              <w:rPr>
                <w:del w:id="5265" w:author="Jinglin Sun" w:date="2024-07-25T14:02:40Z"/>
                <w:rFonts w:hint="eastAsia" w:ascii="楷体_GB2312" w:hAnsi="楷体_GB2312" w:eastAsia="楷体_GB2312" w:cs="楷体_GB2312"/>
                <w:sz w:val="24"/>
                <w:szCs w:val="24"/>
                <w:vertAlign w:val="baseline"/>
                <w:lang w:val="en-US" w:eastAsia="zh-CN"/>
                <w:rPrChange w:id="5266" w:author="Jinglin Sun" w:date="2024-05-06T09:55:09Z">
                  <w:rPr>
                    <w:del w:id="5267" w:author="Jinglin Sun" w:date="2024-07-25T14:02:40Z"/>
                    <w:rFonts w:hint="eastAsia" w:ascii="宋体" w:hAnsi="宋体" w:eastAsia="宋体" w:cs="宋体"/>
                    <w:sz w:val="21"/>
                    <w:szCs w:val="21"/>
                    <w:vertAlign w:val="baseline"/>
                    <w:lang w:val="en-US" w:eastAsia="zh-CN"/>
                  </w:rPr>
                </w:rPrChange>
              </w:rPr>
            </w:pPr>
            <w:del w:id="5268" w:author="Jinglin Sun" w:date="2024-07-25T14:02:40Z">
              <w:r>
                <w:rPr>
                  <w:rFonts w:hint="eastAsia" w:ascii="楷体_GB2312" w:hAnsi="楷体_GB2312" w:eastAsia="楷体_GB2312" w:cs="楷体_GB2312"/>
                  <w:sz w:val="24"/>
                  <w:szCs w:val="24"/>
                  <w:vertAlign w:val="baseline"/>
                  <w:lang w:val="en-US" w:eastAsia="zh-CN"/>
                  <w:rPrChange w:id="5269" w:author="Jinglin Sun" w:date="2024-05-06T09:55:09Z">
                    <w:rPr>
                      <w:rFonts w:hint="eastAsia" w:ascii="宋体" w:hAnsi="宋体" w:eastAsia="宋体" w:cs="宋体"/>
                      <w:sz w:val="21"/>
                      <w:szCs w:val="21"/>
                      <w:vertAlign w:val="baseline"/>
                      <w:lang w:val="en-US" w:eastAsia="zh-CN"/>
                    </w:rPr>
                  </w:rPrChange>
                </w:rPr>
                <w:delText>国务院办公厅</w:delText>
              </w:r>
            </w:del>
          </w:p>
        </w:tc>
        <w:tc>
          <w:tcPr>
            <w:tcW w:w="2398" w:type="pct"/>
            <w:vAlign w:val="center"/>
            <w:tcPrChange w:id="5270" w:author="Jinglin Sun" w:date="2024-05-06T09:56:19Z">
              <w:tcPr>
                <w:tcW w:w="4433" w:type="dxa"/>
                <w:vAlign w:val="center"/>
              </w:tcPr>
            </w:tcPrChange>
          </w:tcPr>
          <w:p w14:paraId="3A3957AC">
            <w:pPr>
              <w:jc w:val="center"/>
              <w:rPr>
                <w:del w:id="5271" w:author="Jinglin Sun" w:date="2024-07-25T14:02:40Z"/>
                <w:rFonts w:hint="eastAsia" w:ascii="楷体_GB2312" w:hAnsi="楷体_GB2312" w:eastAsia="楷体_GB2312" w:cs="楷体_GB2312"/>
                <w:sz w:val="24"/>
                <w:szCs w:val="24"/>
                <w:vertAlign w:val="baseline"/>
                <w:lang w:val="en-US" w:eastAsia="zh-CN"/>
                <w:rPrChange w:id="5272" w:author="Jinglin Sun" w:date="2024-05-06T09:55:09Z">
                  <w:rPr>
                    <w:del w:id="5273" w:author="Jinglin Sun" w:date="2024-07-25T14:02:40Z"/>
                    <w:rFonts w:hint="eastAsia" w:ascii="宋体" w:hAnsi="宋体" w:eastAsia="宋体" w:cs="宋体"/>
                    <w:sz w:val="21"/>
                    <w:szCs w:val="21"/>
                    <w:vertAlign w:val="baseline"/>
                    <w:lang w:val="en-US" w:eastAsia="zh-CN"/>
                  </w:rPr>
                </w:rPrChange>
              </w:rPr>
            </w:pPr>
            <w:del w:id="5274" w:author="Jinglin Sun" w:date="2024-07-25T14:02:40Z">
              <w:r>
                <w:rPr>
                  <w:rFonts w:hint="eastAsia" w:ascii="楷体_GB2312" w:hAnsi="楷体_GB2312" w:eastAsia="楷体_GB2312" w:cs="楷体_GB2312"/>
                  <w:sz w:val="24"/>
                  <w:szCs w:val="24"/>
                  <w:vertAlign w:val="baseline"/>
                  <w:lang w:val="en-US" w:eastAsia="zh-CN"/>
                  <w:rPrChange w:id="5275" w:author="Jinglin Sun" w:date="2024-05-06T09:55:09Z">
                    <w:rPr>
                      <w:rFonts w:hint="eastAsia" w:ascii="宋体" w:hAnsi="宋体" w:eastAsia="宋体" w:cs="宋体"/>
                      <w:sz w:val="21"/>
                      <w:szCs w:val="21"/>
                      <w:vertAlign w:val="baseline"/>
                      <w:lang w:val="en-US" w:eastAsia="zh-CN"/>
                    </w:rPr>
                  </w:rPrChange>
                </w:rPr>
                <w:delText>《深化医药卫生体制改革2020年下半年重点工作任务》</w:delText>
              </w:r>
            </w:del>
          </w:p>
        </w:tc>
      </w:tr>
      <w:tr w14:paraId="54D32F2C">
        <w:trPr>
          <w:del w:id="5276" w:author="Jinglin Sun" w:date="2024-07-25T14:02:40Z"/>
        </w:trPr>
        <w:tc>
          <w:tcPr>
            <w:tcW w:w="410" w:type="pct"/>
            <w:vAlign w:val="center"/>
            <w:tcPrChange w:id="5278" w:author="Jinglin Sun" w:date="2024-05-06T09:56:19Z">
              <w:tcPr>
                <w:tcW w:w="778" w:type="dxa"/>
                <w:vAlign w:val="center"/>
              </w:tcPr>
            </w:tcPrChange>
          </w:tcPr>
          <w:p w14:paraId="6352491E">
            <w:pPr>
              <w:jc w:val="center"/>
              <w:rPr>
                <w:del w:id="5279" w:author="Jinglin Sun" w:date="2024-07-25T14:02:40Z"/>
                <w:rFonts w:hint="eastAsia" w:ascii="楷体_GB2312" w:hAnsi="楷体_GB2312" w:eastAsia="楷体_GB2312" w:cs="楷体_GB2312"/>
                <w:sz w:val="24"/>
                <w:szCs w:val="24"/>
                <w:vertAlign w:val="baseline"/>
                <w:lang w:val="en-US" w:eastAsia="zh-CN"/>
                <w:rPrChange w:id="5280" w:author="Jinglin Sun" w:date="2024-05-06T09:55:09Z">
                  <w:rPr>
                    <w:del w:id="5281" w:author="Jinglin Sun" w:date="2024-07-25T14:02:40Z"/>
                    <w:rFonts w:hint="eastAsia" w:ascii="宋体" w:hAnsi="宋体" w:eastAsia="宋体" w:cs="宋体"/>
                    <w:sz w:val="21"/>
                    <w:szCs w:val="21"/>
                    <w:vertAlign w:val="baseline"/>
                    <w:lang w:val="en-US" w:eastAsia="zh-CN"/>
                  </w:rPr>
                </w:rPrChange>
              </w:rPr>
            </w:pPr>
            <w:del w:id="5282" w:author="Jinglin Sun" w:date="2024-07-25T14:02:40Z">
              <w:r>
                <w:rPr>
                  <w:rFonts w:hint="eastAsia" w:ascii="楷体_GB2312" w:hAnsi="楷体_GB2312" w:eastAsia="楷体_GB2312" w:cs="楷体_GB2312"/>
                  <w:sz w:val="24"/>
                  <w:szCs w:val="24"/>
                  <w:vertAlign w:val="baseline"/>
                  <w:lang w:val="en-US" w:eastAsia="zh-CN"/>
                  <w:rPrChange w:id="5283" w:author="Jinglin Sun" w:date="2024-05-06T09:55:09Z">
                    <w:rPr>
                      <w:rFonts w:hint="eastAsia" w:ascii="宋体" w:hAnsi="宋体" w:eastAsia="宋体" w:cs="宋体"/>
                      <w:sz w:val="21"/>
                      <w:szCs w:val="21"/>
                      <w:vertAlign w:val="baseline"/>
                      <w:lang w:val="en-US" w:eastAsia="zh-CN"/>
                    </w:rPr>
                  </w:rPrChange>
                </w:rPr>
                <w:delText>2020</w:delText>
              </w:r>
            </w:del>
          </w:p>
        </w:tc>
        <w:tc>
          <w:tcPr>
            <w:tcW w:w="2190" w:type="pct"/>
            <w:vAlign w:val="center"/>
            <w:tcPrChange w:id="5284" w:author="Jinglin Sun" w:date="2024-05-06T09:56:19Z">
              <w:tcPr>
                <w:tcW w:w="2389" w:type="dxa"/>
                <w:vAlign w:val="center"/>
              </w:tcPr>
            </w:tcPrChange>
          </w:tcPr>
          <w:p w14:paraId="7D3A54AE">
            <w:pPr>
              <w:jc w:val="center"/>
              <w:rPr>
                <w:del w:id="5285" w:author="Jinglin Sun" w:date="2024-07-25T14:02:40Z"/>
                <w:rFonts w:hint="eastAsia" w:ascii="楷体_GB2312" w:hAnsi="楷体_GB2312" w:eastAsia="楷体_GB2312" w:cs="楷体_GB2312"/>
                <w:sz w:val="24"/>
                <w:szCs w:val="24"/>
                <w:vertAlign w:val="baseline"/>
                <w:lang w:val="en-US" w:eastAsia="zh-CN"/>
                <w:rPrChange w:id="5286" w:author="Jinglin Sun" w:date="2024-05-06T09:55:09Z">
                  <w:rPr>
                    <w:del w:id="5287" w:author="Jinglin Sun" w:date="2024-07-25T14:02:40Z"/>
                    <w:rFonts w:hint="eastAsia" w:ascii="宋体" w:hAnsi="宋体" w:eastAsia="宋体" w:cs="宋体"/>
                    <w:sz w:val="21"/>
                    <w:szCs w:val="21"/>
                    <w:vertAlign w:val="baseline"/>
                    <w:lang w:val="en-US" w:eastAsia="zh-CN"/>
                  </w:rPr>
                </w:rPrChange>
              </w:rPr>
            </w:pPr>
            <w:del w:id="5288" w:author="Jinglin Sun" w:date="2024-07-25T14:02:40Z">
              <w:r>
                <w:rPr>
                  <w:rFonts w:hint="eastAsia" w:ascii="楷体_GB2312" w:hAnsi="楷体_GB2312" w:eastAsia="楷体_GB2312" w:cs="楷体_GB2312"/>
                  <w:sz w:val="24"/>
                  <w:szCs w:val="24"/>
                  <w:vertAlign w:val="baseline"/>
                  <w:lang w:val="en-US" w:eastAsia="zh-CN"/>
                  <w:rPrChange w:id="5289" w:author="Jinglin Sun" w:date="2024-05-06T09:55:09Z">
                    <w:rPr>
                      <w:rFonts w:hint="eastAsia" w:ascii="宋体" w:hAnsi="宋体" w:eastAsia="宋体" w:cs="宋体"/>
                      <w:sz w:val="21"/>
                      <w:szCs w:val="21"/>
                      <w:vertAlign w:val="baseline"/>
                      <w:lang w:val="en-US" w:eastAsia="zh-CN"/>
                    </w:rPr>
                  </w:rPrChange>
                </w:rPr>
                <w:delText>中国共产党中央委员会</w:delText>
              </w:r>
            </w:del>
          </w:p>
        </w:tc>
        <w:tc>
          <w:tcPr>
            <w:tcW w:w="2398" w:type="pct"/>
            <w:vAlign w:val="center"/>
            <w:tcPrChange w:id="5290" w:author="Jinglin Sun" w:date="2024-05-06T09:56:19Z">
              <w:tcPr>
                <w:tcW w:w="4433" w:type="dxa"/>
                <w:vAlign w:val="center"/>
              </w:tcPr>
            </w:tcPrChange>
          </w:tcPr>
          <w:p w14:paraId="30B00468">
            <w:pPr>
              <w:jc w:val="center"/>
              <w:rPr>
                <w:del w:id="5291" w:author="Jinglin Sun" w:date="2024-07-25T14:02:40Z"/>
                <w:rFonts w:hint="eastAsia" w:ascii="楷体_GB2312" w:hAnsi="楷体_GB2312" w:eastAsia="楷体_GB2312" w:cs="楷体_GB2312"/>
                <w:sz w:val="24"/>
                <w:szCs w:val="24"/>
                <w:vertAlign w:val="baseline"/>
                <w:lang w:eastAsia="zh-CN"/>
                <w:rPrChange w:id="5292" w:author="Jinglin Sun" w:date="2024-05-06T09:55:09Z">
                  <w:rPr>
                    <w:del w:id="5293" w:author="Jinglin Sun" w:date="2024-07-25T14:02:40Z"/>
                    <w:rFonts w:hint="eastAsia" w:ascii="宋体" w:hAnsi="宋体" w:eastAsia="宋体" w:cs="宋体"/>
                    <w:sz w:val="21"/>
                    <w:szCs w:val="21"/>
                    <w:vertAlign w:val="baseline"/>
                    <w:lang w:eastAsia="zh-CN"/>
                  </w:rPr>
                </w:rPrChange>
              </w:rPr>
            </w:pPr>
            <w:del w:id="5294" w:author="Jinglin Sun" w:date="2024-07-25T14:02:40Z">
              <w:r>
                <w:rPr>
                  <w:rFonts w:hint="eastAsia" w:ascii="楷体_GB2312" w:hAnsi="楷体_GB2312" w:eastAsia="楷体_GB2312" w:cs="楷体_GB2312"/>
                  <w:sz w:val="24"/>
                  <w:szCs w:val="24"/>
                  <w:vertAlign w:val="baseline"/>
                  <w:lang w:eastAsia="zh-CN"/>
                  <w:rPrChange w:id="5295" w:author="Jinglin Sun" w:date="2024-05-06T09:55:09Z">
                    <w:rPr>
                      <w:rFonts w:hint="eastAsia" w:ascii="宋体" w:hAnsi="宋体" w:eastAsia="宋体" w:cs="宋体"/>
                      <w:sz w:val="21"/>
                      <w:szCs w:val="21"/>
                      <w:vertAlign w:val="baseline"/>
                      <w:lang w:eastAsia="zh-CN"/>
                    </w:rPr>
                  </w:rPrChange>
                </w:rPr>
                <w:delText>《</w:delText>
              </w:r>
            </w:del>
            <w:del w:id="5296" w:author="Jinglin Sun" w:date="2024-07-25T14:02:40Z">
              <w:r>
                <w:rPr>
                  <w:rFonts w:hint="eastAsia" w:ascii="楷体_GB2312" w:hAnsi="楷体_GB2312" w:eastAsia="楷体_GB2312" w:cs="楷体_GB2312"/>
                  <w:sz w:val="24"/>
                  <w:szCs w:val="24"/>
                  <w:vertAlign w:val="baseline"/>
                  <w:lang w:val="en-US" w:eastAsia="zh-CN"/>
                  <w:rPrChange w:id="5297" w:author="Jinglin Sun" w:date="2024-05-06T09:55:09Z">
                    <w:rPr>
                      <w:rFonts w:hint="eastAsia" w:ascii="宋体" w:hAnsi="宋体" w:eastAsia="宋体" w:cs="宋体"/>
                      <w:sz w:val="21"/>
                      <w:szCs w:val="21"/>
                      <w:vertAlign w:val="baseline"/>
                      <w:lang w:val="en-US" w:eastAsia="zh-CN"/>
                    </w:rPr>
                  </w:rPrChange>
                </w:rPr>
                <w:delText>中共中央关于制定国民经济和社会发展第十四五个五年规划和二〇三五年远景目标的建议</w:delText>
              </w:r>
            </w:del>
            <w:del w:id="5298" w:author="Jinglin Sun" w:date="2024-07-25T14:02:40Z">
              <w:r>
                <w:rPr>
                  <w:rFonts w:hint="eastAsia" w:ascii="楷体_GB2312" w:hAnsi="楷体_GB2312" w:eastAsia="楷体_GB2312" w:cs="楷体_GB2312"/>
                  <w:sz w:val="24"/>
                  <w:szCs w:val="24"/>
                  <w:vertAlign w:val="baseline"/>
                  <w:lang w:eastAsia="zh-CN"/>
                  <w:rPrChange w:id="5299" w:author="Jinglin Sun" w:date="2024-05-06T09:55:09Z">
                    <w:rPr>
                      <w:rFonts w:hint="eastAsia" w:ascii="宋体" w:hAnsi="宋体" w:eastAsia="宋体" w:cs="宋体"/>
                      <w:sz w:val="21"/>
                      <w:szCs w:val="21"/>
                      <w:vertAlign w:val="baseline"/>
                      <w:lang w:eastAsia="zh-CN"/>
                    </w:rPr>
                  </w:rPrChange>
                </w:rPr>
                <w:delText>》</w:delText>
              </w:r>
            </w:del>
          </w:p>
        </w:tc>
      </w:tr>
      <w:tr w14:paraId="3D1AB461">
        <w:trPr>
          <w:del w:id="5300" w:author="Jinglin Sun" w:date="2024-07-25T14:02:40Z"/>
        </w:trPr>
        <w:tc>
          <w:tcPr>
            <w:tcW w:w="410" w:type="pct"/>
            <w:vAlign w:val="center"/>
            <w:tcPrChange w:id="5302" w:author="Jinglin Sun" w:date="2024-05-06T09:56:19Z">
              <w:tcPr>
                <w:tcW w:w="778" w:type="dxa"/>
                <w:vAlign w:val="center"/>
              </w:tcPr>
            </w:tcPrChange>
          </w:tcPr>
          <w:p w14:paraId="1B066213">
            <w:pPr>
              <w:jc w:val="center"/>
              <w:rPr>
                <w:del w:id="5303" w:author="Jinglin Sun" w:date="2024-07-25T14:02:40Z"/>
                <w:rFonts w:hint="eastAsia" w:ascii="楷体_GB2312" w:hAnsi="楷体_GB2312" w:eastAsia="楷体_GB2312" w:cs="楷体_GB2312"/>
                <w:sz w:val="24"/>
                <w:szCs w:val="24"/>
                <w:vertAlign w:val="baseline"/>
                <w:lang w:val="en-US" w:eastAsia="zh-CN"/>
                <w:rPrChange w:id="5304" w:author="Jinglin Sun" w:date="2024-05-06T09:55:09Z">
                  <w:rPr>
                    <w:del w:id="5305" w:author="Jinglin Sun" w:date="2024-07-25T14:02:40Z"/>
                    <w:rFonts w:hint="eastAsia" w:ascii="宋体" w:hAnsi="宋体" w:eastAsia="宋体" w:cs="宋体"/>
                    <w:sz w:val="21"/>
                    <w:szCs w:val="21"/>
                    <w:vertAlign w:val="baseline"/>
                    <w:lang w:val="en-US" w:eastAsia="zh-CN"/>
                  </w:rPr>
                </w:rPrChange>
              </w:rPr>
            </w:pPr>
            <w:del w:id="5306" w:author="Jinglin Sun" w:date="2024-07-25T14:02:40Z">
              <w:r>
                <w:rPr>
                  <w:rFonts w:hint="eastAsia" w:ascii="楷体_GB2312" w:hAnsi="楷体_GB2312" w:eastAsia="楷体_GB2312" w:cs="楷体_GB2312"/>
                  <w:sz w:val="24"/>
                  <w:szCs w:val="24"/>
                  <w:vertAlign w:val="baseline"/>
                  <w:lang w:val="en-US" w:eastAsia="zh-CN"/>
                  <w:rPrChange w:id="5307" w:author="Jinglin Sun" w:date="2024-05-06T09:55:09Z">
                    <w:rPr>
                      <w:rFonts w:hint="eastAsia" w:ascii="宋体" w:hAnsi="宋体" w:eastAsia="宋体" w:cs="宋体"/>
                      <w:sz w:val="21"/>
                      <w:szCs w:val="21"/>
                      <w:vertAlign w:val="baseline"/>
                      <w:lang w:val="en-US" w:eastAsia="zh-CN"/>
                    </w:rPr>
                  </w:rPrChange>
                </w:rPr>
                <w:delText>2020</w:delText>
              </w:r>
            </w:del>
          </w:p>
        </w:tc>
        <w:tc>
          <w:tcPr>
            <w:tcW w:w="2190" w:type="pct"/>
            <w:vAlign w:val="center"/>
            <w:tcPrChange w:id="5308" w:author="Jinglin Sun" w:date="2024-05-06T09:56:19Z">
              <w:tcPr>
                <w:tcW w:w="2389" w:type="dxa"/>
                <w:vAlign w:val="center"/>
              </w:tcPr>
            </w:tcPrChange>
          </w:tcPr>
          <w:p w14:paraId="768FA2D2">
            <w:pPr>
              <w:jc w:val="center"/>
              <w:rPr>
                <w:del w:id="5309" w:author="Jinglin Sun" w:date="2024-07-25T14:02:40Z"/>
                <w:rFonts w:hint="eastAsia" w:ascii="楷体_GB2312" w:hAnsi="楷体_GB2312" w:eastAsia="楷体_GB2312" w:cs="楷体_GB2312"/>
                <w:sz w:val="24"/>
                <w:szCs w:val="24"/>
                <w:vertAlign w:val="baseline"/>
                <w:lang w:val="en-US" w:eastAsia="zh-CN"/>
                <w:rPrChange w:id="5310" w:author="Jinglin Sun" w:date="2024-05-06T09:55:09Z">
                  <w:rPr>
                    <w:del w:id="5311" w:author="Jinglin Sun" w:date="2024-07-25T14:02:40Z"/>
                    <w:rFonts w:hint="eastAsia" w:ascii="宋体" w:hAnsi="宋体" w:eastAsia="宋体" w:cs="宋体"/>
                    <w:sz w:val="21"/>
                    <w:szCs w:val="21"/>
                    <w:vertAlign w:val="baseline"/>
                    <w:lang w:val="en-US" w:eastAsia="zh-CN"/>
                  </w:rPr>
                </w:rPrChange>
              </w:rPr>
            </w:pPr>
            <w:del w:id="5312" w:author="Jinglin Sun" w:date="2024-07-25T14:02:40Z">
              <w:r>
                <w:rPr>
                  <w:rFonts w:hint="eastAsia" w:ascii="楷体_GB2312" w:hAnsi="楷体_GB2312" w:eastAsia="楷体_GB2312" w:cs="楷体_GB2312"/>
                  <w:sz w:val="24"/>
                  <w:szCs w:val="24"/>
                  <w:vertAlign w:val="baseline"/>
                  <w:lang w:val="en-US" w:eastAsia="zh-CN"/>
                  <w:rPrChange w:id="5313" w:author="Jinglin Sun" w:date="2024-05-06T09:55:09Z">
                    <w:rPr>
                      <w:rFonts w:hint="eastAsia" w:ascii="宋体" w:hAnsi="宋体" w:eastAsia="宋体" w:cs="宋体"/>
                      <w:sz w:val="21"/>
                      <w:szCs w:val="21"/>
                      <w:vertAlign w:val="baseline"/>
                      <w:lang w:val="en-US" w:eastAsia="zh-CN"/>
                    </w:rPr>
                  </w:rPrChange>
                </w:rPr>
                <w:delText>科学技术部</w:delText>
              </w:r>
            </w:del>
          </w:p>
        </w:tc>
        <w:tc>
          <w:tcPr>
            <w:tcW w:w="2398" w:type="pct"/>
            <w:vAlign w:val="center"/>
            <w:tcPrChange w:id="5314" w:author="Jinglin Sun" w:date="2024-05-06T09:56:19Z">
              <w:tcPr>
                <w:tcW w:w="4433" w:type="dxa"/>
                <w:vAlign w:val="center"/>
              </w:tcPr>
            </w:tcPrChange>
          </w:tcPr>
          <w:p w14:paraId="01FDB780">
            <w:pPr>
              <w:jc w:val="center"/>
              <w:rPr>
                <w:del w:id="5315" w:author="Jinglin Sun" w:date="2024-07-25T14:02:40Z"/>
                <w:rFonts w:hint="eastAsia" w:ascii="楷体_GB2312" w:hAnsi="楷体_GB2312" w:eastAsia="楷体_GB2312" w:cs="楷体_GB2312"/>
                <w:sz w:val="24"/>
                <w:szCs w:val="24"/>
                <w:vertAlign w:val="baseline"/>
                <w:lang w:eastAsia="zh-CN"/>
                <w:rPrChange w:id="5316" w:author="Jinglin Sun" w:date="2024-05-06T09:55:09Z">
                  <w:rPr>
                    <w:del w:id="5317" w:author="Jinglin Sun" w:date="2024-07-25T14:02:40Z"/>
                    <w:rFonts w:hint="eastAsia" w:ascii="宋体" w:hAnsi="宋体" w:eastAsia="宋体" w:cs="宋体"/>
                    <w:sz w:val="21"/>
                    <w:szCs w:val="21"/>
                    <w:vertAlign w:val="baseline"/>
                    <w:lang w:eastAsia="zh-CN"/>
                  </w:rPr>
                </w:rPrChange>
              </w:rPr>
            </w:pPr>
            <w:del w:id="5318" w:author="Jinglin Sun" w:date="2024-07-25T14:02:40Z">
              <w:r>
                <w:rPr>
                  <w:rFonts w:hint="eastAsia" w:ascii="楷体_GB2312" w:hAnsi="楷体_GB2312" w:eastAsia="楷体_GB2312" w:cs="楷体_GB2312"/>
                  <w:sz w:val="24"/>
                  <w:szCs w:val="24"/>
                  <w:vertAlign w:val="baseline"/>
                  <w:lang w:eastAsia="zh-CN"/>
                  <w:rPrChange w:id="5319" w:author="Jinglin Sun" w:date="2024-05-06T09:55:09Z">
                    <w:rPr>
                      <w:rFonts w:hint="eastAsia" w:ascii="宋体" w:hAnsi="宋体" w:eastAsia="宋体" w:cs="宋体"/>
                      <w:sz w:val="21"/>
                      <w:szCs w:val="21"/>
                      <w:vertAlign w:val="baseline"/>
                      <w:lang w:eastAsia="zh-CN"/>
                    </w:rPr>
                  </w:rPrChange>
                </w:rPr>
                <w:delText>《</w:delText>
              </w:r>
            </w:del>
            <w:del w:id="5320" w:author="Jinglin Sun" w:date="2024-07-25T14:02:40Z">
              <w:r>
                <w:rPr>
                  <w:rFonts w:hint="eastAsia" w:ascii="楷体_GB2312" w:hAnsi="楷体_GB2312" w:eastAsia="楷体_GB2312" w:cs="楷体_GB2312"/>
                  <w:sz w:val="24"/>
                  <w:szCs w:val="24"/>
                  <w:vertAlign w:val="baseline"/>
                  <w:lang w:val="en-US" w:eastAsia="zh-CN"/>
                  <w:rPrChange w:id="5321" w:author="Jinglin Sun" w:date="2024-05-06T09:55:09Z">
                    <w:rPr>
                      <w:rFonts w:hint="eastAsia" w:ascii="宋体" w:hAnsi="宋体" w:eastAsia="宋体" w:cs="宋体"/>
                      <w:sz w:val="21"/>
                      <w:szCs w:val="21"/>
                      <w:vertAlign w:val="baseline"/>
                      <w:lang w:val="en-US" w:eastAsia="zh-CN"/>
                    </w:rPr>
                  </w:rPrChange>
                </w:rPr>
                <w:delText>长三角科技创新共同体建设发展规划</w:delText>
              </w:r>
            </w:del>
            <w:del w:id="5322" w:author="Jinglin Sun" w:date="2024-07-25T14:02:40Z">
              <w:r>
                <w:rPr>
                  <w:rFonts w:hint="eastAsia" w:ascii="楷体_GB2312" w:hAnsi="楷体_GB2312" w:eastAsia="楷体_GB2312" w:cs="楷体_GB2312"/>
                  <w:sz w:val="24"/>
                  <w:szCs w:val="24"/>
                  <w:vertAlign w:val="baseline"/>
                  <w:lang w:eastAsia="zh-CN"/>
                  <w:rPrChange w:id="5323" w:author="Jinglin Sun" w:date="2024-05-06T09:55:09Z">
                    <w:rPr>
                      <w:rFonts w:hint="eastAsia" w:ascii="宋体" w:hAnsi="宋体" w:eastAsia="宋体" w:cs="宋体"/>
                      <w:sz w:val="21"/>
                      <w:szCs w:val="21"/>
                      <w:vertAlign w:val="baseline"/>
                      <w:lang w:eastAsia="zh-CN"/>
                    </w:rPr>
                  </w:rPrChange>
                </w:rPr>
                <w:delText>》</w:delText>
              </w:r>
            </w:del>
          </w:p>
        </w:tc>
      </w:tr>
      <w:tr w14:paraId="4AB92E4C">
        <w:trPr>
          <w:del w:id="5324" w:author="Jinglin Sun" w:date="2024-07-25T14:02:40Z"/>
        </w:trPr>
        <w:tc>
          <w:tcPr>
            <w:tcW w:w="410" w:type="pct"/>
            <w:vAlign w:val="center"/>
            <w:tcPrChange w:id="5326" w:author="Jinglin Sun" w:date="2024-05-06T09:56:19Z">
              <w:tcPr>
                <w:tcW w:w="778" w:type="dxa"/>
                <w:vAlign w:val="center"/>
              </w:tcPr>
            </w:tcPrChange>
          </w:tcPr>
          <w:p w14:paraId="15CC3945">
            <w:pPr>
              <w:jc w:val="center"/>
              <w:rPr>
                <w:del w:id="5327" w:author="Jinglin Sun" w:date="2024-07-25T14:02:40Z"/>
                <w:rFonts w:hint="eastAsia" w:ascii="楷体_GB2312" w:hAnsi="楷体_GB2312" w:eastAsia="楷体_GB2312" w:cs="楷体_GB2312"/>
                <w:sz w:val="24"/>
                <w:szCs w:val="24"/>
                <w:vertAlign w:val="baseline"/>
                <w:lang w:val="en-US" w:eastAsia="zh-CN"/>
                <w:rPrChange w:id="5328" w:author="Jinglin Sun" w:date="2024-05-06T09:55:09Z">
                  <w:rPr>
                    <w:del w:id="5329" w:author="Jinglin Sun" w:date="2024-07-25T14:02:40Z"/>
                    <w:rFonts w:hint="eastAsia" w:ascii="宋体" w:hAnsi="宋体" w:eastAsia="宋体" w:cs="宋体"/>
                    <w:sz w:val="21"/>
                    <w:szCs w:val="21"/>
                    <w:vertAlign w:val="baseline"/>
                    <w:lang w:val="en-US" w:eastAsia="zh-CN"/>
                  </w:rPr>
                </w:rPrChange>
              </w:rPr>
            </w:pPr>
            <w:del w:id="5330" w:author="Jinglin Sun" w:date="2024-07-25T14:02:40Z">
              <w:r>
                <w:rPr>
                  <w:rFonts w:hint="eastAsia" w:ascii="楷体_GB2312" w:hAnsi="楷体_GB2312" w:eastAsia="楷体_GB2312" w:cs="楷体_GB2312"/>
                  <w:sz w:val="24"/>
                  <w:szCs w:val="24"/>
                  <w:vertAlign w:val="baseline"/>
                  <w:lang w:val="en-US" w:eastAsia="zh-CN"/>
                  <w:rPrChange w:id="5331" w:author="Jinglin Sun" w:date="2024-05-06T09:55:09Z">
                    <w:rPr>
                      <w:rFonts w:hint="eastAsia" w:ascii="宋体" w:hAnsi="宋体" w:eastAsia="宋体" w:cs="宋体"/>
                      <w:sz w:val="21"/>
                      <w:szCs w:val="21"/>
                      <w:vertAlign w:val="baseline"/>
                      <w:lang w:val="en-US" w:eastAsia="zh-CN"/>
                    </w:rPr>
                  </w:rPrChange>
                </w:rPr>
                <w:delText>2021</w:delText>
              </w:r>
            </w:del>
          </w:p>
        </w:tc>
        <w:tc>
          <w:tcPr>
            <w:tcW w:w="2190" w:type="pct"/>
            <w:vAlign w:val="center"/>
            <w:tcPrChange w:id="5332" w:author="Jinglin Sun" w:date="2024-05-06T09:56:19Z">
              <w:tcPr>
                <w:tcW w:w="2389" w:type="dxa"/>
                <w:vAlign w:val="center"/>
              </w:tcPr>
            </w:tcPrChange>
          </w:tcPr>
          <w:p w14:paraId="5A48520E">
            <w:pPr>
              <w:jc w:val="center"/>
              <w:rPr>
                <w:del w:id="5333" w:author="Jinglin Sun" w:date="2024-07-25T14:02:40Z"/>
                <w:rFonts w:hint="eastAsia" w:ascii="楷体_GB2312" w:hAnsi="楷体_GB2312" w:eastAsia="楷体_GB2312" w:cs="楷体_GB2312"/>
                <w:sz w:val="24"/>
                <w:szCs w:val="24"/>
                <w:vertAlign w:val="baseline"/>
                <w:lang w:val="en-US" w:eastAsia="zh-CN"/>
                <w:rPrChange w:id="5334" w:author="Jinglin Sun" w:date="2024-05-06T09:55:09Z">
                  <w:rPr>
                    <w:del w:id="5335" w:author="Jinglin Sun" w:date="2024-07-25T14:02:40Z"/>
                    <w:rFonts w:hint="eastAsia" w:ascii="宋体" w:hAnsi="宋体" w:eastAsia="宋体" w:cs="宋体"/>
                    <w:sz w:val="21"/>
                    <w:szCs w:val="21"/>
                    <w:vertAlign w:val="baseline"/>
                    <w:lang w:val="en-US" w:eastAsia="zh-CN"/>
                  </w:rPr>
                </w:rPrChange>
              </w:rPr>
            </w:pPr>
            <w:del w:id="5336" w:author="Jinglin Sun" w:date="2024-07-25T14:02:40Z">
              <w:r>
                <w:rPr>
                  <w:rFonts w:hint="eastAsia" w:ascii="楷体_GB2312" w:hAnsi="楷体_GB2312" w:eastAsia="楷体_GB2312" w:cs="楷体_GB2312"/>
                  <w:sz w:val="24"/>
                  <w:szCs w:val="24"/>
                  <w:vertAlign w:val="baseline"/>
                  <w:lang w:val="en-US" w:eastAsia="zh-CN"/>
                  <w:rPrChange w:id="5337" w:author="Jinglin Sun" w:date="2024-05-06T09:55:09Z">
                    <w:rPr>
                      <w:rFonts w:hint="eastAsia" w:ascii="宋体" w:hAnsi="宋体" w:eastAsia="宋体" w:cs="宋体"/>
                      <w:sz w:val="21"/>
                      <w:szCs w:val="21"/>
                      <w:vertAlign w:val="baseline"/>
                      <w:lang w:val="en-US" w:eastAsia="zh-CN"/>
                    </w:rPr>
                  </w:rPrChange>
                </w:rPr>
                <w:delText>国家发展和改革委员会</w:delText>
              </w:r>
            </w:del>
          </w:p>
        </w:tc>
        <w:tc>
          <w:tcPr>
            <w:tcW w:w="2398" w:type="pct"/>
            <w:vAlign w:val="center"/>
            <w:tcPrChange w:id="5338" w:author="Jinglin Sun" w:date="2024-05-06T09:56:19Z">
              <w:tcPr>
                <w:tcW w:w="4433" w:type="dxa"/>
                <w:vAlign w:val="center"/>
              </w:tcPr>
            </w:tcPrChange>
          </w:tcPr>
          <w:p w14:paraId="5C564FEF">
            <w:pPr>
              <w:jc w:val="center"/>
              <w:rPr>
                <w:del w:id="5339" w:author="Jinglin Sun" w:date="2024-07-25T14:02:40Z"/>
                <w:rFonts w:hint="eastAsia" w:ascii="楷体_GB2312" w:hAnsi="楷体_GB2312" w:eastAsia="楷体_GB2312" w:cs="楷体_GB2312"/>
                <w:sz w:val="24"/>
                <w:szCs w:val="24"/>
                <w:vertAlign w:val="baseline"/>
                <w:lang w:eastAsia="zh-CN"/>
                <w:rPrChange w:id="5340" w:author="Jinglin Sun" w:date="2024-05-06T09:55:09Z">
                  <w:rPr>
                    <w:del w:id="5341" w:author="Jinglin Sun" w:date="2024-07-25T14:02:40Z"/>
                    <w:rFonts w:hint="eastAsia" w:ascii="宋体" w:hAnsi="宋体" w:eastAsia="宋体" w:cs="宋体"/>
                    <w:sz w:val="21"/>
                    <w:szCs w:val="21"/>
                    <w:vertAlign w:val="baseline"/>
                    <w:lang w:eastAsia="zh-CN"/>
                  </w:rPr>
                </w:rPrChange>
              </w:rPr>
            </w:pPr>
            <w:del w:id="5342" w:author="Jinglin Sun" w:date="2024-07-25T14:02:40Z">
              <w:r>
                <w:rPr>
                  <w:rFonts w:hint="eastAsia" w:ascii="楷体_GB2312" w:hAnsi="楷体_GB2312" w:eastAsia="楷体_GB2312" w:cs="楷体_GB2312"/>
                  <w:sz w:val="24"/>
                  <w:szCs w:val="24"/>
                  <w:vertAlign w:val="baseline"/>
                  <w:lang w:eastAsia="zh-CN"/>
                  <w:rPrChange w:id="5343" w:author="Jinglin Sun" w:date="2024-05-06T09:55:09Z">
                    <w:rPr>
                      <w:rFonts w:hint="eastAsia" w:ascii="宋体" w:hAnsi="宋体" w:eastAsia="宋体" w:cs="宋体"/>
                      <w:sz w:val="21"/>
                      <w:szCs w:val="21"/>
                      <w:vertAlign w:val="baseline"/>
                      <w:lang w:eastAsia="zh-CN"/>
                    </w:rPr>
                  </w:rPrChange>
                </w:rPr>
                <w:delText>《</w:delText>
              </w:r>
            </w:del>
            <w:del w:id="5344" w:author="Jinglin Sun" w:date="2024-07-25T14:02:40Z">
              <w:r>
                <w:rPr>
                  <w:rFonts w:hint="eastAsia" w:ascii="楷体_GB2312" w:hAnsi="楷体_GB2312" w:eastAsia="楷体_GB2312" w:cs="楷体_GB2312"/>
                  <w:sz w:val="24"/>
                  <w:szCs w:val="24"/>
                  <w:vertAlign w:val="baseline"/>
                  <w:lang w:val="en-US" w:eastAsia="zh-CN"/>
                  <w:rPrChange w:id="5345" w:author="Jinglin Sun" w:date="2024-05-06T09:55:09Z">
                    <w:rPr>
                      <w:rFonts w:hint="eastAsia" w:ascii="宋体" w:hAnsi="宋体" w:eastAsia="宋体" w:cs="宋体"/>
                      <w:sz w:val="21"/>
                      <w:szCs w:val="21"/>
                      <w:vertAlign w:val="baseline"/>
                      <w:lang w:val="en-US" w:eastAsia="zh-CN"/>
                    </w:rPr>
                  </w:rPrChange>
                </w:rPr>
                <w:delText>国家发展改革委关于修改产业结构调整指导目录（2019年本）的决定</w:delText>
              </w:r>
            </w:del>
            <w:del w:id="5346" w:author="Jinglin Sun" w:date="2024-07-25T14:02:40Z">
              <w:r>
                <w:rPr>
                  <w:rFonts w:hint="eastAsia" w:ascii="楷体_GB2312" w:hAnsi="楷体_GB2312" w:eastAsia="楷体_GB2312" w:cs="楷体_GB2312"/>
                  <w:sz w:val="24"/>
                  <w:szCs w:val="24"/>
                  <w:vertAlign w:val="baseline"/>
                  <w:lang w:eastAsia="zh-CN"/>
                  <w:rPrChange w:id="5347" w:author="Jinglin Sun" w:date="2024-05-06T09:55:09Z">
                    <w:rPr>
                      <w:rFonts w:hint="eastAsia" w:ascii="宋体" w:hAnsi="宋体" w:eastAsia="宋体" w:cs="宋体"/>
                      <w:sz w:val="21"/>
                      <w:szCs w:val="21"/>
                      <w:vertAlign w:val="baseline"/>
                      <w:lang w:eastAsia="zh-CN"/>
                    </w:rPr>
                  </w:rPrChange>
                </w:rPr>
                <w:delText>》</w:delText>
              </w:r>
            </w:del>
          </w:p>
        </w:tc>
      </w:tr>
      <w:tr w14:paraId="7C3D19C8">
        <w:trPr>
          <w:del w:id="5348" w:author="Jinglin Sun" w:date="2024-07-25T14:02:40Z"/>
        </w:trPr>
        <w:tc>
          <w:tcPr>
            <w:tcW w:w="410" w:type="pct"/>
            <w:vAlign w:val="center"/>
            <w:tcPrChange w:id="5350" w:author="Jinglin Sun" w:date="2024-05-06T09:56:19Z">
              <w:tcPr>
                <w:tcW w:w="778" w:type="dxa"/>
                <w:vAlign w:val="center"/>
              </w:tcPr>
            </w:tcPrChange>
          </w:tcPr>
          <w:p w14:paraId="01C68333">
            <w:pPr>
              <w:jc w:val="center"/>
              <w:rPr>
                <w:del w:id="5351" w:author="Jinglin Sun" w:date="2024-07-25T14:02:40Z"/>
                <w:rFonts w:hint="eastAsia" w:ascii="楷体_GB2312" w:hAnsi="楷体_GB2312" w:eastAsia="楷体_GB2312" w:cs="楷体_GB2312"/>
                <w:sz w:val="24"/>
                <w:szCs w:val="24"/>
                <w:vertAlign w:val="baseline"/>
                <w:lang w:val="en-US" w:eastAsia="zh-CN"/>
                <w:rPrChange w:id="5352" w:author="Jinglin Sun" w:date="2024-05-06T09:55:09Z">
                  <w:rPr>
                    <w:del w:id="5353" w:author="Jinglin Sun" w:date="2024-07-25T14:02:40Z"/>
                    <w:rFonts w:hint="eastAsia" w:ascii="宋体" w:hAnsi="宋体" w:eastAsia="宋体" w:cs="宋体"/>
                    <w:sz w:val="21"/>
                    <w:szCs w:val="21"/>
                    <w:vertAlign w:val="baseline"/>
                    <w:lang w:val="en-US" w:eastAsia="zh-CN"/>
                  </w:rPr>
                </w:rPrChange>
              </w:rPr>
            </w:pPr>
            <w:del w:id="5354" w:author="Jinglin Sun" w:date="2024-07-25T14:02:40Z">
              <w:r>
                <w:rPr>
                  <w:rFonts w:hint="eastAsia" w:ascii="楷体_GB2312" w:hAnsi="楷体_GB2312" w:eastAsia="楷体_GB2312" w:cs="楷体_GB2312"/>
                  <w:sz w:val="24"/>
                  <w:szCs w:val="24"/>
                  <w:vertAlign w:val="baseline"/>
                  <w:lang w:val="en-US" w:eastAsia="zh-CN"/>
                  <w:rPrChange w:id="5355" w:author="Jinglin Sun" w:date="2024-05-06T09:55:09Z">
                    <w:rPr>
                      <w:rFonts w:hint="eastAsia" w:ascii="宋体" w:hAnsi="宋体" w:eastAsia="宋体" w:cs="宋体"/>
                      <w:sz w:val="21"/>
                      <w:szCs w:val="21"/>
                      <w:vertAlign w:val="baseline"/>
                      <w:lang w:val="en-US" w:eastAsia="zh-CN"/>
                    </w:rPr>
                  </w:rPrChange>
                </w:rPr>
                <w:delText>2021</w:delText>
              </w:r>
            </w:del>
          </w:p>
        </w:tc>
        <w:tc>
          <w:tcPr>
            <w:tcW w:w="2190" w:type="pct"/>
            <w:vAlign w:val="center"/>
            <w:tcPrChange w:id="5356" w:author="Jinglin Sun" w:date="2024-05-06T09:56:19Z">
              <w:tcPr>
                <w:tcW w:w="2389" w:type="dxa"/>
                <w:vAlign w:val="center"/>
              </w:tcPr>
            </w:tcPrChange>
          </w:tcPr>
          <w:p w14:paraId="1D825D53">
            <w:pPr>
              <w:jc w:val="center"/>
              <w:rPr>
                <w:del w:id="5357" w:author="Jinglin Sun" w:date="2024-07-25T14:02:40Z"/>
                <w:rFonts w:hint="eastAsia" w:ascii="楷体_GB2312" w:hAnsi="楷体_GB2312" w:eastAsia="楷体_GB2312" w:cs="楷体_GB2312"/>
                <w:sz w:val="24"/>
                <w:szCs w:val="24"/>
                <w:vertAlign w:val="baseline"/>
                <w:lang w:val="en-US" w:eastAsia="zh-CN"/>
                <w:rPrChange w:id="5358" w:author="Jinglin Sun" w:date="2024-05-06T09:55:09Z">
                  <w:rPr>
                    <w:del w:id="5359" w:author="Jinglin Sun" w:date="2024-07-25T14:02:40Z"/>
                    <w:rFonts w:hint="eastAsia" w:ascii="宋体" w:hAnsi="宋体" w:eastAsia="宋体" w:cs="宋体"/>
                    <w:sz w:val="21"/>
                    <w:szCs w:val="21"/>
                    <w:vertAlign w:val="baseline"/>
                    <w:lang w:val="en-US" w:eastAsia="zh-CN"/>
                  </w:rPr>
                </w:rPrChange>
              </w:rPr>
            </w:pPr>
            <w:del w:id="5360" w:author="Jinglin Sun" w:date="2024-07-25T14:02:40Z">
              <w:r>
                <w:rPr>
                  <w:rFonts w:hint="eastAsia" w:ascii="楷体_GB2312" w:hAnsi="楷体_GB2312" w:eastAsia="楷体_GB2312" w:cs="楷体_GB2312"/>
                  <w:sz w:val="24"/>
                  <w:szCs w:val="24"/>
                  <w:vertAlign w:val="baseline"/>
                  <w:lang w:val="en-US" w:eastAsia="zh-CN"/>
                  <w:rPrChange w:id="5361" w:author="Jinglin Sun" w:date="2024-05-06T09:55:09Z">
                    <w:rPr>
                      <w:rFonts w:hint="eastAsia" w:ascii="宋体" w:hAnsi="宋体" w:eastAsia="宋体" w:cs="宋体"/>
                      <w:sz w:val="21"/>
                      <w:szCs w:val="21"/>
                      <w:vertAlign w:val="baseline"/>
                      <w:lang w:val="en-US" w:eastAsia="zh-CN"/>
                    </w:rPr>
                  </w:rPrChange>
                </w:rPr>
                <w:delText>国家发展改革委</w:delText>
              </w:r>
            </w:del>
            <w:del w:id="5362" w:author="Jinglin Sun" w:date="2024-07-25T14:02:40Z">
              <w:r>
                <w:rPr>
                  <w:rFonts w:hint="eastAsia" w:ascii="楷体_GB2312" w:hAnsi="楷体_GB2312" w:eastAsia="楷体_GB2312" w:cs="楷体_GB2312"/>
                  <w:sz w:val="24"/>
                  <w:szCs w:val="24"/>
                  <w:vertAlign w:val="baseline"/>
                  <w:lang w:val="en-US" w:eastAsia="zh-CN"/>
                  <w:rPrChange w:id="5363" w:author="Jinglin Sun" w:date="2024-05-06T09:55:09Z">
                    <w:rPr>
                      <w:rFonts w:hint="eastAsia" w:ascii="宋体" w:hAnsi="宋体" w:eastAsia="宋体" w:cs="宋体"/>
                      <w:sz w:val="21"/>
                      <w:szCs w:val="21"/>
                      <w:vertAlign w:val="baseline"/>
                      <w:lang w:val="en-US" w:eastAsia="zh-CN"/>
                    </w:rPr>
                  </w:rPrChange>
                </w:rPr>
                <w:delText>员</w:delText>
              </w:r>
            </w:del>
            <w:del w:id="5364" w:author="Jinglin Sun" w:date="2024-07-25T14:02:40Z">
              <w:r>
                <w:rPr>
                  <w:rFonts w:hint="eastAsia" w:ascii="楷体_GB2312" w:hAnsi="楷体_GB2312" w:eastAsia="楷体_GB2312" w:cs="楷体_GB2312"/>
                  <w:sz w:val="24"/>
                  <w:szCs w:val="24"/>
                  <w:vertAlign w:val="baseline"/>
                  <w:lang w:val="en-US" w:eastAsia="zh-CN"/>
                  <w:rPrChange w:id="5365" w:author="Jinglin Sun" w:date="2024-05-06T09:55:09Z">
                    <w:rPr>
                      <w:rFonts w:hint="eastAsia" w:ascii="宋体" w:hAnsi="宋体" w:eastAsia="宋体" w:cs="宋体"/>
                      <w:sz w:val="21"/>
                      <w:szCs w:val="21"/>
                      <w:vertAlign w:val="baseline"/>
                      <w:lang w:val="en-US" w:eastAsia="zh-CN"/>
                    </w:rPr>
                  </w:rPrChange>
                </w:rPr>
                <w:delText>会</w:delText>
              </w:r>
            </w:del>
            <w:del w:id="5366" w:author="Jinglin Sun" w:date="2024-07-25T14:02:40Z">
              <w:r>
                <w:rPr>
                  <w:rFonts w:hint="eastAsia" w:ascii="楷体_GB2312" w:hAnsi="楷体_GB2312" w:eastAsia="楷体_GB2312" w:cs="楷体_GB2312"/>
                  <w:sz w:val="24"/>
                  <w:szCs w:val="24"/>
                  <w:vertAlign w:val="baseline"/>
                  <w:lang w:val="en-US" w:eastAsia="zh-CN"/>
                  <w:rPrChange w:id="5367" w:author="Jinglin Sun" w:date="2024-05-06T09:55:09Z">
                    <w:rPr>
                      <w:rFonts w:hint="eastAsia" w:ascii="宋体" w:hAnsi="宋体" w:eastAsia="宋体" w:cs="宋体"/>
                      <w:sz w:val="21"/>
                      <w:szCs w:val="21"/>
                      <w:vertAlign w:val="baseline"/>
                      <w:lang w:val="en-US" w:eastAsia="zh-CN"/>
                    </w:rPr>
                  </w:rPrChange>
                </w:rPr>
                <w:delText>、工</w:delText>
              </w:r>
            </w:del>
            <w:del w:id="5368" w:author="Jinglin Sun" w:date="2024-07-25T14:02:40Z">
              <w:r>
                <w:rPr>
                  <w:rFonts w:hint="eastAsia" w:ascii="楷体_GB2312" w:hAnsi="楷体_GB2312" w:eastAsia="楷体_GB2312" w:cs="楷体_GB2312"/>
                  <w:sz w:val="24"/>
                  <w:szCs w:val="24"/>
                  <w:vertAlign w:val="baseline"/>
                  <w:lang w:val="en-US" w:eastAsia="zh-CN"/>
                  <w:rPrChange w:id="5369" w:author="Jinglin Sun" w:date="2024-05-06T09:55:09Z">
                    <w:rPr>
                      <w:rFonts w:hint="eastAsia" w:ascii="宋体" w:hAnsi="宋体" w:eastAsia="宋体" w:cs="宋体"/>
                      <w:sz w:val="21"/>
                      <w:szCs w:val="21"/>
                      <w:vertAlign w:val="baseline"/>
                      <w:lang w:val="en-US" w:eastAsia="zh-CN"/>
                    </w:rPr>
                  </w:rPrChange>
                </w:rPr>
                <w:delText>业和</w:delText>
              </w:r>
            </w:del>
            <w:del w:id="5370" w:author="Jinglin Sun" w:date="2024-07-25T14:02:40Z">
              <w:r>
                <w:rPr>
                  <w:rFonts w:hint="eastAsia" w:ascii="楷体_GB2312" w:hAnsi="楷体_GB2312" w:eastAsia="楷体_GB2312" w:cs="楷体_GB2312"/>
                  <w:sz w:val="24"/>
                  <w:szCs w:val="24"/>
                  <w:vertAlign w:val="baseline"/>
                  <w:lang w:val="en-US" w:eastAsia="zh-CN"/>
                  <w:rPrChange w:id="5371" w:author="Jinglin Sun" w:date="2024-05-06T09:55:09Z">
                    <w:rPr>
                      <w:rFonts w:hint="eastAsia" w:ascii="宋体" w:hAnsi="宋体" w:eastAsia="宋体" w:cs="宋体"/>
                      <w:sz w:val="21"/>
                      <w:szCs w:val="21"/>
                      <w:vertAlign w:val="baseline"/>
                      <w:lang w:val="en-US" w:eastAsia="zh-CN"/>
                    </w:rPr>
                  </w:rPrChange>
                </w:rPr>
                <w:delText>信息</w:delText>
              </w:r>
            </w:del>
            <w:del w:id="5372" w:author="Jinglin Sun" w:date="2024-07-25T14:02:40Z">
              <w:r>
                <w:rPr>
                  <w:rFonts w:hint="eastAsia" w:ascii="楷体_GB2312" w:hAnsi="楷体_GB2312" w:eastAsia="楷体_GB2312" w:cs="楷体_GB2312"/>
                  <w:sz w:val="24"/>
                  <w:szCs w:val="24"/>
                  <w:vertAlign w:val="baseline"/>
                  <w:lang w:val="en-US" w:eastAsia="zh-CN"/>
                  <w:rPrChange w:id="5373" w:author="Jinglin Sun" w:date="2024-05-06T09:55:09Z">
                    <w:rPr>
                      <w:rFonts w:hint="eastAsia" w:ascii="宋体" w:hAnsi="宋体" w:eastAsia="宋体" w:cs="宋体"/>
                      <w:sz w:val="21"/>
                      <w:szCs w:val="21"/>
                      <w:vertAlign w:val="baseline"/>
                      <w:lang w:val="en-US" w:eastAsia="zh-CN"/>
                    </w:rPr>
                  </w:rPrChange>
                </w:rPr>
                <w:delText>化</w:delText>
              </w:r>
            </w:del>
            <w:del w:id="5374" w:author="Jinglin Sun" w:date="2024-07-25T14:02:40Z">
              <w:r>
                <w:rPr>
                  <w:rFonts w:hint="eastAsia" w:ascii="楷体_GB2312" w:hAnsi="楷体_GB2312" w:eastAsia="楷体_GB2312" w:cs="楷体_GB2312"/>
                  <w:sz w:val="24"/>
                  <w:szCs w:val="24"/>
                  <w:vertAlign w:val="baseline"/>
                  <w:lang w:val="en-US" w:eastAsia="zh-CN"/>
                  <w:rPrChange w:id="5375" w:author="Jinglin Sun" w:date="2024-05-06T09:55:09Z">
                    <w:rPr>
                      <w:rFonts w:hint="eastAsia" w:ascii="宋体" w:hAnsi="宋体" w:eastAsia="宋体" w:cs="宋体"/>
                      <w:sz w:val="21"/>
                      <w:szCs w:val="21"/>
                      <w:vertAlign w:val="baseline"/>
                      <w:lang w:val="en-US" w:eastAsia="zh-CN"/>
                    </w:rPr>
                  </w:rPrChange>
                </w:rPr>
                <w:delText>部</w:delText>
              </w:r>
            </w:del>
          </w:p>
        </w:tc>
        <w:tc>
          <w:tcPr>
            <w:tcW w:w="2398" w:type="pct"/>
            <w:vAlign w:val="center"/>
            <w:tcPrChange w:id="5376" w:author="Jinglin Sun" w:date="2024-05-06T09:56:19Z">
              <w:tcPr>
                <w:tcW w:w="4433" w:type="dxa"/>
                <w:vAlign w:val="center"/>
              </w:tcPr>
            </w:tcPrChange>
          </w:tcPr>
          <w:p w14:paraId="16B1F52D">
            <w:pPr>
              <w:jc w:val="center"/>
              <w:rPr>
                <w:del w:id="5377" w:author="Jinglin Sun" w:date="2024-07-25T14:02:40Z"/>
                <w:rFonts w:hint="eastAsia" w:ascii="楷体_GB2312" w:hAnsi="楷体_GB2312" w:eastAsia="楷体_GB2312" w:cs="楷体_GB2312"/>
                <w:sz w:val="24"/>
                <w:szCs w:val="24"/>
                <w:vertAlign w:val="baseline"/>
                <w:lang w:eastAsia="zh-CN"/>
                <w:rPrChange w:id="5378" w:author="Jinglin Sun" w:date="2024-05-06T09:55:09Z">
                  <w:rPr>
                    <w:del w:id="5379" w:author="Jinglin Sun" w:date="2024-07-25T14:02:40Z"/>
                    <w:rFonts w:hint="eastAsia" w:ascii="宋体" w:hAnsi="宋体" w:eastAsia="宋体" w:cs="宋体"/>
                    <w:sz w:val="21"/>
                    <w:szCs w:val="21"/>
                    <w:vertAlign w:val="baseline"/>
                    <w:lang w:eastAsia="zh-CN"/>
                  </w:rPr>
                </w:rPrChange>
              </w:rPr>
            </w:pPr>
            <w:del w:id="5380" w:author="Jinglin Sun" w:date="2024-07-25T14:02:40Z">
              <w:r>
                <w:rPr>
                  <w:rFonts w:hint="eastAsia" w:ascii="楷体_GB2312" w:hAnsi="楷体_GB2312" w:eastAsia="楷体_GB2312" w:cs="楷体_GB2312"/>
                  <w:sz w:val="24"/>
                  <w:szCs w:val="24"/>
                  <w:vertAlign w:val="baseline"/>
                  <w:lang w:eastAsia="zh-CN"/>
                  <w:rPrChange w:id="5381" w:author="Jinglin Sun" w:date="2024-05-06T09:55:09Z">
                    <w:rPr>
                      <w:rFonts w:hint="eastAsia" w:ascii="宋体" w:hAnsi="宋体" w:eastAsia="宋体" w:cs="宋体"/>
                      <w:sz w:val="21"/>
                      <w:szCs w:val="21"/>
                      <w:vertAlign w:val="baseline"/>
                      <w:lang w:eastAsia="zh-CN"/>
                    </w:rPr>
                  </w:rPrChange>
                </w:rPr>
                <w:delText>《</w:delText>
              </w:r>
            </w:del>
            <w:del w:id="5382" w:author="Jinglin Sun" w:date="2024-07-25T14:02:40Z">
              <w:r>
                <w:rPr>
                  <w:rFonts w:hint="eastAsia" w:ascii="楷体_GB2312" w:hAnsi="楷体_GB2312" w:eastAsia="楷体_GB2312" w:cs="楷体_GB2312"/>
                  <w:sz w:val="24"/>
                  <w:szCs w:val="24"/>
                  <w:vertAlign w:val="baseline"/>
                  <w:lang w:val="en-US" w:eastAsia="zh-CN"/>
                  <w:rPrChange w:id="5383" w:author="Jinglin Sun" w:date="2024-05-06T09:55:09Z">
                    <w:rPr>
                      <w:rFonts w:hint="eastAsia" w:ascii="宋体" w:hAnsi="宋体" w:eastAsia="宋体" w:cs="宋体"/>
                      <w:sz w:val="21"/>
                      <w:szCs w:val="21"/>
                      <w:vertAlign w:val="baseline"/>
                      <w:lang w:val="en-US" w:eastAsia="zh-CN"/>
                    </w:rPr>
                  </w:rPrChange>
                </w:rPr>
                <w:delText>推进原料药产业高质量发展实施方案的通知</w:delText>
              </w:r>
            </w:del>
            <w:del w:id="5384" w:author="Jinglin Sun" w:date="2024-07-25T14:02:40Z">
              <w:r>
                <w:rPr>
                  <w:rFonts w:hint="eastAsia" w:ascii="楷体_GB2312" w:hAnsi="楷体_GB2312" w:eastAsia="楷体_GB2312" w:cs="楷体_GB2312"/>
                  <w:sz w:val="24"/>
                  <w:szCs w:val="24"/>
                  <w:vertAlign w:val="baseline"/>
                  <w:lang w:eastAsia="zh-CN"/>
                  <w:rPrChange w:id="5385" w:author="Jinglin Sun" w:date="2024-05-06T09:55:09Z">
                    <w:rPr>
                      <w:rFonts w:hint="eastAsia" w:ascii="宋体" w:hAnsi="宋体" w:eastAsia="宋体" w:cs="宋体"/>
                      <w:sz w:val="21"/>
                      <w:szCs w:val="21"/>
                      <w:vertAlign w:val="baseline"/>
                      <w:lang w:eastAsia="zh-CN"/>
                    </w:rPr>
                  </w:rPrChange>
                </w:rPr>
                <w:delText>》</w:delText>
              </w:r>
            </w:del>
          </w:p>
        </w:tc>
      </w:tr>
      <w:tr w14:paraId="238DD031">
        <w:trPr>
          <w:del w:id="5386" w:author="Jinglin Sun" w:date="2024-07-25T14:02:40Z"/>
        </w:trPr>
        <w:tc>
          <w:tcPr>
            <w:tcW w:w="410" w:type="pct"/>
            <w:vAlign w:val="center"/>
            <w:tcPrChange w:id="5388" w:author="Jinglin Sun" w:date="2024-05-06T09:56:19Z">
              <w:tcPr>
                <w:tcW w:w="778" w:type="dxa"/>
                <w:vAlign w:val="center"/>
              </w:tcPr>
            </w:tcPrChange>
          </w:tcPr>
          <w:p w14:paraId="7EAF87F6">
            <w:pPr>
              <w:jc w:val="center"/>
              <w:rPr>
                <w:del w:id="5389" w:author="Jinglin Sun" w:date="2024-07-25T14:02:40Z"/>
                <w:rFonts w:hint="eastAsia" w:ascii="楷体_GB2312" w:hAnsi="楷体_GB2312" w:eastAsia="楷体_GB2312" w:cs="楷体_GB2312"/>
                <w:sz w:val="24"/>
                <w:szCs w:val="24"/>
                <w:vertAlign w:val="baseline"/>
                <w:lang w:val="en-US" w:eastAsia="zh-CN"/>
                <w:rPrChange w:id="5390" w:author="Jinglin Sun" w:date="2024-05-06T09:55:09Z">
                  <w:rPr>
                    <w:del w:id="5391" w:author="Jinglin Sun" w:date="2024-07-25T14:02:40Z"/>
                    <w:rFonts w:hint="eastAsia" w:ascii="宋体" w:hAnsi="宋体" w:eastAsia="宋体" w:cs="宋体"/>
                    <w:sz w:val="21"/>
                    <w:szCs w:val="21"/>
                    <w:vertAlign w:val="baseline"/>
                    <w:lang w:val="en-US" w:eastAsia="zh-CN"/>
                  </w:rPr>
                </w:rPrChange>
              </w:rPr>
            </w:pPr>
            <w:del w:id="5392" w:author="Jinglin Sun" w:date="2024-07-25T14:02:40Z">
              <w:r>
                <w:rPr>
                  <w:rFonts w:hint="eastAsia" w:ascii="楷体_GB2312" w:hAnsi="楷体_GB2312" w:eastAsia="楷体_GB2312" w:cs="楷体_GB2312"/>
                  <w:sz w:val="24"/>
                  <w:szCs w:val="24"/>
                  <w:vertAlign w:val="baseline"/>
                  <w:lang w:val="en-US" w:eastAsia="zh-CN"/>
                  <w:rPrChange w:id="5393" w:author="Jinglin Sun" w:date="2024-05-06T09:55:09Z">
                    <w:rPr>
                      <w:rFonts w:hint="eastAsia" w:ascii="宋体" w:hAnsi="宋体" w:eastAsia="宋体" w:cs="宋体"/>
                      <w:sz w:val="21"/>
                      <w:szCs w:val="21"/>
                      <w:vertAlign w:val="baseline"/>
                      <w:lang w:val="en-US" w:eastAsia="zh-CN"/>
                    </w:rPr>
                  </w:rPrChange>
                </w:rPr>
                <w:delText>2021</w:delText>
              </w:r>
            </w:del>
          </w:p>
        </w:tc>
        <w:tc>
          <w:tcPr>
            <w:tcW w:w="2190" w:type="pct"/>
            <w:vAlign w:val="center"/>
            <w:tcPrChange w:id="5394" w:author="Jinglin Sun" w:date="2024-05-06T09:56:19Z">
              <w:tcPr>
                <w:tcW w:w="2389" w:type="dxa"/>
                <w:vAlign w:val="center"/>
              </w:tcPr>
            </w:tcPrChange>
          </w:tcPr>
          <w:p w14:paraId="3B76D805">
            <w:pPr>
              <w:jc w:val="center"/>
              <w:rPr>
                <w:del w:id="5395" w:author="Jinglin Sun" w:date="2024-07-25T14:02:40Z"/>
                <w:rFonts w:hint="eastAsia" w:ascii="楷体_GB2312" w:hAnsi="楷体_GB2312" w:eastAsia="楷体_GB2312" w:cs="楷体_GB2312"/>
                <w:kern w:val="2"/>
                <w:sz w:val="24"/>
                <w:szCs w:val="24"/>
                <w:vertAlign w:val="baseline"/>
                <w:lang w:val="en-US" w:eastAsia="zh-CN" w:bidi="ar-SA"/>
                <w:rPrChange w:id="5396" w:author="Jinglin Sun" w:date="2024-05-06T09:55:09Z">
                  <w:rPr>
                    <w:del w:id="5397" w:author="Jinglin Sun" w:date="2024-07-25T14:02:40Z"/>
                    <w:rFonts w:hint="eastAsia" w:ascii="宋体" w:hAnsi="宋体" w:eastAsia="宋体" w:cs="宋体"/>
                    <w:kern w:val="2"/>
                    <w:sz w:val="21"/>
                    <w:szCs w:val="21"/>
                    <w:vertAlign w:val="baseline"/>
                    <w:lang w:val="en-US" w:eastAsia="zh-CN" w:bidi="ar-SA"/>
                  </w:rPr>
                </w:rPrChange>
              </w:rPr>
            </w:pPr>
            <w:del w:id="5398" w:author="Jinglin Sun" w:date="2024-07-25T14:02:40Z">
              <w:r>
                <w:rPr>
                  <w:rFonts w:hint="eastAsia" w:ascii="楷体_GB2312" w:hAnsi="楷体_GB2312" w:eastAsia="楷体_GB2312" w:cs="楷体_GB2312"/>
                  <w:sz w:val="24"/>
                  <w:szCs w:val="24"/>
                  <w:vertAlign w:val="baseline"/>
                  <w:lang w:val="en-US" w:eastAsia="zh-CN"/>
                  <w:rPrChange w:id="5399" w:author="Jinglin Sun" w:date="2024-05-06T09:55:09Z">
                    <w:rPr>
                      <w:rFonts w:hint="eastAsia" w:ascii="宋体" w:hAnsi="宋体" w:eastAsia="宋体" w:cs="宋体"/>
                      <w:sz w:val="21"/>
                      <w:szCs w:val="21"/>
                      <w:vertAlign w:val="baseline"/>
                      <w:lang w:val="en-US" w:eastAsia="zh-CN"/>
                    </w:rPr>
                  </w:rPrChange>
                </w:rPr>
                <w:delText>全国人民代表大会</w:delText>
              </w:r>
            </w:del>
          </w:p>
        </w:tc>
        <w:tc>
          <w:tcPr>
            <w:tcW w:w="2398" w:type="pct"/>
            <w:vAlign w:val="center"/>
            <w:tcPrChange w:id="5400" w:author="Jinglin Sun" w:date="2024-05-06T09:56:19Z">
              <w:tcPr>
                <w:tcW w:w="4433" w:type="dxa"/>
                <w:vAlign w:val="center"/>
              </w:tcPr>
            </w:tcPrChange>
          </w:tcPr>
          <w:p w14:paraId="7FD4A6C7">
            <w:pPr>
              <w:jc w:val="center"/>
              <w:rPr>
                <w:del w:id="5401" w:author="Jinglin Sun" w:date="2024-07-25T14:02:40Z"/>
                <w:rFonts w:hint="eastAsia" w:ascii="楷体_GB2312" w:hAnsi="楷体_GB2312" w:eastAsia="楷体_GB2312" w:cs="楷体_GB2312"/>
                <w:kern w:val="2"/>
                <w:sz w:val="24"/>
                <w:szCs w:val="24"/>
                <w:vertAlign w:val="baseline"/>
                <w:lang w:val="en-US" w:eastAsia="zh-CN" w:bidi="ar-SA"/>
                <w:rPrChange w:id="5402" w:author="Jinglin Sun" w:date="2024-05-06T09:55:09Z">
                  <w:rPr>
                    <w:del w:id="5403" w:author="Jinglin Sun" w:date="2024-07-25T14:02:40Z"/>
                    <w:rFonts w:hint="eastAsia" w:ascii="宋体" w:hAnsi="宋体" w:eastAsia="宋体" w:cs="宋体"/>
                    <w:kern w:val="2"/>
                    <w:sz w:val="21"/>
                    <w:szCs w:val="21"/>
                    <w:vertAlign w:val="baseline"/>
                    <w:lang w:val="en-US" w:eastAsia="zh-CN" w:bidi="ar-SA"/>
                  </w:rPr>
                </w:rPrChange>
              </w:rPr>
            </w:pPr>
            <w:del w:id="5404" w:author="Jinglin Sun" w:date="2024-07-25T14:02:40Z">
              <w:r>
                <w:rPr>
                  <w:rFonts w:hint="eastAsia" w:ascii="楷体_GB2312" w:hAnsi="楷体_GB2312" w:eastAsia="楷体_GB2312" w:cs="楷体_GB2312"/>
                  <w:sz w:val="24"/>
                  <w:szCs w:val="24"/>
                  <w:vertAlign w:val="baseline"/>
                  <w:lang w:val="en-US" w:eastAsia="zh-CN"/>
                  <w:rPrChange w:id="5405" w:author="Jinglin Sun" w:date="2024-05-06T09:55:09Z">
                    <w:rPr>
                      <w:rFonts w:hint="eastAsia" w:ascii="宋体" w:hAnsi="宋体" w:eastAsia="宋体" w:cs="宋体"/>
                      <w:sz w:val="21"/>
                      <w:szCs w:val="21"/>
                      <w:vertAlign w:val="baseline"/>
                      <w:lang w:val="en-US" w:eastAsia="zh-CN"/>
                    </w:rPr>
                  </w:rPrChange>
                </w:rPr>
                <w:delText>《中华人民共和国国民经济和社会发展第十四个五年规划和2035年远景目标纲要》</w:delText>
              </w:r>
            </w:del>
          </w:p>
        </w:tc>
      </w:tr>
      <w:tr w14:paraId="5174DF11">
        <w:trPr>
          <w:del w:id="5406" w:author="Jinglin Sun" w:date="2024-07-25T14:02:40Z"/>
        </w:trPr>
        <w:tc>
          <w:tcPr>
            <w:tcW w:w="410" w:type="pct"/>
            <w:vAlign w:val="center"/>
            <w:tcPrChange w:id="5408" w:author="Jinglin Sun" w:date="2024-05-06T09:56:19Z">
              <w:tcPr>
                <w:tcW w:w="778" w:type="dxa"/>
                <w:vAlign w:val="center"/>
              </w:tcPr>
            </w:tcPrChange>
          </w:tcPr>
          <w:p w14:paraId="22ADED0C">
            <w:pPr>
              <w:jc w:val="center"/>
              <w:rPr>
                <w:del w:id="5409" w:author="Jinglin Sun" w:date="2024-07-25T14:02:40Z"/>
                <w:rFonts w:hint="eastAsia" w:ascii="楷体_GB2312" w:hAnsi="楷体_GB2312" w:eastAsia="楷体_GB2312" w:cs="楷体_GB2312"/>
                <w:sz w:val="24"/>
                <w:szCs w:val="24"/>
                <w:vertAlign w:val="baseline"/>
                <w:lang w:val="en-US" w:eastAsia="zh-CN"/>
                <w:rPrChange w:id="5410" w:author="Jinglin Sun" w:date="2024-05-06T09:55:09Z">
                  <w:rPr>
                    <w:del w:id="5411" w:author="Jinglin Sun" w:date="2024-07-25T14:02:40Z"/>
                    <w:rFonts w:hint="eastAsia" w:ascii="宋体" w:hAnsi="宋体" w:eastAsia="宋体" w:cs="宋体"/>
                    <w:sz w:val="21"/>
                    <w:szCs w:val="21"/>
                    <w:vertAlign w:val="baseline"/>
                    <w:lang w:val="en-US" w:eastAsia="zh-CN"/>
                  </w:rPr>
                </w:rPrChange>
              </w:rPr>
            </w:pPr>
            <w:del w:id="5412" w:author="Jinglin Sun" w:date="2024-07-25T14:02:40Z">
              <w:r>
                <w:rPr>
                  <w:rFonts w:hint="eastAsia" w:ascii="楷体_GB2312" w:hAnsi="楷体_GB2312" w:eastAsia="楷体_GB2312" w:cs="楷体_GB2312"/>
                  <w:sz w:val="24"/>
                  <w:szCs w:val="24"/>
                  <w:vertAlign w:val="baseline"/>
                  <w:lang w:val="en-US" w:eastAsia="zh-CN"/>
                  <w:rPrChange w:id="5413" w:author="Jinglin Sun" w:date="2024-05-06T09:55:09Z">
                    <w:rPr>
                      <w:rFonts w:hint="eastAsia" w:ascii="宋体" w:hAnsi="宋体" w:eastAsia="宋体" w:cs="宋体"/>
                      <w:sz w:val="21"/>
                      <w:szCs w:val="21"/>
                      <w:vertAlign w:val="baseline"/>
                      <w:lang w:val="en-US" w:eastAsia="zh-CN"/>
                    </w:rPr>
                  </w:rPrChange>
                </w:rPr>
                <w:delText>2021</w:delText>
              </w:r>
            </w:del>
          </w:p>
        </w:tc>
        <w:tc>
          <w:tcPr>
            <w:tcW w:w="2190" w:type="pct"/>
            <w:vAlign w:val="center"/>
            <w:tcPrChange w:id="5414" w:author="Jinglin Sun" w:date="2024-05-06T09:56:19Z">
              <w:tcPr>
                <w:tcW w:w="2389" w:type="dxa"/>
                <w:vAlign w:val="center"/>
              </w:tcPr>
            </w:tcPrChange>
          </w:tcPr>
          <w:p w14:paraId="6A1DC0C1">
            <w:pPr>
              <w:jc w:val="center"/>
              <w:rPr>
                <w:del w:id="5415" w:author="Jinglin Sun" w:date="2024-07-25T14:02:40Z"/>
                <w:rFonts w:hint="eastAsia" w:ascii="楷体_GB2312" w:hAnsi="楷体_GB2312" w:eastAsia="楷体_GB2312" w:cs="楷体_GB2312"/>
                <w:kern w:val="2"/>
                <w:sz w:val="24"/>
                <w:szCs w:val="24"/>
                <w:vertAlign w:val="baseline"/>
                <w:lang w:val="en-US" w:eastAsia="zh-CN" w:bidi="ar-SA"/>
                <w:rPrChange w:id="5416" w:author="Jinglin Sun" w:date="2024-05-06T09:55:09Z">
                  <w:rPr>
                    <w:del w:id="5417" w:author="Jinglin Sun" w:date="2024-07-25T14:02:40Z"/>
                    <w:rFonts w:hint="eastAsia" w:ascii="宋体" w:hAnsi="宋体" w:eastAsia="宋体" w:cs="宋体"/>
                    <w:kern w:val="2"/>
                    <w:sz w:val="21"/>
                    <w:szCs w:val="21"/>
                    <w:vertAlign w:val="baseline"/>
                    <w:lang w:val="en-US" w:eastAsia="zh-CN" w:bidi="ar-SA"/>
                  </w:rPr>
                </w:rPrChange>
              </w:rPr>
            </w:pPr>
            <w:del w:id="5418" w:author="Jinglin Sun" w:date="2024-07-25T14:02:40Z">
              <w:r>
                <w:rPr>
                  <w:rFonts w:hint="eastAsia" w:ascii="楷体_GB2312" w:hAnsi="楷体_GB2312" w:eastAsia="楷体_GB2312" w:cs="楷体_GB2312"/>
                  <w:sz w:val="24"/>
                  <w:szCs w:val="24"/>
                  <w:vertAlign w:val="baseline"/>
                  <w:lang w:val="en-US" w:eastAsia="zh-CN"/>
                  <w:rPrChange w:id="5419" w:author="Jinglin Sun" w:date="2024-05-06T09:55:09Z">
                    <w:rPr>
                      <w:rFonts w:hint="eastAsia" w:ascii="宋体" w:hAnsi="宋体" w:eastAsia="宋体" w:cs="宋体"/>
                      <w:sz w:val="21"/>
                      <w:szCs w:val="21"/>
                      <w:vertAlign w:val="baseline"/>
                      <w:lang w:val="en-US" w:eastAsia="zh-CN"/>
                    </w:rPr>
                  </w:rPrChange>
                </w:rPr>
                <w:delText>国家药品监督管理局</w:delText>
              </w:r>
            </w:del>
          </w:p>
        </w:tc>
        <w:tc>
          <w:tcPr>
            <w:tcW w:w="2398" w:type="pct"/>
            <w:vAlign w:val="center"/>
            <w:tcPrChange w:id="5420" w:author="Jinglin Sun" w:date="2024-05-06T09:56:19Z">
              <w:tcPr>
                <w:tcW w:w="4433" w:type="dxa"/>
                <w:vAlign w:val="center"/>
              </w:tcPr>
            </w:tcPrChange>
          </w:tcPr>
          <w:p w14:paraId="0E8F3D25">
            <w:pPr>
              <w:jc w:val="center"/>
              <w:rPr>
                <w:del w:id="5421" w:author="Jinglin Sun" w:date="2024-07-25T14:02:40Z"/>
                <w:rFonts w:hint="eastAsia" w:ascii="楷体_GB2312" w:hAnsi="楷体_GB2312" w:eastAsia="楷体_GB2312" w:cs="楷体_GB2312"/>
                <w:kern w:val="2"/>
                <w:sz w:val="24"/>
                <w:szCs w:val="24"/>
                <w:vertAlign w:val="baseline"/>
                <w:lang w:val="en-US" w:eastAsia="zh-CN" w:bidi="ar-SA"/>
                <w:rPrChange w:id="5422" w:author="Jinglin Sun" w:date="2024-05-06T09:55:09Z">
                  <w:rPr>
                    <w:del w:id="5423" w:author="Jinglin Sun" w:date="2024-07-25T14:02:40Z"/>
                    <w:rFonts w:hint="eastAsia" w:ascii="宋体" w:hAnsi="宋体" w:eastAsia="宋体" w:cs="宋体"/>
                    <w:kern w:val="2"/>
                    <w:sz w:val="21"/>
                    <w:szCs w:val="21"/>
                    <w:vertAlign w:val="baseline"/>
                    <w:lang w:val="en-US" w:eastAsia="zh-CN" w:bidi="ar-SA"/>
                  </w:rPr>
                </w:rPrChange>
              </w:rPr>
            </w:pPr>
            <w:del w:id="5424" w:author="Jinglin Sun" w:date="2024-07-25T14:02:40Z">
              <w:r>
                <w:rPr>
                  <w:rFonts w:hint="eastAsia" w:ascii="楷体_GB2312" w:hAnsi="楷体_GB2312" w:eastAsia="楷体_GB2312" w:cs="楷体_GB2312"/>
                  <w:sz w:val="24"/>
                  <w:szCs w:val="24"/>
                  <w:vertAlign w:val="baseline"/>
                  <w:lang w:val="en-US" w:eastAsia="zh-CN"/>
                  <w:rPrChange w:id="5425" w:author="Jinglin Sun" w:date="2024-05-06T09:55:09Z">
                    <w:rPr>
                      <w:rFonts w:hint="eastAsia" w:ascii="宋体" w:hAnsi="宋体" w:eastAsia="宋体" w:cs="宋体"/>
                      <w:sz w:val="21"/>
                      <w:szCs w:val="21"/>
                      <w:vertAlign w:val="baseline"/>
                      <w:lang w:val="en-US" w:eastAsia="zh-CN"/>
                    </w:rPr>
                  </w:rPrChange>
                </w:rPr>
                <w:delText>《“十四五”国家药品安全及促进高质量发展规划》</w:delText>
              </w:r>
            </w:del>
          </w:p>
        </w:tc>
      </w:tr>
      <w:tr w14:paraId="5BF099CB">
        <w:trPr>
          <w:del w:id="5426" w:author="Jinglin Sun" w:date="2024-07-25T14:02:40Z"/>
        </w:trPr>
        <w:tc>
          <w:tcPr>
            <w:tcW w:w="410" w:type="pct"/>
            <w:vAlign w:val="center"/>
            <w:tcPrChange w:id="5428" w:author="Jinglin Sun" w:date="2024-05-06T09:56:19Z">
              <w:tcPr>
                <w:tcW w:w="778" w:type="dxa"/>
                <w:vAlign w:val="center"/>
              </w:tcPr>
            </w:tcPrChange>
          </w:tcPr>
          <w:p w14:paraId="123579D0">
            <w:pPr>
              <w:jc w:val="center"/>
              <w:rPr>
                <w:del w:id="5429" w:author="Jinglin Sun" w:date="2024-07-25T14:02:40Z"/>
                <w:rFonts w:hint="eastAsia" w:ascii="楷体_GB2312" w:hAnsi="楷体_GB2312" w:eastAsia="楷体_GB2312" w:cs="楷体_GB2312"/>
                <w:sz w:val="24"/>
                <w:szCs w:val="24"/>
                <w:vertAlign w:val="baseline"/>
                <w:lang w:val="en-US" w:eastAsia="zh-CN"/>
                <w:rPrChange w:id="5430" w:author="Jinglin Sun" w:date="2024-05-06T09:55:09Z">
                  <w:rPr>
                    <w:del w:id="5431" w:author="Jinglin Sun" w:date="2024-07-25T14:02:40Z"/>
                    <w:rFonts w:hint="eastAsia" w:ascii="宋体" w:hAnsi="宋体" w:eastAsia="宋体" w:cs="宋体"/>
                    <w:sz w:val="21"/>
                    <w:szCs w:val="21"/>
                    <w:vertAlign w:val="baseline"/>
                    <w:lang w:val="en-US" w:eastAsia="zh-CN"/>
                  </w:rPr>
                </w:rPrChange>
              </w:rPr>
            </w:pPr>
            <w:del w:id="5432" w:author="Jinglin Sun" w:date="2024-07-25T14:02:40Z">
              <w:r>
                <w:rPr>
                  <w:rFonts w:hint="eastAsia" w:ascii="楷体_GB2312" w:hAnsi="楷体_GB2312" w:eastAsia="楷体_GB2312" w:cs="楷体_GB2312"/>
                  <w:sz w:val="24"/>
                  <w:szCs w:val="24"/>
                  <w:vertAlign w:val="baseline"/>
                  <w:lang w:val="en-US" w:eastAsia="zh-CN"/>
                  <w:rPrChange w:id="5433" w:author="Jinglin Sun" w:date="2024-05-06T09:55:09Z">
                    <w:rPr>
                      <w:rFonts w:hint="eastAsia" w:ascii="宋体" w:hAnsi="宋体" w:eastAsia="宋体" w:cs="宋体"/>
                      <w:sz w:val="21"/>
                      <w:szCs w:val="21"/>
                      <w:vertAlign w:val="baseline"/>
                      <w:lang w:val="en-US" w:eastAsia="zh-CN"/>
                    </w:rPr>
                  </w:rPrChange>
                </w:rPr>
                <w:delText>2021</w:delText>
              </w:r>
            </w:del>
          </w:p>
        </w:tc>
        <w:tc>
          <w:tcPr>
            <w:tcW w:w="2190" w:type="pct"/>
            <w:vAlign w:val="center"/>
            <w:tcPrChange w:id="5434" w:author="Jinglin Sun" w:date="2024-05-06T09:56:19Z">
              <w:tcPr>
                <w:tcW w:w="2389" w:type="dxa"/>
                <w:vAlign w:val="center"/>
              </w:tcPr>
            </w:tcPrChange>
          </w:tcPr>
          <w:p w14:paraId="4522E88C">
            <w:pPr>
              <w:jc w:val="center"/>
              <w:rPr>
                <w:del w:id="5435" w:author="Jinglin Sun" w:date="2024-07-25T14:02:40Z"/>
                <w:rFonts w:hint="eastAsia" w:ascii="楷体_GB2312" w:hAnsi="楷体_GB2312" w:eastAsia="楷体_GB2312" w:cs="楷体_GB2312"/>
                <w:kern w:val="2"/>
                <w:sz w:val="24"/>
                <w:szCs w:val="24"/>
                <w:vertAlign w:val="baseline"/>
                <w:lang w:val="en-US" w:eastAsia="zh-CN" w:bidi="ar-SA"/>
                <w:rPrChange w:id="5436" w:author="Jinglin Sun" w:date="2024-05-06T09:55:09Z">
                  <w:rPr>
                    <w:del w:id="5437" w:author="Jinglin Sun" w:date="2024-07-25T14:02:40Z"/>
                    <w:rFonts w:hint="eastAsia" w:ascii="宋体" w:hAnsi="宋体" w:eastAsia="宋体" w:cs="宋体"/>
                    <w:kern w:val="2"/>
                    <w:sz w:val="21"/>
                    <w:szCs w:val="21"/>
                    <w:vertAlign w:val="baseline"/>
                    <w:lang w:val="en-US" w:eastAsia="zh-CN" w:bidi="ar-SA"/>
                  </w:rPr>
                </w:rPrChange>
              </w:rPr>
            </w:pPr>
            <w:del w:id="5438" w:author="Jinglin Sun" w:date="2024-07-25T14:02:40Z">
              <w:r>
                <w:rPr>
                  <w:rFonts w:hint="eastAsia" w:ascii="楷体_GB2312" w:hAnsi="楷体_GB2312" w:eastAsia="楷体_GB2312" w:cs="楷体_GB2312"/>
                  <w:sz w:val="24"/>
                  <w:szCs w:val="24"/>
                  <w:vertAlign w:val="baseline"/>
                  <w:lang w:val="en-US" w:eastAsia="zh-CN"/>
                  <w:rPrChange w:id="5439" w:author="Jinglin Sun" w:date="2024-05-06T09:55:09Z">
                    <w:rPr>
                      <w:rFonts w:hint="eastAsia" w:ascii="宋体" w:hAnsi="宋体" w:eastAsia="宋体" w:cs="宋体"/>
                      <w:sz w:val="21"/>
                      <w:szCs w:val="21"/>
                      <w:vertAlign w:val="baseline"/>
                      <w:lang w:val="en-US" w:eastAsia="zh-CN"/>
                    </w:rPr>
                  </w:rPrChange>
                </w:rPr>
                <w:delText>国家发展和改革委员会</w:delText>
              </w:r>
            </w:del>
          </w:p>
        </w:tc>
        <w:tc>
          <w:tcPr>
            <w:tcW w:w="2398" w:type="pct"/>
            <w:vAlign w:val="center"/>
            <w:tcPrChange w:id="5440" w:author="Jinglin Sun" w:date="2024-05-06T09:56:19Z">
              <w:tcPr>
                <w:tcW w:w="4433" w:type="dxa"/>
                <w:vAlign w:val="center"/>
              </w:tcPr>
            </w:tcPrChange>
          </w:tcPr>
          <w:p w14:paraId="4993E9FA">
            <w:pPr>
              <w:jc w:val="center"/>
              <w:rPr>
                <w:del w:id="5441" w:author="Jinglin Sun" w:date="2024-07-25T14:02:40Z"/>
                <w:rFonts w:hint="eastAsia" w:ascii="楷体_GB2312" w:hAnsi="楷体_GB2312" w:eastAsia="楷体_GB2312" w:cs="楷体_GB2312"/>
                <w:kern w:val="2"/>
                <w:sz w:val="24"/>
                <w:szCs w:val="24"/>
                <w:vertAlign w:val="baseline"/>
                <w:lang w:val="en-US" w:eastAsia="zh-CN" w:bidi="ar-SA"/>
                <w:rPrChange w:id="5442" w:author="Jinglin Sun" w:date="2024-05-06T09:55:09Z">
                  <w:rPr>
                    <w:del w:id="5443" w:author="Jinglin Sun" w:date="2024-07-25T14:02:40Z"/>
                    <w:rFonts w:hint="eastAsia" w:ascii="宋体" w:hAnsi="宋体" w:eastAsia="宋体" w:cs="宋体"/>
                    <w:kern w:val="2"/>
                    <w:sz w:val="21"/>
                    <w:szCs w:val="21"/>
                    <w:vertAlign w:val="baseline"/>
                    <w:lang w:val="en-US" w:eastAsia="zh-CN" w:bidi="ar-SA"/>
                  </w:rPr>
                </w:rPrChange>
              </w:rPr>
            </w:pPr>
            <w:del w:id="5444" w:author="Jinglin Sun" w:date="2024-07-25T14:02:40Z">
              <w:r>
                <w:rPr>
                  <w:rFonts w:hint="eastAsia" w:ascii="楷体_GB2312" w:hAnsi="楷体_GB2312" w:eastAsia="楷体_GB2312" w:cs="楷体_GB2312"/>
                  <w:sz w:val="24"/>
                  <w:szCs w:val="24"/>
                  <w:vertAlign w:val="baseline"/>
                  <w:lang w:val="en-US" w:eastAsia="zh-CN"/>
                  <w:rPrChange w:id="5445" w:author="Jinglin Sun" w:date="2024-05-06T09:55:09Z">
                    <w:rPr>
                      <w:rFonts w:hint="eastAsia" w:ascii="宋体" w:hAnsi="宋体" w:eastAsia="宋体" w:cs="宋体"/>
                      <w:sz w:val="21"/>
                      <w:szCs w:val="21"/>
                      <w:vertAlign w:val="baseline"/>
                      <w:lang w:val="en-US" w:eastAsia="zh-CN"/>
                    </w:rPr>
                  </w:rPrChange>
                </w:rPr>
                <w:delText>《国家发展改革委关于修改产业结构调整指导目录（2019年本）的决定》</w:delText>
              </w:r>
            </w:del>
          </w:p>
        </w:tc>
      </w:tr>
      <w:tr w14:paraId="20722817">
        <w:trPr>
          <w:del w:id="5446" w:author="Jinglin Sun" w:date="2024-07-25T14:02:40Z"/>
        </w:trPr>
        <w:tc>
          <w:tcPr>
            <w:tcW w:w="410" w:type="pct"/>
            <w:vAlign w:val="center"/>
            <w:tcPrChange w:id="5448" w:author="Jinglin Sun" w:date="2024-05-06T09:56:19Z">
              <w:tcPr>
                <w:tcW w:w="778" w:type="dxa"/>
                <w:vAlign w:val="center"/>
              </w:tcPr>
            </w:tcPrChange>
          </w:tcPr>
          <w:p w14:paraId="51E4D788">
            <w:pPr>
              <w:jc w:val="center"/>
              <w:rPr>
                <w:del w:id="5449" w:author="Jinglin Sun" w:date="2024-07-25T14:02:40Z"/>
                <w:rFonts w:hint="eastAsia" w:ascii="楷体_GB2312" w:hAnsi="楷体_GB2312" w:eastAsia="楷体_GB2312" w:cs="楷体_GB2312"/>
                <w:sz w:val="24"/>
                <w:szCs w:val="24"/>
                <w:vertAlign w:val="baseline"/>
                <w:lang w:val="en-US" w:eastAsia="zh-CN"/>
                <w:rPrChange w:id="5450" w:author="Jinglin Sun" w:date="2024-05-06T09:55:09Z">
                  <w:rPr>
                    <w:del w:id="5451" w:author="Jinglin Sun" w:date="2024-07-25T14:02:40Z"/>
                    <w:rFonts w:hint="eastAsia" w:ascii="宋体" w:hAnsi="宋体" w:eastAsia="宋体" w:cs="宋体"/>
                    <w:sz w:val="21"/>
                    <w:szCs w:val="21"/>
                    <w:vertAlign w:val="baseline"/>
                    <w:lang w:val="en-US" w:eastAsia="zh-CN"/>
                  </w:rPr>
                </w:rPrChange>
              </w:rPr>
            </w:pPr>
            <w:del w:id="5452" w:author="Jinglin Sun" w:date="2024-07-25T14:02:40Z">
              <w:r>
                <w:rPr>
                  <w:rFonts w:hint="eastAsia" w:ascii="楷体_GB2312" w:hAnsi="楷体_GB2312" w:eastAsia="楷体_GB2312" w:cs="楷体_GB2312"/>
                  <w:sz w:val="24"/>
                  <w:szCs w:val="24"/>
                  <w:vertAlign w:val="baseline"/>
                  <w:lang w:val="en-US" w:eastAsia="zh-CN"/>
                  <w:rPrChange w:id="5453" w:author="Jinglin Sun" w:date="2024-05-06T09:55:09Z">
                    <w:rPr>
                      <w:rFonts w:hint="eastAsia" w:ascii="宋体" w:hAnsi="宋体" w:eastAsia="宋体" w:cs="宋体"/>
                      <w:sz w:val="21"/>
                      <w:szCs w:val="21"/>
                      <w:vertAlign w:val="baseline"/>
                      <w:lang w:val="en-US" w:eastAsia="zh-CN"/>
                    </w:rPr>
                  </w:rPrChange>
                </w:rPr>
                <w:delText>2022</w:delText>
              </w:r>
            </w:del>
          </w:p>
        </w:tc>
        <w:tc>
          <w:tcPr>
            <w:tcW w:w="2190" w:type="pct"/>
            <w:vAlign w:val="center"/>
            <w:tcPrChange w:id="5454" w:author="Jinglin Sun" w:date="2024-05-06T09:56:19Z">
              <w:tcPr>
                <w:tcW w:w="2389" w:type="dxa"/>
                <w:vAlign w:val="center"/>
              </w:tcPr>
            </w:tcPrChange>
          </w:tcPr>
          <w:p w14:paraId="0DD3B498">
            <w:pPr>
              <w:jc w:val="center"/>
              <w:rPr>
                <w:del w:id="5455" w:author="Jinglin Sun" w:date="2024-07-25T14:02:40Z"/>
                <w:rFonts w:hint="eastAsia" w:ascii="楷体_GB2312" w:hAnsi="楷体_GB2312" w:eastAsia="楷体_GB2312" w:cs="楷体_GB2312"/>
                <w:kern w:val="2"/>
                <w:sz w:val="24"/>
                <w:szCs w:val="24"/>
                <w:vertAlign w:val="baseline"/>
                <w:lang w:val="en-US" w:eastAsia="zh-CN" w:bidi="ar-SA"/>
                <w:rPrChange w:id="5456" w:author="Jinglin Sun" w:date="2024-05-06T09:55:09Z">
                  <w:rPr>
                    <w:del w:id="5457" w:author="Jinglin Sun" w:date="2024-07-25T14:02:40Z"/>
                    <w:rFonts w:hint="eastAsia" w:ascii="宋体" w:hAnsi="宋体" w:eastAsia="宋体" w:cs="宋体"/>
                    <w:kern w:val="2"/>
                    <w:sz w:val="21"/>
                    <w:szCs w:val="21"/>
                    <w:vertAlign w:val="baseline"/>
                    <w:lang w:val="en-US" w:eastAsia="zh-CN" w:bidi="ar-SA"/>
                  </w:rPr>
                </w:rPrChange>
              </w:rPr>
            </w:pPr>
            <w:del w:id="5458" w:author="Jinglin Sun" w:date="2024-07-25T14:02:40Z">
              <w:r>
                <w:rPr>
                  <w:rFonts w:hint="eastAsia" w:ascii="楷体_GB2312" w:hAnsi="楷体_GB2312" w:eastAsia="楷体_GB2312" w:cs="楷体_GB2312"/>
                  <w:sz w:val="24"/>
                  <w:szCs w:val="24"/>
                  <w:vertAlign w:val="baseline"/>
                  <w:lang w:val="en-US" w:eastAsia="zh-CN"/>
                  <w:rPrChange w:id="5459" w:author="Jinglin Sun" w:date="2024-05-06T09:55:09Z">
                    <w:rPr>
                      <w:rFonts w:hint="eastAsia" w:ascii="宋体" w:hAnsi="宋体" w:eastAsia="宋体" w:cs="宋体"/>
                      <w:sz w:val="21"/>
                      <w:szCs w:val="21"/>
                      <w:vertAlign w:val="baseline"/>
                      <w:lang w:val="en-US" w:eastAsia="zh-CN"/>
                    </w:rPr>
                  </w:rPrChange>
                </w:rPr>
                <w:delText>国家发展</w:delText>
              </w:r>
            </w:del>
            <w:del w:id="5460" w:author="Jinglin Sun" w:date="2024-07-25T14:02:40Z">
              <w:r>
                <w:rPr>
                  <w:rFonts w:hint="eastAsia" w:ascii="楷体_GB2312" w:hAnsi="楷体_GB2312" w:eastAsia="楷体_GB2312" w:cs="楷体_GB2312"/>
                  <w:sz w:val="24"/>
                  <w:szCs w:val="24"/>
                  <w:vertAlign w:val="baseline"/>
                  <w:lang w:val="en-US" w:eastAsia="zh-CN"/>
                  <w:rPrChange w:id="5461" w:author="Jinglin Sun" w:date="2024-05-06T09:55:09Z">
                    <w:rPr>
                      <w:rFonts w:hint="eastAsia" w:ascii="宋体" w:hAnsi="宋体" w:eastAsia="宋体" w:cs="宋体"/>
                      <w:sz w:val="21"/>
                      <w:szCs w:val="21"/>
                      <w:vertAlign w:val="baseline"/>
                      <w:lang w:val="en-US" w:eastAsia="zh-CN"/>
                    </w:rPr>
                  </w:rPrChange>
                </w:rPr>
                <w:delText>和</w:delText>
              </w:r>
            </w:del>
            <w:del w:id="5462" w:author="Jinglin Sun" w:date="2024-07-25T14:02:40Z">
              <w:r>
                <w:rPr>
                  <w:rFonts w:hint="eastAsia" w:ascii="楷体_GB2312" w:hAnsi="楷体_GB2312" w:eastAsia="楷体_GB2312" w:cs="楷体_GB2312"/>
                  <w:sz w:val="24"/>
                  <w:szCs w:val="24"/>
                  <w:vertAlign w:val="baseline"/>
                  <w:lang w:val="en-US" w:eastAsia="zh-CN"/>
                  <w:rPrChange w:id="5463" w:author="Jinglin Sun" w:date="2024-05-06T09:55:09Z">
                    <w:rPr>
                      <w:rFonts w:hint="eastAsia" w:ascii="宋体" w:hAnsi="宋体" w:eastAsia="宋体" w:cs="宋体"/>
                      <w:sz w:val="21"/>
                      <w:szCs w:val="21"/>
                      <w:vertAlign w:val="baseline"/>
                      <w:lang w:val="en-US" w:eastAsia="zh-CN"/>
                    </w:rPr>
                  </w:rPrChange>
                </w:rPr>
                <w:delText>改革委</w:delText>
              </w:r>
            </w:del>
            <w:del w:id="5464" w:author="Jinglin Sun" w:date="2024-07-25T14:02:40Z">
              <w:r>
                <w:rPr>
                  <w:rFonts w:hint="eastAsia" w:ascii="楷体_GB2312" w:hAnsi="楷体_GB2312" w:eastAsia="楷体_GB2312" w:cs="楷体_GB2312"/>
                  <w:sz w:val="24"/>
                  <w:szCs w:val="24"/>
                  <w:vertAlign w:val="baseline"/>
                  <w:lang w:val="en-US" w:eastAsia="zh-CN"/>
                  <w:rPrChange w:id="5465" w:author="Jinglin Sun" w:date="2024-05-06T09:55:09Z">
                    <w:rPr>
                      <w:rFonts w:hint="eastAsia" w:ascii="宋体" w:hAnsi="宋体" w:eastAsia="宋体" w:cs="宋体"/>
                      <w:sz w:val="21"/>
                      <w:szCs w:val="21"/>
                      <w:vertAlign w:val="baseline"/>
                      <w:lang w:val="en-US" w:eastAsia="zh-CN"/>
                    </w:rPr>
                  </w:rPrChange>
                </w:rPr>
                <w:delText>员会</w:delText>
              </w:r>
            </w:del>
            <w:del w:id="5466" w:author="Jinglin Sun" w:date="2024-07-25T14:02:40Z">
              <w:r>
                <w:rPr>
                  <w:rFonts w:hint="eastAsia" w:ascii="楷体_GB2312" w:hAnsi="楷体_GB2312" w:eastAsia="楷体_GB2312" w:cs="楷体_GB2312"/>
                  <w:sz w:val="24"/>
                  <w:szCs w:val="24"/>
                  <w:vertAlign w:val="baseline"/>
                  <w:lang w:val="en-US" w:eastAsia="zh-CN"/>
                  <w:rPrChange w:id="5467" w:author="Jinglin Sun" w:date="2024-05-06T09:55:09Z">
                    <w:rPr>
                      <w:rFonts w:hint="eastAsia" w:ascii="宋体" w:hAnsi="宋体" w:eastAsia="宋体" w:cs="宋体"/>
                      <w:sz w:val="21"/>
                      <w:szCs w:val="21"/>
                      <w:vertAlign w:val="baseline"/>
                      <w:lang w:val="en-US" w:eastAsia="zh-CN"/>
                    </w:rPr>
                  </w:rPrChange>
                </w:rPr>
                <w:delText>等九部门</w:delText>
              </w:r>
            </w:del>
          </w:p>
        </w:tc>
        <w:tc>
          <w:tcPr>
            <w:tcW w:w="2398" w:type="pct"/>
            <w:vAlign w:val="center"/>
            <w:tcPrChange w:id="5468" w:author="Jinglin Sun" w:date="2024-05-06T09:56:19Z">
              <w:tcPr>
                <w:tcW w:w="4433" w:type="dxa"/>
                <w:vAlign w:val="center"/>
              </w:tcPr>
            </w:tcPrChange>
          </w:tcPr>
          <w:p w14:paraId="6156B6A3">
            <w:pPr>
              <w:jc w:val="center"/>
              <w:rPr>
                <w:del w:id="5469" w:author="Jinglin Sun" w:date="2024-07-25T14:02:40Z"/>
                <w:rFonts w:hint="eastAsia" w:ascii="楷体_GB2312" w:hAnsi="楷体_GB2312" w:eastAsia="楷体_GB2312" w:cs="楷体_GB2312"/>
                <w:kern w:val="2"/>
                <w:sz w:val="24"/>
                <w:szCs w:val="24"/>
                <w:vertAlign w:val="baseline"/>
                <w:lang w:val="en-US" w:eastAsia="zh-CN" w:bidi="ar-SA"/>
                <w:rPrChange w:id="5470" w:author="Jinglin Sun" w:date="2024-05-06T09:55:09Z">
                  <w:rPr>
                    <w:del w:id="5471" w:author="Jinglin Sun" w:date="2024-07-25T14:02:40Z"/>
                    <w:rFonts w:hint="eastAsia" w:ascii="宋体" w:hAnsi="宋体" w:eastAsia="宋体" w:cs="宋体"/>
                    <w:kern w:val="2"/>
                    <w:sz w:val="21"/>
                    <w:szCs w:val="21"/>
                    <w:vertAlign w:val="baseline"/>
                    <w:lang w:val="en-US" w:eastAsia="zh-CN" w:bidi="ar-SA"/>
                  </w:rPr>
                </w:rPrChange>
              </w:rPr>
            </w:pPr>
            <w:del w:id="5472" w:author="Jinglin Sun" w:date="2024-07-25T14:02:40Z">
              <w:r>
                <w:rPr>
                  <w:rFonts w:hint="eastAsia" w:ascii="楷体_GB2312" w:hAnsi="楷体_GB2312" w:eastAsia="楷体_GB2312" w:cs="楷体_GB2312"/>
                  <w:sz w:val="24"/>
                  <w:szCs w:val="24"/>
                  <w:vertAlign w:val="baseline"/>
                  <w:lang w:val="en-US" w:eastAsia="zh-CN"/>
                  <w:rPrChange w:id="5473" w:author="Jinglin Sun" w:date="2024-05-06T09:55:09Z">
                    <w:rPr>
                      <w:rFonts w:hint="eastAsia" w:ascii="宋体" w:hAnsi="宋体" w:eastAsia="宋体" w:cs="宋体"/>
                      <w:sz w:val="21"/>
                      <w:szCs w:val="21"/>
                      <w:vertAlign w:val="baseline"/>
                      <w:lang w:val="en-US" w:eastAsia="zh-CN"/>
                    </w:rPr>
                  </w:rPrChange>
                </w:rPr>
                <w:delText>《“十四五”医药工业发展规划》</w:delText>
              </w:r>
            </w:del>
          </w:p>
        </w:tc>
      </w:tr>
      <w:tr w14:paraId="638A16A0">
        <w:trPr>
          <w:del w:id="5474" w:author="Jinglin Sun" w:date="2024-07-25T14:02:40Z"/>
        </w:trPr>
        <w:tc>
          <w:tcPr>
            <w:tcW w:w="410" w:type="pct"/>
            <w:vAlign w:val="center"/>
            <w:tcPrChange w:id="5476" w:author="Jinglin Sun" w:date="2024-05-06T09:56:19Z">
              <w:tcPr>
                <w:tcW w:w="778" w:type="dxa"/>
                <w:vAlign w:val="center"/>
              </w:tcPr>
            </w:tcPrChange>
          </w:tcPr>
          <w:p w14:paraId="0010233D">
            <w:pPr>
              <w:jc w:val="center"/>
              <w:rPr>
                <w:del w:id="5477" w:author="Jinglin Sun" w:date="2024-07-25T14:02:40Z"/>
                <w:rFonts w:hint="eastAsia" w:ascii="楷体_GB2312" w:hAnsi="楷体_GB2312" w:eastAsia="楷体_GB2312" w:cs="楷体_GB2312"/>
                <w:sz w:val="24"/>
                <w:szCs w:val="24"/>
                <w:vertAlign w:val="baseline"/>
                <w:lang w:val="en-US" w:eastAsia="zh-CN"/>
                <w:rPrChange w:id="5478" w:author="Jinglin Sun" w:date="2024-05-06T09:55:09Z">
                  <w:rPr>
                    <w:del w:id="5479" w:author="Jinglin Sun" w:date="2024-07-25T14:02:40Z"/>
                    <w:rFonts w:hint="eastAsia" w:ascii="宋体" w:hAnsi="宋体" w:eastAsia="宋体" w:cs="宋体"/>
                    <w:sz w:val="21"/>
                    <w:szCs w:val="21"/>
                    <w:vertAlign w:val="baseline"/>
                    <w:lang w:val="en-US" w:eastAsia="zh-CN"/>
                  </w:rPr>
                </w:rPrChange>
              </w:rPr>
            </w:pPr>
            <w:del w:id="5480" w:author="Jinglin Sun" w:date="2024-07-25T14:02:40Z">
              <w:r>
                <w:rPr>
                  <w:rFonts w:hint="eastAsia" w:ascii="楷体_GB2312" w:hAnsi="楷体_GB2312" w:eastAsia="楷体_GB2312" w:cs="楷体_GB2312"/>
                  <w:sz w:val="24"/>
                  <w:szCs w:val="24"/>
                  <w:vertAlign w:val="baseline"/>
                  <w:lang w:val="en-US" w:eastAsia="zh-CN"/>
                  <w:rPrChange w:id="5481" w:author="Jinglin Sun" w:date="2024-05-06T09:55:09Z">
                    <w:rPr>
                      <w:rFonts w:hint="eastAsia" w:ascii="宋体" w:hAnsi="宋体" w:eastAsia="宋体" w:cs="宋体"/>
                      <w:sz w:val="21"/>
                      <w:szCs w:val="21"/>
                      <w:vertAlign w:val="baseline"/>
                      <w:lang w:val="en-US" w:eastAsia="zh-CN"/>
                    </w:rPr>
                  </w:rPrChange>
                </w:rPr>
                <w:delText>2022</w:delText>
              </w:r>
            </w:del>
          </w:p>
        </w:tc>
        <w:tc>
          <w:tcPr>
            <w:tcW w:w="2190" w:type="pct"/>
            <w:vAlign w:val="center"/>
            <w:tcPrChange w:id="5482" w:author="Jinglin Sun" w:date="2024-05-06T09:56:19Z">
              <w:tcPr>
                <w:tcW w:w="2389" w:type="dxa"/>
                <w:vAlign w:val="center"/>
              </w:tcPr>
            </w:tcPrChange>
          </w:tcPr>
          <w:p w14:paraId="6AB3DDFF">
            <w:pPr>
              <w:jc w:val="center"/>
              <w:rPr>
                <w:del w:id="5483" w:author="Jinglin Sun" w:date="2024-07-25T14:02:40Z"/>
                <w:rFonts w:hint="eastAsia" w:ascii="楷体_GB2312" w:hAnsi="楷体_GB2312" w:eastAsia="楷体_GB2312" w:cs="楷体_GB2312"/>
                <w:sz w:val="24"/>
                <w:szCs w:val="24"/>
                <w:vertAlign w:val="baseline"/>
                <w:lang w:val="en-US" w:eastAsia="zh-CN"/>
                <w:rPrChange w:id="5484" w:author="Jinglin Sun" w:date="2024-05-06T09:55:09Z">
                  <w:rPr>
                    <w:del w:id="5485" w:author="Jinglin Sun" w:date="2024-07-25T14:02:40Z"/>
                    <w:rFonts w:hint="eastAsia" w:ascii="宋体" w:hAnsi="宋体" w:eastAsia="宋体" w:cs="宋体"/>
                    <w:sz w:val="21"/>
                    <w:szCs w:val="21"/>
                    <w:vertAlign w:val="baseline"/>
                    <w:lang w:val="en-US" w:eastAsia="zh-CN"/>
                  </w:rPr>
                </w:rPrChange>
              </w:rPr>
            </w:pPr>
            <w:del w:id="5486" w:author="Jinglin Sun" w:date="2024-07-25T14:02:40Z">
              <w:r>
                <w:rPr>
                  <w:rFonts w:hint="eastAsia" w:ascii="楷体_GB2312" w:hAnsi="楷体_GB2312" w:eastAsia="楷体_GB2312" w:cs="楷体_GB2312"/>
                  <w:i w:val="0"/>
                  <w:iCs w:val="0"/>
                  <w:caps w:val="0"/>
                  <w:color w:val="333333"/>
                  <w:spacing w:val="10"/>
                  <w:sz w:val="24"/>
                  <w:szCs w:val="24"/>
                  <w:shd w:val="clear" w:fill="FFFFFF"/>
                  <w:rPrChange w:id="5487" w:author="Jinglin Sun" w:date="2024-05-06T09:55:09Z">
                    <w:rPr>
                      <w:rFonts w:hint="eastAsia" w:ascii="宋体" w:hAnsi="宋体" w:eastAsia="宋体" w:cs="宋体"/>
                      <w:i w:val="0"/>
                      <w:iCs w:val="0"/>
                      <w:caps w:val="0"/>
                      <w:color w:val="333333"/>
                      <w:spacing w:val="10"/>
                      <w:sz w:val="21"/>
                      <w:szCs w:val="21"/>
                      <w:shd w:val="clear" w:fill="FFFFFF"/>
                    </w:rPr>
                  </w:rPrChange>
                </w:rPr>
                <w:delText>国家发展改革委</w:delText>
              </w:r>
            </w:del>
            <w:del w:id="5488" w:author="Jinglin Sun" w:date="2024-07-25T14:02:40Z">
              <w:r>
                <w:rPr>
                  <w:rFonts w:hint="eastAsia" w:ascii="楷体_GB2312" w:hAnsi="楷体_GB2312" w:eastAsia="楷体_GB2312" w:cs="楷体_GB2312"/>
                  <w:i w:val="0"/>
                  <w:iCs w:val="0"/>
                  <w:caps w:val="0"/>
                  <w:color w:val="333333"/>
                  <w:spacing w:val="10"/>
                  <w:sz w:val="24"/>
                  <w:szCs w:val="24"/>
                  <w:shd w:val="clear" w:fill="FFFFFF"/>
                  <w:rPrChange w:id="5489" w:author="Jinglin Sun" w:date="2024-05-06T09:55:09Z">
                    <w:rPr>
                      <w:rFonts w:hint="eastAsia" w:ascii="宋体" w:hAnsi="宋体" w:eastAsia="宋体" w:cs="宋体"/>
                      <w:i w:val="0"/>
                      <w:iCs w:val="0"/>
                      <w:caps w:val="0"/>
                      <w:color w:val="333333"/>
                      <w:spacing w:val="10"/>
                      <w:sz w:val="21"/>
                      <w:szCs w:val="21"/>
                      <w:shd w:val="clear" w:fill="FFFFFF"/>
                    </w:rPr>
                  </w:rPrChange>
                </w:rPr>
                <w:delText>员会</w:delText>
              </w:r>
            </w:del>
          </w:p>
        </w:tc>
        <w:tc>
          <w:tcPr>
            <w:tcW w:w="2398" w:type="pct"/>
            <w:vAlign w:val="center"/>
            <w:tcPrChange w:id="5490" w:author="Jinglin Sun" w:date="2024-05-06T09:56:19Z">
              <w:tcPr>
                <w:tcW w:w="4433" w:type="dxa"/>
                <w:vAlign w:val="center"/>
              </w:tcPr>
            </w:tcPrChange>
          </w:tcPr>
          <w:p w14:paraId="21C346DD">
            <w:pPr>
              <w:jc w:val="center"/>
              <w:rPr>
                <w:del w:id="5491" w:author="Jinglin Sun" w:date="2024-07-25T14:02:40Z"/>
                <w:rFonts w:hint="eastAsia" w:ascii="楷体_GB2312" w:hAnsi="楷体_GB2312" w:eastAsia="楷体_GB2312" w:cs="楷体_GB2312"/>
                <w:sz w:val="24"/>
                <w:szCs w:val="24"/>
                <w:vertAlign w:val="baseline"/>
                <w:lang w:val="en-US" w:eastAsia="zh-CN"/>
                <w:rPrChange w:id="5492" w:author="Jinglin Sun" w:date="2024-05-06T09:55:09Z">
                  <w:rPr>
                    <w:del w:id="5493" w:author="Jinglin Sun" w:date="2024-07-25T14:02:40Z"/>
                    <w:rFonts w:hint="eastAsia" w:ascii="宋体" w:hAnsi="宋体" w:eastAsia="宋体" w:cs="宋体"/>
                    <w:sz w:val="21"/>
                    <w:szCs w:val="21"/>
                    <w:vertAlign w:val="baseline"/>
                    <w:lang w:val="en-US" w:eastAsia="zh-CN"/>
                  </w:rPr>
                </w:rPrChange>
              </w:rPr>
            </w:pPr>
            <w:del w:id="5494" w:author="Jinglin Sun" w:date="2024-07-25T14:02:40Z">
              <w:r>
                <w:rPr>
                  <w:rFonts w:hint="eastAsia" w:ascii="楷体_GB2312" w:hAnsi="楷体_GB2312" w:eastAsia="楷体_GB2312" w:cs="楷体_GB2312"/>
                  <w:i w:val="0"/>
                  <w:iCs w:val="0"/>
                  <w:caps w:val="0"/>
                  <w:color w:val="333333"/>
                  <w:spacing w:val="10"/>
                  <w:sz w:val="24"/>
                  <w:szCs w:val="24"/>
                  <w:shd w:val="clear" w:fill="FFFFFF"/>
                  <w:rPrChange w:id="5495" w:author="Jinglin Sun" w:date="2024-05-06T09:55:09Z">
                    <w:rPr>
                      <w:rFonts w:hint="eastAsia" w:ascii="宋体" w:hAnsi="宋体" w:eastAsia="宋体" w:cs="宋体"/>
                      <w:i w:val="0"/>
                      <w:iCs w:val="0"/>
                      <w:caps w:val="0"/>
                      <w:color w:val="333333"/>
                      <w:spacing w:val="10"/>
                      <w:sz w:val="21"/>
                      <w:szCs w:val="21"/>
                      <w:shd w:val="clear" w:fill="FFFFFF"/>
                    </w:rPr>
                  </w:rPrChange>
                </w:rPr>
                <w:delText>《“十四五”生物经济发展规划》</w:delText>
              </w:r>
            </w:del>
          </w:p>
        </w:tc>
      </w:tr>
      <w:tr w14:paraId="0F446B30">
        <w:trPr>
          <w:del w:id="5496" w:author="Jinglin Sun" w:date="2024-07-25T14:02:40Z"/>
        </w:trPr>
        <w:tc>
          <w:tcPr>
            <w:tcW w:w="410" w:type="pct"/>
            <w:vAlign w:val="center"/>
            <w:tcPrChange w:id="5498" w:author="Jinglin Sun" w:date="2024-05-06T09:56:19Z">
              <w:tcPr>
                <w:tcW w:w="778" w:type="dxa"/>
                <w:vAlign w:val="center"/>
              </w:tcPr>
            </w:tcPrChange>
          </w:tcPr>
          <w:p w14:paraId="4BC82D6C">
            <w:pPr>
              <w:jc w:val="center"/>
              <w:rPr>
                <w:del w:id="5499" w:author="Jinglin Sun" w:date="2024-07-25T14:02:40Z"/>
                <w:rFonts w:hint="eastAsia" w:ascii="楷体_GB2312" w:hAnsi="楷体_GB2312" w:eastAsia="楷体_GB2312" w:cs="楷体_GB2312"/>
                <w:sz w:val="24"/>
                <w:szCs w:val="24"/>
                <w:vertAlign w:val="baseline"/>
                <w:lang w:val="en-US" w:eastAsia="zh-CN"/>
                <w:rPrChange w:id="5500" w:author="Jinglin Sun" w:date="2024-05-06T09:55:09Z">
                  <w:rPr>
                    <w:del w:id="5501" w:author="Jinglin Sun" w:date="2024-07-25T14:02:40Z"/>
                    <w:rFonts w:hint="eastAsia" w:ascii="宋体" w:hAnsi="宋体" w:eastAsia="宋体" w:cs="宋体"/>
                    <w:sz w:val="21"/>
                    <w:szCs w:val="21"/>
                    <w:vertAlign w:val="baseline"/>
                    <w:lang w:val="en-US" w:eastAsia="zh-CN"/>
                  </w:rPr>
                </w:rPrChange>
              </w:rPr>
            </w:pPr>
            <w:del w:id="5502" w:author="Jinglin Sun" w:date="2024-07-25T14:02:40Z">
              <w:r>
                <w:rPr>
                  <w:rFonts w:hint="eastAsia" w:ascii="楷体_GB2312" w:hAnsi="楷体_GB2312" w:eastAsia="楷体_GB2312" w:cs="楷体_GB2312"/>
                  <w:sz w:val="24"/>
                  <w:szCs w:val="24"/>
                  <w:vertAlign w:val="baseline"/>
                  <w:lang w:val="en-US" w:eastAsia="zh-CN"/>
                  <w:rPrChange w:id="5503" w:author="Jinglin Sun" w:date="2024-05-06T09:55:09Z">
                    <w:rPr>
                      <w:rFonts w:hint="eastAsia" w:ascii="宋体" w:hAnsi="宋体" w:eastAsia="宋体" w:cs="宋体"/>
                      <w:sz w:val="21"/>
                      <w:szCs w:val="21"/>
                      <w:vertAlign w:val="baseline"/>
                      <w:lang w:val="en-US" w:eastAsia="zh-CN"/>
                    </w:rPr>
                  </w:rPrChange>
                </w:rPr>
                <w:delText>2022</w:delText>
              </w:r>
            </w:del>
          </w:p>
        </w:tc>
        <w:tc>
          <w:tcPr>
            <w:tcW w:w="2190" w:type="pct"/>
            <w:vAlign w:val="center"/>
            <w:tcPrChange w:id="5504" w:author="Jinglin Sun" w:date="2024-05-06T09:56:19Z">
              <w:tcPr>
                <w:tcW w:w="2389" w:type="dxa"/>
                <w:vAlign w:val="center"/>
              </w:tcPr>
            </w:tcPrChange>
          </w:tcPr>
          <w:p w14:paraId="298503F6">
            <w:pPr>
              <w:jc w:val="center"/>
              <w:rPr>
                <w:del w:id="5505" w:author="Jinglin Sun" w:date="2024-07-25T14:02:40Z"/>
                <w:rFonts w:hint="eastAsia" w:ascii="楷体_GB2312" w:hAnsi="楷体_GB2312" w:eastAsia="楷体_GB2312" w:cs="楷体_GB2312"/>
                <w:sz w:val="24"/>
                <w:szCs w:val="24"/>
                <w:vertAlign w:val="baseline"/>
                <w:lang w:val="en-US" w:eastAsia="zh-CN"/>
                <w:rPrChange w:id="5506" w:author="Jinglin Sun" w:date="2024-05-06T09:55:09Z">
                  <w:rPr>
                    <w:del w:id="5507" w:author="Jinglin Sun" w:date="2024-07-25T14:02:40Z"/>
                    <w:rFonts w:hint="eastAsia" w:ascii="宋体" w:hAnsi="宋体" w:eastAsia="宋体" w:cs="宋体"/>
                    <w:sz w:val="21"/>
                    <w:szCs w:val="21"/>
                    <w:vertAlign w:val="baseline"/>
                    <w:lang w:val="en-US" w:eastAsia="zh-CN"/>
                  </w:rPr>
                </w:rPrChange>
              </w:rPr>
            </w:pPr>
            <w:del w:id="5508" w:author="Jinglin Sun" w:date="2024-07-25T14:02:40Z">
              <w:r>
                <w:rPr>
                  <w:rFonts w:hint="eastAsia" w:ascii="楷体_GB2312" w:hAnsi="楷体_GB2312" w:eastAsia="楷体_GB2312" w:cs="楷体_GB2312"/>
                  <w:i w:val="0"/>
                  <w:iCs w:val="0"/>
                  <w:caps w:val="0"/>
                  <w:color w:val="333333"/>
                  <w:spacing w:val="10"/>
                  <w:sz w:val="24"/>
                  <w:szCs w:val="24"/>
                  <w:shd w:val="clear" w:fill="FFFFFF"/>
                  <w:rPrChange w:id="5509" w:author="Jinglin Sun" w:date="2024-05-06T09:55:09Z">
                    <w:rPr>
                      <w:rFonts w:hint="eastAsia" w:ascii="宋体" w:hAnsi="宋体" w:eastAsia="宋体" w:cs="宋体"/>
                      <w:i w:val="0"/>
                      <w:iCs w:val="0"/>
                      <w:caps w:val="0"/>
                      <w:color w:val="333333"/>
                      <w:spacing w:val="10"/>
                      <w:sz w:val="21"/>
                      <w:szCs w:val="21"/>
                      <w:shd w:val="clear" w:fill="FFFFFF"/>
                    </w:rPr>
                  </w:rPrChange>
                </w:rPr>
                <w:delText>国务院办公厅</w:delText>
              </w:r>
            </w:del>
          </w:p>
        </w:tc>
        <w:tc>
          <w:tcPr>
            <w:tcW w:w="2398" w:type="pct"/>
            <w:vAlign w:val="center"/>
            <w:tcPrChange w:id="5510" w:author="Jinglin Sun" w:date="2024-05-06T09:56:19Z">
              <w:tcPr>
                <w:tcW w:w="4433" w:type="dxa"/>
                <w:vAlign w:val="center"/>
              </w:tcPr>
            </w:tcPrChange>
          </w:tcPr>
          <w:p w14:paraId="3049F223">
            <w:pPr>
              <w:jc w:val="center"/>
              <w:rPr>
                <w:del w:id="5511" w:author="Jinglin Sun" w:date="2024-07-25T14:02:40Z"/>
                <w:rFonts w:hint="eastAsia" w:ascii="楷体_GB2312" w:hAnsi="楷体_GB2312" w:eastAsia="楷体_GB2312" w:cs="楷体_GB2312"/>
                <w:sz w:val="24"/>
                <w:szCs w:val="24"/>
                <w:vertAlign w:val="baseline"/>
                <w:lang w:val="en-US" w:eastAsia="zh-CN"/>
                <w:rPrChange w:id="5512" w:author="Jinglin Sun" w:date="2024-05-06T09:55:09Z">
                  <w:rPr>
                    <w:del w:id="5513" w:author="Jinglin Sun" w:date="2024-07-25T14:02:40Z"/>
                    <w:rFonts w:hint="eastAsia" w:ascii="宋体" w:hAnsi="宋体" w:eastAsia="宋体" w:cs="宋体"/>
                    <w:sz w:val="21"/>
                    <w:szCs w:val="21"/>
                    <w:vertAlign w:val="baseline"/>
                    <w:lang w:val="en-US" w:eastAsia="zh-CN"/>
                  </w:rPr>
                </w:rPrChange>
              </w:rPr>
            </w:pPr>
            <w:del w:id="5514" w:author="Jinglin Sun" w:date="2024-07-25T14:02:40Z">
              <w:r>
                <w:rPr>
                  <w:rFonts w:hint="eastAsia" w:ascii="楷体_GB2312" w:hAnsi="楷体_GB2312" w:eastAsia="楷体_GB2312" w:cs="楷体_GB2312"/>
                  <w:i w:val="0"/>
                  <w:iCs w:val="0"/>
                  <w:caps w:val="0"/>
                  <w:color w:val="333333"/>
                  <w:spacing w:val="10"/>
                  <w:sz w:val="24"/>
                  <w:szCs w:val="24"/>
                  <w:shd w:val="clear" w:fill="FFFFFF"/>
                  <w:rPrChange w:id="5515" w:author="Jinglin Sun" w:date="2024-05-06T09:55:09Z">
                    <w:rPr>
                      <w:rFonts w:hint="eastAsia" w:ascii="宋体" w:hAnsi="宋体" w:eastAsia="宋体" w:cs="宋体"/>
                      <w:i w:val="0"/>
                      <w:iCs w:val="0"/>
                      <w:caps w:val="0"/>
                      <w:color w:val="333333"/>
                      <w:spacing w:val="10"/>
                      <w:sz w:val="21"/>
                      <w:szCs w:val="21"/>
                      <w:shd w:val="clear" w:fill="FFFFFF"/>
                    </w:rPr>
                  </w:rPrChange>
                </w:rPr>
                <w:delText>《“十四五”国民健康规划》</w:delText>
              </w:r>
            </w:del>
          </w:p>
        </w:tc>
      </w:tr>
      <w:tr w14:paraId="38FA5865">
        <w:trPr>
          <w:del w:id="5516" w:author="Jinglin Sun" w:date="2024-07-25T14:02:40Z"/>
        </w:trPr>
        <w:tc>
          <w:tcPr>
            <w:tcW w:w="410" w:type="pct"/>
            <w:vAlign w:val="center"/>
            <w:tcPrChange w:id="5518" w:author="Jinglin Sun" w:date="2024-05-06T09:56:19Z">
              <w:tcPr>
                <w:tcW w:w="778" w:type="dxa"/>
                <w:vAlign w:val="center"/>
              </w:tcPr>
            </w:tcPrChange>
          </w:tcPr>
          <w:p w14:paraId="3C4387EB">
            <w:pPr>
              <w:jc w:val="center"/>
              <w:rPr>
                <w:del w:id="5519" w:author="Jinglin Sun" w:date="2024-07-25T14:02:40Z"/>
                <w:rFonts w:hint="eastAsia" w:ascii="楷体_GB2312" w:hAnsi="楷体_GB2312" w:eastAsia="楷体_GB2312" w:cs="楷体_GB2312"/>
                <w:kern w:val="2"/>
                <w:sz w:val="24"/>
                <w:szCs w:val="24"/>
                <w:vertAlign w:val="baseline"/>
                <w:lang w:val="en-US" w:eastAsia="zh-CN" w:bidi="ar-SA"/>
                <w:rPrChange w:id="5520" w:author="Jinglin Sun" w:date="2024-05-06T09:55:09Z">
                  <w:rPr>
                    <w:del w:id="5521" w:author="Jinglin Sun" w:date="2024-07-25T14:02:40Z"/>
                    <w:rFonts w:hint="eastAsia" w:ascii="宋体" w:hAnsi="宋体" w:eastAsia="宋体" w:cs="宋体"/>
                    <w:kern w:val="2"/>
                    <w:sz w:val="21"/>
                    <w:szCs w:val="21"/>
                    <w:vertAlign w:val="baseline"/>
                    <w:lang w:val="en-US" w:eastAsia="zh-CN" w:bidi="ar-SA"/>
                  </w:rPr>
                </w:rPrChange>
              </w:rPr>
            </w:pPr>
            <w:del w:id="5522" w:author="Jinglin Sun" w:date="2024-07-25T14:02:40Z">
              <w:r>
                <w:rPr>
                  <w:rFonts w:hint="eastAsia" w:ascii="楷体_GB2312" w:hAnsi="楷体_GB2312" w:eastAsia="楷体_GB2312" w:cs="楷体_GB2312"/>
                  <w:sz w:val="24"/>
                  <w:szCs w:val="24"/>
                  <w:vertAlign w:val="baseline"/>
                  <w:lang w:val="en-US" w:eastAsia="zh-CN"/>
                  <w:rPrChange w:id="5523" w:author="Jinglin Sun" w:date="2024-05-06T09:55:09Z">
                    <w:rPr>
                      <w:rFonts w:hint="eastAsia" w:ascii="宋体" w:hAnsi="宋体" w:eastAsia="宋体" w:cs="宋体"/>
                      <w:sz w:val="21"/>
                      <w:szCs w:val="21"/>
                      <w:vertAlign w:val="baseline"/>
                      <w:lang w:val="en-US" w:eastAsia="zh-CN"/>
                    </w:rPr>
                  </w:rPrChange>
                </w:rPr>
                <w:delText>2022</w:delText>
              </w:r>
            </w:del>
          </w:p>
        </w:tc>
        <w:tc>
          <w:tcPr>
            <w:tcW w:w="2190" w:type="pct"/>
            <w:vAlign w:val="center"/>
            <w:tcPrChange w:id="5524" w:author="Jinglin Sun" w:date="2024-05-06T09:56:19Z">
              <w:tcPr>
                <w:tcW w:w="2389" w:type="dxa"/>
                <w:vAlign w:val="center"/>
              </w:tcPr>
            </w:tcPrChange>
          </w:tcPr>
          <w:p w14:paraId="17D77E36">
            <w:pPr>
              <w:jc w:val="center"/>
              <w:rPr>
                <w:del w:id="5525" w:author="Jinglin Sun" w:date="2024-07-25T14:02:40Z"/>
                <w:rFonts w:hint="eastAsia" w:ascii="楷体_GB2312" w:hAnsi="楷体_GB2312" w:eastAsia="楷体_GB2312" w:cs="楷体_GB2312"/>
                <w:kern w:val="2"/>
                <w:sz w:val="24"/>
                <w:szCs w:val="24"/>
                <w:vertAlign w:val="baseline"/>
                <w:lang w:val="en-US" w:eastAsia="zh-CN" w:bidi="ar-SA"/>
                <w:rPrChange w:id="5526" w:author="Jinglin Sun" w:date="2024-05-06T09:55:09Z">
                  <w:rPr>
                    <w:del w:id="5527" w:author="Jinglin Sun" w:date="2024-07-25T14:02:40Z"/>
                    <w:rFonts w:hint="eastAsia" w:ascii="宋体" w:hAnsi="宋体" w:eastAsia="宋体" w:cs="宋体"/>
                    <w:kern w:val="2"/>
                    <w:sz w:val="21"/>
                    <w:szCs w:val="21"/>
                    <w:vertAlign w:val="baseline"/>
                    <w:lang w:val="en-US" w:eastAsia="zh-CN" w:bidi="ar-SA"/>
                  </w:rPr>
                </w:rPrChange>
              </w:rPr>
            </w:pPr>
            <w:del w:id="5528" w:author="Jinglin Sun" w:date="2024-07-25T14:02:40Z">
              <w:r>
                <w:rPr>
                  <w:rFonts w:hint="eastAsia" w:ascii="楷体_GB2312" w:hAnsi="楷体_GB2312" w:eastAsia="楷体_GB2312" w:cs="楷体_GB2312"/>
                  <w:sz w:val="24"/>
                  <w:szCs w:val="24"/>
                  <w:vertAlign w:val="baseline"/>
                  <w:lang w:val="en-US" w:eastAsia="zh-CN"/>
                  <w:rPrChange w:id="5529" w:author="Jinglin Sun" w:date="2024-05-06T09:55:09Z">
                    <w:rPr>
                      <w:rFonts w:hint="eastAsia" w:ascii="宋体" w:hAnsi="宋体" w:eastAsia="宋体" w:cs="宋体"/>
                      <w:sz w:val="21"/>
                      <w:szCs w:val="21"/>
                      <w:vertAlign w:val="baseline"/>
                      <w:lang w:val="en-US" w:eastAsia="zh-CN"/>
                    </w:rPr>
                  </w:rPrChange>
                </w:rPr>
                <w:delText>国务院办公厅</w:delText>
              </w:r>
            </w:del>
          </w:p>
        </w:tc>
        <w:tc>
          <w:tcPr>
            <w:tcW w:w="2398" w:type="pct"/>
            <w:vAlign w:val="center"/>
            <w:tcPrChange w:id="5530" w:author="Jinglin Sun" w:date="2024-05-06T09:56:19Z">
              <w:tcPr>
                <w:tcW w:w="4433" w:type="dxa"/>
                <w:vAlign w:val="center"/>
              </w:tcPr>
            </w:tcPrChange>
          </w:tcPr>
          <w:p w14:paraId="7C8551D5">
            <w:pPr>
              <w:jc w:val="center"/>
              <w:rPr>
                <w:del w:id="5531" w:author="Jinglin Sun" w:date="2024-07-25T14:02:40Z"/>
                <w:rFonts w:hint="eastAsia" w:ascii="楷体_GB2312" w:hAnsi="楷体_GB2312" w:eastAsia="楷体_GB2312" w:cs="楷体_GB2312"/>
                <w:kern w:val="2"/>
                <w:sz w:val="24"/>
                <w:szCs w:val="24"/>
                <w:vertAlign w:val="baseline"/>
                <w:lang w:val="en-US" w:eastAsia="zh-CN" w:bidi="ar-SA"/>
                <w:rPrChange w:id="5532" w:author="Jinglin Sun" w:date="2024-05-06T09:55:09Z">
                  <w:rPr>
                    <w:del w:id="5533" w:author="Jinglin Sun" w:date="2024-07-25T14:02:40Z"/>
                    <w:rFonts w:hint="eastAsia" w:ascii="宋体" w:hAnsi="宋体" w:eastAsia="宋体" w:cs="宋体"/>
                    <w:kern w:val="2"/>
                    <w:sz w:val="21"/>
                    <w:szCs w:val="21"/>
                    <w:vertAlign w:val="baseline"/>
                    <w:lang w:val="en-US" w:eastAsia="zh-CN" w:bidi="ar-SA"/>
                  </w:rPr>
                </w:rPrChange>
              </w:rPr>
            </w:pPr>
            <w:del w:id="5534" w:author="Jinglin Sun" w:date="2024-07-25T14:02:40Z">
              <w:r>
                <w:rPr>
                  <w:rFonts w:hint="eastAsia" w:ascii="楷体_GB2312" w:hAnsi="楷体_GB2312" w:eastAsia="楷体_GB2312" w:cs="楷体_GB2312"/>
                  <w:sz w:val="24"/>
                  <w:szCs w:val="24"/>
                  <w:vertAlign w:val="baseline"/>
                  <w:lang w:val="en-US" w:eastAsia="zh-CN"/>
                  <w:rPrChange w:id="5535" w:author="Jinglin Sun" w:date="2024-05-06T09:55:09Z">
                    <w:rPr>
                      <w:rFonts w:hint="eastAsia" w:ascii="宋体" w:hAnsi="宋体" w:eastAsia="宋体" w:cs="宋体"/>
                      <w:sz w:val="21"/>
                      <w:szCs w:val="21"/>
                      <w:vertAlign w:val="baseline"/>
                      <w:lang w:val="en-US" w:eastAsia="zh-CN"/>
                    </w:rPr>
                  </w:rPrChange>
                </w:rPr>
                <w:delText>《药品监督网络安全与信息化建设“十四五”规划》</w:delText>
              </w:r>
            </w:del>
          </w:p>
        </w:tc>
      </w:tr>
      <w:tr w14:paraId="763DEDE0">
        <w:trPr>
          <w:del w:id="5536" w:author="Jinglin Sun" w:date="2024-07-25T14:02:40Z"/>
        </w:trPr>
        <w:tc>
          <w:tcPr>
            <w:tcW w:w="410" w:type="pct"/>
            <w:vAlign w:val="center"/>
            <w:tcPrChange w:id="5538" w:author="Jinglin Sun" w:date="2024-05-06T09:56:19Z">
              <w:tcPr>
                <w:tcW w:w="778" w:type="dxa"/>
                <w:vAlign w:val="center"/>
              </w:tcPr>
            </w:tcPrChange>
          </w:tcPr>
          <w:p w14:paraId="4A9ECB3E">
            <w:pPr>
              <w:jc w:val="center"/>
              <w:rPr>
                <w:del w:id="5539" w:author="Jinglin Sun" w:date="2024-07-25T14:02:40Z"/>
                <w:rFonts w:hint="eastAsia" w:ascii="楷体_GB2312" w:hAnsi="楷体_GB2312" w:eastAsia="楷体_GB2312" w:cs="楷体_GB2312"/>
                <w:sz w:val="24"/>
                <w:szCs w:val="24"/>
                <w:vertAlign w:val="baseline"/>
                <w:lang w:val="en-US" w:eastAsia="zh-CN"/>
                <w:rPrChange w:id="5540" w:author="Jinglin Sun" w:date="2024-05-06T09:55:09Z">
                  <w:rPr>
                    <w:del w:id="5541" w:author="Jinglin Sun" w:date="2024-07-25T14:02:40Z"/>
                    <w:rFonts w:hint="eastAsia" w:ascii="宋体" w:hAnsi="宋体" w:eastAsia="宋体" w:cs="宋体"/>
                    <w:sz w:val="21"/>
                    <w:szCs w:val="21"/>
                    <w:vertAlign w:val="baseline"/>
                    <w:lang w:val="en-US" w:eastAsia="zh-CN"/>
                  </w:rPr>
                </w:rPrChange>
              </w:rPr>
            </w:pPr>
            <w:del w:id="5542" w:author="Jinglin Sun" w:date="2024-07-25T14:02:40Z">
              <w:r>
                <w:rPr>
                  <w:rFonts w:hint="eastAsia" w:ascii="楷体_GB2312" w:hAnsi="楷体_GB2312" w:eastAsia="楷体_GB2312" w:cs="楷体_GB2312"/>
                  <w:sz w:val="24"/>
                  <w:szCs w:val="24"/>
                  <w:vertAlign w:val="baseline"/>
                  <w:lang w:val="en-US" w:eastAsia="zh-CN"/>
                  <w:rPrChange w:id="5543" w:author="Jinglin Sun" w:date="2024-05-06T09:55:09Z">
                    <w:rPr>
                      <w:rFonts w:hint="eastAsia" w:ascii="宋体" w:hAnsi="宋体" w:eastAsia="宋体" w:cs="宋体"/>
                      <w:sz w:val="21"/>
                      <w:szCs w:val="21"/>
                      <w:vertAlign w:val="baseline"/>
                      <w:lang w:val="en-US" w:eastAsia="zh-CN"/>
                    </w:rPr>
                  </w:rPrChange>
                </w:rPr>
                <w:delText>2023</w:delText>
              </w:r>
            </w:del>
          </w:p>
          <w:p w14:paraId="0422BD43">
            <w:pPr>
              <w:jc w:val="center"/>
              <w:rPr>
                <w:del w:id="5544" w:author="Jinglin Sun" w:date="2024-07-25T14:02:40Z"/>
                <w:rFonts w:hint="eastAsia" w:ascii="楷体_GB2312" w:hAnsi="楷体_GB2312" w:eastAsia="楷体_GB2312" w:cs="楷体_GB2312"/>
                <w:sz w:val="24"/>
                <w:szCs w:val="24"/>
                <w:vertAlign w:val="baseline"/>
                <w:lang w:val="en-US" w:eastAsia="zh-CN"/>
                <w:rPrChange w:id="5545" w:author="Jinglin Sun" w:date="2024-05-06T09:55:09Z">
                  <w:rPr>
                    <w:del w:id="5546" w:author="Jinglin Sun" w:date="2024-07-25T14:02:40Z"/>
                    <w:rFonts w:hint="eastAsia" w:ascii="宋体" w:hAnsi="宋体" w:eastAsia="宋体" w:cs="宋体"/>
                    <w:sz w:val="21"/>
                    <w:szCs w:val="21"/>
                    <w:vertAlign w:val="baseline"/>
                    <w:lang w:val="en-US" w:eastAsia="zh-CN"/>
                  </w:rPr>
                </w:rPrChange>
              </w:rPr>
            </w:pPr>
          </w:p>
        </w:tc>
        <w:tc>
          <w:tcPr>
            <w:tcW w:w="2190" w:type="pct"/>
            <w:vAlign w:val="center"/>
            <w:tcPrChange w:id="5547" w:author="Jinglin Sun" w:date="2024-05-06T09:56:19Z">
              <w:tcPr>
                <w:tcW w:w="2389" w:type="dxa"/>
                <w:vAlign w:val="center"/>
              </w:tcPr>
            </w:tcPrChange>
          </w:tcPr>
          <w:p w14:paraId="07CD3829">
            <w:pPr>
              <w:jc w:val="center"/>
              <w:rPr>
                <w:del w:id="5548" w:author="Jinglin Sun" w:date="2024-07-25T14:02:40Z"/>
                <w:rFonts w:hint="eastAsia" w:ascii="楷体_GB2312" w:hAnsi="楷体_GB2312" w:eastAsia="楷体_GB2312" w:cs="楷体_GB2312"/>
                <w:sz w:val="24"/>
                <w:szCs w:val="24"/>
                <w:vertAlign w:val="baseline"/>
                <w:lang w:val="en-US" w:eastAsia="zh-CN"/>
                <w:rPrChange w:id="5549" w:author="Jinglin Sun" w:date="2024-05-06T09:55:09Z">
                  <w:rPr>
                    <w:del w:id="5550" w:author="Jinglin Sun" w:date="2024-07-25T14:02:40Z"/>
                    <w:rFonts w:hint="eastAsia" w:ascii="宋体" w:hAnsi="宋体" w:eastAsia="宋体" w:cs="宋体"/>
                    <w:sz w:val="21"/>
                    <w:szCs w:val="21"/>
                    <w:vertAlign w:val="baseline"/>
                    <w:lang w:val="en-US" w:eastAsia="zh-CN"/>
                  </w:rPr>
                </w:rPrChange>
              </w:rPr>
            </w:pPr>
            <w:del w:id="5551" w:author="Jinglin Sun" w:date="2024-07-25T14:02:40Z">
              <w:r>
                <w:rPr>
                  <w:rFonts w:hint="eastAsia" w:ascii="楷体_GB2312" w:hAnsi="楷体_GB2312" w:eastAsia="楷体_GB2312" w:cs="楷体_GB2312"/>
                  <w:sz w:val="24"/>
                  <w:szCs w:val="24"/>
                  <w:vertAlign w:val="baseline"/>
                  <w:lang w:val="en-US" w:eastAsia="zh-CN"/>
                  <w:rPrChange w:id="5552" w:author="Jinglin Sun" w:date="2024-05-06T09:55:09Z">
                    <w:rPr>
                      <w:rFonts w:hint="eastAsia" w:ascii="宋体" w:hAnsi="宋体" w:eastAsia="宋体" w:cs="宋体"/>
                      <w:sz w:val="21"/>
                      <w:szCs w:val="21"/>
                      <w:vertAlign w:val="baseline"/>
                      <w:lang w:val="en-US" w:eastAsia="zh-CN"/>
                    </w:rPr>
                  </w:rPrChange>
                </w:rPr>
                <w:delText>国家卫</w:delText>
              </w:r>
            </w:del>
            <w:del w:id="5553" w:author="Jinglin Sun" w:date="2024-07-25T14:02:40Z">
              <w:r>
                <w:rPr>
                  <w:rFonts w:hint="eastAsia" w:ascii="楷体_GB2312" w:hAnsi="楷体_GB2312" w:eastAsia="楷体_GB2312" w:cs="楷体_GB2312"/>
                  <w:sz w:val="24"/>
                  <w:szCs w:val="24"/>
                  <w:vertAlign w:val="baseline"/>
                  <w:lang w:val="en-US" w:eastAsia="zh-CN"/>
                  <w:rPrChange w:id="5554" w:author="Jinglin Sun" w:date="2024-05-06T09:55:09Z">
                    <w:rPr>
                      <w:rFonts w:hint="eastAsia" w:ascii="宋体" w:hAnsi="宋体" w:eastAsia="宋体" w:cs="宋体"/>
                      <w:sz w:val="21"/>
                      <w:szCs w:val="21"/>
                      <w:vertAlign w:val="baseline"/>
                      <w:lang w:val="en-US" w:eastAsia="zh-CN"/>
                    </w:rPr>
                  </w:rPrChange>
                </w:rPr>
                <w:delText>生</w:delText>
              </w:r>
            </w:del>
            <w:del w:id="5555" w:author="Jinglin Sun" w:date="2024-07-25T14:02:40Z">
              <w:r>
                <w:rPr>
                  <w:rFonts w:hint="eastAsia" w:ascii="楷体_GB2312" w:hAnsi="楷体_GB2312" w:eastAsia="楷体_GB2312" w:cs="楷体_GB2312"/>
                  <w:sz w:val="24"/>
                  <w:szCs w:val="24"/>
                  <w:vertAlign w:val="baseline"/>
                  <w:lang w:val="en-US" w:eastAsia="zh-CN"/>
                  <w:rPrChange w:id="5556" w:author="Jinglin Sun" w:date="2024-05-06T09:55:09Z">
                    <w:rPr>
                      <w:rFonts w:hint="eastAsia" w:ascii="宋体" w:hAnsi="宋体" w:eastAsia="宋体" w:cs="宋体"/>
                      <w:sz w:val="21"/>
                      <w:szCs w:val="21"/>
                      <w:vertAlign w:val="baseline"/>
                      <w:lang w:val="en-US" w:eastAsia="zh-CN"/>
                    </w:rPr>
                  </w:rPrChange>
                </w:rPr>
                <w:delText>健</w:delText>
              </w:r>
            </w:del>
            <w:del w:id="5557" w:author="Jinglin Sun" w:date="2024-07-25T14:02:40Z">
              <w:r>
                <w:rPr>
                  <w:rFonts w:hint="eastAsia" w:ascii="楷体_GB2312" w:hAnsi="楷体_GB2312" w:eastAsia="楷体_GB2312" w:cs="楷体_GB2312"/>
                  <w:sz w:val="24"/>
                  <w:szCs w:val="24"/>
                  <w:vertAlign w:val="baseline"/>
                  <w:lang w:val="en-US" w:eastAsia="zh-CN"/>
                  <w:rPrChange w:id="5558" w:author="Jinglin Sun" w:date="2024-05-06T09:55:09Z">
                    <w:rPr>
                      <w:rFonts w:hint="eastAsia" w:ascii="宋体" w:hAnsi="宋体" w:eastAsia="宋体" w:cs="宋体"/>
                      <w:sz w:val="21"/>
                      <w:szCs w:val="21"/>
                      <w:vertAlign w:val="baseline"/>
                      <w:lang w:val="en-US" w:eastAsia="zh-CN"/>
                    </w:rPr>
                  </w:rPrChange>
                </w:rPr>
                <w:delText>康</w:delText>
              </w:r>
            </w:del>
            <w:del w:id="5559" w:author="Jinglin Sun" w:date="2024-07-25T14:02:40Z">
              <w:r>
                <w:rPr>
                  <w:rFonts w:hint="eastAsia" w:ascii="楷体_GB2312" w:hAnsi="楷体_GB2312" w:eastAsia="楷体_GB2312" w:cs="楷体_GB2312"/>
                  <w:sz w:val="24"/>
                  <w:szCs w:val="24"/>
                  <w:vertAlign w:val="baseline"/>
                  <w:lang w:val="en-US" w:eastAsia="zh-CN"/>
                  <w:rPrChange w:id="5560" w:author="Jinglin Sun" w:date="2024-05-06T09:55:09Z">
                    <w:rPr>
                      <w:rFonts w:hint="eastAsia" w:ascii="宋体" w:hAnsi="宋体" w:eastAsia="宋体" w:cs="宋体"/>
                      <w:sz w:val="21"/>
                      <w:szCs w:val="21"/>
                      <w:vertAlign w:val="baseline"/>
                      <w:lang w:val="en-US" w:eastAsia="zh-CN"/>
                    </w:rPr>
                  </w:rPrChange>
                </w:rPr>
                <w:delText>委、国家药监局等六部门</w:delText>
              </w:r>
            </w:del>
          </w:p>
        </w:tc>
        <w:tc>
          <w:tcPr>
            <w:tcW w:w="2398" w:type="pct"/>
            <w:vAlign w:val="center"/>
            <w:tcPrChange w:id="5561" w:author="Jinglin Sun" w:date="2024-05-06T09:56:19Z">
              <w:tcPr>
                <w:tcW w:w="4433" w:type="dxa"/>
                <w:vAlign w:val="center"/>
              </w:tcPr>
            </w:tcPrChange>
          </w:tcPr>
          <w:p w14:paraId="1CF7AF9A">
            <w:pPr>
              <w:jc w:val="center"/>
              <w:rPr>
                <w:del w:id="5562" w:author="Jinglin Sun" w:date="2024-07-25T14:02:40Z"/>
                <w:rFonts w:hint="eastAsia" w:ascii="楷体_GB2312" w:hAnsi="楷体_GB2312" w:eastAsia="楷体_GB2312" w:cs="楷体_GB2312"/>
                <w:sz w:val="24"/>
                <w:szCs w:val="24"/>
                <w:vertAlign w:val="baseline"/>
                <w:lang w:val="en-US" w:eastAsia="zh-CN"/>
                <w:rPrChange w:id="5563" w:author="Jinglin Sun" w:date="2024-05-06T09:55:09Z">
                  <w:rPr>
                    <w:del w:id="5564" w:author="Jinglin Sun" w:date="2024-07-25T14:02:40Z"/>
                    <w:rFonts w:hint="eastAsia" w:ascii="宋体" w:hAnsi="宋体" w:eastAsia="宋体" w:cs="宋体"/>
                    <w:sz w:val="21"/>
                    <w:szCs w:val="21"/>
                    <w:vertAlign w:val="baseline"/>
                    <w:lang w:val="en-US" w:eastAsia="zh-CN"/>
                  </w:rPr>
                </w:rPrChange>
              </w:rPr>
            </w:pPr>
            <w:del w:id="5565" w:author="Jinglin Sun" w:date="2024-07-25T14:02:40Z">
              <w:r>
                <w:rPr>
                  <w:rFonts w:hint="eastAsia" w:ascii="楷体_GB2312" w:hAnsi="楷体_GB2312" w:eastAsia="楷体_GB2312" w:cs="楷体_GB2312"/>
                  <w:sz w:val="24"/>
                  <w:szCs w:val="24"/>
                  <w:vertAlign w:val="baseline"/>
                  <w:lang w:val="en-US" w:eastAsia="zh-CN"/>
                  <w:rPrChange w:id="5566" w:author="Jinglin Sun" w:date="2024-05-06T09:55:09Z">
                    <w:rPr>
                      <w:rFonts w:hint="eastAsia" w:ascii="宋体" w:hAnsi="宋体" w:eastAsia="宋体" w:cs="宋体"/>
                      <w:sz w:val="21"/>
                      <w:szCs w:val="21"/>
                      <w:vertAlign w:val="baseline"/>
                      <w:lang w:val="en-US" w:eastAsia="zh-CN"/>
                    </w:rPr>
                  </w:rPrChange>
                </w:rPr>
                <w:delText>《深化医药卫生体制改革2023年下半年重点工作任务》</w:delText>
              </w:r>
            </w:del>
          </w:p>
        </w:tc>
      </w:tr>
      <w:tr w14:paraId="5E2A795A">
        <w:trPr>
          <w:trHeight w:val="1180" w:hRule="atLeast"/>
          <w:del w:id="5567" w:author="Jinglin Sun" w:date="2024-07-25T14:02:40Z"/>
        </w:trPr>
        <w:tc>
          <w:tcPr>
            <w:tcW w:w="410" w:type="pct"/>
            <w:vAlign w:val="center"/>
            <w:tcPrChange w:id="5569" w:author="Jinglin Sun" w:date="2024-05-06T09:56:19Z">
              <w:tcPr>
                <w:tcW w:w="778" w:type="dxa"/>
                <w:vAlign w:val="center"/>
              </w:tcPr>
            </w:tcPrChange>
          </w:tcPr>
          <w:p w14:paraId="05EFA949">
            <w:pPr>
              <w:jc w:val="center"/>
              <w:rPr>
                <w:del w:id="5570" w:author="Jinglin Sun" w:date="2024-07-25T14:02:40Z"/>
                <w:rFonts w:hint="eastAsia" w:ascii="楷体_GB2312" w:hAnsi="楷体_GB2312" w:eastAsia="楷体_GB2312" w:cs="楷体_GB2312"/>
                <w:sz w:val="24"/>
                <w:szCs w:val="24"/>
                <w:vertAlign w:val="baseline"/>
                <w:lang w:val="en-US" w:eastAsia="zh-CN"/>
                <w:rPrChange w:id="5571" w:author="Jinglin Sun" w:date="2024-05-06T09:55:09Z">
                  <w:rPr>
                    <w:del w:id="5572" w:author="Jinglin Sun" w:date="2024-07-25T14:02:40Z"/>
                    <w:rFonts w:hint="eastAsia" w:ascii="宋体" w:hAnsi="宋体" w:eastAsia="宋体" w:cs="宋体"/>
                    <w:sz w:val="21"/>
                    <w:szCs w:val="21"/>
                    <w:vertAlign w:val="baseline"/>
                    <w:lang w:val="en-US" w:eastAsia="zh-CN"/>
                  </w:rPr>
                </w:rPrChange>
              </w:rPr>
            </w:pPr>
            <w:del w:id="5573" w:author="Jinglin Sun" w:date="2024-07-25T14:02:40Z">
              <w:r>
                <w:rPr>
                  <w:rFonts w:hint="eastAsia" w:ascii="楷体_GB2312" w:hAnsi="楷体_GB2312" w:eastAsia="楷体_GB2312" w:cs="楷体_GB2312"/>
                  <w:sz w:val="24"/>
                  <w:szCs w:val="24"/>
                  <w:vertAlign w:val="baseline"/>
                  <w:lang w:val="en-US" w:eastAsia="zh-CN"/>
                  <w:rPrChange w:id="5574" w:author="Jinglin Sun" w:date="2024-05-06T09:55:09Z">
                    <w:rPr>
                      <w:rFonts w:hint="eastAsia" w:ascii="宋体" w:hAnsi="宋体" w:eastAsia="宋体" w:cs="宋体"/>
                      <w:sz w:val="21"/>
                      <w:szCs w:val="21"/>
                      <w:vertAlign w:val="baseline"/>
                      <w:lang w:val="en-US" w:eastAsia="zh-CN"/>
                    </w:rPr>
                  </w:rPrChange>
                </w:rPr>
                <w:delText>2023</w:delText>
              </w:r>
            </w:del>
          </w:p>
        </w:tc>
        <w:tc>
          <w:tcPr>
            <w:tcW w:w="2190" w:type="pct"/>
            <w:vAlign w:val="center"/>
            <w:tcPrChange w:id="5575" w:author="Jinglin Sun" w:date="2024-05-06T09:56:19Z">
              <w:tcPr>
                <w:tcW w:w="2389" w:type="dxa"/>
                <w:vAlign w:val="center"/>
              </w:tcPr>
            </w:tcPrChange>
          </w:tcPr>
          <w:p w14:paraId="4E4BB34D">
            <w:pPr>
              <w:jc w:val="center"/>
              <w:rPr>
                <w:del w:id="5576" w:author="Jinglin Sun" w:date="2024-07-25T14:02:40Z"/>
                <w:rFonts w:hint="eastAsia" w:ascii="楷体_GB2312" w:hAnsi="楷体_GB2312" w:eastAsia="楷体_GB2312" w:cs="楷体_GB2312"/>
                <w:sz w:val="24"/>
                <w:szCs w:val="24"/>
                <w:vertAlign w:val="baseline"/>
                <w:lang w:val="en-US" w:eastAsia="zh-CN"/>
                <w:rPrChange w:id="5577" w:author="Jinglin Sun" w:date="2024-05-06T09:55:09Z">
                  <w:rPr>
                    <w:del w:id="5578" w:author="Jinglin Sun" w:date="2024-07-25T14:02:40Z"/>
                    <w:rFonts w:hint="eastAsia" w:ascii="宋体" w:hAnsi="宋体" w:eastAsia="宋体" w:cs="宋体"/>
                    <w:sz w:val="21"/>
                    <w:szCs w:val="21"/>
                    <w:vertAlign w:val="baseline"/>
                    <w:lang w:val="en-US" w:eastAsia="zh-CN"/>
                  </w:rPr>
                </w:rPrChange>
              </w:rPr>
            </w:pPr>
            <w:del w:id="5579" w:author="Jinglin Sun" w:date="2024-07-25T14:02:40Z">
              <w:r>
                <w:rPr>
                  <w:rFonts w:hint="eastAsia" w:ascii="楷体_GB2312" w:hAnsi="楷体_GB2312" w:eastAsia="楷体_GB2312" w:cs="楷体_GB2312"/>
                  <w:sz w:val="24"/>
                  <w:szCs w:val="24"/>
                  <w:vertAlign w:val="baseline"/>
                  <w:lang w:val="en-US" w:eastAsia="zh-CN"/>
                  <w:rPrChange w:id="5580" w:author="Jinglin Sun" w:date="2024-05-06T09:55:09Z">
                    <w:rPr>
                      <w:rFonts w:hint="eastAsia" w:ascii="宋体" w:hAnsi="宋体" w:eastAsia="宋体" w:cs="宋体"/>
                      <w:sz w:val="21"/>
                      <w:szCs w:val="21"/>
                      <w:vertAlign w:val="baseline"/>
                      <w:lang w:val="en-US" w:eastAsia="zh-CN"/>
                    </w:rPr>
                  </w:rPrChange>
                </w:rPr>
                <w:delText>国务院常务会议</w:delText>
              </w:r>
            </w:del>
          </w:p>
        </w:tc>
        <w:tc>
          <w:tcPr>
            <w:tcW w:w="2398" w:type="pct"/>
            <w:vAlign w:val="center"/>
            <w:tcPrChange w:id="5581" w:author="Jinglin Sun" w:date="2024-05-06T09:56:19Z">
              <w:tcPr>
                <w:tcW w:w="4433" w:type="dxa"/>
                <w:vAlign w:val="center"/>
              </w:tcPr>
            </w:tcPrChange>
          </w:tcPr>
          <w:p w14:paraId="7BADD106">
            <w:pPr>
              <w:jc w:val="center"/>
              <w:rPr>
                <w:del w:id="5582" w:author="Jinglin Sun" w:date="2024-07-25T14:02:40Z"/>
                <w:rFonts w:hint="eastAsia" w:ascii="楷体_GB2312" w:hAnsi="楷体_GB2312" w:eastAsia="楷体_GB2312" w:cs="楷体_GB2312"/>
                <w:sz w:val="24"/>
                <w:szCs w:val="24"/>
                <w:vertAlign w:val="baseline"/>
                <w:lang w:val="en-US" w:eastAsia="zh-CN"/>
                <w:rPrChange w:id="5583" w:author="Jinglin Sun" w:date="2024-05-06T09:55:09Z">
                  <w:rPr>
                    <w:del w:id="5584" w:author="Jinglin Sun" w:date="2024-07-25T14:02:40Z"/>
                    <w:rFonts w:hint="eastAsia" w:ascii="宋体" w:hAnsi="宋体" w:eastAsia="宋体" w:cs="宋体"/>
                    <w:sz w:val="21"/>
                    <w:szCs w:val="21"/>
                    <w:vertAlign w:val="baseline"/>
                    <w:lang w:val="en-US" w:eastAsia="zh-CN"/>
                  </w:rPr>
                </w:rPrChange>
              </w:rPr>
            </w:pPr>
            <w:del w:id="5585" w:author="Jinglin Sun" w:date="2024-07-25T14:02:40Z">
              <w:r>
                <w:rPr>
                  <w:rFonts w:hint="eastAsia" w:ascii="楷体_GB2312" w:hAnsi="楷体_GB2312" w:eastAsia="楷体_GB2312" w:cs="楷体_GB2312"/>
                  <w:sz w:val="24"/>
                  <w:szCs w:val="24"/>
                  <w:vertAlign w:val="baseline"/>
                  <w:lang w:val="en-US" w:eastAsia="zh-CN"/>
                  <w:rPrChange w:id="5586" w:author="Jinglin Sun" w:date="2024-05-06T09:55:09Z">
                    <w:rPr>
                      <w:rFonts w:hint="eastAsia" w:ascii="宋体" w:hAnsi="宋体" w:eastAsia="宋体" w:cs="宋体"/>
                      <w:sz w:val="21"/>
                      <w:szCs w:val="21"/>
                      <w:vertAlign w:val="baseline"/>
                      <w:lang w:val="en-US" w:eastAsia="zh-CN"/>
                    </w:rPr>
                  </w:rPrChange>
                </w:rPr>
                <w:delText>《医药工业高质量发展行动计划（2023~2025）》</w:delText>
              </w:r>
            </w:del>
            <w:del w:id="5587" w:author="Jinglin Sun" w:date="2024-07-25T14:02:40Z">
              <w:r>
                <w:rPr>
                  <w:rFonts w:hint="eastAsia" w:ascii="楷体_GB2312" w:hAnsi="楷体_GB2312" w:eastAsia="楷体_GB2312" w:cs="楷体_GB2312"/>
                  <w:sz w:val="24"/>
                  <w:szCs w:val="24"/>
                  <w:vertAlign w:val="baseline"/>
                  <w:lang w:val="en-US" w:eastAsia="zh-CN"/>
                  <w:rPrChange w:id="5588" w:author="Jinglin Sun" w:date="2024-05-06T09:55:09Z">
                    <w:rPr>
                      <w:rFonts w:hint="eastAsia" w:ascii="宋体" w:hAnsi="宋体" w:cs="宋体"/>
                      <w:sz w:val="21"/>
                      <w:szCs w:val="21"/>
                      <w:vertAlign w:val="baseline"/>
                      <w:lang w:val="en-US" w:eastAsia="zh-CN"/>
                    </w:rPr>
                  </w:rPrChange>
                </w:rPr>
                <w:delText>、《医疗装备产业高质量发展行动计划（2023-2025）》</w:delText>
              </w:r>
            </w:del>
          </w:p>
        </w:tc>
      </w:tr>
      <w:tr w14:paraId="363811C3">
        <w:trPr>
          <w:del w:id="5589" w:author="Jinglin Sun" w:date="2024-07-25T14:02:40Z"/>
        </w:trPr>
        <w:tc>
          <w:tcPr>
            <w:tcW w:w="410" w:type="pct"/>
            <w:vAlign w:val="center"/>
            <w:tcPrChange w:id="5591" w:author="Jinglin Sun" w:date="2024-05-06T09:56:19Z">
              <w:tcPr>
                <w:tcW w:w="778" w:type="dxa"/>
                <w:vAlign w:val="center"/>
              </w:tcPr>
            </w:tcPrChange>
          </w:tcPr>
          <w:p w14:paraId="45482CDA">
            <w:pPr>
              <w:jc w:val="center"/>
              <w:rPr>
                <w:del w:id="5592" w:author="Jinglin Sun" w:date="2024-07-25T14:02:40Z"/>
                <w:rFonts w:hint="eastAsia" w:ascii="楷体_GB2312" w:hAnsi="楷体_GB2312" w:eastAsia="楷体_GB2312" w:cs="楷体_GB2312"/>
                <w:sz w:val="24"/>
                <w:szCs w:val="24"/>
                <w:vertAlign w:val="baseline"/>
                <w:lang w:val="en-US" w:eastAsia="zh-CN"/>
                <w:rPrChange w:id="5593" w:author="Jinglin Sun" w:date="2024-05-06T09:55:09Z">
                  <w:rPr>
                    <w:del w:id="5594" w:author="Jinglin Sun" w:date="2024-07-25T14:02:40Z"/>
                    <w:rFonts w:hint="eastAsia" w:ascii="宋体" w:hAnsi="宋体" w:eastAsia="宋体" w:cs="宋体"/>
                    <w:sz w:val="21"/>
                    <w:szCs w:val="21"/>
                    <w:vertAlign w:val="baseline"/>
                    <w:lang w:val="en-US" w:eastAsia="zh-CN"/>
                  </w:rPr>
                </w:rPrChange>
              </w:rPr>
            </w:pPr>
            <w:del w:id="5595" w:author="Jinglin Sun" w:date="2024-07-25T14:02:40Z">
              <w:r>
                <w:rPr>
                  <w:rFonts w:hint="eastAsia" w:ascii="楷体_GB2312" w:hAnsi="楷体_GB2312" w:eastAsia="楷体_GB2312" w:cs="楷体_GB2312"/>
                  <w:sz w:val="24"/>
                  <w:szCs w:val="24"/>
                  <w:vertAlign w:val="baseline"/>
                  <w:lang w:val="en-US" w:eastAsia="zh-CN"/>
                  <w:rPrChange w:id="5596" w:author="Jinglin Sun" w:date="2024-05-06T09:55:09Z">
                    <w:rPr>
                      <w:rFonts w:hint="eastAsia" w:ascii="宋体" w:hAnsi="宋体" w:eastAsia="宋体" w:cs="宋体"/>
                      <w:sz w:val="21"/>
                      <w:szCs w:val="21"/>
                      <w:vertAlign w:val="baseline"/>
                      <w:lang w:val="en-US" w:eastAsia="zh-CN"/>
                    </w:rPr>
                  </w:rPrChange>
                </w:rPr>
                <w:delText>2023</w:delText>
              </w:r>
            </w:del>
          </w:p>
        </w:tc>
        <w:tc>
          <w:tcPr>
            <w:tcW w:w="2190" w:type="pct"/>
            <w:vAlign w:val="center"/>
            <w:tcPrChange w:id="5597" w:author="Jinglin Sun" w:date="2024-05-06T09:56:19Z">
              <w:tcPr>
                <w:tcW w:w="2389" w:type="dxa"/>
                <w:vAlign w:val="center"/>
              </w:tcPr>
            </w:tcPrChange>
          </w:tcPr>
          <w:p w14:paraId="1C8634C5">
            <w:pPr>
              <w:jc w:val="center"/>
              <w:rPr>
                <w:del w:id="5598" w:author="Jinglin Sun" w:date="2024-07-25T14:02:40Z"/>
                <w:rFonts w:hint="eastAsia" w:ascii="楷体_GB2312" w:hAnsi="楷体_GB2312" w:eastAsia="楷体_GB2312" w:cs="楷体_GB2312"/>
                <w:sz w:val="24"/>
                <w:szCs w:val="24"/>
                <w:vertAlign w:val="baseline"/>
                <w:lang w:val="en-US" w:eastAsia="zh-CN"/>
                <w:rPrChange w:id="5599" w:author="Jinglin Sun" w:date="2024-05-06T09:55:09Z">
                  <w:rPr>
                    <w:del w:id="5600" w:author="Jinglin Sun" w:date="2024-07-25T14:02:40Z"/>
                    <w:rFonts w:hint="eastAsia" w:ascii="宋体" w:hAnsi="宋体" w:eastAsia="宋体" w:cs="宋体"/>
                    <w:sz w:val="21"/>
                    <w:szCs w:val="21"/>
                    <w:vertAlign w:val="baseline"/>
                    <w:lang w:val="en-US" w:eastAsia="zh-CN"/>
                  </w:rPr>
                </w:rPrChange>
              </w:rPr>
            </w:pPr>
            <w:del w:id="5601" w:author="Jinglin Sun" w:date="2024-07-25T14:02:40Z">
              <w:r>
                <w:rPr>
                  <w:rFonts w:hint="eastAsia" w:ascii="楷体_GB2312" w:hAnsi="楷体_GB2312" w:eastAsia="楷体_GB2312" w:cs="楷体_GB2312"/>
                  <w:sz w:val="24"/>
                  <w:szCs w:val="24"/>
                  <w:vertAlign w:val="baseline"/>
                  <w:lang w:val="en-US" w:eastAsia="zh-CN"/>
                  <w:rPrChange w:id="5602" w:author="Jinglin Sun" w:date="2024-05-06T09:55:09Z">
                    <w:rPr>
                      <w:rFonts w:hint="eastAsia" w:ascii="宋体" w:hAnsi="宋体" w:eastAsia="宋体" w:cs="宋体"/>
                      <w:sz w:val="21"/>
                      <w:szCs w:val="21"/>
                      <w:vertAlign w:val="baseline"/>
                      <w:lang w:val="en-US" w:eastAsia="zh-CN"/>
                    </w:rPr>
                  </w:rPrChange>
                </w:rPr>
                <w:delText>国家医保局</w:delText>
              </w:r>
            </w:del>
          </w:p>
        </w:tc>
        <w:tc>
          <w:tcPr>
            <w:tcW w:w="2398" w:type="pct"/>
            <w:vAlign w:val="center"/>
            <w:tcPrChange w:id="5603" w:author="Jinglin Sun" w:date="2024-05-06T09:56:19Z">
              <w:tcPr>
                <w:tcW w:w="4433" w:type="dxa"/>
                <w:vAlign w:val="center"/>
              </w:tcPr>
            </w:tcPrChange>
          </w:tcPr>
          <w:p w14:paraId="37737D9B">
            <w:pPr>
              <w:jc w:val="center"/>
              <w:rPr>
                <w:del w:id="5604" w:author="Jinglin Sun" w:date="2024-07-25T14:02:40Z"/>
                <w:rFonts w:hint="eastAsia" w:ascii="楷体_GB2312" w:hAnsi="楷体_GB2312" w:eastAsia="楷体_GB2312" w:cs="楷体_GB2312"/>
                <w:sz w:val="24"/>
                <w:szCs w:val="24"/>
                <w:vertAlign w:val="baseline"/>
                <w:lang w:val="en-US" w:eastAsia="zh-CN"/>
                <w:rPrChange w:id="5605" w:author="Jinglin Sun" w:date="2024-05-06T09:55:09Z">
                  <w:rPr>
                    <w:del w:id="5606" w:author="Jinglin Sun" w:date="2024-07-25T14:02:40Z"/>
                    <w:rFonts w:hint="eastAsia" w:ascii="宋体" w:hAnsi="宋体" w:eastAsia="宋体" w:cs="宋体"/>
                    <w:sz w:val="21"/>
                    <w:szCs w:val="21"/>
                    <w:vertAlign w:val="baseline"/>
                    <w:lang w:val="en-US" w:eastAsia="zh-CN"/>
                  </w:rPr>
                </w:rPrChange>
              </w:rPr>
            </w:pPr>
            <w:del w:id="5607" w:author="Jinglin Sun" w:date="2024-07-25T14:02:40Z">
              <w:r>
                <w:rPr>
                  <w:rFonts w:hint="eastAsia" w:ascii="楷体_GB2312" w:hAnsi="楷体_GB2312" w:eastAsia="楷体_GB2312" w:cs="楷体_GB2312"/>
                  <w:sz w:val="24"/>
                  <w:szCs w:val="24"/>
                  <w:vertAlign w:val="baseline"/>
                  <w:lang w:val="en-US" w:eastAsia="zh-CN"/>
                  <w:rPrChange w:id="5608" w:author="Jinglin Sun" w:date="2024-05-06T09:55:09Z">
                    <w:rPr>
                      <w:rFonts w:hint="eastAsia" w:ascii="宋体" w:hAnsi="宋体" w:eastAsia="宋体" w:cs="宋体"/>
                      <w:sz w:val="21"/>
                      <w:szCs w:val="21"/>
                      <w:vertAlign w:val="baseline"/>
                      <w:lang w:val="en-US" w:eastAsia="zh-CN"/>
                    </w:rPr>
                  </w:rPrChange>
                </w:rPr>
                <w:delText>《谈判药品续约规则》</w:delText>
              </w:r>
            </w:del>
          </w:p>
          <w:p w14:paraId="0EFDC479">
            <w:pPr>
              <w:jc w:val="center"/>
              <w:rPr>
                <w:del w:id="5609" w:author="Jinglin Sun" w:date="2024-07-25T14:02:40Z"/>
                <w:rFonts w:hint="eastAsia" w:ascii="楷体_GB2312" w:hAnsi="楷体_GB2312" w:eastAsia="楷体_GB2312" w:cs="楷体_GB2312"/>
                <w:sz w:val="24"/>
                <w:szCs w:val="24"/>
                <w:vertAlign w:val="baseline"/>
                <w:lang w:val="en-US" w:eastAsia="zh-CN"/>
                <w:rPrChange w:id="5610" w:author="Jinglin Sun" w:date="2024-05-06T09:55:09Z">
                  <w:rPr>
                    <w:del w:id="5611" w:author="Jinglin Sun" w:date="2024-07-25T14:02:40Z"/>
                    <w:rFonts w:hint="eastAsia" w:ascii="宋体" w:hAnsi="宋体" w:eastAsia="宋体" w:cs="宋体"/>
                    <w:sz w:val="21"/>
                    <w:szCs w:val="21"/>
                    <w:vertAlign w:val="baseline"/>
                    <w:lang w:val="en-US" w:eastAsia="zh-CN"/>
                  </w:rPr>
                </w:rPrChange>
              </w:rPr>
            </w:pPr>
          </w:p>
        </w:tc>
      </w:tr>
      <w:tr w14:paraId="1B622DAF">
        <w:trPr>
          <w:del w:id="5612" w:author="Jinglin Sun" w:date="2024-07-25T14:02:40Z"/>
        </w:trPr>
        <w:tc>
          <w:tcPr>
            <w:tcW w:w="410" w:type="pct"/>
            <w:vAlign w:val="center"/>
            <w:tcPrChange w:id="5614" w:author="Jinglin Sun" w:date="2024-05-06T09:56:19Z">
              <w:tcPr>
                <w:tcW w:w="778" w:type="dxa"/>
                <w:vAlign w:val="center"/>
              </w:tcPr>
            </w:tcPrChange>
          </w:tcPr>
          <w:p w14:paraId="5E3C8EDF">
            <w:pPr>
              <w:jc w:val="center"/>
              <w:rPr>
                <w:del w:id="5615" w:author="Jinglin Sun" w:date="2024-07-25T14:02:40Z"/>
                <w:rFonts w:hint="eastAsia" w:ascii="楷体_GB2312" w:hAnsi="楷体_GB2312" w:eastAsia="楷体_GB2312" w:cs="楷体_GB2312"/>
                <w:sz w:val="24"/>
                <w:szCs w:val="24"/>
                <w:vertAlign w:val="baseline"/>
                <w:lang w:val="en-US" w:eastAsia="zh-CN"/>
                <w:rPrChange w:id="5616" w:author="Jinglin Sun" w:date="2024-05-06T09:55:09Z">
                  <w:rPr>
                    <w:del w:id="5617" w:author="Jinglin Sun" w:date="2024-07-25T14:02:40Z"/>
                    <w:rFonts w:hint="eastAsia" w:ascii="宋体" w:hAnsi="宋体" w:eastAsia="宋体" w:cs="宋体"/>
                    <w:sz w:val="21"/>
                    <w:szCs w:val="21"/>
                    <w:vertAlign w:val="baseline"/>
                    <w:lang w:val="en-US" w:eastAsia="zh-CN"/>
                  </w:rPr>
                </w:rPrChange>
              </w:rPr>
            </w:pPr>
            <w:del w:id="5618" w:author="Jinglin Sun" w:date="2024-07-25T14:02:40Z">
              <w:r>
                <w:rPr>
                  <w:rFonts w:hint="eastAsia" w:ascii="楷体_GB2312" w:hAnsi="楷体_GB2312" w:eastAsia="楷体_GB2312" w:cs="楷体_GB2312"/>
                  <w:sz w:val="24"/>
                  <w:szCs w:val="24"/>
                  <w:vertAlign w:val="baseline"/>
                  <w:lang w:val="en-US" w:eastAsia="zh-CN"/>
                  <w:rPrChange w:id="5619" w:author="Jinglin Sun" w:date="2024-05-06T09:55:09Z">
                    <w:rPr>
                      <w:rFonts w:hint="eastAsia" w:ascii="宋体" w:hAnsi="宋体" w:eastAsia="宋体" w:cs="宋体"/>
                      <w:sz w:val="21"/>
                      <w:szCs w:val="21"/>
                      <w:vertAlign w:val="baseline"/>
                      <w:lang w:val="en-US" w:eastAsia="zh-CN"/>
                    </w:rPr>
                  </w:rPrChange>
                </w:rPr>
                <w:delText>2023</w:delText>
              </w:r>
            </w:del>
          </w:p>
        </w:tc>
        <w:tc>
          <w:tcPr>
            <w:tcW w:w="2190" w:type="pct"/>
            <w:vAlign w:val="center"/>
            <w:tcPrChange w:id="5620" w:author="Jinglin Sun" w:date="2024-05-06T09:56:19Z">
              <w:tcPr>
                <w:tcW w:w="2389" w:type="dxa"/>
                <w:vAlign w:val="center"/>
              </w:tcPr>
            </w:tcPrChange>
          </w:tcPr>
          <w:p w14:paraId="3544136E">
            <w:pPr>
              <w:jc w:val="center"/>
              <w:rPr>
                <w:del w:id="5621" w:author="Jinglin Sun" w:date="2024-07-25T14:02:40Z"/>
                <w:rFonts w:hint="eastAsia" w:ascii="楷体_GB2312" w:hAnsi="楷体_GB2312" w:eastAsia="楷体_GB2312" w:cs="楷体_GB2312"/>
                <w:sz w:val="24"/>
                <w:szCs w:val="24"/>
                <w:vertAlign w:val="baseline"/>
                <w:lang w:val="en-US" w:eastAsia="zh-CN"/>
                <w:rPrChange w:id="5622" w:author="Jinglin Sun" w:date="2024-05-06T09:55:09Z">
                  <w:rPr>
                    <w:del w:id="5623" w:author="Jinglin Sun" w:date="2024-07-25T14:02:40Z"/>
                    <w:rFonts w:hint="eastAsia" w:ascii="宋体" w:hAnsi="宋体" w:eastAsia="宋体" w:cs="宋体"/>
                    <w:sz w:val="21"/>
                    <w:szCs w:val="21"/>
                    <w:vertAlign w:val="baseline"/>
                    <w:lang w:val="en-US" w:eastAsia="zh-CN"/>
                  </w:rPr>
                </w:rPrChange>
              </w:rPr>
            </w:pPr>
            <w:del w:id="5624" w:author="Jinglin Sun" w:date="2024-07-25T14:02:40Z">
              <w:r>
                <w:rPr>
                  <w:rFonts w:hint="eastAsia" w:ascii="楷体_GB2312" w:hAnsi="楷体_GB2312" w:eastAsia="楷体_GB2312" w:cs="楷体_GB2312"/>
                  <w:sz w:val="24"/>
                  <w:szCs w:val="24"/>
                  <w:vertAlign w:val="baseline"/>
                  <w:lang w:val="en-US" w:eastAsia="zh-CN"/>
                  <w:rPrChange w:id="5625" w:author="Jinglin Sun" w:date="2024-05-06T09:55:09Z">
                    <w:rPr>
                      <w:rFonts w:hint="eastAsia" w:ascii="宋体" w:hAnsi="宋体" w:eastAsia="宋体" w:cs="宋体"/>
                      <w:sz w:val="21"/>
                      <w:szCs w:val="21"/>
                      <w:vertAlign w:val="baseline"/>
                      <w:lang w:val="en-US" w:eastAsia="zh-CN"/>
                    </w:rPr>
                  </w:rPrChange>
                </w:rPr>
                <w:delText>国家医保局</w:delText>
              </w:r>
            </w:del>
          </w:p>
        </w:tc>
        <w:tc>
          <w:tcPr>
            <w:tcW w:w="2398" w:type="pct"/>
            <w:vAlign w:val="center"/>
            <w:tcPrChange w:id="5626" w:author="Jinglin Sun" w:date="2024-05-06T09:56:19Z">
              <w:tcPr>
                <w:tcW w:w="4433" w:type="dxa"/>
                <w:vAlign w:val="center"/>
              </w:tcPr>
            </w:tcPrChange>
          </w:tcPr>
          <w:p w14:paraId="73810D75">
            <w:pPr>
              <w:jc w:val="center"/>
              <w:rPr>
                <w:del w:id="5627" w:author="Jinglin Sun" w:date="2024-07-25T14:02:40Z"/>
                <w:rFonts w:hint="eastAsia" w:ascii="楷体_GB2312" w:hAnsi="楷体_GB2312" w:eastAsia="楷体_GB2312" w:cs="楷体_GB2312"/>
                <w:sz w:val="24"/>
                <w:szCs w:val="24"/>
                <w:vertAlign w:val="baseline"/>
                <w:lang w:val="en-US" w:eastAsia="zh-CN"/>
                <w:rPrChange w:id="5628" w:author="Jinglin Sun" w:date="2024-05-06T09:55:09Z">
                  <w:rPr>
                    <w:del w:id="5629" w:author="Jinglin Sun" w:date="2024-07-25T14:02:40Z"/>
                    <w:rFonts w:hint="eastAsia" w:ascii="宋体" w:hAnsi="宋体" w:eastAsia="宋体" w:cs="宋体"/>
                    <w:sz w:val="21"/>
                    <w:szCs w:val="21"/>
                    <w:vertAlign w:val="baseline"/>
                    <w:lang w:val="en-US" w:eastAsia="zh-CN"/>
                  </w:rPr>
                </w:rPrChange>
              </w:rPr>
            </w:pPr>
            <w:del w:id="5630" w:author="Jinglin Sun" w:date="2024-07-25T14:02:40Z">
              <w:r>
                <w:rPr>
                  <w:rFonts w:hint="eastAsia" w:ascii="楷体_GB2312" w:hAnsi="楷体_GB2312" w:eastAsia="楷体_GB2312" w:cs="楷体_GB2312"/>
                  <w:sz w:val="24"/>
                  <w:szCs w:val="24"/>
                  <w:vertAlign w:val="baseline"/>
                  <w:lang w:val="en-US" w:eastAsia="zh-CN"/>
                  <w:rPrChange w:id="5631" w:author="Jinglin Sun" w:date="2024-05-06T09:55:09Z">
                    <w:rPr>
                      <w:rFonts w:hint="eastAsia" w:ascii="宋体" w:hAnsi="宋体" w:eastAsia="宋体" w:cs="宋体"/>
                      <w:sz w:val="21"/>
                      <w:szCs w:val="21"/>
                      <w:vertAlign w:val="baseline"/>
                      <w:lang w:val="en-US" w:eastAsia="zh-CN"/>
                    </w:rPr>
                  </w:rPrChange>
                </w:rPr>
                <w:delText>《非独家药品竞价规则》</w:delText>
              </w:r>
            </w:del>
          </w:p>
        </w:tc>
      </w:tr>
      <w:tr w14:paraId="3A19AD14">
        <w:trPr>
          <w:del w:id="5632" w:author="Jinglin Sun" w:date="2024-07-25T14:02:40Z"/>
        </w:trPr>
        <w:tc>
          <w:tcPr>
            <w:tcW w:w="410" w:type="pct"/>
            <w:vAlign w:val="center"/>
            <w:tcPrChange w:id="5634" w:author="Jinglin Sun" w:date="2024-05-06T09:56:19Z">
              <w:tcPr>
                <w:tcW w:w="778" w:type="dxa"/>
                <w:vAlign w:val="center"/>
              </w:tcPr>
            </w:tcPrChange>
          </w:tcPr>
          <w:p w14:paraId="17A91D9C">
            <w:pPr>
              <w:jc w:val="center"/>
              <w:rPr>
                <w:del w:id="5635" w:author="Jinglin Sun" w:date="2024-07-25T14:02:40Z"/>
                <w:rFonts w:hint="eastAsia" w:ascii="楷体_GB2312" w:hAnsi="楷体_GB2312" w:eastAsia="楷体_GB2312" w:cs="楷体_GB2312"/>
                <w:sz w:val="24"/>
                <w:szCs w:val="24"/>
                <w:vertAlign w:val="baseline"/>
                <w:lang w:val="en-US" w:eastAsia="zh-CN"/>
                <w:rPrChange w:id="5636" w:author="Jinglin Sun" w:date="2024-05-06T09:55:09Z">
                  <w:rPr>
                    <w:del w:id="5637" w:author="Jinglin Sun" w:date="2024-07-25T14:02:40Z"/>
                    <w:rFonts w:hint="default" w:ascii="宋体" w:hAnsi="宋体" w:eastAsia="宋体" w:cs="宋体"/>
                    <w:sz w:val="21"/>
                    <w:szCs w:val="21"/>
                    <w:vertAlign w:val="baseline"/>
                    <w:lang w:val="en-US" w:eastAsia="zh-CN"/>
                  </w:rPr>
                </w:rPrChange>
              </w:rPr>
            </w:pPr>
            <w:del w:id="5638" w:author="Jinglin Sun" w:date="2024-07-25T14:02:40Z">
              <w:r>
                <w:rPr>
                  <w:rFonts w:hint="eastAsia" w:ascii="楷体_GB2312" w:hAnsi="楷体_GB2312" w:eastAsia="楷体_GB2312" w:cs="楷体_GB2312"/>
                  <w:sz w:val="24"/>
                  <w:szCs w:val="24"/>
                  <w:vertAlign w:val="baseline"/>
                  <w:lang w:val="en-US" w:eastAsia="zh-CN"/>
                  <w:rPrChange w:id="5639" w:author="Jinglin Sun" w:date="2024-05-06T09:55:09Z">
                    <w:rPr>
                      <w:rFonts w:hint="eastAsia" w:ascii="宋体" w:hAnsi="宋体" w:cs="宋体"/>
                      <w:sz w:val="21"/>
                      <w:szCs w:val="21"/>
                      <w:vertAlign w:val="baseline"/>
                      <w:lang w:val="en-US" w:eastAsia="zh-CN"/>
                    </w:rPr>
                  </w:rPrChange>
                </w:rPr>
                <w:delText>2023</w:delText>
              </w:r>
            </w:del>
          </w:p>
        </w:tc>
        <w:tc>
          <w:tcPr>
            <w:tcW w:w="2190" w:type="pct"/>
            <w:vAlign w:val="center"/>
            <w:tcPrChange w:id="5640" w:author="Jinglin Sun" w:date="2024-05-06T09:56:19Z">
              <w:tcPr>
                <w:tcW w:w="2389" w:type="dxa"/>
                <w:vAlign w:val="center"/>
              </w:tcPr>
            </w:tcPrChange>
          </w:tcPr>
          <w:p w14:paraId="544FC62A">
            <w:pPr>
              <w:jc w:val="center"/>
              <w:rPr>
                <w:del w:id="5641" w:author="Jinglin Sun" w:date="2024-07-25T14:02:40Z"/>
                <w:rFonts w:hint="eastAsia" w:ascii="楷体_GB2312" w:hAnsi="楷体_GB2312" w:eastAsia="楷体_GB2312" w:cs="楷体_GB2312"/>
                <w:sz w:val="24"/>
                <w:szCs w:val="24"/>
                <w:vertAlign w:val="baseline"/>
                <w:lang w:val="en-US" w:eastAsia="zh-CN"/>
                <w:rPrChange w:id="5642" w:author="Jinglin Sun" w:date="2024-05-06T09:55:09Z">
                  <w:rPr>
                    <w:del w:id="5643" w:author="Jinglin Sun" w:date="2024-07-25T14:02:40Z"/>
                    <w:rFonts w:hint="eastAsia" w:ascii="宋体" w:hAnsi="宋体" w:eastAsia="宋体" w:cs="宋体"/>
                    <w:sz w:val="21"/>
                    <w:szCs w:val="21"/>
                    <w:vertAlign w:val="baseline"/>
                    <w:lang w:val="en-US" w:eastAsia="zh-CN"/>
                  </w:rPr>
                </w:rPrChange>
              </w:rPr>
            </w:pPr>
            <w:del w:id="5644" w:author="Jinglin Sun" w:date="2024-07-25T14:02:40Z">
              <w:r>
                <w:rPr>
                  <w:rFonts w:hint="eastAsia" w:ascii="楷体_GB2312" w:hAnsi="楷体_GB2312" w:eastAsia="楷体_GB2312" w:cs="楷体_GB2312"/>
                  <w:i w:val="0"/>
                  <w:iCs w:val="0"/>
                  <w:caps w:val="0"/>
                  <w:color w:val="000000"/>
                  <w:spacing w:val="0"/>
                  <w:sz w:val="24"/>
                  <w:szCs w:val="24"/>
                  <w:shd w:val="clear" w:fill="FFFFFF"/>
                  <w:rPrChange w:id="5645" w:author="Jinglin Sun" w:date="2024-05-06T09:55:09Z">
                    <w:rPr>
                      <w:rFonts w:ascii="微软雅黑" w:hAnsi="微软雅黑" w:eastAsia="微软雅黑" w:cs="微软雅黑"/>
                      <w:i w:val="0"/>
                      <w:iCs w:val="0"/>
                      <w:caps w:val="0"/>
                      <w:color w:val="000000"/>
                      <w:spacing w:val="0"/>
                      <w:sz w:val="24"/>
                      <w:szCs w:val="24"/>
                      <w:shd w:val="clear" w:fill="FFFFFF"/>
                    </w:rPr>
                  </w:rPrChange>
                </w:rPr>
                <w:delText>国家药监局药审中心</w:delText>
              </w:r>
            </w:del>
          </w:p>
        </w:tc>
        <w:tc>
          <w:tcPr>
            <w:tcW w:w="2398" w:type="pct"/>
            <w:vAlign w:val="center"/>
            <w:tcPrChange w:id="5646" w:author="Jinglin Sun" w:date="2024-05-06T09:56:19Z">
              <w:tcPr>
                <w:tcW w:w="4433" w:type="dxa"/>
                <w:vAlign w:val="center"/>
              </w:tcPr>
            </w:tcPrChange>
          </w:tcPr>
          <w:p w14:paraId="6322D259">
            <w:pPr>
              <w:jc w:val="center"/>
              <w:rPr>
                <w:del w:id="5647" w:author="Jinglin Sun" w:date="2024-07-25T14:02:40Z"/>
                <w:rFonts w:hint="eastAsia" w:ascii="楷体_GB2312" w:hAnsi="楷体_GB2312" w:eastAsia="楷体_GB2312" w:cs="楷体_GB2312"/>
                <w:sz w:val="24"/>
                <w:szCs w:val="24"/>
                <w:vertAlign w:val="baseline"/>
                <w:lang w:val="en-US" w:eastAsia="zh-CN"/>
                <w:rPrChange w:id="5648" w:author="Jinglin Sun" w:date="2024-05-06T09:55:09Z">
                  <w:rPr>
                    <w:del w:id="5649" w:author="Jinglin Sun" w:date="2024-07-25T14:02:40Z"/>
                    <w:rFonts w:hint="eastAsia" w:ascii="宋体" w:hAnsi="宋体" w:eastAsia="宋体" w:cs="宋体"/>
                    <w:sz w:val="21"/>
                    <w:szCs w:val="21"/>
                    <w:vertAlign w:val="baseline"/>
                    <w:lang w:val="en-US" w:eastAsia="zh-CN"/>
                  </w:rPr>
                </w:rPrChange>
              </w:rPr>
            </w:pPr>
            <w:del w:id="5650" w:author="Jinglin Sun" w:date="2024-07-25T14:02:40Z">
              <w:r>
                <w:rPr>
                  <w:rFonts w:hint="eastAsia" w:ascii="楷体_GB2312" w:hAnsi="楷体_GB2312" w:eastAsia="楷体_GB2312" w:cs="楷体_GB2312"/>
                  <w:sz w:val="24"/>
                  <w:szCs w:val="24"/>
                  <w:vertAlign w:val="baseline"/>
                  <w:lang w:val="en-US" w:eastAsia="zh-CN"/>
                  <w:rPrChange w:id="5651" w:author="Jinglin Sun" w:date="2024-05-06T09:55:09Z">
                    <w:rPr>
                      <w:rFonts w:hint="eastAsia" w:ascii="宋体" w:hAnsi="宋体" w:eastAsia="宋体" w:cs="宋体"/>
                      <w:sz w:val="21"/>
                      <w:szCs w:val="21"/>
                      <w:vertAlign w:val="baseline"/>
                      <w:lang w:val="en-US" w:eastAsia="zh-CN"/>
                    </w:rPr>
                  </w:rPrChange>
                </w:rPr>
                <w:delText>《药审中心加快创新药上市许可申请审评工作规范（试行）》</w:delText>
              </w:r>
            </w:del>
          </w:p>
        </w:tc>
      </w:tr>
    </w:tbl>
    <w:p w14:paraId="60485EF5">
      <w:pPr>
        <w:ind w:firstLine="0" w:firstLineChars="0"/>
        <w:jc w:val="center"/>
        <w:rPr>
          <w:del w:id="5652" w:author="Jinglin Sun" w:date="2024-07-25T14:01:58Z"/>
          <w:rFonts w:hint="eastAsia" w:eastAsia="仿宋_GB2312"/>
          <w:sz w:val="32"/>
          <w:szCs w:val="32"/>
          <w:lang w:val="en-US" w:eastAsia="zh-CN"/>
        </w:rPr>
      </w:pPr>
      <w:del w:id="5653" w:author="Jinglin Sun" w:date="2024-07-25T14:01:58Z">
        <w:r>
          <w:rPr>
            <w:rFonts w:hint="eastAsia" w:eastAsia="仿宋_GB2312"/>
            <w:sz w:val="32"/>
            <w:szCs w:val="32"/>
            <w:lang w:val="en-US" w:eastAsia="zh-CN"/>
          </w:rPr>
          <w:delText>附表  201</w:delText>
        </w:r>
      </w:del>
      <w:del w:id="5654" w:author="Jinglin Sun" w:date="2024-07-25T14:01:58Z">
        <w:r>
          <w:rPr>
            <w:rFonts w:hint="default" w:eastAsia="仿宋_GB2312"/>
            <w:sz w:val="32"/>
            <w:szCs w:val="32"/>
            <w:lang w:val="en-US" w:eastAsia="zh-CN"/>
          </w:rPr>
          <w:delText>9</w:delText>
        </w:r>
      </w:del>
      <w:del w:id="5655" w:author="Jinglin Sun" w:date="2024-07-25T14:01:58Z">
        <w:r>
          <w:rPr>
            <w:rFonts w:hint="eastAsia" w:eastAsia="仿宋_GB2312"/>
            <w:sz w:val="32"/>
            <w:szCs w:val="32"/>
            <w:lang w:val="en-US" w:eastAsia="zh-CN"/>
          </w:rPr>
          <w:delText>-2023中国生物医药行业相关政策</w:delText>
        </w:r>
      </w:del>
    </w:p>
    <w:p w14:paraId="63CD1B24">
      <w:pPr>
        <w:ind w:firstLine="640" w:firstLineChars="200"/>
        <w:jc w:val="center"/>
        <w:rPr>
          <w:rFonts w:hint="default" w:eastAsia="仿宋_GB2312"/>
          <w:sz w:val="32"/>
          <w:szCs w:val="32"/>
          <w:lang w:val="en-US" w:eastAsia="zh-CN"/>
        </w:rPr>
        <w:pPrChange w:id="5656" w:author="啊白" w:date="2024-04-29T10:58:56Z">
          <w:pPr>
            <w:ind w:firstLine="640" w:firstLineChars="200"/>
          </w:pPr>
        </w:pPrChange>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啊白" w:date="2024-04-28T14:19:43Z" w:initials="">
    <w:p w14:paraId="06D742E9">
      <w:pPr>
        <w:wordWrap w:val="0"/>
        <w:adjustRightInd w:val="0"/>
        <w:snapToGrid w:val="0"/>
        <w:spacing w:line="560" w:lineRule="exact"/>
        <w:ind w:firstLine="640" w:firstLineChars="200"/>
        <w:rPr>
          <w:rFonts w:hint="default" w:eastAsia="仿宋_GB2312"/>
          <w:sz w:val="32"/>
          <w:szCs w:val="32"/>
          <w:lang w:val="en-US" w:eastAsia="zh-CN"/>
        </w:rPr>
      </w:pPr>
      <w:r>
        <w:rPr>
          <w:rFonts w:hint="eastAsia" w:eastAsia="仿宋_GB2312"/>
          <w:sz w:val="32"/>
          <w:szCs w:val="32"/>
          <w:lang w:val="en-US" w:eastAsia="zh-CN"/>
        </w:rPr>
        <w:t>按照时间节点，画个图。</w:t>
      </w:r>
    </w:p>
    <w:p w14:paraId="41EF3C22">
      <w:pPr>
        <w:wordWrap w:val="0"/>
        <w:adjustRightInd w:val="0"/>
        <w:snapToGrid w:val="0"/>
        <w:spacing w:line="560" w:lineRule="exact"/>
        <w:ind w:firstLine="640" w:firstLineChars="200"/>
        <w:rPr>
          <w:rFonts w:hint="eastAsia" w:eastAsia="仿宋_GB2312"/>
          <w:sz w:val="32"/>
          <w:szCs w:val="32"/>
          <w:lang w:val="en-US" w:eastAsia="zh-CN"/>
        </w:rPr>
      </w:pPr>
    </w:p>
    <w:p w14:paraId="308304AB">
      <w:pPr>
        <w:wordWrap w:val="0"/>
        <w:adjustRightInd w:val="0"/>
        <w:snapToGrid w:val="0"/>
        <w:spacing w:line="560" w:lineRule="exact"/>
        <w:ind w:firstLine="640" w:firstLineChars="200"/>
        <w:rPr>
          <w:rFonts w:hint="eastAsia" w:eastAsia="仿宋_GB2312"/>
          <w:sz w:val="32"/>
          <w:szCs w:val="32"/>
          <w:lang w:val="en-US" w:eastAsia="zh-CN"/>
        </w:rPr>
      </w:pPr>
      <w:r>
        <w:rPr>
          <w:rFonts w:hint="eastAsia" w:eastAsia="仿宋_GB2312"/>
          <w:sz w:val="32"/>
          <w:szCs w:val="32"/>
          <w:lang w:val="en-US" w:eastAsia="zh-CN"/>
        </w:rPr>
        <w:t>按照不同环节，有针对性的分析政策</w:t>
      </w:r>
    </w:p>
    <w:p w14:paraId="4EC83F86">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EC83F8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仿宋_GB2312">
    <w:altName w:val="方正仿宋_GBK"/>
    <w:panose1 w:val="02010609030101010101"/>
    <w:charset w:val="86"/>
    <w:family w:val="modern"/>
    <w:pitch w:val="default"/>
    <w:sig w:usb0="00000000" w:usb1="00000000" w:usb2="00000000" w:usb3="00000000" w:csb0="00040000" w:csb1="00000000"/>
  </w:font>
  <w:font w:name="楷体_GB2312">
    <w:altName w:val="汉仪楷体简"/>
    <w:panose1 w:val="02010609030101010101"/>
    <w:charset w:val="86"/>
    <w:family w:val="modern"/>
    <w:pitch w:val="default"/>
    <w:sig w:usb0="00000000" w:usb1="00000000" w:usb2="00000000" w:usb3="00000000" w:csb0="00040000" w:csb1="00000000"/>
  </w:font>
  <w:font w:name="Microsoft YaHei UI">
    <w:altName w:val="苹方-简"/>
    <w:panose1 w:val="020B0503020204020204"/>
    <w:charset w:val="86"/>
    <w:family w:val="auto"/>
    <w:pitch w:val="default"/>
    <w:sig w:usb0="00000000" w:usb1="00000000" w:usb2="00000016" w:usb3="00000000" w:csb0="0004001F" w:csb1="00000000"/>
  </w:font>
  <w:font w:name="MicrosoftYaHei">
    <w:altName w:val="苹方-简"/>
    <w:panose1 w:val="00000000000000000000"/>
    <w:charset w:val="00"/>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Segoe UI">
    <w:altName w:val="苹方-简"/>
    <w:panose1 w:val="020B0502040204020203"/>
    <w:charset w:val="00"/>
    <w:family w:val="auto"/>
    <w:pitch w:val="default"/>
    <w:sig w:usb0="00000000" w:usb1="00000000" w:usb2="00000009" w:usb3="00000000" w:csb0="200001FF" w:csb1="00000000"/>
  </w:font>
  <w:font w:name="FZBSK--GBK1-0">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FC9FB"/>
    <w:multiLevelType w:val="singleLevel"/>
    <w:tmpl w:val="99EFC9FB"/>
    <w:lvl w:ilvl="0" w:tentative="0">
      <w:start w:val="2"/>
      <w:numFmt w:val="decimal"/>
      <w:suff w:val="nothing"/>
      <w:lvlText w:val="（%1）"/>
      <w:lvlJc w:val="left"/>
    </w:lvl>
  </w:abstractNum>
  <w:abstractNum w:abstractNumId="1">
    <w:nsid w:val="C8588606"/>
    <w:multiLevelType w:val="singleLevel"/>
    <w:tmpl w:val="C8588606"/>
    <w:lvl w:ilvl="0" w:tentative="0">
      <w:start w:val="3"/>
      <w:numFmt w:val="decimal"/>
      <w:suff w:val="nothing"/>
      <w:lvlText w:val="（%1）"/>
      <w:lvlJc w:val="left"/>
    </w:lvl>
  </w:abstractNum>
  <w:abstractNum w:abstractNumId="2">
    <w:nsid w:val="E72B0E27"/>
    <w:multiLevelType w:val="singleLevel"/>
    <w:tmpl w:val="E72B0E27"/>
    <w:lvl w:ilvl="0" w:tentative="0">
      <w:start w:val="2"/>
      <w:numFmt w:val="decimal"/>
      <w:lvlText w:val="%1."/>
      <w:lvlJc w:val="left"/>
      <w:pPr>
        <w:tabs>
          <w:tab w:val="left" w:pos="312"/>
        </w:tabs>
      </w:pPr>
    </w:lvl>
  </w:abstractNum>
  <w:abstractNum w:abstractNumId="3">
    <w:nsid w:val="3ECA1C77"/>
    <w:multiLevelType w:val="multilevel"/>
    <w:tmpl w:val="3ECA1C77"/>
    <w:lvl w:ilvl="0" w:tentative="0">
      <w:start w:val="4"/>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48351746"/>
    <w:multiLevelType w:val="singleLevel"/>
    <w:tmpl w:val="48351746"/>
    <w:lvl w:ilvl="0" w:tentative="0">
      <w:start w:val="2"/>
      <w:numFmt w:val="decimal"/>
      <w:suff w:val="nothing"/>
      <w:lvlText w:val="（%1）"/>
      <w:lvlJc w:val="left"/>
    </w:lvl>
  </w:abstractNum>
  <w:abstractNum w:abstractNumId="5">
    <w:nsid w:val="6696696C"/>
    <w:multiLevelType w:val="singleLevel"/>
    <w:tmpl w:val="6696696C"/>
    <w:lvl w:ilvl="0" w:tentative="0">
      <w:start w:val="3"/>
      <w:numFmt w:val="decimal"/>
      <w:suff w:val="nothing"/>
      <w:lvlText w:val="（%1）"/>
      <w:lvlJc w:val="left"/>
    </w:lvl>
  </w:abstractNum>
  <w:abstractNum w:abstractNumId="6">
    <w:nsid w:val="6EE05242"/>
    <w:multiLevelType w:val="multilevel"/>
    <w:tmpl w:val="6EE05242"/>
    <w:lvl w:ilvl="0" w:tentative="0">
      <w:start w:val="5"/>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4"/>
  </w:num>
  <w:num w:numId="3">
    <w:abstractNumId w:val="5"/>
  </w:num>
  <w:num w:numId="4">
    <w:abstractNumId w:val="0"/>
  </w:num>
  <w:num w:numId="5">
    <w:abstractNumId w:val="2"/>
  </w:num>
  <w:num w:numId="6">
    <w:abstractNumId w:val="1"/>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nglin Sun">
    <w15:presenceInfo w15:providerId="WPS Office" w15:userId="607468646"/>
  </w15:person>
  <w15:person w15:author="啊白">
    <w15:presenceInfo w15:providerId="WPS Office" w15:userId="343603388"/>
  </w15:person>
  <w15:person w15:author="W">
    <w15:presenceInfo w15:providerId="WPS Office" w15:userId="188642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Q2Yzk2NmI5MzE4ZGFjMDY1ZmQwYTRhOTNmZGZhMzUifQ=="/>
  </w:docVars>
  <w:rsids>
    <w:rsidRoot w:val="005F7075"/>
    <w:rsid w:val="005F7075"/>
    <w:rsid w:val="00CC480B"/>
    <w:rsid w:val="015E4AD6"/>
    <w:rsid w:val="01745305"/>
    <w:rsid w:val="023A109F"/>
    <w:rsid w:val="0256755B"/>
    <w:rsid w:val="034B1810"/>
    <w:rsid w:val="045A3333"/>
    <w:rsid w:val="04ED69DA"/>
    <w:rsid w:val="04EE7F1F"/>
    <w:rsid w:val="0A5E62E4"/>
    <w:rsid w:val="0B7F5D75"/>
    <w:rsid w:val="0C836FDA"/>
    <w:rsid w:val="0CAF4438"/>
    <w:rsid w:val="0D1118F0"/>
    <w:rsid w:val="0D67410D"/>
    <w:rsid w:val="0E820056"/>
    <w:rsid w:val="107C0AD5"/>
    <w:rsid w:val="10E2698F"/>
    <w:rsid w:val="11186A50"/>
    <w:rsid w:val="12046FD4"/>
    <w:rsid w:val="13076D7C"/>
    <w:rsid w:val="13961EAE"/>
    <w:rsid w:val="14277677"/>
    <w:rsid w:val="14B051F1"/>
    <w:rsid w:val="14B706BB"/>
    <w:rsid w:val="158C1F5C"/>
    <w:rsid w:val="163836F0"/>
    <w:rsid w:val="16EA49EA"/>
    <w:rsid w:val="178C784F"/>
    <w:rsid w:val="18034943"/>
    <w:rsid w:val="18140228"/>
    <w:rsid w:val="187327BD"/>
    <w:rsid w:val="19F24A32"/>
    <w:rsid w:val="19F618F8"/>
    <w:rsid w:val="1A930EF5"/>
    <w:rsid w:val="1AE67F2F"/>
    <w:rsid w:val="1B593EEC"/>
    <w:rsid w:val="1B635AC1"/>
    <w:rsid w:val="1B9A62B3"/>
    <w:rsid w:val="1CF41E4E"/>
    <w:rsid w:val="1D70551D"/>
    <w:rsid w:val="1DF93765"/>
    <w:rsid w:val="1F6966C8"/>
    <w:rsid w:val="1FEC17D3"/>
    <w:rsid w:val="20CD20C6"/>
    <w:rsid w:val="21831B09"/>
    <w:rsid w:val="239D7832"/>
    <w:rsid w:val="23A3495E"/>
    <w:rsid w:val="23AD1A62"/>
    <w:rsid w:val="24724271"/>
    <w:rsid w:val="25010871"/>
    <w:rsid w:val="256718FC"/>
    <w:rsid w:val="265D14BE"/>
    <w:rsid w:val="27255644"/>
    <w:rsid w:val="277125BE"/>
    <w:rsid w:val="279F35CF"/>
    <w:rsid w:val="296323DA"/>
    <w:rsid w:val="2B146082"/>
    <w:rsid w:val="2B6F32B8"/>
    <w:rsid w:val="2CDF446E"/>
    <w:rsid w:val="2CF27CFD"/>
    <w:rsid w:val="2E3D1E67"/>
    <w:rsid w:val="2F3A5EC0"/>
    <w:rsid w:val="300F506A"/>
    <w:rsid w:val="305F1B4D"/>
    <w:rsid w:val="30BD6874"/>
    <w:rsid w:val="32D86AF0"/>
    <w:rsid w:val="350D601C"/>
    <w:rsid w:val="35BF6BEA"/>
    <w:rsid w:val="360D5BA8"/>
    <w:rsid w:val="38D62BC9"/>
    <w:rsid w:val="39335CDF"/>
    <w:rsid w:val="3A3F4ABC"/>
    <w:rsid w:val="3A8521B0"/>
    <w:rsid w:val="3B007A89"/>
    <w:rsid w:val="3B9654A5"/>
    <w:rsid w:val="3D2832C7"/>
    <w:rsid w:val="3FFEF4A7"/>
    <w:rsid w:val="40065DB7"/>
    <w:rsid w:val="40743EA6"/>
    <w:rsid w:val="41016309"/>
    <w:rsid w:val="41FE2782"/>
    <w:rsid w:val="42115487"/>
    <w:rsid w:val="421B33FA"/>
    <w:rsid w:val="422449A5"/>
    <w:rsid w:val="422C1AAB"/>
    <w:rsid w:val="429733C9"/>
    <w:rsid w:val="449D0A3E"/>
    <w:rsid w:val="44E421C9"/>
    <w:rsid w:val="44F93EC7"/>
    <w:rsid w:val="45372380"/>
    <w:rsid w:val="455F7AA2"/>
    <w:rsid w:val="46EE4CDC"/>
    <w:rsid w:val="47406492"/>
    <w:rsid w:val="4A614B0C"/>
    <w:rsid w:val="4AAC3789"/>
    <w:rsid w:val="514129E4"/>
    <w:rsid w:val="515B1A65"/>
    <w:rsid w:val="51EE6435"/>
    <w:rsid w:val="53524DB7"/>
    <w:rsid w:val="53B35A11"/>
    <w:rsid w:val="55D911AB"/>
    <w:rsid w:val="568A2F94"/>
    <w:rsid w:val="56A93273"/>
    <w:rsid w:val="587F072F"/>
    <w:rsid w:val="588519C0"/>
    <w:rsid w:val="599B5F3D"/>
    <w:rsid w:val="5A481574"/>
    <w:rsid w:val="5B8027F4"/>
    <w:rsid w:val="5B8B4235"/>
    <w:rsid w:val="5B9B5880"/>
    <w:rsid w:val="5C8E37F6"/>
    <w:rsid w:val="5CC77926"/>
    <w:rsid w:val="5DA67DC5"/>
    <w:rsid w:val="60AC408B"/>
    <w:rsid w:val="60B56662"/>
    <w:rsid w:val="60FB0B6F"/>
    <w:rsid w:val="60FD0443"/>
    <w:rsid w:val="61D03DA9"/>
    <w:rsid w:val="6256605D"/>
    <w:rsid w:val="63D7141F"/>
    <w:rsid w:val="65A32C24"/>
    <w:rsid w:val="65B0017A"/>
    <w:rsid w:val="6650370B"/>
    <w:rsid w:val="67CA6FAC"/>
    <w:rsid w:val="681F3395"/>
    <w:rsid w:val="68444BA9"/>
    <w:rsid w:val="687234C5"/>
    <w:rsid w:val="68906041"/>
    <w:rsid w:val="6AFB1E97"/>
    <w:rsid w:val="6B016D82"/>
    <w:rsid w:val="6B712159"/>
    <w:rsid w:val="6CA9147F"/>
    <w:rsid w:val="6CDE7CD4"/>
    <w:rsid w:val="6CF43042"/>
    <w:rsid w:val="6D765805"/>
    <w:rsid w:val="70A408DB"/>
    <w:rsid w:val="70A83187"/>
    <w:rsid w:val="70BC3E77"/>
    <w:rsid w:val="719B36A0"/>
    <w:rsid w:val="725B5337"/>
    <w:rsid w:val="72822E9E"/>
    <w:rsid w:val="73B02D02"/>
    <w:rsid w:val="74E03EAC"/>
    <w:rsid w:val="754D7793"/>
    <w:rsid w:val="780A196C"/>
    <w:rsid w:val="79144124"/>
    <w:rsid w:val="79A33E26"/>
    <w:rsid w:val="79C67B14"/>
    <w:rsid w:val="7B007056"/>
    <w:rsid w:val="7BA07EF1"/>
    <w:rsid w:val="7C372603"/>
    <w:rsid w:val="7EDC3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4"/>
      <w:szCs w:val="24"/>
      <w:lang w:val="en-US" w:eastAsia="zh-CN" w:bidi="ar-SA"/>
      <w14:ligatures w14:val="none"/>
    </w:rPr>
  </w:style>
  <w:style w:type="paragraph" w:styleId="2">
    <w:name w:val="heading 1"/>
    <w:basedOn w:val="1"/>
    <w:next w:val="1"/>
    <w:autoRedefine/>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3"/>
    <w:autoRedefine/>
    <w:unhideWhenUsed/>
    <w:qFormat/>
    <w:uiPriority w:val="9"/>
    <w:pPr>
      <w:keepNext/>
      <w:keepLines/>
      <w:spacing w:line="360" w:lineRule="auto"/>
      <w:outlineLvl w:val="1"/>
    </w:pPr>
    <w:rPr>
      <w:rFonts w:ascii="Cambria" w:hAnsi="Cambria" w:cs="宋体"/>
      <w:b/>
      <w:bCs/>
      <w:sz w:val="28"/>
      <w:szCs w:val="32"/>
    </w:rPr>
  </w:style>
  <w:style w:type="paragraph" w:styleId="4">
    <w:name w:val="heading 3"/>
    <w:basedOn w:val="1"/>
    <w:next w:val="1"/>
    <w:link w:val="16"/>
    <w:autoRedefine/>
    <w:unhideWhenUsed/>
    <w:qFormat/>
    <w:uiPriority w:val="9"/>
    <w:pPr>
      <w:keepNext/>
      <w:keepLines/>
      <w:spacing w:line="360" w:lineRule="auto"/>
      <w:outlineLvl w:val="2"/>
    </w:pPr>
    <w:rPr>
      <w:rFonts w:ascii="Calibri" w:hAnsi="Calibri" w:cs="Calibri"/>
      <w:b/>
      <w:bCs/>
      <w:szCs w:val="32"/>
    </w:rPr>
  </w:style>
  <w:style w:type="paragraph" w:styleId="5">
    <w:name w:val="heading 4"/>
    <w:basedOn w:val="1"/>
    <w:next w:val="1"/>
    <w:link w:val="15"/>
    <w:autoRedefine/>
    <w:unhideWhenUsed/>
    <w:qFormat/>
    <w:uiPriority w:val="9"/>
    <w:pPr>
      <w:keepNext/>
      <w:keepLines/>
      <w:wordWrap w:val="0"/>
      <w:spacing w:line="560" w:lineRule="exact"/>
      <w:outlineLvl w:val="3"/>
    </w:pPr>
    <w:rPr>
      <w:rFonts w:ascii="黑体" w:hAnsi="黑体" w:eastAsia="黑体"/>
      <w:sz w:val="32"/>
      <w:szCs w:val="32"/>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semiHidden/>
    <w:unhideWhenUsed/>
    <w:qFormat/>
    <w:uiPriority w:val="99"/>
    <w:pPr>
      <w:jc w:val="left"/>
    </w:pPr>
  </w:style>
  <w:style w:type="paragraph" w:styleId="7">
    <w:name w:val="Normal (Web)"/>
    <w:basedOn w:val="1"/>
    <w:autoRedefine/>
    <w:qFormat/>
    <w:uiPriority w:val="99"/>
    <w:pPr>
      <w:widowControl/>
      <w:spacing w:before="100" w:beforeAutospacing="1" w:after="100" w:afterAutospacing="1"/>
      <w:jc w:val="left"/>
    </w:pPr>
    <w:rPr>
      <w:rFonts w:ascii="宋体" w:hAnsi="宋体" w:cs="宋体"/>
      <w:kern w:val="0"/>
    </w:rPr>
  </w:style>
  <w:style w:type="table" w:styleId="9">
    <w:name w:val="Table Grid"/>
    <w:basedOn w:val="8"/>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autoRedefine/>
    <w:qFormat/>
    <w:uiPriority w:val="22"/>
    <w:rPr>
      <w:b/>
    </w:rPr>
  </w:style>
  <w:style w:type="character" w:styleId="12">
    <w:name w:val="Hyperlink"/>
    <w:basedOn w:val="10"/>
    <w:autoRedefine/>
    <w:semiHidden/>
    <w:unhideWhenUsed/>
    <w:qFormat/>
    <w:uiPriority w:val="99"/>
    <w:rPr>
      <w:color w:val="0000FF"/>
      <w:u w:val="single"/>
    </w:rPr>
  </w:style>
  <w:style w:type="character" w:customStyle="1" w:styleId="13">
    <w:name w:val="标题 2 字符"/>
    <w:basedOn w:val="10"/>
    <w:link w:val="3"/>
    <w:autoRedefine/>
    <w:qFormat/>
    <w:uiPriority w:val="9"/>
    <w:rPr>
      <w:rFonts w:ascii="Cambria" w:hAnsi="Cambria" w:eastAsia="宋体" w:cs="宋体"/>
      <w:b/>
      <w:bCs/>
      <w:sz w:val="28"/>
      <w:szCs w:val="32"/>
      <w14:ligatures w14:val="none"/>
    </w:rPr>
  </w:style>
  <w:style w:type="character" w:customStyle="1" w:styleId="14">
    <w:name w:val="标题 3 字符"/>
    <w:basedOn w:val="10"/>
    <w:autoRedefine/>
    <w:semiHidden/>
    <w:qFormat/>
    <w:uiPriority w:val="9"/>
    <w:rPr>
      <w:rFonts w:ascii="Times New Roman" w:hAnsi="Times New Roman" w:eastAsia="宋体" w:cs="Times New Roman"/>
      <w:b/>
      <w:bCs/>
      <w:sz w:val="32"/>
      <w:szCs w:val="32"/>
      <w14:ligatures w14:val="none"/>
    </w:rPr>
  </w:style>
  <w:style w:type="character" w:customStyle="1" w:styleId="15">
    <w:name w:val="标题 4 字符"/>
    <w:basedOn w:val="10"/>
    <w:link w:val="5"/>
    <w:autoRedefine/>
    <w:qFormat/>
    <w:uiPriority w:val="9"/>
    <w:rPr>
      <w:rFonts w:ascii="黑体" w:hAnsi="黑体" w:eastAsia="黑体" w:cs="Times New Roman"/>
      <w:sz w:val="32"/>
      <w:szCs w:val="32"/>
      <w14:ligatures w14:val="none"/>
    </w:rPr>
  </w:style>
  <w:style w:type="character" w:customStyle="1" w:styleId="16">
    <w:name w:val="标题 3 字符1"/>
    <w:link w:val="4"/>
    <w:autoRedefine/>
    <w:qFormat/>
    <w:uiPriority w:val="9"/>
    <w:rPr>
      <w:rFonts w:ascii="Calibri" w:hAnsi="Calibri" w:eastAsia="宋体" w:cs="Calibri"/>
      <w:b/>
      <w:bCs/>
      <w:sz w:val="24"/>
      <w:szCs w:val="32"/>
      <w14:ligatures w14:val="none"/>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4769</Words>
  <Characters>5011</Characters>
  <Lines>204</Lines>
  <Paragraphs>57</Paragraphs>
  <TotalTime>2866</TotalTime>
  <ScaleCrop>false</ScaleCrop>
  <LinksUpToDate>false</LinksUpToDate>
  <CharactersWithSpaces>5012</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2024-04-08T09:37:00Z</dcterms:created>
  <dc:creator>xiaojiong wang</dc:creator>
  <cp:lastModifiedBy>W</cp:lastModifiedBy>
  <dcterms:modified xsi:type="dcterms:W3CDTF">2025-03-02T21:07:01Z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DEAA734B87FDCA55F557C467348057DD_43</vt:lpwstr>
  </property>
</Properties>
</file>