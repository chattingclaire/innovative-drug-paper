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239F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643" w:firstLineChars="200"/>
        <w:jc w:val="left"/>
        <w:textAlignment w:val="auto"/>
        <w:outlineLvl w:val="0"/>
        <w:rPr>
          <w:rFonts w:hint="eastAsia" w:ascii="仿宋_GB2312" w:hAnsi="仿宋_GB2312" w:eastAsia="仿宋_GB2312" w:cs="仿宋_GB2312"/>
          <w:b/>
          <w:bCs/>
          <w:sz w:val="28"/>
          <w:szCs w:val="28"/>
        </w:rPr>
      </w:pPr>
      <w:bookmarkStart w:id="0" w:name="_GoBack"/>
      <w:bookmarkEnd w:id="0"/>
      <w:r>
        <w:rPr>
          <w:rFonts w:hint="eastAsia" w:ascii="仿宋_GB2312" w:hAnsi="仿宋_GB2312" w:eastAsia="仿宋_GB2312" w:cs="仿宋_GB2312"/>
          <w:b/>
          <w:bCs/>
          <w:color w:val="0E0E0E"/>
          <w:kern w:val="0"/>
          <w:sz w:val="32"/>
          <w:szCs w:val="32"/>
          <w:lang w:val="en-US" w:eastAsia="zh-CN" w:bidi="ar"/>
        </w:rPr>
        <w:t>二、当前创新药评价存在问题及原因研究</w:t>
      </w:r>
    </w:p>
    <w:p w14:paraId="4228ECDF">
      <w:pPr>
        <w:pStyle w:val="11"/>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1"/>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lang w:val="en-US" w:eastAsia="zh-CN"/>
        </w:rPr>
        <w:t>一</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创新药医保管理政策</w:t>
      </w:r>
      <w:r>
        <w:rPr>
          <w:rFonts w:hint="eastAsia" w:ascii="仿宋_GB2312" w:hAnsi="仿宋_GB2312" w:eastAsia="仿宋_GB2312" w:cs="仿宋_GB2312"/>
          <w:b/>
          <w:bCs/>
          <w:sz w:val="32"/>
          <w:szCs w:val="32"/>
          <w:lang w:val="en-US" w:eastAsia="zh-CN"/>
        </w:rPr>
        <w:t>研究</w:t>
      </w:r>
    </w:p>
    <w:p w14:paraId="64C85435">
      <w:pPr>
        <w:pStyle w:val="14"/>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Style w:val="9"/>
          <w:rFonts w:hint="eastAsia" w:ascii="仿宋_GB2312" w:hAnsi="仿宋_GB2312" w:eastAsia="仿宋_GB2312" w:cs="仿宋_GB2312"/>
          <w:b/>
          <w:bCs/>
          <w:sz w:val="32"/>
          <w:szCs w:val="32"/>
        </w:rPr>
        <w:t xml:space="preserve"> </w:t>
      </w:r>
      <w:r>
        <w:rPr>
          <w:rStyle w:val="9"/>
          <w:rFonts w:hint="eastAsia" w:ascii="仿宋_GB2312" w:hAnsi="仿宋_GB2312" w:eastAsia="仿宋_GB2312" w:cs="仿宋_GB2312"/>
          <w:b/>
          <w:bCs/>
          <w:sz w:val="32"/>
          <w:szCs w:val="32"/>
          <w:lang w:val="en-US" w:eastAsia="zh-CN"/>
        </w:rPr>
        <w:t>主要</w:t>
      </w:r>
      <w:r>
        <w:rPr>
          <w:rStyle w:val="13"/>
          <w:rFonts w:hint="eastAsia" w:ascii="仿宋_GB2312" w:hAnsi="仿宋_GB2312" w:eastAsia="仿宋_GB2312" w:cs="仿宋_GB2312"/>
          <w:b/>
          <w:bCs/>
          <w:sz w:val="32"/>
          <w:szCs w:val="32"/>
        </w:rPr>
        <w:t>政策梳理</w:t>
      </w:r>
    </w:p>
    <w:p w14:paraId="2D5ED1FB">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rPr>
          <w:ins w:id="0" w:author="Jinglin Sun" w:date="2025-02-21T09:13:37Z"/>
          <w:rFonts w:hint="eastAsia" w:ascii="仿宋_GB2312" w:hAnsi="仿宋_GB2312" w:eastAsia="仿宋_GB2312" w:cs="仿宋_GB2312"/>
          <w:sz w:val="32"/>
          <w:szCs w:val="32"/>
          <w:lang w:val="en-US" w:eastAsia="zh-CN"/>
        </w:rPr>
      </w:pPr>
      <w:ins w:id="1" w:author="Jinglin Sun" w:date="2025-02-21T09:13:15Z">
        <w:r>
          <w:rPr>
            <w:rFonts w:hint="eastAsia" w:ascii="仿宋_GB2312" w:hAnsi="仿宋_GB2312" w:eastAsia="仿宋_GB2312" w:cs="仿宋_GB2312"/>
            <w:sz w:val="32"/>
            <w:szCs w:val="32"/>
            <w:lang w:val="en-US" w:eastAsia="zh-CN"/>
          </w:rPr>
          <w:t>1</w:t>
        </w:r>
      </w:ins>
      <w:ins w:id="2" w:author="Jinglin Sun" w:date="2025-02-21T09:13:16Z">
        <w:r>
          <w:rPr>
            <w:rFonts w:hint="eastAsia" w:ascii="仿宋_GB2312" w:hAnsi="仿宋_GB2312" w:eastAsia="仿宋_GB2312" w:cs="仿宋_GB2312"/>
            <w:sz w:val="32"/>
            <w:szCs w:val="32"/>
            <w:lang w:val="en-US" w:eastAsia="zh-CN"/>
          </w:rPr>
          <w:t>.1</w:t>
        </w:r>
      </w:ins>
      <w:ins w:id="3" w:author="Jinglin Sun" w:date="2025-02-21T09:13:21Z">
        <w:r>
          <w:rPr>
            <w:rFonts w:hint="eastAsia" w:ascii="仿宋_GB2312" w:hAnsi="仿宋_GB2312" w:eastAsia="仿宋_GB2312" w:cs="仿宋_GB2312"/>
            <w:sz w:val="32"/>
            <w:szCs w:val="32"/>
            <w:lang w:val="en-US" w:eastAsia="zh-CN"/>
          </w:rPr>
          <w:t>国家</w:t>
        </w:r>
      </w:ins>
      <w:ins w:id="4" w:author="Jinglin Sun" w:date="2025-02-21T09:13:22Z">
        <w:r>
          <w:rPr>
            <w:rFonts w:hint="eastAsia" w:ascii="仿宋_GB2312" w:hAnsi="仿宋_GB2312" w:eastAsia="仿宋_GB2312" w:cs="仿宋_GB2312"/>
            <w:sz w:val="32"/>
            <w:szCs w:val="32"/>
            <w:lang w:val="en-US" w:eastAsia="zh-CN"/>
          </w:rPr>
          <w:t>层面</w:t>
        </w:r>
      </w:ins>
      <w:ins w:id="5" w:author="Jinglin Sun" w:date="2025-02-21T09:13:24Z">
        <w:r>
          <w:rPr>
            <w:rFonts w:hint="eastAsia" w:ascii="仿宋_GB2312" w:hAnsi="仿宋_GB2312" w:eastAsia="仿宋_GB2312" w:cs="仿宋_GB2312"/>
            <w:sz w:val="32"/>
            <w:szCs w:val="32"/>
            <w:lang w:val="en-US" w:eastAsia="zh-CN"/>
          </w:rPr>
          <w:t>政策</w:t>
        </w:r>
      </w:ins>
      <w:ins w:id="6" w:author="Jinglin Sun" w:date="2025-02-21T09:13:25Z">
        <w:r>
          <w:rPr>
            <w:rFonts w:hint="eastAsia" w:ascii="仿宋_GB2312" w:hAnsi="仿宋_GB2312" w:eastAsia="仿宋_GB2312" w:cs="仿宋_GB2312"/>
            <w:sz w:val="32"/>
            <w:szCs w:val="32"/>
            <w:lang w:val="en-US" w:eastAsia="zh-CN"/>
          </w:rPr>
          <w:t>梳理</w:t>
        </w:r>
      </w:ins>
    </w:p>
    <w:p w14:paraId="56A44077">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b/>
          <w:bCs/>
          <w:sz w:val="32"/>
          <w:szCs w:val="32"/>
          <w:lang w:val="en-US" w:eastAsia="zh-CN"/>
        </w:rPr>
      </w:pPr>
      <w:ins w:id="7" w:author="Jinglin Sun" w:date="2025-02-21T09:13:41Z">
        <w:r>
          <w:rPr>
            <w:rFonts w:hint="eastAsia" w:ascii="仿宋_GB2312" w:hAnsi="仿宋_GB2312" w:eastAsia="仿宋_GB2312" w:cs="仿宋_GB2312"/>
            <w:sz w:val="32"/>
            <w:szCs w:val="32"/>
            <w:lang w:val="en-US" w:eastAsia="zh-CN"/>
          </w:rPr>
          <w:t>如</w:t>
        </w:r>
      </w:ins>
      <w:ins w:id="8" w:author="Jinglin Sun" w:date="2025-02-21T09:13:44Z">
        <w:r>
          <w:rPr>
            <w:rFonts w:hint="eastAsia" w:ascii="仿宋_GB2312" w:hAnsi="仿宋_GB2312" w:eastAsia="仿宋_GB2312" w:cs="仿宋_GB2312"/>
            <w:sz w:val="32"/>
            <w:szCs w:val="32"/>
            <w:lang w:val="en-US" w:eastAsia="zh-CN"/>
          </w:rPr>
          <w:t>《</w:t>
        </w:r>
      </w:ins>
      <w:ins w:id="9" w:author="Jinglin Sun" w:date="2025-02-21T09:13:45Z">
        <w:r>
          <w:rPr>
            <w:rFonts w:hint="eastAsia" w:ascii="仿宋_GB2312" w:hAnsi="仿宋_GB2312" w:eastAsia="仿宋_GB2312" w:cs="仿宋_GB2312"/>
            <w:sz w:val="32"/>
            <w:szCs w:val="32"/>
            <w:lang w:val="en-US" w:eastAsia="zh-CN"/>
          </w:rPr>
          <w:t>国家</w:t>
        </w:r>
      </w:ins>
      <w:ins w:id="10" w:author="Jinglin Sun" w:date="2025-02-21T09:13:51Z">
        <w:r>
          <w:rPr>
            <w:rFonts w:hint="eastAsia" w:ascii="仿宋_GB2312" w:hAnsi="仿宋_GB2312" w:eastAsia="仿宋_GB2312" w:cs="仿宋_GB2312"/>
            <w:sz w:val="32"/>
            <w:szCs w:val="32"/>
            <w:lang w:val="en-US" w:eastAsia="zh-CN"/>
          </w:rPr>
          <w:t>医保</w:t>
        </w:r>
      </w:ins>
      <w:ins w:id="11" w:author="Jinglin Sun" w:date="2025-02-21T09:13:53Z">
        <w:r>
          <w:rPr>
            <w:rFonts w:hint="eastAsia" w:ascii="仿宋_GB2312" w:hAnsi="仿宋_GB2312" w:eastAsia="仿宋_GB2312" w:cs="仿宋_GB2312"/>
            <w:sz w:val="32"/>
            <w:szCs w:val="32"/>
            <w:lang w:val="en-US" w:eastAsia="zh-CN"/>
          </w:rPr>
          <w:t>药品</w:t>
        </w:r>
      </w:ins>
      <w:ins w:id="12" w:author="Jinglin Sun" w:date="2025-02-21T09:13:57Z">
        <w:r>
          <w:rPr>
            <w:rFonts w:hint="eastAsia" w:ascii="仿宋_GB2312" w:hAnsi="仿宋_GB2312" w:eastAsia="仿宋_GB2312" w:cs="仿宋_GB2312"/>
            <w:sz w:val="32"/>
            <w:szCs w:val="32"/>
            <w:lang w:val="en-US" w:eastAsia="zh-CN"/>
          </w:rPr>
          <w:t>目录</w:t>
        </w:r>
      </w:ins>
      <w:ins w:id="13" w:author="Jinglin Sun" w:date="2025-02-21T09:13:59Z">
        <w:r>
          <w:rPr>
            <w:rFonts w:hint="eastAsia" w:ascii="仿宋_GB2312" w:hAnsi="仿宋_GB2312" w:eastAsia="仿宋_GB2312" w:cs="仿宋_GB2312"/>
            <w:sz w:val="32"/>
            <w:szCs w:val="32"/>
            <w:lang w:val="en-US" w:eastAsia="zh-CN"/>
          </w:rPr>
          <w:t>调整</w:t>
        </w:r>
      </w:ins>
      <w:ins w:id="14" w:author="Jinglin Sun" w:date="2025-02-21T09:14:00Z">
        <w:r>
          <w:rPr>
            <w:rFonts w:hint="eastAsia" w:ascii="仿宋_GB2312" w:hAnsi="仿宋_GB2312" w:eastAsia="仿宋_GB2312" w:cs="仿宋_GB2312"/>
            <w:sz w:val="32"/>
            <w:szCs w:val="32"/>
            <w:lang w:val="en-US" w:eastAsia="zh-CN"/>
          </w:rPr>
          <w:t>方案</w:t>
        </w:r>
      </w:ins>
      <w:ins w:id="15" w:author="Jinglin Sun" w:date="2025-02-21T09:13:44Z">
        <w:r>
          <w:rPr>
            <w:rFonts w:hint="eastAsia" w:ascii="仿宋_GB2312" w:hAnsi="仿宋_GB2312" w:eastAsia="仿宋_GB2312" w:cs="仿宋_GB2312"/>
            <w:sz w:val="32"/>
            <w:szCs w:val="32"/>
            <w:lang w:val="en-US" w:eastAsia="zh-CN"/>
          </w:rPr>
          <w:t>》</w:t>
        </w:r>
      </w:ins>
      <w:ins w:id="16" w:author="Jinglin Sun" w:date="2025-02-21T09:14:02Z">
        <w:r>
          <w:rPr>
            <w:rFonts w:hint="eastAsia" w:ascii="仿宋_GB2312" w:hAnsi="仿宋_GB2312" w:eastAsia="仿宋_GB2312" w:cs="仿宋_GB2312"/>
            <w:sz w:val="32"/>
            <w:szCs w:val="32"/>
            <w:lang w:val="en-US" w:eastAsia="zh-CN"/>
          </w:rPr>
          <w:t>、</w:t>
        </w:r>
      </w:ins>
      <w:ins w:id="17" w:author="Jinglin Sun" w:date="2025-02-21T09:14:07Z">
        <w:r>
          <w:rPr>
            <w:rFonts w:hint="eastAsia" w:ascii="仿宋_GB2312" w:hAnsi="仿宋_GB2312" w:eastAsia="仿宋_GB2312" w:cs="仿宋_GB2312"/>
            <w:sz w:val="32"/>
            <w:szCs w:val="32"/>
            <w:lang w:val="en-US" w:eastAsia="zh-CN"/>
          </w:rPr>
          <w:t>《</w:t>
        </w:r>
      </w:ins>
      <w:ins w:id="18" w:author="Jinglin Sun" w:date="2025-02-21T09:14:11Z">
        <w:r>
          <w:rPr>
            <w:rFonts w:hint="eastAsia" w:ascii="仿宋_GB2312" w:hAnsi="仿宋_GB2312" w:eastAsia="仿宋_GB2312" w:cs="仿宋_GB2312"/>
            <w:sz w:val="32"/>
            <w:szCs w:val="32"/>
            <w:lang w:val="en-US" w:eastAsia="zh-CN"/>
          </w:rPr>
          <w:t>谈判</w:t>
        </w:r>
      </w:ins>
      <w:ins w:id="19" w:author="Jinglin Sun" w:date="2025-02-21T09:14:20Z">
        <w:r>
          <w:rPr>
            <w:rFonts w:hint="eastAsia" w:ascii="仿宋_GB2312" w:hAnsi="仿宋_GB2312" w:eastAsia="仿宋_GB2312" w:cs="仿宋_GB2312"/>
            <w:sz w:val="32"/>
            <w:szCs w:val="32"/>
            <w:lang w:val="en-US" w:eastAsia="zh-CN"/>
          </w:rPr>
          <w:t>药品</w:t>
        </w:r>
      </w:ins>
      <w:ins w:id="20" w:author="Jinglin Sun" w:date="2025-02-21T09:14:25Z">
        <w:r>
          <w:rPr>
            <w:rFonts w:hint="eastAsia" w:ascii="仿宋_GB2312" w:hAnsi="仿宋_GB2312" w:eastAsia="仿宋_GB2312" w:cs="仿宋_GB2312"/>
            <w:sz w:val="32"/>
            <w:szCs w:val="32"/>
            <w:lang w:val="en-US" w:eastAsia="zh-CN"/>
          </w:rPr>
          <w:t>续约规则</w:t>
        </w:r>
      </w:ins>
      <w:ins w:id="21" w:author="Jinglin Sun" w:date="2025-02-21T09:14:07Z">
        <w:r>
          <w:rPr>
            <w:rFonts w:hint="eastAsia" w:ascii="仿宋_GB2312" w:hAnsi="仿宋_GB2312" w:eastAsia="仿宋_GB2312" w:cs="仿宋_GB2312"/>
            <w:sz w:val="32"/>
            <w:szCs w:val="32"/>
            <w:lang w:val="en-US" w:eastAsia="zh-CN"/>
          </w:rPr>
          <w:t>》</w:t>
        </w:r>
      </w:ins>
      <w:ins w:id="22" w:author="Jinglin Sun" w:date="2025-02-21T09:14:29Z">
        <w:r>
          <w:rPr>
            <w:rFonts w:hint="eastAsia" w:ascii="仿宋_GB2312" w:hAnsi="仿宋_GB2312" w:eastAsia="仿宋_GB2312" w:cs="仿宋_GB2312"/>
            <w:sz w:val="32"/>
            <w:szCs w:val="32"/>
            <w:lang w:val="en-US" w:eastAsia="zh-CN"/>
          </w:rPr>
          <w:t>等</w:t>
        </w:r>
      </w:ins>
      <w:ins w:id="23" w:author="Jinglin Sun" w:date="2025-02-21T09:14:30Z">
        <w:r>
          <w:rPr>
            <w:rFonts w:hint="eastAsia" w:ascii="仿宋_GB2312" w:hAnsi="仿宋_GB2312" w:eastAsia="仿宋_GB2312" w:cs="仿宋_GB2312"/>
            <w:sz w:val="32"/>
            <w:szCs w:val="32"/>
            <w:lang w:val="en-US" w:eastAsia="zh-CN"/>
          </w:rPr>
          <w:t>。</w:t>
        </w:r>
      </w:ins>
      <w:ins w:id="24" w:author="Jinglin Sun" w:date="2025-02-24T14:51:28Z">
        <w:r>
          <w:rPr>
            <w:rFonts w:hint="eastAsia" w:ascii="仿宋_GB2312" w:hAnsi="仿宋_GB2312" w:eastAsia="仿宋_GB2312" w:cs="仿宋_GB2312"/>
            <w:sz w:val="32"/>
            <w:szCs w:val="32"/>
            <w:lang w:val="en-US" w:eastAsia="zh-CN"/>
          </w:rPr>
          <w:t>（</w:t>
        </w:r>
      </w:ins>
      <w:ins w:id="25" w:author="Jinglin Sun" w:date="2025-02-24T14:52:19Z">
        <w:r>
          <w:rPr>
            <w:rFonts w:hint="eastAsia" w:ascii="仿宋_GB2312" w:hAnsi="仿宋_GB2312" w:eastAsia="仿宋_GB2312" w:cs="仿宋_GB2312"/>
            <w:sz w:val="32"/>
            <w:szCs w:val="32"/>
            <w:lang w:val="en-US" w:eastAsia="zh-CN"/>
          </w:rPr>
          <w:t>跟</w:t>
        </w:r>
      </w:ins>
      <w:ins w:id="26" w:author="Jinglin Sun" w:date="2025-02-24T14:52:28Z">
        <w:r>
          <w:rPr>
            <w:rFonts w:hint="eastAsia" w:ascii="仿宋_GB2312" w:hAnsi="仿宋_GB2312" w:eastAsia="仿宋_GB2312" w:cs="仿宋_GB2312"/>
            <w:sz w:val="32"/>
            <w:szCs w:val="32"/>
            <w:lang w:val="en-US" w:eastAsia="zh-CN"/>
          </w:rPr>
          <w:t>价格</w:t>
        </w:r>
      </w:ins>
      <w:ins w:id="27" w:author="Jinglin Sun" w:date="2025-02-24T14:52:30Z">
        <w:r>
          <w:rPr>
            <w:rFonts w:hint="eastAsia" w:ascii="仿宋_GB2312" w:hAnsi="仿宋_GB2312" w:eastAsia="仿宋_GB2312" w:cs="仿宋_GB2312"/>
            <w:sz w:val="32"/>
            <w:szCs w:val="32"/>
            <w:lang w:val="en-US" w:eastAsia="zh-CN"/>
          </w:rPr>
          <w:t>相关的</w:t>
        </w:r>
      </w:ins>
      <w:ins w:id="28" w:author="Jinglin Sun" w:date="2025-02-24T14:52:39Z">
        <w:r>
          <w:rPr>
            <w:rFonts w:hint="eastAsia" w:ascii="仿宋_GB2312" w:hAnsi="仿宋_GB2312" w:eastAsia="仿宋_GB2312" w:cs="仿宋_GB2312"/>
            <w:sz w:val="32"/>
            <w:szCs w:val="32"/>
            <w:lang w:val="en-US" w:eastAsia="zh-CN"/>
          </w:rPr>
          <w:t>流程</w:t>
        </w:r>
      </w:ins>
      <w:ins w:id="29" w:author="Jinglin Sun" w:date="2025-02-24T15:18:13Z">
        <w:r>
          <w:rPr>
            <w:rFonts w:hint="eastAsia" w:ascii="仿宋_GB2312" w:hAnsi="仿宋_GB2312" w:eastAsia="仿宋_GB2312" w:cs="仿宋_GB2312"/>
            <w:sz w:val="32"/>
            <w:szCs w:val="32"/>
            <w:lang w:val="en-US" w:eastAsia="zh-CN"/>
          </w:rPr>
          <w:t>：</w:t>
        </w:r>
      </w:ins>
      <w:ins w:id="30" w:author="Jinglin Sun" w:date="2025-02-24T15:18:17Z">
        <w:r>
          <w:rPr>
            <w:rFonts w:hint="eastAsia" w:ascii="仿宋_GB2312" w:hAnsi="仿宋_GB2312" w:eastAsia="仿宋_GB2312" w:cs="仿宋_GB2312"/>
            <w:sz w:val="32"/>
            <w:szCs w:val="32"/>
            <w:lang w:val="en-US" w:eastAsia="zh-CN"/>
          </w:rPr>
          <w:t>谈判</w:t>
        </w:r>
      </w:ins>
      <w:ins w:id="31" w:author="Jinglin Sun" w:date="2025-02-24T15:18:19Z">
        <w:r>
          <w:rPr>
            <w:rFonts w:hint="eastAsia" w:ascii="仿宋_GB2312" w:hAnsi="仿宋_GB2312" w:eastAsia="仿宋_GB2312" w:cs="仿宋_GB2312"/>
            <w:sz w:val="32"/>
            <w:szCs w:val="32"/>
            <w:lang w:val="en-US" w:eastAsia="zh-CN"/>
          </w:rPr>
          <w:t>之</w:t>
        </w:r>
      </w:ins>
      <w:ins w:id="32" w:author="Jinglin Sun" w:date="2025-02-24T15:18:21Z">
        <w:r>
          <w:rPr>
            <w:rFonts w:hint="eastAsia" w:ascii="仿宋_GB2312" w:hAnsi="仿宋_GB2312" w:eastAsia="仿宋_GB2312" w:cs="仿宋_GB2312"/>
            <w:sz w:val="32"/>
            <w:szCs w:val="32"/>
            <w:lang w:val="en-US" w:eastAsia="zh-CN"/>
          </w:rPr>
          <w:t>前</w:t>
        </w:r>
      </w:ins>
      <w:ins w:id="33" w:author="Jinglin Sun" w:date="2025-02-24T15:18:22Z">
        <w:r>
          <w:rPr>
            <w:rFonts w:hint="eastAsia" w:ascii="仿宋_GB2312" w:hAnsi="仿宋_GB2312" w:eastAsia="仿宋_GB2312" w:cs="仿宋_GB2312"/>
            <w:sz w:val="32"/>
            <w:szCs w:val="32"/>
            <w:lang w:val="en-US" w:eastAsia="zh-CN"/>
          </w:rPr>
          <w:t>、</w:t>
        </w:r>
      </w:ins>
      <w:ins w:id="34" w:author="Jinglin Sun" w:date="2025-02-24T15:18:24Z">
        <w:r>
          <w:rPr>
            <w:rFonts w:hint="eastAsia" w:ascii="仿宋_GB2312" w:hAnsi="仿宋_GB2312" w:eastAsia="仿宋_GB2312" w:cs="仿宋_GB2312"/>
            <w:sz w:val="32"/>
            <w:szCs w:val="32"/>
            <w:lang w:val="en-US" w:eastAsia="zh-CN"/>
          </w:rPr>
          <w:t>谈判</w:t>
        </w:r>
      </w:ins>
      <w:ins w:id="35" w:author="Jinglin Sun" w:date="2025-02-24T15:18:25Z">
        <w:r>
          <w:rPr>
            <w:rFonts w:hint="eastAsia" w:ascii="仿宋_GB2312" w:hAnsi="仿宋_GB2312" w:eastAsia="仿宋_GB2312" w:cs="仿宋_GB2312"/>
            <w:sz w:val="32"/>
            <w:szCs w:val="32"/>
            <w:lang w:val="en-US" w:eastAsia="zh-CN"/>
          </w:rPr>
          <w:t>之后</w:t>
        </w:r>
      </w:ins>
      <w:ins w:id="36" w:author="Jinglin Sun" w:date="2025-02-24T15:18:27Z">
        <w:r>
          <w:rPr>
            <w:rFonts w:hint="eastAsia" w:ascii="仿宋_GB2312" w:hAnsi="仿宋_GB2312" w:eastAsia="仿宋_GB2312" w:cs="仿宋_GB2312"/>
            <w:sz w:val="32"/>
            <w:szCs w:val="32"/>
            <w:lang w:val="en-US" w:eastAsia="zh-CN"/>
          </w:rPr>
          <w:t>，</w:t>
        </w:r>
      </w:ins>
      <w:ins w:id="37" w:author="Jinglin Sun" w:date="2025-02-24T15:18:40Z">
        <w:r>
          <w:rPr>
            <w:rFonts w:hint="eastAsia" w:ascii="仿宋_GB2312" w:hAnsi="仿宋_GB2312" w:eastAsia="仿宋_GB2312" w:cs="仿宋_GB2312"/>
            <w:sz w:val="32"/>
            <w:szCs w:val="32"/>
            <w:lang w:val="en-US" w:eastAsia="zh-CN"/>
          </w:rPr>
          <w:t>具体</w:t>
        </w:r>
      </w:ins>
      <w:ins w:id="38" w:author="Jinglin Sun" w:date="2025-02-24T15:18:29Z">
        <w:r>
          <w:rPr>
            <w:rFonts w:hint="eastAsia" w:ascii="仿宋_GB2312" w:hAnsi="仿宋_GB2312" w:eastAsia="仿宋_GB2312" w:cs="仿宋_GB2312"/>
            <w:sz w:val="32"/>
            <w:szCs w:val="32"/>
            <w:lang w:val="en-US" w:eastAsia="zh-CN"/>
          </w:rPr>
          <w:t>有</w:t>
        </w:r>
      </w:ins>
      <w:ins w:id="39" w:author="Jinglin Sun" w:date="2025-02-24T15:18:31Z">
        <w:r>
          <w:rPr>
            <w:rFonts w:hint="eastAsia" w:ascii="仿宋_GB2312" w:hAnsi="仿宋_GB2312" w:eastAsia="仿宋_GB2312" w:cs="仿宋_GB2312"/>
            <w:sz w:val="32"/>
            <w:szCs w:val="32"/>
            <w:lang w:val="en-US" w:eastAsia="zh-CN"/>
          </w:rPr>
          <w:t>哪些</w:t>
        </w:r>
      </w:ins>
      <w:ins w:id="40" w:author="Jinglin Sun" w:date="2025-02-24T15:18:35Z">
        <w:r>
          <w:rPr>
            <w:rFonts w:hint="eastAsia" w:ascii="仿宋_GB2312" w:hAnsi="仿宋_GB2312" w:eastAsia="仿宋_GB2312" w:cs="仿宋_GB2312"/>
            <w:sz w:val="32"/>
            <w:szCs w:val="32"/>
            <w:lang w:val="en-US" w:eastAsia="zh-CN"/>
          </w:rPr>
          <w:t>环节</w:t>
        </w:r>
      </w:ins>
      <w:ins w:id="41" w:author="Jinglin Sun" w:date="2025-02-24T14:51:28Z">
        <w:r>
          <w:rPr>
            <w:rFonts w:hint="eastAsia" w:ascii="仿宋_GB2312" w:hAnsi="仿宋_GB2312" w:eastAsia="仿宋_GB2312" w:cs="仿宋_GB2312"/>
            <w:sz w:val="32"/>
            <w:szCs w:val="32"/>
            <w:lang w:val="en-US" w:eastAsia="zh-CN"/>
          </w:rPr>
          <w:t>）</w:t>
        </w:r>
      </w:ins>
      <w:ins w:id="42" w:author="Jinglin Sun" w:date="2025-02-25T09:38:43Z">
        <w:r>
          <w:rPr>
            <w:rFonts w:hint="eastAsia" w:ascii="仿宋_GB2312" w:hAnsi="仿宋_GB2312" w:eastAsia="仿宋_GB2312" w:cs="仿宋_GB2312"/>
            <w:b/>
            <w:bCs/>
            <w:sz w:val="32"/>
            <w:szCs w:val="32"/>
            <w:lang w:val="en-US" w:eastAsia="zh-CN"/>
            <w:rPrChange w:id="43" w:author="Jinglin Sun" w:date="2025-02-25T09:38:51Z">
              <w:rPr>
                <w:rFonts w:hint="eastAsia" w:ascii="仿宋_GB2312" w:hAnsi="仿宋_GB2312" w:eastAsia="仿宋_GB2312" w:cs="仿宋_GB2312"/>
                <w:sz w:val="32"/>
                <w:szCs w:val="32"/>
                <w:lang w:val="en-US" w:eastAsia="zh-CN"/>
              </w:rPr>
            </w:rPrChange>
          </w:rPr>
          <w:t>一张</w:t>
        </w:r>
      </w:ins>
      <w:ins w:id="44" w:author="Jinglin Sun" w:date="2025-02-25T09:38:39Z">
        <w:r>
          <w:rPr>
            <w:rFonts w:hint="eastAsia" w:ascii="仿宋_GB2312" w:hAnsi="仿宋_GB2312" w:eastAsia="仿宋_GB2312" w:cs="仿宋_GB2312"/>
            <w:b/>
            <w:bCs/>
            <w:sz w:val="32"/>
            <w:szCs w:val="32"/>
            <w:lang w:val="en-US" w:eastAsia="zh-CN"/>
            <w:rPrChange w:id="45" w:author="Jinglin Sun" w:date="2025-02-25T09:38:51Z">
              <w:rPr>
                <w:rFonts w:hint="eastAsia" w:ascii="仿宋_GB2312" w:hAnsi="仿宋_GB2312" w:eastAsia="仿宋_GB2312" w:cs="仿宋_GB2312"/>
                <w:sz w:val="32"/>
                <w:szCs w:val="32"/>
                <w:lang w:val="en-US" w:eastAsia="zh-CN"/>
              </w:rPr>
            </w:rPrChange>
          </w:rPr>
          <w:t>图</w:t>
        </w:r>
      </w:ins>
    </w:p>
    <w:p w14:paraId="248FC528">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在我国推动创新药物进入医保体系过程中，各阶段政策均发挥了一定作用，但在实际操作中，仍存在着亟待解决的问题。现就研发与市场准入、医保谈判与价格谈判、集中采购与价格确定、药品定价与市场监管，以及后期监管与再评估等阶段的政策进行深入评价，并对存在的问题进行论述。</w:t>
      </w:r>
    </w:p>
    <w:p w14:paraId="1CE13160">
      <w:pPr>
        <w:pStyle w:val="10"/>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表【】国家层面个阶段医保管理政策梳理</w:t>
      </w:r>
    </w:p>
    <w:tbl>
      <w:tblPr>
        <w:tblStyle w:val="4"/>
        <w:tblW w:w="815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77"/>
        <w:gridCol w:w="1575"/>
        <w:gridCol w:w="1354"/>
        <w:gridCol w:w="1605"/>
        <w:gridCol w:w="2647"/>
      </w:tblGrid>
      <w:tr w14:paraId="6EF7031D">
        <w:trPr>
          <w:trHeight w:val="337" w:hRule="atLeast"/>
        </w:trPr>
        <w:tc>
          <w:tcPr>
            <w:tcW w:w="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1291E">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lang w:val="en-US" w:eastAsia="zh-CN"/>
              </w:rPr>
            </w:pPr>
            <w:r>
              <w:rPr>
                <w:rFonts w:hint="eastAsia" w:ascii="仿宋_GB2312" w:hAnsi="仿宋_GB2312" w:eastAsia="仿宋_GB2312" w:cs="仿宋_GB2312"/>
                <w:b/>
                <w:bCs/>
                <w:i w:val="0"/>
                <w:iCs w:val="0"/>
                <w:color w:val="000000"/>
                <w:sz w:val="28"/>
                <w:szCs w:val="28"/>
                <w:u w:val="none"/>
                <w:lang w:val="en-US" w:eastAsia="zh-CN"/>
              </w:rPr>
              <w:t>阶段</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39E7BB">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政策名称</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0BEE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发布时间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AFB71">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发布主体</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A55BF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lang w:val="en-US" w:eastAsia="zh-CN"/>
              </w:rPr>
            </w:pPr>
            <w:r>
              <w:rPr>
                <w:rFonts w:hint="eastAsia" w:ascii="仿宋_GB2312" w:hAnsi="仿宋_GB2312" w:eastAsia="仿宋_GB2312" w:cs="仿宋_GB2312"/>
                <w:b/>
                <w:bCs/>
                <w:i w:val="0"/>
                <w:iCs w:val="0"/>
                <w:color w:val="000000"/>
                <w:sz w:val="28"/>
                <w:szCs w:val="28"/>
                <w:u w:val="none"/>
                <w:lang w:val="en-US" w:eastAsia="zh-CN"/>
              </w:rPr>
              <w:t>主要内容</w:t>
            </w:r>
          </w:p>
        </w:tc>
      </w:tr>
      <w:tr w14:paraId="4E39FE61">
        <w:trPr>
          <w:trHeight w:val="1992" w:hRule="atLeast"/>
        </w:trPr>
        <w:tc>
          <w:tcPr>
            <w:tcW w:w="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18A5AB">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研发与市场准入阶段</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DE609">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《国家基本药物目录》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283D0B">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2009年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79673">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国家卫生健康委员会</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0FA09C">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确定了各类药物的优先使用目录，创新药可以在此目录中获得医保支付支持，从而增加药品的市场接受度。</w:t>
            </w:r>
          </w:p>
        </w:tc>
      </w:tr>
      <w:tr w14:paraId="7D4780B4">
        <w:trPr>
          <w:trHeight w:val="2323"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AEA80">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7A772">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《药品注册管理办法》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C7955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2020年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F0B13C">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国家市场监督管理总局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FB98F5">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在研发与市场准入阶段，该政策的作用是规范药品注册行为，明确药品注册申请、审评、批准等程序，确保药品的质量和安全，促进创新药的市场准入。</w:t>
            </w:r>
          </w:p>
        </w:tc>
      </w:tr>
      <w:tr w14:paraId="61F8BAFD">
        <w:trPr>
          <w:trHeight w:val="1661"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2FF7C5">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FA263">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《药品管理法》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FE108">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2021年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F7697">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全国人大常委会</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80B0A">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对药品管理的各个环节做出了法律规定，创新药审批、注册和市场准入的整体框架已被法律化。</w:t>
            </w:r>
          </w:p>
        </w:tc>
      </w:tr>
      <w:tr w14:paraId="053E54AA">
        <w:trPr>
          <w:trHeight w:val="1992"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A2D533">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28B38">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《境内生产药品再注册申报程序和申报资料要求》</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EE03D7">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2024年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0DAE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国家药品监督管理局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BF2FC">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规范境内生产药品再注册的申报程序和资料要求，确保药品质量和安全。</w:t>
            </w:r>
          </w:p>
        </w:tc>
      </w:tr>
      <w:tr w14:paraId="7A0B277D">
        <w:trPr>
          <w:trHeight w:val="2985"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FCC777">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5032C">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《国务院办公厅关于全面深化药品医疗器械监管改革促进医药产业高质量发展的意见》</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CA9FF">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2024年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B2A80">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国务院办公厅</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92623">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深化药品医疗器械监管改革，促进医药产业高质量发展，支持创新药研发和市场准入。</w:t>
            </w:r>
          </w:p>
        </w:tc>
      </w:tr>
      <w:tr w14:paraId="735DADC9">
        <w:trPr>
          <w:trHeight w:val="2985"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542B2B">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ABB99">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《中华人民共和国药品管理法》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66D08">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2024年12月修订</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FDAC4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全国人民代表大会常务委员会</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D2036">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在该阶段的作用是规定药品管理的各个环节，包括创新药的审批、注册、市场准入等方面。它通过法律框架保障药品的质量和安全，为创新药的进入市场提供法律依据和规范。</w:t>
            </w:r>
          </w:p>
        </w:tc>
      </w:tr>
      <w:tr w14:paraId="5D6D3500">
        <w:trPr>
          <w:trHeight w:val="1992" w:hRule="atLeast"/>
        </w:trPr>
        <w:tc>
          <w:tcPr>
            <w:tcW w:w="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32ACB4">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医保目录谈判与价格谈判阶段</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B34D0">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《药品医保支付标准调整政策》</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9F3B3">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2017年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3239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国家医疗保障局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4FBE4">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通过调整医保支付标准，确保医保对创新药的支付能够反映其创新价值，保障医保基金的可持续性。</w:t>
            </w:r>
          </w:p>
        </w:tc>
      </w:tr>
      <w:tr w14:paraId="4CC06C75">
        <w:trPr>
          <w:trHeight w:val="1661"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F11ED4">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EAB3D">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《国家药品谈判政策》</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C2C31C">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2018年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71831D">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国家医疗保障局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D3411">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明确药品谈判的规则和流程，通过与药企的谈判，确定创新药的医保支付价格及其纳入医保的可能性。</w:t>
            </w:r>
          </w:p>
        </w:tc>
      </w:tr>
      <w:tr w14:paraId="32D2AF1E">
        <w:trPr>
          <w:trHeight w:val="6627"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9CCBD5">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6661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《国家基本医疗保险、工伤保险和生育保险药品目录》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6CF5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每年更新</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0B619">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国家医疗保障局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120CA">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每年对医保目录进行动态调整，创新药是否纳入医保目录以及具体支付标准将被审议。2020年，通过谈判，119种药品成功纳入医保目录，平均降价50.64%。2021年，新增74种药品，平均降价61.71%。2022年，新增药品数量和降价幅度持续增加，进一步减轻患者负担。2023年，继续扩大医保覆盖范围，优化药品目录结构。2024年，新增91种药品，调出43种，进一步优化医保药品结构。</w:t>
            </w:r>
          </w:p>
        </w:tc>
      </w:tr>
      <w:tr w14:paraId="583DE9D6">
        <w:trPr>
          <w:trHeight w:val="2985"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6EE081">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CC8E95">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《全链条支持创新药发展实施方案》</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51102">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2024年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26E4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国务院常务会议</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F3E7B">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强调调动各方面科技创新资源，强化新药创制基础研究，涵盖研发、审评、应用、支付、融资等方面，帮助企业提升研发速度、降低研发成本，利好创新药企发展。</w:t>
            </w:r>
          </w:p>
        </w:tc>
      </w:tr>
      <w:tr w14:paraId="14559A2E">
        <w:trPr>
          <w:trHeight w:val="1661" w:hRule="atLeast"/>
        </w:trPr>
        <w:tc>
          <w:tcPr>
            <w:tcW w:w="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26491A">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集中采购与价格确定阶段</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B74B5">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《药品集中采购和使用管理办法》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55683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2019年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13F69">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国家医保局、国家卫健委</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63EE1">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通过集采政策，集中采购创新药品，促使药品价格下降，提高医保支付效益，同时优化资源配置。</w:t>
            </w:r>
          </w:p>
        </w:tc>
      </w:tr>
      <w:tr w14:paraId="50130CC5">
        <w:trPr>
          <w:trHeight w:val="668"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1706FA">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03A3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《高值医用耗材集采政策》</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A9630">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2021年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61C90">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国家医保局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F93C03">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针对高值医用耗材的集中采购，间接影响创新药品的定价和医保支付，推动创新药价格与市场需求的平衡。</w:t>
            </w:r>
          </w:p>
        </w:tc>
      </w:tr>
      <w:tr w14:paraId="57B68516">
        <w:trPr>
          <w:trHeight w:val="1661"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B880E7">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EF923">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《国家药品集中采购试点方案》</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03745">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2020年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2AE90">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国家医保局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CD5104">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通过全国范围内的药品集中采购试点，创新药品的价格被进一步压缩，形成价格竞争机制。</w:t>
            </w:r>
          </w:p>
        </w:tc>
      </w:tr>
      <w:tr w14:paraId="2B8CB646">
        <w:trPr>
          <w:trHeight w:val="2654"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7E4F91">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19B86">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《国务院办公厅关于推动药品集中带量采购工作常态化制度化开展的意见》</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AD860D">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2021年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BF35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国务院办公厅</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E0DF6">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auto"/>
                <w:sz w:val="28"/>
                <w:szCs w:val="28"/>
                <w:u w:val="none"/>
              </w:rPr>
              <w:t>明确药品集中带量采购的常态化制度化要求，强调以量换价，保障药品质量和供应，逐步覆盖临床必需、质量可靠的各类药品。</w:t>
            </w:r>
          </w:p>
        </w:tc>
      </w:tr>
      <w:tr w14:paraId="483AB8D1">
        <w:trPr>
          <w:trHeight w:val="1661"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C91EE5">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0FCC6">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《关于开展第二～十一批国家组织药品集中带量采购工作的通知》</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93778">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2020年1月16日 (第2批) 至 2024年12月（第11批）</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52983">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国家医疗保障局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72F7F">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连续发布的通知涵盖了第2至第11批国家组织药品集中带量采购的工作，推动了创新药品的大规模采购，并持续降低药品价格，减轻患者负担，确保药品供应。每批次的采购范围逐步扩大，药品种类逐年增加，形成了价格竞争机制，推动了市场的透明化和药品的可及性。</w:t>
            </w:r>
          </w:p>
        </w:tc>
      </w:tr>
      <w:tr w14:paraId="69BFE32A">
        <w:trPr>
          <w:trHeight w:val="1661" w:hRule="atLeast"/>
        </w:trPr>
        <w:tc>
          <w:tcPr>
            <w:tcW w:w="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B473D3">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药品定价与市场监管阶段</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4625F">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《药品价格管理暂行办法》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F3B59">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2021年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696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国家发改委、国家医保局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09345E">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对药品价格进行严格监管，防止创新药品的价格过高，保障患者能够负担得起的医保费用。</w:t>
            </w:r>
          </w:p>
        </w:tc>
      </w:tr>
      <w:tr w14:paraId="41CA66AB">
        <w:trPr>
          <w:trHeight w:val="1992"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895586">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615CD7">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《药品价格动态调整政策》</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C0157">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2022年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2403F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国家医保局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5BEBC4">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根据药品市场的表现、疗效及经济性评估等因素，对创新药的价格进行动态调整，确保药品价格与市场需求相匹配。</w:t>
            </w:r>
          </w:p>
        </w:tc>
      </w:tr>
      <w:tr w14:paraId="598CF7B9">
        <w:trPr>
          <w:trHeight w:val="668"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0F5271">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8D1615">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《关于进一步加强药品价格监管的通知》</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B3F6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2023年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B82B5">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国家发改委</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6EF88">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强化对药品价格的监管，避免价格恶性波动，确保药品价格符合合理范围，促进市场公平竞争。</w:t>
            </w:r>
          </w:p>
        </w:tc>
      </w:tr>
      <w:tr w14:paraId="31E50C7A">
        <w:trPr>
          <w:trHeight w:val="1992"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B8234F">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1716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《关于建立药品价格评估机制的通知》</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4D106">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2024年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D8523">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国家医保局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761B5">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建立药品价格评估机制，对新药、创新药的定价进行审查，确保定价与市场需求、创新价值相匹配。</w:t>
            </w:r>
          </w:p>
        </w:tc>
      </w:tr>
      <w:tr w14:paraId="2368F5D9">
        <w:trPr>
          <w:trHeight w:val="1661"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0E6E95">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5CBB9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《药品价格违法行为处罚规定》</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712B2">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2024年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20151">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国家市场监管总局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5C958">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加强对药品价格违法行为的查处，对价格欺诈、垄断行为进行严厉处罚，维护药品市场秩序。</w:t>
            </w:r>
          </w:p>
        </w:tc>
      </w:tr>
      <w:tr w14:paraId="35523E63">
        <w:trPr>
          <w:trHeight w:val="2654" w:hRule="atLeast"/>
        </w:trPr>
        <w:tc>
          <w:tcPr>
            <w:tcW w:w="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416F519">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后期监管与再评估阶段</w:t>
            </w: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3DD29">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《药品注册管理办法》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0EAF7">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2020年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D7978">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国家市场监督管理总局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C95F0">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在后期监管与再评估阶段，该政策的作用是对药品进行定期审查与评估，确保药品在上市后的质量安全和效用，同时为药品再注册提供指南，保证药品持续符合监管标准。</w:t>
            </w:r>
          </w:p>
        </w:tc>
      </w:tr>
      <w:tr w14:paraId="4DFCFE90">
        <w:trPr>
          <w:trHeight w:val="1661"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C848F5">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544F74">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《药品临床评估与再评估政策》</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1126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2021年</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F5C60B">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国家医疗保障局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51D2F">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通过定期对药品的临床效果进行评估，判断药品在医保目录中的地位和支付标准是否需要调整。</w:t>
            </w:r>
          </w:p>
        </w:tc>
      </w:tr>
      <w:tr w14:paraId="0D9C27B4">
        <w:trPr>
          <w:trHeight w:val="4641"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A0AE20">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AE59B0">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《国家基本医疗保险、工伤保险和生育保险药品目录》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AE1AE">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每年更新</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CE2495">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国家医疗保障局</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C7F49">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主要是对药品的临床效果、市场需求以及患者负担等多方面因素进行动态评估，调整医保目录。随着市场环境的变化，医保目录的调整能够确保新药、创新药能及时纳入医保覆盖范围，并根据实际疗效和临床价值对已纳入的药品进行评估，以优化医保支付的结构，确保政策的适应性与灵活性。</w:t>
            </w:r>
          </w:p>
        </w:tc>
      </w:tr>
      <w:tr w14:paraId="774D12B4">
        <w:trPr>
          <w:trHeight w:val="3653" w:hRule="atLeast"/>
        </w:trPr>
        <w:tc>
          <w:tcPr>
            <w:tcW w:w="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513F18">
            <w:pPr>
              <w:jc w:val="center"/>
              <w:rPr>
                <w:rFonts w:hint="eastAsia" w:ascii="仿宋_GB2312" w:hAnsi="仿宋_GB2312" w:eastAsia="仿宋_GB2312" w:cs="仿宋_GB2312"/>
                <w:i w:val="0"/>
                <w:iCs w:val="0"/>
                <w:color w:val="000000"/>
                <w:sz w:val="28"/>
                <w:szCs w:val="28"/>
                <w:u w:val="none"/>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23F4D7">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《中华人民共和国药品管理法》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EE163F">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2024年12月修订</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FDB736">
            <w:pPr>
              <w:keepNext w:val="0"/>
              <w:keepLines w:val="0"/>
              <w:widowControl/>
              <w:suppressLineNumbers w:val="0"/>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全国人民代表大会常务委员会</w:t>
            </w:r>
          </w:p>
        </w:tc>
        <w:tc>
          <w:tcPr>
            <w:tcW w:w="2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EB5B3">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在该阶段的作用是加强药品的持续管理和监督。它确保药品在上市后的质量、安全和效用，维护公众的用药安全和合法权益，促进药品的合法使用，并对药品的质量进行长时间的监管，保障其符合国家的标准和要求。</w:t>
            </w:r>
          </w:p>
        </w:tc>
      </w:tr>
    </w:tbl>
    <w:p w14:paraId="4B6AFABA">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（一）研发与市场准入阶段：政策框架初步成型，但对创新药专门激励不足</w:t>
      </w:r>
    </w:p>
    <w:p w14:paraId="42F860B9">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在研发与市场准入阶段，我国现行政策主要依托《国家基本药物目录》、《药品注册管理办法》和《药品管理法》等文件，确立了药品质量安全和基本用药的法律基础，保障了常用药品的医保支付。然而，这一阶段的政策框架在鼓励突破性创新药的快速市场准入方面存在明显不足。根据中国外商投资企业协会药品研制和开发行业委员会发布的《国家医保谈判药品落地现状和地方实践经验研究报告》，早期的《国家基本药物目录》侧重于基础药品的普及，对高研发投入和高临床价值的创新药物并未提供明确的优先审批或绿色通道；而《药品注册管理办法》虽然规范了审批程序，却依然采用传统模式，审批周期长，未能满足创新药研发周期较长和成本高昂的特点。尽管《中华人民共和国药品管理法》的修订在制度上对药品管理进行了全面规范，但其细则中缺乏针对性激励措施，使得部分临床价值显著的新药在市场准入上仍遭遇延迟。总体来看，研发与市场准入阶段虽为药品提供了基本监管框架，但在促进高创新性药物快速落地方面，尚需在审批流程优化和创新激励政策上做出更有针对性的调整。</w:t>
      </w:r>
    </w:p>
    <w:p w14:paraId="17EB5155">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（二）医保目录谈判与价格谈判阶段：常态化谈判已建立，但综合评价不足</w:t>
      </w:r>
    </w:p>
    <w:p w14:paraId="51A7273C">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医保目录谈判与价格谈判阶段是推动创新药物进入医保体系的重要环节。通过《药品医保支付标准调整政策》和《国家药品谈判政策》，医保部门逐步实现了对创新药的价格谈判，并依托每年更新的《国家基本医疗保险、工伤保险和生育保险药品目录》对药品进行动态调整。据《中国创新药医保准入及政策改革年度报告》数据，近年来全球首创药物的续约成功率显著提升。然而，这一阶段的谈判机制主要聚焦于降价和经济性评估，较少涵盖药物的长期临床效果和社会效益。正如报告中所指出的，谈判过程中“降价换量”的趋势普遍存在，使得部分研发成本高昂、具备突破性疗效的创新药在谈判中不得不接受较大幅度降价，这不仅压缩了企业的研发回报，也可能影响后续的创新投入。因此，医保谈判机制在实现价格合理化的同时，应进一步整合多维度评估指标，确保创新药的综合价值得到充分体现。</w:t>
      </w:r>
    </w:p>
    <w:p w14:paraId="0FB436FA">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（三）集中采购与价格确定阶段：量换价模式压缩创新收益</w:t>
      </w:r>
    </w:p>
    <w:p w14:paraId="308E4144">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集中采购与价格确定阶段通过《药品集中采购和使用管理办法》和《国家药品集中采购试点方案》等政策，实现了大规模集采，有效压低了药品价格，减轻了患者经济负担。国务院办公厅发布的《关于推动药品集中带量采购工作常态化制度化开展的意见》进一步明确了以量换价的政策目标。然而，这种模式在实践中对高研发成本、高风险的创新药物构成了压力。由于“量换价”的核心逻辑要求药品必须达到一定的规模效应，尚处于市场推广初期或产能未形成规模化的创新药物在谈判中往往处于不利地位，其溢价难以得到合理体现。国家组织的多批次带量采购虽然不断扩大覆盖面，但对创新药价值评估及差异化定价方式的探索仍不足，企业的研发回报与实际投入之间存在较大落差，可能会抑制后续高端创新药物的开发。</w:t>
      </w:r>
    </w:p>
    <w:p w14:paraId="3E1CD0E3">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（四）药品定价与市场监管阶段：监管手段丰富，激励机制灵活性待提升</w:t>
      </w:r>
    </w:p>
    <w:p w14:paraId="3AA55786">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药品定价与市场监管阶段主要通过《药品价格管理暂行办法》、《药品价格动态调整政策》以及《关于建立药品价格评估机制的通知》等文件，构建了一套较为完善的市场监管体系。这些政策在维护市场秩序、防范恶性价格波动方面发挥了积极作用，并通过动态调整机制不断优化药品定价。然而，当前监管手段主要依赖短期市场数据和初步的药物经济学测算，未能充分纳入创新药物长期临床效果和社会效益的评估。对于那些具有高研发投入和突破性治疗效果的药物，严格的价格监管往往导致其定价空间受到挤压，从而影响企业的利润回报和未来研发积极性。虽然监管部门在打击价格欺诈和垄断行为方面取得一定成效，但在如何为高创新性药物提供合理定价及激励方面，仍缺乏灵活性和前瞻性的政策指导。</w:t>
      </w:r>
    </w:p>
    <w:p w14:paraId="26054B1C">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（五）后期监管与再评估阶段：动态监测体系欠缺，长期效益未获充分体现</w:t>
      </w:r>
    </w:p>
    <w:p w14:paraId="67857E3C">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在后期监管与再评估阶段，现有政策主要依托《药品注册管理办法》和《药品临床评估与再评估政策》，以对上市药品的质量、安全和短期临床效果进行动态监控和调整。然而，与研发、准入和价格谈判等阶段相比，该阶段缺乏一套独立、系统化的政策体系。当前，监管部门并未出台专门针对创新药长期效益、真实世界数据采集和经济社会效益评价的完善制度，导致药品在上市后其持续性贡献和长期社会效益难以得到科学、全面的衡量。这种局面不仅使得部分创新药在经过初期良好临床验证后，难以在医保续约中获得及时的政策支持，也阻碍了对药品长期价值动态调整机制的构建，从而影响了医保部门基于真实世界证据做出前瞻性决策的能力。</w:t>
      </w:r>
    </w:p>
    <w:p w14:paraId="03D2158D">
      <w:pPr>
        <w:pStyle w:val="10"/>
        <w:keepNext w:val="0"/>
        <w:keepLines w:val="0"/>
        <w:pageBreakBefore w:val="0"/>
        <w:widowControl/>
        <w:suppressLineNumbers w:val="0"/>
        <w:kinsoku/>
        <w:wordWrap/>
        <w:overflowPunct/>
        <w:topLinePunct w:val="0"/>
        <w:autoSpaceDE/>
        <w:autoSpaceDN/>
        <w:bidi w:val="0"/>
        <w:adjustRightInd/>
        <w:snapToGrid/>
        <w:spacing w:before="0"/>
        <w:ind w:left="0"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总体而言，我国创新药医保管理各阶段政策在推动创新药进入医保体系方面取得了一定成果，但在整体衔接和执行过程中仍存在明显不足。研发与市场准入阶段的政策框架虽已初步成型，但对创新药物快速审批和专门激励的设计不够完善；医保目录谈判阶段主要以降价为主，忽视了对药品长期临床价值和社会效益的综合考量；集中采购阶段采用的“量换价”模式在降低价格的同时，压缩了企业研发回报，可能影响后续创新投入；药品定价与市场监管阶段虽有丰富的监管手段，但动态调整机制尚未能充分反映创新药物的长远价值；后期监管与再评估阶段则缺乏独立、系统化的长期监测与评价体系，致使部分创新药的持续性贡献难以体现。为真正实现创新药物的持续激励与科学管理，必须构建一个多维度、动态调整的综合评价体系，完善各阶段政策的衔接和执行机制，既保障医保基金的可持续性，又为企业持续创新提供充足的回报空间。</w:t>
      </w:r>
    </w:p>
    <w:p w14:paraId="0D3505CE">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rPr>
          <w:ins w:id="46" w:author="Jinglin Sun" w:date="2025-02-21T09:15:07Z"/>
          <w:rFonts w:hint="eastAsia" w:ascii="仿宋_GB2312" w:hAnsi="仿宋_GB2312" w:eastAsia="仿宋_GB2312" w:cs="仿宋_GB2312"/>
          <w:sz w:val="32"/>
          <w:szCs w:val="32"/>
          <w:lang w:val="en-US" w:eastAsia="zh-CN"/>
        </w:rPr>
      </w:pPr>
      <w:ins w:id="47" w:author="Jinglin Sun" w:date="2025-02-21T09:14:39Z">
        <w:r>
          <w:rPr>
            <w:rFonts w:hint="eastAsia" w:ascii="仿宋_GB2312" w:hAnsi="仿宋_GB2312" w:eastAsia="仿宋_GB2312" w:cs="仿宋_GB2312"/>
            <w:sz w:val="32"/>
            <w:szCs w:val="32"/>
            <w:lang w:val="en-US" w:eastAsia="zh-CN"/>
          </w:rPr>
          <w:t>1.</w:t>
        </w:r>
        <w:commentRangeStart w:id="0"/>
        <w:r>
          <w:rPr>
            <w:rFonts w:hint="eastAsia" w:ascii="仿宋_GB2312" w:hAnsi="仿宋_GB2312" w:eastAsia="仿宋_GB2312" w:cs="仿宋_GB2312"/>
            <w:sz w:val="32"/>
            <w:szCs w:val="32"/>
            <w:lang w:val="en-US" w:eastAsia="zh-CN"/>
          </w:rPr>
          <w:t>2</w:t>
        </w:r>
      </w:ins>
      <w:ins w:id="48" w:author="Jinglin Sun" w:date="2025-02-21T09:14:47Z">
        <w:r>
          <w:rPr>
            <w:rFonts w:hint="eastAsia" w:ascii="仿宋_GB2312" w:hAnsi="仿宋_GB2312" w:eastAsia="仿宋_GB2312" w:cs="仿宋_GB2312"/>
            <w:sz w:val="32"/>
            <w:szCs w:val="32"/>
            <w:lang w:val="en-US" w:eastAsia="zh-CN"/>
          </w:rPr>
          <w:t xml:space="preserve"> </w:t>
        </w:r>
      </w:ins>
      <w:ins w:id="49" w:author="Jinglin Sun" w:date="2025-02-21T09:14:49Z">
        <w:r>
          <w:rPr>
            <w:rFonts w:hint="eastAsia" w:ascii="仿宋_GB2312" w:hAnsi="仿宋_GB2312" w:eastAsia="仿宋_GB2312" w:cs="仿宋_GB2312"/>
            <w:sz w:val="32"/>
            <w:szCs w:val="32"/>
            <w:lang w:val="en-US" w:eastAsia="zh-CN"/>
          </w:rPr>
          <w:t>地方</w:t>
        </w:r>
      </w:ins>
      <w:ins w:id="50" w:author="Jinglin Sun" w:date="2025-02-21T09:14:52Z">
        <w:r>
          <w:rPr>
            <w:rFonts w:hint="eastAsia" w:ascii="仿宋_GB2312" w:hAnsi="仿宋_GB2312" w:eastAsia="仿宋_GB2312" w:cs="仿宋_GB2312"/>
            <w:sz w:val="32"/>
            <w:szCs w:val="32"/>
            <w:lang w:val="en-US" w:eastAsia="zh-CN"/>
          </w:rPr>
          <w:t>层面</w:t>
        </w:r>
      </w:ins>
      <w:ins w:id="51" w:author="Jinglin Sun" w:date="2025-02-21T09:14:54Z">
        <w:r>
          <w:rPr>
            <w:rFonts w:hint="eastAsia" w:ascii="仿宋_GB2312" w:hAnsi="仿宋_GB2312" w:eastAsia="仿宋_GB2312" w:cs="仿宋_GB2312"/>
            <w:sz w:val="32"/>
            <w:szCs w:val="32"/>
            <w:lang w:val="en-US" w:eastAsia="zh-CN"/>
          </w:rPr>
          <w:t>政策</w:t>
        </w:r>
      </w:ins>
      <w:ins w:id="52" w:author="Jinglin Sun" w:date="2025-02-21T09:15:06Z">
        <w:r>
          <w:rPr>
            <w:rFonts w:hint="eastAsia" w:ascii="仿宋_GB2312" w:hAnsi="仿宋_GB2312" w:eastAsia="仿宋_GB2312" w:cs="仿宋_GB2312"/>
            <w:sz w:val="32"/>
            <w:szCs w:val="32"/>
            <w:lang w:val="en-US" w:eastAsia="zh-CN"/>
          </w:rPr>
          <w:t>梳理</w:t>
        </w:r>
        <w:commentRangeEnd w:id="0"/>
      </w:ins>
      <w:r>
        <w:commentReference w:id="0"/>
      </w:r>
    </w:p>
    <w:p w14:paraId="03696B28">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b/>
          <w:bCs/>
          <w:sz w:val="32"/>
          <w:szCs w:val="32"/>
          <w:lang w:val="en-US" w:eastAsia="zh-CN"/>
        </w:rPr>
      </w:pPr>
      <w:ins w:id="53" w:author="Jinglin Sun" w:date="2025-02-21T09:15:11Z">
        <w:r>
          <w:rPr>
            <w:rFonts w:hint="eastAsia" w:ascii="仿宋_GB2312" w:hAnsi="仿宋_GB2312" w:eastAsia="仿宋_GB2312" w:cs="仿宋_GB2312"/>
            <w:sz w:val="32"/>
            <w:szCs w:val="32"/>
            <w:lang w:val="en-US" w:eastAsia="zh-CN"/>
          </w:rPr>
          <w:t>选择</w:t>
        </w:r>
      </w:ins>
      <w:ins w:id="54" w:author="Jinglin Sun" w:date="2025-02-21T09:15:30Z">
        <w:r>
          <w:rPr>
            <w:rFonts w:hint="eastAsia" w:ascii="仿宋_GB2312" w:hAnsi="仿宋_GB2312" w:eastAsia="仿宋_GB2312" w:cs="仿宋_GB2312"/>
            <w:sz w:val="32"/>
            <w:szCs w:val="32"/>
            <w:lang w:val="en-US" w:eastAsia="zh-CN"/>
          </w:rPr>
          <w:t>代表性</w:t>
        </w:r>
      </w:ins>
      <w:ins w:id="55" w:author="Jinglin Sun" w:date="2025-02-21T09:15:32Z">
        <w:r>
          <w:rPr>
            <w:rFonts w:hint="eastAsia" w:ascii="仿宋_GB2312" w:hAnsi="仿宋_GB2312" w:eastAsia="仿宋_GB2312" w:cs="仿宋_GB2312"/>
            <w:sz w:val="32"/>
            <w:szCs w:val="32"/>
            <w:lang w:val="en-US" w:eastAsia="zh-CN"/>
          </w:rPr>
          <w:t>地区</w:t>
        </w:r>
      </w:ins>
      <w:ins w:id="56" w:author="Jinglin Sun" w:date="2025-02-21T09:15:37Z">
        <w:r>
          <w:rPr>
            <w:rFonts w:hint="eastAsia" w:ascii="仿宋_GB2312" w:hAnsi="仿宋_GB2312" w:eastAsia="仿宋_GB2312" w:cs="仿宋_GB2312"/>
            <w:sz w:val="32"/>
            <w:szCs w:val="32"/>
            <w:lang w:val="en-US" w:eastAsia="zh-CN"/>
          </w:rPr>
          <w:t>，</w:t>
        </w:r>
      </w:ins>
      <w:ins w:id="57" w:author="Jinglin Sun" w:date="2025-02-21T09:15:44Z">
        <w:r>
          <w:rPr>
            <w:rFonts w:hint="eastAsia" w:ascii="仿宋_GB2312" w:hAnsi="仿宋_GB2312" w:eastAsia="仿宋_GB2312" w:cs="仿宋_GB2312"/>
            <w:sz w:val="32"/>
            <w:szCs w:val="32"/>
            <w:lang w:val="en-US" w:eastAsia="zh-CN"/>
          </w:rPr>
          <w:t>总结</w:t>
        </w:r>
      </w:ins>
      <w:ins w:id="58" w:author="Jinglin Sun" w:date="2025-02-21T09:15:47Z">
        <w:r>
          <w:rPr>
            <w:rFonts w:hint="eastAsia" w:ascii="仿宋_GB2312" w:hAnsi="仿宋_GB2312" w:eastAsia="仿宋_GB2312" w:cs="仿宋_GB2312"/>
            <w:sz w:val="32"/>
            <w:szCs w:val="32"/>
            <w:lang w:val="en-US" w:eastAsia="zh-CN"/>
          </w:rPr>
          <w:t>政策</w:t>
        </w:r>
      </w:ins>
      <w:ins w:id="59" w:author="Jinglin Sun" w:date="2025-02-21T09:15:48Z">
        <w:r>
          <w:rPr>
            <w:rFonts w:hint="eastAsia" w:ascii="仿宋_GB2312" w:hAnsi="仿宋_GB2312" w:eastAsia="仿宋_GB2312" w:cs="仿宋_GB2312"/>
            <w:sz w:val="32"/>
            <w:szCs w:val="32"/>
            <w:lang w:val="en-US" w:eastAsia="zh-CN"/>
          </w:rPr>
          <w:t>特点</w:t>
        </w:r>
      </w:ins>
      <w:ins w:id="60" w:author="Jinglin Sun" w:date="2025-02-21T09:15:54Z">
        <w:r>
          <w:rPr>
            <w:rFonts w:hint="eastAsia" w:ascii="仿宋_GB2312" w:hAnsi="仿宋_GB2312" w:eastAsia="仿宋_GB2312" w:cs="仿宋_GB2312"/>
            <w:sz w:val="32"/>
            <w:szCs w:val="32"/>
            <w:lang w:val="en-US" w:eastAsia="zh-CN"/>
          </w:rPr>
          <w:t>和</w:t>
        </w:r>
      </w:ins>
      <w:ins w:id="61" w:author="Jinglin Sun" w:date="2025-02-21T09:15:56Z">
        <w:r>
          <w:rPr>
            <w:rFonts w:hint="eastAsia" w:ascii="仿宋_GB2312" w:hAnsi="仿宋_GB2312" w:eastAsia="仿宋_GB2312" w:cs="仿宋_GB2312"/>
            <w:sz w:val="32"/>
            <w:szCs w:val="32"/>
            <w:lang w:val="en-US" w:eastAsia="zh-CN"/>
          </w:rPr>
          <w:t>差异化</w:t>
        </w:r>
      </w:ins>
      <w:ins w:id="62" w:author="Jinglin Sun" w:date="2025-02-21T09:15:59Z">
        <w:r>
          <w:rPr>
            <w:rFonts w:hint="eastAsia" w:ascii="仿宋_GB2312" w:hAnsi="仿宋_GB2312" w:eastAsia="仿宋_GB2312" w:cs="仿宋_GB2312"/>
            <w:sz w:val="32"/>
            <w:szCs w:val="32"/>
            <w:lang w:val="en-US" w:eastAsia="zh-CN"/>
          </w:rPr>
          <w:t>实践</w:t>
        </w:r>
      </w:ins>
      <w:ins w:id="63" w:author="Jinglin Sun" w:date="2025-02-24T14:51:08Z">
        <w:r>
          <w:rPr>
            <w:rFonts w:hint="eastAsia" w:ascii="仿宋_GB2312" w:hAnsi="仿宋_GB2312" w:eastAsia="仿宋_GB2312" w:cs="仿宋_GB2312"/>
            <w:sz w:val="32"/>
            <w:szCs w:val="32"/>
            <w:lang w:val="en-US" w:eastAsia="zh-CN"/>
          </w:rPr>
          <w:t>（</w:t>
        </w:r>
      </w:ins>
      <w:ins w:id="64" w:author="Jinglin Sun" w:date="2025-02-24T14:51:19Z">
        <w:r>
          <w:rPr>
            <w:rFonts w:hint="eastAsia" w:ascii="仿宋_GB2312" w:hAnsi="仿宋_GB2312" w:eastAsia="仿宋_GB2312" w:cs="仿宋_GB2312"/>
            <w:b/>
            <w:bCs/>
            <w:sz w:val="32"/>
            <w:szCs w:val="32"/>
            <w:lang w:val="en-US" w:eastAsia="zh-CN"/>
            <w:rPrChange w:id="65" w:author="Jinglin Sun" w:date="2025-02-25T09:38:03Z">
              <w:rPr>
                <w:rFonts w:hint="eastAsia" w:ascii="仿宋_GB2312" w:hAnsi="仿宋_GB2312" w:eastAsia="仿宋_GB2312" w:cs="仿宋_GB2312"/>
                <w:sz w:val="32"/>
                <w:szCs w:val="32"/>
                <w:lang w:val="en-US" w:eastAsia="zh-CN"/>
              </w:rPr>
            </w:rPrChange>
          </w:rPr>
          <w:t>主要</w:t>
        </w:r>
      </w:ins>
      <w:ins w:id="66" w:author="Jinglin Sun" w:date="2025-02-24T14:51:10Z">
        <w:r>
          <w:rPr>
            <w:rFonts w:hint="eastAsia" w:ascii="仿宋_GB2312" w:hAnsi="仿宋_GB2312" w:eastAsia="仿宋_GB2312" w:cs="仿宋_GB2312"/>
            <w:b/>
            <w:bCs/>
            <w:sz w:val="32"/>
            <w:szCs w:val="32"/>
            <w:lang w:val="en-US" w:eastAsia="zh-CN"/>
            <w:rPrChange w:id="67" w:author="Jinglin Sun" w:date="2025-02-25T09:38:03Z">
              <w:rPr>
                <w:rFonts w:hint="eastAsia" w:ascii="仿宋_GB2312" w:hAnsi="仿宋_GB2312" w:eastAsia="仿宋_GB2312" w:cs="仿宋_GB2312"/>
                <w:sz w:val="32"/>
                <w:szCs w:val="32"/>
                <w:lang w:val="en-US" w:eastAsia="zh-CN"/>
              </w:rPr>
            </w:rPrChange>
          </w:rPr>
          <w:t>解决</w:t>
        </w:r>
      </w:ins>
      <w:ins w:id="68" w:author="Jinglin Sun" w:date="2025-02-24T14:51:11Z">
        <w:r>
          <w:rPr>
            <w:rFonts w:hint="eastAsia" w:ascii="仿宋_GB2312" w:hAnsi="仿宋_GB2312" w:eastAsia="仿宋_GB2312" w:cs="仿宋_GB2312"/>
            <w:b/>
            <w:bCs/>
            <w:sz w:val="32"/>
            <w:szCs w:val="32"/>
            <w:lang w:val="en-US" w:eastAsia="zh-CN"/>
            <w:rPrChange w:id="69" w:author="Jinglin Sun" w:date="2025-02-25T09:38:03Z">
              <w:rPr>
                <w:rFonts w:hint="eastAsia" w:ascii="仿宋_GB2312" w:hAnsi="仿宋_GB2312" w:eastAsia="仿宋_GB2312" w:cs="仿宋_GB2312"/>
                <w:sz w:val="32"/>
                <w:szCs w:val="32"/>
                <w:lang w:val="en-US" w:eastAsia="zh-CN"/>
              </w:rPr>
            </w:rPrChange>
          </w:rPr>
          <w:t>什么</w:t>
        </w:r>
      </w:ins>
      <w:ins w:id="70" w:author="Jinglin Sun" w:date="2025-02-24T14:51:12Z">
        <w:r>
          <w:rPr>
            <w:rFonts w:hint="eastAsia" w:ascii="仿宋_GB2312" w:hAnsi="仿宋_GB2312" w:eastAsia="仿宋_GB2312" w:cs="仿宋_GB2312"/>
            <w:b/>
            <w:bCs/>
            <w:sz w:val="32"/>
            <w:szCs w:val="32"/>
            <w:lang w:val="en-US" w:eastAsia="zh-CN"/>
            <w:rPrChange w:id="71" w:author="Jinglin Sun" w:date="2025-02-25T09:38:03Z">
              <w:rPr>
                <w:rFonts w:hint="eastAsia" w:ascii="仿宋_GB2312" w:hAnsi="仿宋_GB2312" w:eastAsia="仿宋_GB2312" w:cs="仿宋_GB2312"/>
                <w:sz w:val="32"/>
                <w:szCs w:val="32"/>
                <w:lang w:val="en-US" w:eastAsia="zh-CN"/>
              </w:rPr>
            </w:rPrChange>
          </w:rPr>
          <w:t>问题</w:t>
        </w:r>
      </w:ins>
      <w:ins w:id="72" w:author="Jinglin Sun" w:date="2025-02-24T14:51:08Z">
        <w:r>
          <w:rPr>
            <w:rFonts w:hint="eastAsia" w:ascii="仿宋_GB2312" w:hAnsi="仿宋_GB2312" w:eastAsia="仿宋_GB2312" w:cs="仿宋_GB2312"/>
            <w:sz w:val="32"/>
            <w:szCs w:val="32"/>
            <w:lang w:val="en-US" w:eastAsia="zh-CN"/>
          </w:rPr>
          <w:t>）</w:t>
        </w:r>
      </w:ins>
      <w:ins w:id="73" w:author="Jinglin Sun" w:date="2025-02-25T09:38:55Z">
        <w:r>
          <w:rPr>
            <w:rFonts w:hint="eastAsia" w:ascii="仿宋_GB2312" w:hAnsi="仿宋_GB2312" w:eastAsia="仿宋_GB2312" w:cs="仿宋_GB2312"/>
            <w:b/>
            <w:bCs/>
            <w:sz w:val="32"/>
            <w:szCs w:val="32"/>
            <w:lang w:val="en-US" w:eastAsia="zh-CN"/>
            <w:rPrChange w:id="74" w:author="Jinglin Sun" w:date="2025-02-25T09:38:59Z">
              <w:rPr>
                <w:rFonts w:hint="eastAsia" w:ascii="仿宋_GB2312" w:hAnsi="仿宋_GB2312" w:eastAsia="仿宋_GB2312" w:cs="仿宋_GB2312"/>
                <w:sz w:val="32"/>
                <w:szCs w:val="32"/>
                <w:lang w:val="en-US" w:eastAsia="zh-CN"/>
              </w:rPr>
            </w:rPrChange>
          </w:rPr>
          <w:t>表</w:t>
        </w:r>
      </w:ins>
    </w:p>
    <w:p w14:paraId="26E2A5E3">
      <w:pPr>
        <w:pStyle w:val="10"/>
        <w:keepNext w:val="0"/>
        <w:keepLines w:val="0"/>
        <w:pageBreakBefore w:val="0"/>
        <w:widowControl/>
        <w:suppressLineNumbers w:val="0"/>
        <w:kinsoku/>
        <w:wordWrap/>
        <w:overflowPunct/>
        <w:topLinePunct w:val="0"/>
        <w:autoSpaceDE/>
        <w:autoSpaceDN/>
        <w:bidi w:val="0"/>
        <w:adjustRightInd/>
        <w:snapToGrid/>
        <w:jc w:val="center"/>
        <w:textAlignment w:val="auto"/>
        <w:rPr>
          <w:ins w:id="75" w:author="W" w:date="2025-02-28T14:01:23Z"/>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 北京市创新药医保管理相关政策梳理</w:t>
      </w:r>
    </w:p>
    <w:tbl>
      <w:tblPr>
        <w:tblStyle w:val="4"/>
        <w:tblW w:w="831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98"/>
        <w:gridCol w:w="1676"/>
        <w:gridCol w:w="1714"/>
        <w:gridCol w:w="2930"/>
      </w:tblGrid>
      <w:tr w14:paraId="35379441">
        <w:trPr>
          <w:trHeight w:val="340" w:hRule="atLeast"/>
        </w:trPr>
        <w:tc>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D59B8">
            <w:pPr>
              <w:keepNext w:val="0"/>
              <w:keepLines w:val="0"/>
              <w:widowControl/>
              <w:suppressLineNumbers w:val="0"/>
              <w:jc w:val="center"/>
              <w:textAlignment w:val="center"/>
              <w:rPr>
                <w:rFonts w:hint="eastAsia" w:ascii="仿宋_GB2312" w:hAnsi="仿宋_GB2312" w:eastAsia="仿宋_GB2312" w:cs="仿宋_GB2312"/>
                <w:b/>
                <w:bCs/>
                <w:color w:val="0E0E0E"/>
                <w:kern w:val="0"/>
                <w:sz w:val="32"/>
                <w:szCs w:val="32"/>
                <w:lang w:val="en-US" w:eastAsia="zh-CN" w:bidi="ar"/>
              </w:rPr>
            </w:pPr>
            <w:r>
              <w:rPr>
                <w:rFonts w:hint="eastAsia" w:ascii="仿宋_GB2312" w:hAnsi="仿宋_GB2312" w:eastAsia="仿宋_GB2312" w:cs="仿宋_GB2312"/>
                <w:b/>
                <w:bCs/>
                <w:color w:val="0E0E0E"/>
                <w:kern w:val="0"/>
                <w:sz w:val="32"/>
                <w:szCs w:val="32"/>
                <w:lang w:val="en-US" w:eastAsia="zh-CN" w:bidi="ar"/>
              </w:rPr>
              <w:t>政策名称</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7225C">
            <w:pPr>
              <w:keepNext w:val="0"/>
              <w:keepLines w:val="0"/>
              <w:widowControl/>
              <w:suppressLineNumbers w:val="0"/>
              <w:jc w:val="center"/>
              <w:textAlignment w:val="center"/>
              <w:rPr>
                <w:rFonts w:hint="eastAsia" w:ascii="仿宋_GB2312" w:hAnsi="仿宋_GB2312" w:eastAsia="仿宋_GB2312" w:cs="仿宋_GB2312"/>
                <w:b/>
                <w:bCs/>
                <w:color w:val="0E0E0E"/>
                <w:kern w:val="0"/>
                <w:sz w:val="32"/>
                <w:szCs w:val="32"/>
                <w:lang w:val="en-US" w:eastAsia="zh-CN" w:bidi="ar"/>
              </w:rPr>
            </w:pPr>
            <w:r>
              <w:rPr>
                <w:rFonts w:hint="eastAsia" w:ascii="仿宋_GB2312" w:hAnsi="仿宋_GB2312" w:eastAsia="仿宋_GB2312" w:cs="仿宋_GB2312"/>
                <w:b/>
                <w:bCs/>
                <w:color w:val="0E0E0E"/>
                <w:kern w:val="0"/>
                <w:sz w:val="32"/>
                <w:szCs w:val="32"/>
                <w:lang w:val="en-US" w:eastAsia="zh-CN" w:bidi="ar"/>
              </w:rPr>
              <w:t>发布时间</w:t>
            </w:r>
          </w:p>
        </w:tc>
        <w:tc>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545DD">
            <w:pPr>
              <w:keepNext w:val="0"/>
              <w:keepLines w:val="0"/>
              <w:widowControl/>
              <w:suppressLineNumbers w:val="0"/>
              <w:jc w:val="center"/>
              <w:textAlignment w:val="center"/>
              <w:rPr>
                <w:rFonts w:hint="eastAsia" w:ascii="仿宋_GB2312" w:hAnsi="仿宋_GB2312" w:eastAsia="仿宋_GB2312" w:cs="仿宋_GB2312"/>
                <w:b/>
                <w:bCs/>
                <w:color w:val="0E0E0E"/>
                <w:kern w:val="0"/>
                <w:sz w:val="32"/>
                <w:szCs w:val="32"/>
                <w:lang w:val="en-US" w:eastAsia="zh-CN" w:bidi="ar"/>
              </w:rPr>
            </w:pPr>
            <w:r>
              <w:rPr>
                <w:rFonts w:hint="eastAsia" w:ascii="仿宋_GB2312" w:hAnsi="仿宋_GB2312" w:eastAsia="仿宋_GB2312" w:cs="仿宋_GB2312"/>
                <w:b/>
                <w:bCs/>
                <w:color w:val="0E0E0E"/>
                <w:kern w:val="0"/>
                <w:sz w:val="32"/>
                <w:szCs w:val="32"/>
                <w:lang w:val="en-US" w:eastAsia="zh-CN" w:bidi="ar"/>
              </w:rPr>
              <w:t>发布主体</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F0E60">
            <w:pPr>
              <w:keepNext w:val="0"/>
              <w:keepLines w:val="0"/>
              <w:widowControl/>
              <w:suppressLineNumbers w:val="0"/>
              <w:jc w:val="center"/>
              <w:textAlignment w:val="center"/>
              <w:rPr>
                <w:rFonts w:hint="eastAsia" w:ascii="仿宋_GB2312" w:hAnsi="仿宋_GB2312" w:eastAsia="仿宋_GB2312" w:cs="仿宋_GB2312"/>
                <w:b/>
                <w:bCs/>
                <w:color w:val="0E0E0E"/>
                <w:kern w:val="0"/>
                <w:sz w:val="32"/>
                <w:szCs w:val="32"/>
                <w:lang w:val="en-US" w:eastAsia="zh-CN" w:bidi="ar"/>
              </w:rPr>
            </w:pPr>
            <w:r>
              <w:rPr>
                <w:rFonts w:hint="eastAsia" w:ascii="仿宋_GB2312" w:hAnsi="仿宋_GB2312" w:eastAsia="仿宋_GB2312" w:cs="仿宋_GB2312"/>
                <w:b/>
                <w:bCs/>
                <w:color w:val="0E0E0E"/>
                <w:kern w:val="0"/>
                <w:sz w:val="32"/>
                <w:szCs w:val="32"/>
                <w:lang w:val="en-US" w:eastAsia="zh-CN" w:bidi="ar"/>
              </w:rPr>
              <w:t>主要内容</w:t>
            </w:r>
          </w:p>
        </w:tc>
      </w:tr>
      <w:tr w14:paraId="528C3B94">
        <w:trPr>
          <w:trHeight w:val="1360" w:hRule="atLeast"/>
        </w:trPr>
        <w:tc>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F92B7">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《北京市生物医药产业发展规划（2020-2025年）》</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AE97A">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2020年</w:t>
            </w:r>
          </w:p>
        </w:tc>
        <w:tc>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F230F">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北京市人民政府</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5134EC">
            <w:pPr>
              <w:keepNext w:val="0"/>
              <w:keepLines w:val="0"/>
              <w:widowControl/>
              <w:suppressLineNumbers w:val="0"/>
              <w:jc w:val="left"/>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提出加强创新药研发、市场准入和产业化，推动生物医药产业的高质量发展。</w:t>
            </w:r>
          </w:p>
        </w:tc>
      </w:tr>
      <w:tr w14:paraId="0D5A7273">
        <w:trPr>
          <w:trHeight w:val="2020" w:hRule="atLeast"/>
        </w:trPr>
        <w:tc>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13C040">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《关于印发CHS-DRG付费新药新技术除外支付管理办法的通知（试行）》</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660A9E">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2022年</w:t>
            </w:r>
          </w:p>
        </w:tc>
        <w:tc>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CD2FA">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北京市医疗保障局</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788CF">
            <w:pPr>
              <w:keepNext w:val="0"/>
              <w:keepLines w:val="0"/>
              <w:widowControl/>
              <w:suppressLineNumbers w:val="0"/>
              <w:jc w:val="left"/>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通过试行CHS-DRG付费方式，为创新药物的医保支付提供灵活机制。</w:t>
            </w:r>
          </w:p>
        </w:tc>
      </w:tr>
      <w:tr w14:paraId="1E1DACDB">
        <w:trPr>
          <w:trHeight w:val="1360" w:hRule="atLeast"/>
        </w:trPr>
        <w:tc>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48D666">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《北京市医疗保障条例》</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5CD37">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2024年</w:t>
            </w:r>
          </w:p>
        </w:tc>
        <w:tc>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9F2EA">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北京市人民代表大会常务委员会</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DF6A7">
            <w:pPr>
              <w:keepNext w:val="0"/>
              <w:keepLines w:val="0"/>
              <w:widowControl/>
              <w:suppressLineNumbers w:val="0"/>
              <w:jc w:val="left"/>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旨在规范医疗保障关系，建设多层次医疗保障体系，为创新药物提供更灵活的医保支付准入。</w:t>
            </w:r>
          </w:p>
        </w:tc>
      </w:tr>
      <w:tr w14:paraId="03A1463C">
        <w:trPr>
          <w:trHeight w:val="1680" w:hRule="atLeast"/>
        </w:trPr>
        <w:tc>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CBCAD">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《北京市支持创新医药高质量发展若干措施（2024年）》</w:t>
            </w:r>
          </w:p>
        </w:tc>
        <w:tc>
          <w:tcPr>
            <w:tcW w:w="1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A563C">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2024年</w:t>
            </w:r>
          </w:p>
        </w:tc>
        <w:tc>
          <w:tcPr>
            <w:tcW w:w="1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84DE6">
            <w:pPr>
              <w:keepNext w:val="0"/>
              <w:keepLines w:val="0"/>
              <w:widowControl/>
              <w:suppressLineNumbers w:val="0"/>
              <w:jc w:val="center"/>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北京市医疗保障局等九部门</w:t>
            </w:r>
          </w:p>
        </w:tc>
        <w:tc>
          <w:tcPr>
            <w:tcW w:w="30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7AC47">
            <w:pPr>
              <w:keepNext w:val="0"/>
              <w:keepLines w:val="0"/>
              <w:widowControl/>
              <w:suppressLineNumbers w:val="0"/>
              <w:jc w:val="left"/>
              <w:textAlignment w:val="center"/>
              <w:rPr>
                <w:rFonts w:hint="eastAsia" w:ascii="仿宋_GB2312" w:hAnsi="仿宋_GB2312" w:eastAsia="仿宋_GB2312" w:cs="仿宋_GB2312"/>
                <w:color w:val="0E0E0E"/>
                <w:kern w:val="0"/>
                <w:sz w:val="32"/>
                <w:szCs w:val="32"/>
                <w:lang w:val="en-US" w:eastAsia="zh-CN" w:bidi="ar"/>
              </w:rPr>
            </w:pPr>
            <w:r>
              <w:rPr>
                <w:rFonts w:hint="eastAsia" w:ascii="仿宋_GB2312" w:hAnsi="仿宋_GB2312" w:eastAsia="仿宋_GB2312" w:cs="仿宋_GB2312"/>
                <w:color w:val="0E0E0E"/>
                <w:kern w:val="0"/>
                <w:sz w:val="32"/>
                <w:szCs w:val="32"/>
                <w:lang w:val="en-US" w:eastAsia="zh-CN" w:bidi="ar"/>
              </w:rPr>
              <w:t>提升创新医药研发质效，优化创新药审评审批，促进创新药产业化和临床应用。</w:t>
            </w:r>
          </w:p>
        </w:tc>
      </w:tr>
    </w:tbl>
    <w:p w14:paraId="61CEABBF">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北京市的创新药医保管理政策在创新药物的市场准入和医保支付方面，表现出了高度的灵活性与前瞻性。通过实施CHS-DRG支付模式和“除外支付管理办法”，北京市有效解决了创新药进入医保系统后支付滞后的问题。这一支付模式的实施，突破了传统按项目计费的局限，使得创新药的支付更加与药品的临床疗效和患者治疗需求相契合，从而避免了资源的浪费和支付不公平的现象。</w:t>
      </w:r>
    </w:p>
    <w:p w14:paraId="2F2FAE92">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在创新药的研发和产业化过程中，北京市的政策通过多维度支持措施，推动了药品研发的加速与市场化。专项资金、税收优惠以及对企业研发的政策扶持，有效解决了创新药物在初期研发阶段的资金瓶颈，为创新药企业提供了更为强有力的支持。此外，北京市通过优化审评审批流程，缩短了创新药的上市周期，加速了药物从实验室到临床应用的转化，确保了新药能够及时投入市场，满足患者的急迫需求。</w:t>
      </w:r>
    </w:p>
    <w:p w14:paraId="38F10EE9">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北京市的创新药医保管理政策在实践中呈现出地方政策的独特优势，特别是在跨部门协作与制度创新方面。通过协调医疗、医保和医药等领域的资源，北京市构建了一个多层次、高效协同的政策体系，推动了不同部门在药品审批、支付及管理环节中的无缝对接。这种协同治理模式为创新药的及时应用和医保支付提供了强有力的支持，进一步促进了医药产业的健康发展。</w:t>
      </w:r>
    </w:p>
    <w:p w14:paraId="06B4BC54">
      <w:pPr>
        <w:pStyle w:val="10"/>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 上海市创新药医保管理相关政策梳理</w:t>
      </w:r>
    </w:p>
    <w:tbl>
      <w:tblPr>
        <w:tblStyle w:val="4"/>
        <w:tblW w:w="807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3"/>
        <w:gridCol w:w="1630"/>
        <w:gridCol w:w="1666"/>
        <w:gridCol w:w="2769"/>
      </w:tblGrid>
      <w:tr w14:paraId="20EA6CA1">
        <w:trPr>
          <w:trHeight w:val="390"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E07D1">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32"/>
                <w:szCs w:val="32"/>
                <w:u w:val="none"/>
              </w:rPr>
            </w:pPr>
            <w:r>
              <w:rPr>
                <w:rFonts w:hint="eastAsia" w:ascii="仿宋_GB2312" w:hAnsi="仿宋_GB2312" w:eastAsia="仿宋_GB2312" w:cs="仿宋_GB2312"/>
                <w:b/>
                <w:bCs/>
                <w:i w:val="0"/>
                <w:iCs w:val="0"/>
                <w:color w:val="000000"/>
                <w:kern w:val="0"/>
                <w:sz w:val="32"/>
                <w:szCs w:val="32"/>
                <w:u w:val="none"/>
                <w:lang w:val="en-US" w:eastAsia="zh-CN" w:bidi="ar"/>
              </w:rPr>
              <w:t>政策名称</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5712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32"/>
                <w:szCs w:val="32"/>
                <w:u w:val="none"/>
              </w:rPr>
            </w:pPr>
            <w:r>
              <w:rPr>
                <w:rFonts w:hint="eastAsia" w:ascii="仿宋_GB2312" w:hAnsi="仿宋_GB2312" w:eastAsia="仿宋_GB2312" w:cs="仿宋_GB2312"/>
                <w:b/>
                <w:bCs/>
                <w:i w:val="0"/>
                <w:iCs w:val="0"/>
                <w:color w:val="000000"/>
                <w:kern w:val="0"/>
                <w:sz w:val="32"/>
                <w:szCs w:val="32"/>
                <w:u w:val="none"/>
                <w:lang w:val="en-US" w:eastAsia="zh-CN" w:bidi="ar"/>
              </w:rPr>
              <w:t>发布时间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E810A">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32"/>
                <w:szCs w:val="32"/>
                <w:u w:val="none"/>
              </w:rPr>
            </w:pPr>
            <w:r>
              <w:rPr>
                <w:rFonts w:hint="eastAsia" w:ascii="仿宋_GB2312" w:hAnsi="仿宋_GB2312" w:eastAsia="仿宋_GB2312" w:cs="仿宋_GB2312"/>
                <w:b/>
                <w:bCs/>
                <w:i w:val="0"/>
                <w:iCs w:val="0"/>
                <w:color w:val="000000"/>
                <w:kern w:val="0"/>
                <w:sz w:val="32"/>
                <w:szCs w:val="32"/>
                <w:u w:val="none"/>
                <w:lang w:val="en-US" w:eastAsia="zh-CN" w:bidi="ar"/>
              </w:rPr>
              <w:t>发布主体</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79365">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32"/>
                <w:szCs w:val="32"/>
                <w:u w:val="none"/>
              </w:rPr>
            </w:pPr>
            <w:r>
              <w:rPr>
                <w:rFonts w:hint="eastAsia" w:ascii="仿宋_GB2312" w:hAnsi="仿宋_GB2312" w:eastAsia="仿宋_GB2312" w:cs="仿宋_GB2312"/>
                <w:b/>
                <w:bCs/>
                <w:i w:val="0"/>
                <w:iCs w:val="0"/>
                <w:color w:val="000000"/>
                <w:kern w:val="0"/>
                <w:sz w:val="32"/>
                <w:szCs w:val="32"/>
                <w:u w:val="none"/>
                <w:lang w:val="en-US" w:eastAsia="zh-CN" w:bidi="ar"/>
              </w:rPr>
              <w:t>主要内容</w:t>
            </w:r>
          </w:p>
        </w:tc>
      </w:tr>
      <w:tr w14:paraId="2AC885BA">
        <w:trPr>
          <w:trHeight w:val="1145"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01F2A">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《上海市生物医药产业发展行动计划（2014-2017年）》</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039F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2014年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E27E1">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A0C4B">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提出了支持生物医药产业发展的具体措施，推动创新药研发与产业化，优化政策环境。</w:t>
            </w:r>
          </w:p>
        </w:tc>
      </w:tr>
      <w:tr w14:paraId="00C167F0">
        <w:trPr>
          <w:trHeight w:val="2274"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6233D">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《上海市促进产业高质量发展专项资金管理办法（暂行）》</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927A1">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2018年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C034A">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CFCC8">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设立专项资金，支持生物医药产业特别是创新药的高质量发展，推动技术创新和成果转化。</w:t>
            </w:r>
          </w:p>
        </w:tc>
      </w:tr>
      <w:tr w14:paraId="0E448513">
        <w:trPr>
          <w:trHeight w:val="1896"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FD729">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《上海市支持创新药物产业化若干措施》</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1C531">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2020年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13CA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4061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通过资金支持、税收优惠、人才引进等措施，推动创新药产业化，助力药品的快速应用。</w:t>
            </w:r>
          </w:p>
        </w:tc>
      </w:tr>
      <w:tr w14:paraId="7BE06B1D">
        <w:trPr>
          <w:trHeight w:val="2276"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B480C">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《上海市进一步完善多元支付机制支持创新药械发展的若干措施》</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1C5A2">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2023年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C2746">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上海市医疗保障局</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44C32">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明确医保部门支持创新药械，推动创新药纳入医保支付体系并实现多元支付方式。</w:t>
            </w:r>
          </w:p>
        </w:tc>
      </w:tr>
      <w:tr w14:paraId="52257DEB">
        <w:trPr>
          <w:trHeight w:val="2652"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6C21F">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《上海市人民政府办公厅关于支持生物医药产业全链条创新发展的若干意见》</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625CB">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E0065">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0D88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提出对创新药物的研发提供资金支持，推动产业化及技术创新，解决资金瓶颈，优化政策环境。</w:t>
            </w:r>
          </w:p>
        </w:tc>
      </w:tr>
      <w:tr w14:paraId="32FF0F8C">
        <w:trPr>
          <w:trHeight w:val="2653"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DDF6D">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《上海市2024年度“科技创新行动计划”创新药械产品应用示范项目申报指南》</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1429F6">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7F249">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上海市科技委员会</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7AAF0">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支持1类、2类新药的应用示范项目，通过真实世界疗效评价加速药品市场推广应用。</w:t>
            </w:r>
          </w:p>
        </w:tc>
      </w:tr>
      <w:tr w14:paraId="7B0180E8">
        <w:trPr>
          <w:trHeight w:val="2280"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EB63F">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《上海市医疗保障条例》</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D21E5">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020ED">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上海市人民代表大会常务委员会</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D54D3">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为创新药物的医保支付提供灵活机制，推动医疗保障服务的全面发展，确保创新药的市场准入。</w:t>
            </w:r>
          </w:p>
        </w:tc>
      </w:tr>
    </w:tbl>
    <w:p w14:paraId="2CB1D887">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上海市的创新药医保管理政策展现了其在提升创新药准入、支付及产业化方面的独特优势。与其他地区相比，上海的政策更加注重通过优化医保支付机制、促进药品产业化以及跨部门协作，解决创新药物面临的多重挑战。上海市通过《上海市医疗保障条例》和相关政策，解决了创新药准入和支付滞后的问题</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尤其是在医保支付方式方面，上海引入了创新支付机制，如通过“除外支付管理办法”确保创新药物能够及时纳入医保支付体系，从而避免了传统医保支付方式中创新药物进入缓慢、支付不及时的问题。这一措施使得创新药物能够在临床治疗中及时获得医保支持，提升了患者对新药的可及性。</w:t>
      </w:r>
    </w:p>
    <w:p w14:paraId="31103C54">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上海市在创新药研发和产业化方面也有着明确的差异化战略。通过《上海市生物医药产业发展行动计划》和《上海市支持创新药物产业化若干措施》等政策，上海市为创新药的研发提供了大量的资金支持与政策激励，促进了生物医药企业的技术创新和产品转化。这些政策特别注重通过税收优惠、专项资金以及人才引进等措施，为企业解决了创新药研发中常见的资金瓶颈问题，并通过优化药品审评审批流程，加快了新药的市场准入速度。此外，上海注重推动创新药的产业化，在提高研发效率的同时，确保创新药能够快速进入市场，满足患者的需求。</w:t>
      </w:r>
    </w:p>
    <w:p w14:paraId="3C2D2E7D">
      <w:pPr>
        <w:pStyle w:val="10"/>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 浙江省创新药医保管理相关政策梳理</w:t>
      </w:r>
    </w:p>
    <w:tbl>
      <w:tblPr>
        <w:tblStyle w:val="4"/>
        <w:tblW w:w="817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549"/>
        <w:gridCol w:w="1679"/>
        <w:gridCol w:w="3293"/>
      </w:tblGrid>
      <w:tr w14:paraId="4A2354EE">
        <w:trPr>
          <w:trHeight w:val="402"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3113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32"/>
                <w:szCs w:val="32"/>
                <w:u w:val="none"/>
              </w:rPr>
            </w:pPr>
            <w:r>
              <w:rPr>
                <w:rFonts w:hint="eastAsia" w:ascii="仿宋_GB2312" w:hAnsi="仿宋_GB2312" w:eastAsia="仿宋_GB2312" w:cs="仿宋_GB2312"/>
                <w:b/>
                <w:bCs/>
                <w:i w:val="0"/>
                <w:iCs w:val="0"/>
                <w:color w:val="000000"/>
                <w:kern w:val="0"/>
                <w:sz w:val="32"/>
                <w:szCs w:val="32"/>
                <w:u w:val="none"/>
                <w:lang w:val="en-US" w:eastAsia="zh-CN" w:bidi="ar"/>
              </w:rPr>
              <w:t>政策名称</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56C92B">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32"/>
                <w:szCs w:val="32"/>
                <w:u w:val="none"/>
              </w:rPr>
            </w:pPr>
            <w:r>
              <w:rPr>
                <w:rFonts w:hint="eastAsia" w:ascii="仿宋_GB2312" w:hAnsi="仿宋_GB2312" w:eastAsia="仿宋_GB2312" w:cs="仿宋_GB2312"/>
                <w:b/>
                <w:bCs/>
                <w:i w:val="0"/>
                <w:iCs w:val="0"/>
                <w:color w:val="000000"/>
                <w:kern w:val="0"/>
                <w:sz w:val="32"/>
                <w:szCs w:val="32"/>
                <w:u w:val="none"/>
                <w:lang w:val="en-US" w:eastAsia="zh-CN" w:bidi="ar"/>
              </w:rPr>
              <w:t>发布时间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FFBD6">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32"/>
                <w:szCs w:val="32"/>
                <w:u w:val="none"/>
              </w:rPr>
            </w:pPr>
            <w:r>
              <w:rPr>
                <w:rFonts w:hint="eastAsia" w:ascii="仿宋_GB2312" w:hAnsi="仿宋_GB2312" w:eastAsia="仿宋_GB2312" w:cs="仿宋_GB2312"/>
                <w:b/>
                <w:bCs/>
                <w:i w:val="0"/>
                <w:iCs w:val="0"/>
                <w:color w:val="000000"/>
                <w:kern w:val="0"/>
                <w:sz w:val="32"/>
                <w:szCs w:val="32"/>
                <w:u w:val="none"/>
                <w:lang w:val="en-US" w:eastAsia="zh-CN" w:bidi="ar"/>
              </w:rPr>
              <w:t>发布主体</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468A3">
            <w:pPr>
              <w:keepNext w:val="0"/>
              <w:keepLines w:val="0"/>
              <w:widowControl/>
              <w:suppressLineNumbers w:val="0"/>
              <w:jc w:val="center"/>
              <w:textAlignment w:val="center"/>
              <w:rPr>
                <w:rFonts w:hint="default" w:ascii="仿宋_GB2312" w:hAnsi="仿宋_GB2312" w:eastAsia="仿宋_GB2312" w:cs="仿宋_GB2312"/>
                <w:b/>
                <w:bCs/>
                <w:i w:val="0"/>
                <w:iCs w:val="0"/>
                <w:color w:val="000000"/>
                <w:sz w:val="32"/>
                <w:szCs w:val="32"/>
                <w:u w:val="none"/>
                <w:lang w:val="en-US" w:eastAsia="zh-CN"/>
              </w:rPr>
            </w:pPr>
            <w:r>
              <w:rPr>
                <w:rFonts w:hint="eastAsia" w:ascii="仿宋_GB2312" w:hAnsi="仿宋_GB2312" w:eastAsia="仿宋_GB2312" w:cs="仿宋_GB2312"/>
                <w:b/>
                <w:bCs/>
                <w:i w:val="0"/>
                <w:iCs w:val="0"/>
                <w:color w:val="000000"/>
                <w:sz w:val="32"/>
                <w:szCs w:val="32"/>
                <w:u w:val="none"/>
                <w:lang w:val="en-US" w:eastAsia="zh-CN"/>
              </w:rPr>
              <w:t>主要内容</w:t>
            </w:r>
          </w:p>
        </w:tc>
      </w:tr>
      <w:tr w14:paraId="6E994C4E">
        <w:trPr>
          <w:trHeight w:val="1985"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3138C">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《浙江省生物医药产业发展专项资金管理办法》</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2FF8F">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2022年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08686E">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浙江省科技厅</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3A50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设立专项资金，支持生物医药企业的创新药研发，推动关键技术的突破和成果转化。</w:t>
            </w:r>
          </w:p>
        </w:tc>
      </w:tr>
      <w:tr w14:paraId="211E802D">
        <w:trPr>
          <w:trHeight w:val="238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6CD86">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《浙江省关于加快推进生物医药产业发展的若干政策》</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ABFC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2023年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E6881">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浙江省人民政府</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5075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提出加快生物医药产业发展的措施，包括支持创新药研发、优化产业环境、引进人才及科研机构等。</w:t>
            </w:r>
          </w:p>
        </w:tc>
      </w:tr>
      <w:tr w14:paraId="7149C90C">
        <w:trPr>
          <w:trHeight w:val="3171"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6F232">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《浙江省提升药品集中采购平台功能推进药品供应保障的实施意见》</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A33E4">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2024年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BBA60">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浙江省人民政府</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6D2A6">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提升药品集中采购平台功能，确保医保目录内药品的供应保障，规范医保药品支付范围，促进药品采购透明化和规范化。</w:t>
            </w:r>
          </w:p>
        </w:tc>
      </w:tr>
      <w:tr w14:paraId="5769B145">
        <w:trPr>
          <w:trHeight w:val="2776"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0F5FD">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《浙江省创新医药技术医保支付激励管理办法》</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D46B0">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2024年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3A85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浙江省医疗保障局</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9FCD7">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对创新药品和创新医疗服务项目设定认定条件和程序，明确医保支付激励措施，鼓励医疗机构采用创新医药技术，提升医疗服务质量。</w:t>
            </w:r>
          </w:p>
        </w:tc>
      </w:tr>
      <w:tr w14:paraId="0EB893B7">
        <w:trPr>
          <w:trHeight w:val="2782"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98851">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《浙江省全链条支持创新药械高质量发展的若干举措》</w:t>
            </w:r>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124AA">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2025年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28379">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浙江省人民政府</w:t>
            </w:r>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4D4EB">
            <w:pPr>
              <w:keepNext w:val="0"/>
              <w:keepLines w:val="0"/>
              <w:widowControl/>
              <w:suppressLineNumbers w:val="0"/>
              <w:jc w:val="center"/>
              <w:textAlignment w:val="center"/>
              <w:rPr>
                <w:rFonts w:hint="eastAsia" w:ascii="仿宋_GB2312" w:hAnsi="仿宋_GB2312" w:eastAsia="仿宋_GB2312" w:cs="仿宋_GB2312"/>
                <w:i w:val="0"/>
                <w:iCs w:val="0"/>
                <w:color w:val="000000"/>
                <w:sz w:val="32"/>
                <w:szCs w:val="32"/>
                <w:u w:val="none"/>
              </w:rPr>
            </w:pPr>
            <w:r>
              <w:rPr>
                <w:rFonts w:hint="eastAsia" w:ascii="仿宋_GB2312" w:hAnsi="仿宋_GB2312" w:eastAsia="仿宋_GB2312" w:cs="仿宋_GB2312"/>
                <w:i w:val="0"/>
                <w:iCs w:val="0"/>
                <w:color w:val="000000"/>
                <w:kern w:val="0"/>
                <w:sz w:val="32"/>
                <w:szCs w:val="32"/>
                <w:u w:val="none"/>
                <w:lang w:val="en-US" w:eastAsia="zh-CN" w:bidi="ar"/>
              </w:rPr>
              <w:t>提出了从创新药研发、注册、生产到临床应用的全链条支持政策，包括资金支持、税收优惠和人才引进等，加速创新药的研发与产业化进程。</w:t>
            </w:r>
          </w:p>
        </w:tc>
      </w:tr>
    </w:tbl>
    <w:p w14:paraId="5B205E5A">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浙江省的创新药医保管理政策</w:t>
      </w:r>
      <w:r>
        <w:rPr>
          <w:rFonts w:hint="eastAsia" w:ascii="仿宋_GB2312" w:hAnsi="仿宋_GB2312" w:eastAsia="仿宋_GB2312" w:cs="仿宋_GB2312"/>
          <w:b w:val="0"/>
          <w:bCs w:val="0"/>
          <w:sz w:val="32"/>
          <w:szCs w:val="32"/>
          <w:lang w:val="en-US" w:eastAsia="zh-CN"/>
        </w:rPr>
        <w:t>主要体现在</w:t>
      </w:r>
      <w:r>
        <w:rPr>
          <w:rFonts w:hint="default" w:ascii="仿宋_GB2312" w:hAnsi="仿宋_GB2312" w:eastAsia="仿宋_GB2312" w:cs="仿宋_GB2312"/>
          <w:b w:val="0"/>
          <w:bCs w:val="0"/>
          <w:sz w:val="32"/>
          <w:szCs w:val="32"/>
          <w:lang w:val="en-US" w:eastAsia="zh-CN"/>
        </w:rPr>
        <w:t>全链条的政策支持，加速了创新药的研发与市场化进程。浙江省通过设立专项资金和提供税收优惠等措施，解决了创新药研发过程中常见的资金瓶颈，帮助企业快速推动新药的开发。这种全链条的政策框架确保了药物从研发到市场的顺利转化，为浙江省生物医药产业的快速发展奠定了基础。</w:t>
      </w:r>
    </w:p>
    <w:p w14:paraId="579260A6">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p>
    <w:p w14:paraId="76930046">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在医保支付方面，浙江省创新性地引入了多元支付机制，解决了创新药物进入医保体系时的支付滞后问题。通过《浙江省创新医药技术医保支付激励管理办法》，浙江省为创新药品提供了灵活的支付渠道。具体来说，浙江省通过优先支付机制确保符合条件的创新药能够快速进入医保支付范围，采用多元支付模式结合基本医保和商业健康保险，进一步增强支付灵活性。此外，浙江省还通过支付激励政策，提供较高的医保支付比例，鼓励医疗机构优先使用创新药物。此举不仅提高了医保支付效率，减轻了患者的经济负担，同时也增强了创新药物的市场竞争力。</w:t>
      </w:r>
    </w:p>
    <w:p w14:paraId="7BB09404">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浙江省在药品供应保障上采取了严格的管理措施，通过完善药品集中采购平台，提高了药品采购的透明度和效率。这一举措确保了创新药的持续供应，避免了市场上出现短缺或采购不规范的问题。通过优化药品采购流程，浙江省为创新药物的稳定供应提供了有力保障，确保患者能够及时获得所需药物。</w:t>
      </w:r>
    </w:p>
    <w:p w14:paraId="77F54F87">
      <w:pPr>
        <w:pStyle w:val="10"/>
        <w:keepNext w:val="0"/>
        <w:keepLines w:val="0"/>
        <w:pageBreakBefore w:val="0"/>
        <w:widowControl/>
        <w:suppressLineNumbers w:val="0"/>
        <w:kinsoku/>
        <w:wordWrap/>
        <w:overflowPunct/>
        <w:topLinePunct w:val="0"/>
        <w:autoSpaceDE/>
        <w:autoSpaceDN/>
        <w:bidi w:val="0"/>
        <w:adjustRightInd/>
        <w:snapToGrid/>
        <w:spacing w:before="0"/>
        <w:ind w:left="0" w:leftChars="0" w:firstLine="640" w:firstLineChars="200"/>
        <w:textAlignment w:val="auto"/>
        <w:rPr>
          <w:ins w:id="76" w:author="Jinglin Sun" w:date="2025-02-21T09:16:04Z"/>
          <w:rFonts w:hint="default" w:ascii="仿宋_GB2312" w:hAnsi="仿宋_GB2312" w:eastAsia="仿宋_GB2312" w:cs="仿宋_GB2312"/>
          <w:b w:val="0"/>
          <w:bCs w:val="0"/>
          <w:sz w:val="32"/>
          <w:szCs w:val="32"/>
          <w:lang w:val="en-US" w:eastAsia="zh-CN"/>
        </w:rPr>
      </w:pPr>
    </w:p>
    <w:p w14:paraId="552CECF8">
      <w:pPr>
        <w:pStyle w:val="10"/>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0" w:firstLineChars="200"/>
        <w:textAlignment w:val="auto"/>
        <w:outlineLvl w:val="2"/>
        <w:rPr>
          <w:ins w:id="78" w:author="Jinglin Sun" w:date="2025-02-21T09:17:23Z"/>
          <w:rFonts w:hint="eastAsia" w:ascii="仿宋_GB2312" w:hAnsi="仿宋_GB2312" w:eastAsia="仿宋_GB2312" w:cs="仿宋_GB2312"/>
          <w:b/>
          <w:bCs/>
          <w:sz w:val="32"/>
          <w:szCs w:val="32"/>
          <w:lang w:val="en-US" w:eastAsia="zh-CN"/>
          <w:rPrChange w:id="79" w:author="Jinglin Sun" w:date="2025-02-24T13:48:02Z">
            <w:rPr>
              <w:ins w:id="80" w:author="Jinglin Sun" w:date="2025-02-21T09:17:23Z"/>
              <w:rFonts w:hint="eastAsia" w:ascii="仿宋_GB2312" w:hAnsi="仿宋_GB2312" w:eastAsia="仿宋_GB2312" w:cs="仿宋_GB2312"/>
              <w:sz w:val="32"/>
              <w:szCs w:val="32"/>
              <w:lang w:val="en-US" w:eastAsia="zh-CN"/>
            </w:rPr>
          </w:rPrChange>
        </w:rPr>
        <w:pPrChange w:id="77" w:author="Jinglin Sun" w:date="2025-02-21T09:17:28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81" w:author="Jinglin Sun" w:date="2025-02-21T09:17:28Z">
        <w:r>
          <w:rPr>
            <w:rFonts w:hint="eastAsia" w:ascii="仿宋_GB2312" w:hAnsi="仿宋_GB2312" w:eastAsia="仿宋_GB2312" w:cs="仿宋_GB2312"/>
            <w:b/>
            <w:bCs/>
            <w:color w:val="0E0E0E"/>
            <w:kern w:val="0"/>
            <w:sz w:val="32"/>
            <w:szCs w:val="32"/>
            <w:lang w:val="en-US" w:eastAsia="zh-CN" w:bidi="ar"/>
            <w:rPrChange w:id="82" w:author="Jinglin Sun" w:date="2025-02-24T13:48:02Z">
              <w:rPr>
                <w:rFonts w:hint="eastAsia" w:ascii="仿宋_GB2312" w:hAnsi="仿宋_GB2312" w:eastAsia="仿宋_GB2312" w:cs="仿宋_GB2312"/>
                <w:color w:val="0E0E0E"/>
                <w:kern w:val="0"/>
                <w:sz w:val="32"/>
                <w:szCs w:val="32"/>
                <w:lang w:val="en-US" w:eastAsia="zh-CN" w:bidi="ar"/>
              </w:rPr>
            </w:rPrChange>
          </w:rPr>
          <w:t>2.</w:t>
        </w:r>
      </w:ins>
      <w:ins w:id="83" w:author="Jinglin Sun" w:date="2025-02-21T09:17:07Z">
        <w:r>
          <w:rPr>
            <w:rFonts w:hint="eastAsia" w:ascii="仿宋_GB2312" w:hAnsi="仿宋_GB2312" w:eastAsia="仿宋_GB2312" w:cs="仿宋_GB2312"/>
            <w:b/>
            <w:bCs/>
            <w:sz w:val="32"/>
            <w:szCs w:val="32"/>
            <w:lang w:val="en-US" w:eastAsia="zh-CN"/>
            <w:rPrChange w:id="84" w:author="Jinglin Sun" w:date="2025-02-24T13:48:02Z">
              <w:rPr>
                <w:rFonts w:hint="eastAsia" w:ascii="仿宋_GB2312" w:hAnsi="仿宋_GB2312" w:eastAsia="仿宋_GB2312" w:cs="仿宋_GB2312"/>
                <w:sz w:val="32"/>
                <w:szCs w:val="32"/>
                <w:lang w:val="en-US" w:eastAsia="zh-CN"/>
              </w:rPr>
            </w:rPrChange>
          </w:rPr>
          <w:t>创新药</w:t>
        </w:r>
      </w:ins>
      <w:ins w:id="85" w:author="Jinglin Sun" w:date="2025-02-21T09:17:11Z">
        <w:r>
          <w:rPr>
            <w:rFonts w:hint="eastAsia" w:ascii="仿宋_GB2312" w:hAnsi="仿宋_GB2312" w:eastAsia="仿宋_GB2312" w:cs="仿宋_GB2312"/>
            <w:b/>
            <w:bCs/>
            <w:sz w:val="32"/>
            <w:szCs w:val="32"/>
            <w:lang w:val="en-US" w:eastAsia="zh-CN"/>
            <w:rPrChange w:id="86" w:author="Jinglin Sun" w:date="2025-02-24T13:48:02Z">
              <w:rPr>
                <w:rFonts w:hint="eastAsia" w:ascii="仿宋_GB2312" w:hAnsi="仿宋_GB2312" w:eastAsia="仿宋_GB2312" w:cs="仿宋_GB2312"/>
                <w:sz w:val="32"/>
                <w:szCs w:val="32"/>
                <w:lang w:val="en-US" w:eastAsia="zh-CN"/>
              </w:rPr>
            </w:rPrChange>
          </w:rPr>
          <w:t>准入</w:t>
        </w:r>
      </w:ins>
      <w:ins w:id="87" w:author="Jinglin Sun" w:date="2025-02-21T09:17:13Z">
        <w:r>
          <w:rPr>
            <w:rFonts w:hint="eastAsia" w:ascii="仿宋_GB2312" w:hAnsi="仿宋_GB2312" w:eastAsia="仿宋_GB2312" w:cs="仿宋_GB2312"/>
            <w:b/>
            <w:bCs/>
            <w:sz w:val="32"/>
            <w:szCs w:val="32"/>
            <w:lang w:val="en-US" w:eastAsia="zh-CN"/>
            <w:rPrChange w:id="88" w:author="Jinglin Sun" w:date="2025-02-24T13:48:02Z">
              <w:rPr>
                <w:rFonts w:hint="eastAsia" w:ascii="仿宋_GB2312" w:hAnsi="仿宋_GB2312" w:eastAsia="仿宋_GB2312" w:cs="仿宋_GB2312"/>
                <w:sz w:val="32"/>
                <w:szCs w:val="32"/>
                <w:lang w:val="en-US" w:eastAsia="zh-CN"/>
              </w:rPr>
            </w:rPrChange>
          </w:rPr>
          <w:t>、</w:t>
        </w:r>
      </w:ins>
      <w:ins w:id="89" w:author="Jinglin Sun" w:date="2025-02-21T09:17:15Z">
        <w:r>
          <w:rPr>
            <w:rFonts w:hint="eastAsia" w:ascii="仿宋_GB2312" w:hAnsi="仿宋_GB2312" w:eastAsia="仿宋_GB2312" w:cs="仿宋_GB2312"/>
            <w:b/>
            <w:bCs/>
            <w:sz w:val="32"/>
            <w:szCs w:val="32"/>
            <w:lang w:val="en-US" w:eastAsia="zh-CN"/>
            <w:rPrChange w:id="90" w:author="Jinglin Sun" w:date="2025-02-24T13:48:02Z">
              <w:rPr>
                <w:rFonts w:hint="eastAsia" w:ascii="仿宋_GB2312" w:hAnsi="仿宋_GB2312" w:eastAsia="仿宋_GB2312" w:cs="仿宋_GB2312"/>
                <w:sz w:val="32"/>
                <w:szCs w:val="32"/>
                <w:lang w:val="en-US" w:eastAsia="zh-CN"/>
              </w:rPr>
            </w:rPrChange>
          </w:rPr>
          <w:t>评价</w:t>
        </w:r>
      </w:ins>
      <w:ins w:id="91" w:author="Jinglin Sun" w:date="2025-02-21T09:17:17Z">
        <w:r>
          <w:rPr>
            <w:rFonts w:hint="eastAsia" w:ascii="仿宋_GB2312" w:hAnsi="仿宋_GB2312" w:eastAsia="仿宋_GB2312" w:cs="仿宋_GB2312"/>
            <w:b/>
            <w:bCs/>
            <w:sz w:val="32"/>
            <w:szCs w:val="32"/>
            <w:lang w:val="en-US" w:eastAsia="zh-CN"/>
            <w:rPrChange w:id="92" w:author="Jinglin Sun" w:date="2025-02-24T13:48:02Z">
              <w:rPr>
                <w:rFonts w:hint="eastAsia" w:ascii="仿宋_GB2312" w:hAnsi="仿宋_GB2312" w:eastAsia="仿宋_GB2312" w:cs="仿宋_GB2312"/>
                <w:sz w:val="32"/>
                <w:szCs w:val="32"/>
                <w:lang w:val="en-US" w:eastAsia="zh-CN"/>
              </w:rPr>
            </w:rPrChange>
          </w:rPr>
          <w:t>与</w:t>
        </w:r>
      </w:ins>
      <w:ins w:id="93" w:author="Jinglin Sun" w:date="2025-02-21T09:17:18Z">
        <w:r>
          <w:rPr>
            <w:rFonts w:hint="eastAsia" w:ascii="仿宋_GB2312" w:hAnsi="仿宋_GB2312" w:eastAsia="仿宋_GB2312" w:cs="仿宋_GB2312"/>
            <w:b/>
            <w:bCs/>
            <w:sz w:val="32"/>
            <w:szCs w:val="32"/>
            <w:lang w:val="en-US" w:eastAsia="zh-CN"/>
            <w:rPrChange w:id="94" w:author="Jinglin Sun" w:date="2025-02-24T13:48:02Z">
              <w:rPr>
                <w:rFonts w:hint="eastAsia" w:ascii="仿宋_GB2312" w:hAnsi="仿宋_GB2312" w:eastAsia="仿宋_GB2312" w:cs="仿宋_GB2312"/>
                <w:sz w:val="32"/>
                <w:szCs w:val="32"/>
                <w:lang w:val="en-US" w:eastAsia="zh-CN"/>
              </w:rPr>
            </w:rPrChange>
          </w:rPr>
          <w:t>续约</w:t>
        </w:r>
      </w:ins>
      <w:ins w:id="95" w:author="Jinglin Sun" w:date="2025-02-21T09:17:22Z">
        <w:r>
          <w:rPr>
            <w:rFonts w:hint="eastAsia" w:ascii="仿宋_GB2312" w:hAnsi="仿宋_GB2312" w:eastAsia="仿宋_GB2312" w:cs="仿宋_GB2312"/>
            <w:b/>
            <w:bCs/>
            <w:sz w:val="32"/>
            <w:szCs w:val="32"/>
            <w:lang w:val="en-US" w:eastAsia="zh-CN"/>
            <w:rPrChange w:id="96" w:author="Jinglin Sun" w:date="2025-02-24T13:48:02Z">
              <w:rPr>
                <w:rFonts w:hint="eastAsia" w:ascii="仿宋_GB2312" w:hAnsi="仿宋_GB2312" w:eastAsia="仿宋_GB2312" w:cs="仿宋_GB2312"/>
                <w:sz w:val="32"/>
                <w:szCs w:val="32"/>
                <w:lang w:val="en-US" w:eastAsia="zh-CN"/>
              </w:rPr>
            </w:rPrChange>
          </w:rPr>
          <w:t>现状</w:t>
        </w:r>
      </w:ins>
    </w:p>
    <w:p w14:paraId="7DAB375D">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200" w:firstLine="320" w:firstLineChars="100"/>
        <w:textAlignment w:val="auto"/>
        <w:outlineLvl w:val="3"/>
        <w:rPr>
          <w:ins w:id="98" w:author="Jinglin Sun" w:date="2025-02-21T09:17:57Z"/>
          <w:rFonts w:hint="eastAsia" w:ascii="仿宋_GB2312" w:hAnsi="仿宋_GB2312" w:eastAsia="仿宋_GB2312" w:cs="仿宋_GB2312"/>
          <w:sz w:val="32"/>
          <w:szCs w:val="32"/>
          <w:lang w:val="en-US" w:eastAsia="zh-CN"/>
        </w:rPr>
        <w:pPrChange w:id="97"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99" w:author="Jinglin Sun" w:date="2025-02-21T09:17:35Z">
        <w:r>
          <w:rPr>
            <w:rFonts w:hint="eastAsia" w:ascii="仿宋_GB2312" w:hAnsi="仿宋_GB2312" w:eastAsia="仿宋_GB2312" w:cs="仿宋_GB2312"/>
            <w:sz w:val="32"/>
            <w:szCs w:val="32"/>
            <w:lang w:val="en-US" w:eastAsia="zh-CN"/>
          </w:rPr>
          <w:t>2.1</w:t>
        </w:r>
      </w:ins>
      <w:ins w:id="100" w:author="Jinglin Sun" w:date="2025-02-21T09:17:50Z">
        <w:r>
          <w:rPr>
            <w:rFonts w:hint="eastAsia" w:ascii="仿宋_GB2312" w:hAnsi="仿宋_GB2312" w:eastAsia="仿宋_GB2312" w:cs="仿宋_GB2312"/>
            <w:sz w:val="32"/>
            <w:szCs w:val="32"/>
            <w:lang w:val="en-US" w:eastAsia="zh-CN"/>
          </w:rPr>
          <w:t>创新</w:t>
        </w:r>
      </w:ins>
      <w:ins w:id="101" w:author="Jinglin Sun" w:date="2025-02-21T09:17:51Z">
        <w:r>
          <w:rPr>
            <w:rFonts w:hint="eastAsia" w:ascii="仿宋_GB2312" w:hAnsi="仿宋_GB2312" w:eastAsia="仿宋_GB2312" w:cs="仿宋_GB2312"/>
            <w:sz w:val="32"/>
            <w:szCs w:val="32"/>
            <w:lang w:val="en-US" w:eastAsia="zh-CN"/>
          </w:rPr>
          <w:t>药</w:t>
        </w:r>
      </w:ins>
      <w:ins w:id="102" w:author="Jinglin Sun" w:date="2025-02-21T09:17:53Z">
        <w:r>
          <w:rPr>
            <w:rFonts w:hint="eastAsia" w:ascii="仿宋_GB2312" w:hAnsi="仿宋_GB2312" w:eastAsia="仿宋_GB2312" w:cs="仿宋_GB2312"/>
            <w:sz w:val="32"/>
            <w:szCs w:val="32"/>
            <w:lang w:val="en-US" w:eastAsia="zh-CN"/>
          </w:rPr>
          <w:t>准入</w:t>
        </w:r>
      </w:ins>
      <w:ins w:id="103" w:author="Jinglin Sun" w:date="2025-02-21T09:17:55Z">
        <w:r>
          <w:rPr>
            <w:rFonts w:hint="eastAsia" w:ascii="仿宋_GB2312" w:hAnsi="仿宋_GB2312" w:eastAsia="仿宋_GB2312" w:cs="仿宋_GB2312"/>
            <w:sz w:val="32"/>
            <w:szCs w:val="32"/>
            <w:lang w:val="en-US" w:eastAsia="zh-CN"/>
          </w:rPr>
          <w:t>现状</w:t>
        </w:r>
      </w:ins>
    </w:p>
    <w:p w14:paraId="284FE813">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200" w:firstLine="320" w:firstLineChars="100"/>
        <w:textAlignment w:val="auto"/>
        <w:rPr>
          <w:rFonts w:hint="eastAsia" w:ascii="仿宋_GB2312" w:hAnsi="仿宋_GB2312" w:eastAsia="仿宋_GB2312" w:cs="仿宋_GB2312"/>
          <w:sz w:val="32"/>
          <w:szCs w:val="32"/>
          <w:lang w:val="en-US" w:eastAsia="zh-CN"/>
        </w:rPr>
        <w:pPrChange w:id="104"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105" w:author="Jinglin Sun" w:date="2025-02-21T09:18:07Z">
        <w:r>
          <w:rPr>
            <w:rFonts w:hint="eastAsia" w:ascii="仿宋_GB2312" w:hAnsi="仿宋_GB2312" w:eastAsia="仿宋_GB2312" w:cs="仿宋_GB2312"/>
            <w:sz w:val="32"/>
            <w:szCs w:val="32"/>
            <w:lang w:val="en-US" w:eastAsia="zh-CN"/>
          </w:rPr>
          <w:t>包括</w:t>
        </w:r>
      </w:ins>
      <w:ins w:id="106" w:author="Jinglin Sun" w:date="2025-02-21T09:18:09Z">
        <w:r>
          <w:rPr>
            <w:rFonts w:hint="eastAsia" w:ascii="仿宋_GB2312" w:hAnsi="仿宋_GB2312" w:eastAsia="仿宋_GB2312" w:cs="仿宋_GB2312"/>
            <w:sz w:val="32"/>
            <w:szCs w:val="32"/>
            <w:lang w:val="en-US" w:eastAsia="zh-CN"/>
          </w:rPr>
          <w:t>医保</w:t>
        </w:r>
      </w:ins>
      <w:ins w:id="107" w:author="Jinglin Sun" w:date="2025-02-21T09:18:12Z">
        <w:r>
          <w:rPr>
            <w:rFonts w:hint="eastAsia" w:ascii="仿宋_GB2312" w:hAnsi="仿宋_GB2312" w:eastAsia="仿宋_GB2312" w:cs="仿宋_GB2312"/>
            <w:sz w:val="32"/>
            <w:szCs w:val="32"/>
            <w:lang w:val="en-US" w:eastAsia="zh-CN"/>
          </w:rPr>
          <w:t>谈判</w:t>
        </w:r>
      </w:ins>
      <w:ins w:id="108" w:author="Jinglin Sun" w:date="2025-02-21T09:18:15Z">
        <w:r>
          <w:rPr>
            <w:rFonts w:hint="eastAsia" w:ascii="仿宋_GB2312" w:hAnsi="仿宋_GB2312" w:eastAsia="仿宋_GB2312" w:cs="仿宋_GB2312"/>
            <w:sz w:val="32"/>
            <w:szCs w:val="32"/>
            <w:lang w:val="en-US" w:eastAsia="zh-CN"/>
          </w:rPr>
          <w:t>流程</w:t>
        </w:r>
      </w:ins>
      <w:ins w:id="109" w:author="Jinglin Sun" w:date="2025-02-21T09:18:17Z">
        <w:r>
          <w:rPr>
            <w:rFonts w:hint="eastAsia" w:ascii="仿宋_GB2312" w:hAnsi="仿宋_GB2312" w:eastAsia="仿宋_GB2312" w:cs="仿宋_GB2312"/>
            <w:sz w:val="32"/>
            <w:szCs w:val="32"/>
            <w:lang w:val="en-US" w:eastAsia="zh-CN"/>
          </w:rPr>
          <w:t>、</w:t>
        </w:r>
      </w:ins>
      <w:ins w:id="110" w:author="Jinglin Sun" w:date="2025-02-21T09:18:24Z">
        <w:r>
          <w:rPr>
            <w:rFonts w:hint="eastAsia" w:ascii="仿宋_GB2312" w:hAnsi="仿宋_GB2312" w:eastAsia="仿宋_GB2312" w:cs="仿宋_GB2312"/>
            <w:sz w:val="32"/>
            <w:szCs w:val="32"/>
            <w:lang w:val="en-US" w:eastAsia="zh-CN"/>
          </w:rPr>
          <w:t>准入</w:t>
        </w:r>
      </w:ins>
      <w:ins w:id="111" w:author="Jinglin Sun" w:date="2025-02-21T09:18:26Z">
        <w:r>
          <w:rPr>
            <w:rFonts w:hint="eastAsia" w:ascii="仿宋_GB2312" w:hAnsi="仿宋_GB2312" w:eastAsia="仿宋_GB2312" w:cs="仿宋_GB2312"/>
            <w:sz w:val="32"/>
            <w:szCs w:val="32"/>
            <w:lang w:val="en-US" w:eastAsia="zh-CN"/>
          </w:rPr>
          <w:t>标准</w:t>
        </w:r>
      </w:ins>
      <w:ins w:id="112" w:author="Jinglin Sun" w:date="2025-02-21T09:18:32Z">
        <w:r>
          <w:rPr>
            <w:rFonts w:hint="eastAsia" w:ascii="仿宋_GB2312" w:hAnsi="仿宋_GB2312" w:eastAsia="仿宋_GB2312" w:cs="仿宋_GB2312"/>
            <w:sz w:val="32"/>
            <w:szCs w:val="32"/>
            <w:lang w:val="en-US" w:eastAsia="zh-CN"/>
          </w:rPr>
          <w:t>、</w:t>
        </w:r>
      </w:ins>
      <w:ins w:id="113" w:author="Jinglin Sun" w:date="2025-02-21T09:18:35Z">
        <w:r>
          <w:rPr>
            <w:rFonts w:hint="eastAsia" w:ascii="仿宋_GB2312" w:hAnsi="仿宋_GB2312" w:eastAsia="仿宋_GB2312" w:cs="仿宋_GB2312"/>
            <w:sz w:val="32"/>
            <w:szCs w:val="32"/>
            <w:lang w:val="en-US" w:eastAsia="zh-CN"/>
          </w:rPr>
          <w:t>成功</w:t>
        </w:r>
      </w:ins>
      <w:ins w:id="114" w:author="Jinglin Sun" w:date="2025-02-21T09:18:39Z">
        <w:r>
          <w:rPr>
            <w:rFonts w:hint="eastAsia" w:ascii="仿宋_GB2312" w:hAnsi="仿宋_GB2312" w:eastAsia="仿宋_GB2312" w:cs="仿宋_GB2312"/>
            <w:sz w:val="32"/>
            <w:szCs w:val="32"/>
            <w:lang w:val="en-US" w:eastAsia="zh-CN"/>
          </w:rPr>
          <w:t>率</w:t>
        </w:r>
      </w:ins>
      <w:ins w:id="115" w:author="Jinglin Sun" w:date="2025-02-21T09:18:40Z">
        <w:r>
          <w:rPr>
            <w:rFonts w:hint="eastAsia" w:ascii="仿宋_GB2312" w:hAnsi="仿宋_GB2312" w:eastAsia="仿宋_GB2312" w:cs="仿宋_GB2312"/>
            <w:sz w:val="32"/>
            <w:szCs w:val="32"/>
            <w:lang w:val="en-US" w:eastAsia="zh-CN"/>
          </w:rPr>
          <w:t>及</w:t>
        </w:r>
      </w:ins>
      <w:ins w:id="116" w:author="Jinglin Sun" w:date="2025-02-21T09:18:41Z">
        <w:r>
          <w:rPr>
            <w:rFonts w:hint="eastAsia" w:ascii="仿宋_GB2312" w:hAnsi="仿宋_GB2312" w:eastAsia="仿宋_GB2312" w:cs="仿宋_GB2312"/>
            <w:sz w:val="32"/>
            <w:szCs w:val="32"/>
            <w:lang w:val="en-US" w:eastAsia="zh-CN"/>
          </w:rPr>
          <w:t>影响</w:t>
        </w:r>
      </w:ins>
      <w:ins w:id="117" w:author="Jinglin Sun" w:date="2025-02-21T09:18:42Z">
        <w:r>
          <w:rPr>
            <w:rFonts w:hint="eastAsia" w:ascii="仿宋_GB2312" w:hAnsi="仿宋_GB2312" w:eastAsia="仿宋_GB2312" w:cs="仿宋_GB2312"/>
            <w:sz w:val="32"/>
            <w:szCs w:val="32"/>
            <w:lang w:val="en-US" w:eastAsia="zh-CN"/>
          </w:rPr>
          <w:t>因素</w:t>
        </w:r>
      </w:ins>
      <w:ins w:id="118" w:author="Jinglin Sun" w:date="2025-02-21T09:18:43Z">
        <w:r>
          <w:rPr>
            <w:rFonts w:hint="eastAsia" w:ascii="仿宋_GB2312" w:hAnsi="仿宋_GB2312" w:eastAsia="仿宋_GB2312" w:cs="仿宋_GB2312"/>
            <w:sz w:val="32"/>
            <w:szCs w:val="32"/>
            <w:lang w:val="en-US" w:eastAsia="zh-CN"/>
          </w:rPr>
          <w:t>等</w:t>
        </w:r>
      </w:ins>
    </w:p>
    <w:p w14:paraId="5ADAC4C6">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leftChars="0" w:firstLine="640" w:firstLineChars="200"/>
        <w:textAlignment w:val="auto"/>
        <w:rPr>
          <w:rFonts w:hint="eastAsia" w:ascii="仿宋_GB2312" w:hAnsi="仿宋_GB2312" w:eastAsia="仿宋_GB2312" w:cs="仿宋_GB2312"/>
          <w:sz w:val="32"/>
          <w:szCs w:val="32"/>
          <w:lang w:val="en-US" w:eastAsia="zh-CN"/>
        </w:rPr>
        <w:pPrChange w:id="119"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随着中国创新药研发的快速推进，创新药物的医保准入逐渐成为医药政策改革的焦点之一。近年来，国家和地方医保政策不断优化，创新药的准入效率和市场竞争力显著提高，然而仍面临诸多挑战。在这一过程中，医保谈判流程、准入标准、成功率和影响因素等关键领域的分析尤为重要。</w:t>
      </w:r>
    </w:p>
    <w:p w14:paraId="78F0A0F0">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leftChars="0" w:firstLine="640" w:firstLineChars="200"/>
        <w:textAlignment w:val="auto"/>
        <w:rPr>
          <w:rFonts w:hint="eastAsia" w:ascii="仿宋_GB2312" w:hAnsi="仿宋_GB2312" w:eastAsia="仿宋_GB2312" w:cs="仿宋_GB2312"/>
          <w:sz w:val="32"/>
          <w:szCs w:val="32"/>
          <w:lang w:val="en-US" w:eastAsia="zh-CN"/>
        </w:rPr>
        <w:pPrChange w:id="120"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中国的创新药医保准入流程经历了逐步优化，尤其是医保谈判流程的改革。根据中国外商投资企业协会药品研制和开发行业委员会（RDPAC）发布的《历年国家医保谈判药品落地情况分析报告》，医保谈判流程通常分为申报、评审、测算、谈判和公布结果五个阶段。在这些阶段中，临床价值、创新性和药品的经济性逐渐成为评价药品是否能够进入医保目录的关键指标。通过这些改革，医保政策逐渐更加关注药品的临床效益和创新价值，而不仅仅是药品的价格，从而推动了创新药的准入。</w:t>
      </w:r>
    </w:p>
    <w:p w14:paraId="00D17930">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21"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然而，高价药物的进入问题依然在医保准入中占据重要地位。即使在谈判流程有所优化的背景下，价格依然是一个无法忽视的因素。以2024年国家医保谈判为例，部分创新药因价格过高未能成功进入医保目录。CAR-T细胞疗法作为一种新兴的癌症治疗方法，其价格通常高达数十万元，远超医保支付能力的预期标准。根据RDPAC发布的报告，四款CAR-T产品在2024年连续第四年未能进入医保谈判，主要原因是其定价远高于医保的支付标准，导致医保方在谈判中无法接受其价格。</w:t>
      </w:r>
    </w:p>
    <w:p w14:paraId="1342B2B6">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22"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根据2024年《中国创新药医保准入及政策改革年度报告》中的数据，91种新药中，38种为全球首创药物，谈判成功率已超过90%，显著高于整体成功率16个百分点。这一数据表明，创新药的医保准入在改革政策和医保谈判机制的推动下逐渐顺利。尤其是针对首创药物，医保谈判中的成功率有了显著提升。但成功率的提升并不意味着所有创新药都能顺利进入医保，特别是一些抗癌药物和新型治疗药物，由于其价格超出医保基金的承受范围，即使其临床效果显著，仍无法通过谈判获得足够的医保支持。</w:t>
      </w:r>
    </w:p>
    <w:p w14:paraId="61A35B1F">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200" w:firstLine="320" w:firstLineChars="100"/>
        <w:textAlignment w:val="auto"/>
        <w:outlineLvl w:val="3"/>
        <w:rPr>
          <w:ins w:id="124" w:author="Jinglin Sun" w:date="2025-02-21T09:18:58Z"/>
          <w:rFonts w:hint="eastAsia" w:ascii="仿宋_GB2312" w:hAnsi="仿宋_GB2312" w:eastAsia="仿宋_GB2312" w:cs="仿宋_GB2312"/>
          <w:sz w:val="32"/>
          <w:szCs w:val="32"/>
          <w:highlight w:val="yellow"/>
          <w:lang w:val="en-US" w:eastAsia="zh-CN"/>
          <w:rPrChange w:id="125" w:author="Jinglin Sun" w:date="2025-02-25T09:40:35Z">
            <w:rPr>
              <w:ins w:id="126" w:author="Jinglin Sun" w:date="2025-02-21T09:18:58Z"/>
              <w:rFonts w:hint="eastAsia" w:ascii="仿宋_GB2312" w:hAnsi="仿宋_GB2312" w:eastAsia="仿宋_GB2312" w:cs="仿宋_GB2312"/>
              <w:sz w:val="32"/>
              <w:szCs w:val="32"/>
              <w:lang w:val="en-US" w:eastAsia="zh-CN"/>
            </w:rPr>
          </w:rPrChange>
        </w:rPr>
        <w:pPrChange w:id="123"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127" w:author="Jinglin Sun" w:date="2025-02-21T09:18:48Z">
        <w:r>
          <w:rPr>
            <w:rFonts w:hint="eastAsia" w:ascii="仿宋_GB2312" w:hAnsi="仿宋_GB2312" w:eastAsia="仿宋_GB2312" w:cs="仿宋_GB2312"/>
            <w:sz w:val="32"/>
            <w:szCs w:val="32"/>
            <w:highlight w:val="yellow"/>
            <w:lang w:val="en-US" w:eastAsia="zh-CN"/>
            <w:rPrChange w:id="128" w:author="Jinglin Sun" w:date="2025-02-25T09:40:35Z">
              <w:rPr>
                <w:rFonts w:hint="eastAsia" w:ascii="仿宋_GB2312" w:hAnsi="仿宋_GB2312" w:eastAsia="仿宋_GB2312" w:cs="仿宋_GB2312"/>
                <w:sz w:val="32"/>
                <w:szCs w:val="32"/>
                <w:lang w:val="en-US" w:eastAsia="zh-CN"/>
              </w:rPr>
            </w:rPrChange>
          </w:rPr>
          <w:t>2.2</w:t>
        </w:r>
      </w:ins>
      <w:ins w:id="129" w:author="Jinglin Sun" w:date="2025-02-21T09:18:49Z">
        <w:r>
          <w:rPr>
            <w:rFonts w:hint="eastAsia" w:ascii="仿宋_GB2312" w:hAnsi="仿宋_GB2312" w:eastAsia="仿宋_GB2312" w:cs="仿宋_GB2312"/>
            <w:sz w:val="32"/>
            <w:szCs w:val="32"/>
            <w:highlight w:val="yellow"/>
            <w:lang w:val="en-US" w:eastAsia="zh-CN"/>
            <w:rPrChange w:id="130" w:author="Jinglin Sun" w:date="2025-02-25T09:40:35Z">
              <w:rPr>
                <w:rFonts w:hint="eastAsia" w:ascii="仿宋_GB2312" w:hAnsi="仿宋_GB2312" w:eastAsia="仿宋_GB2312" w:cs="仿宋_GB2312"/>
                <w:sz w:val="32"/>
                <w:szCs w:val="32"/>
                <w:lang w:val="en-US" w:eastAsia="zh-CN"/>
              </w:rPr>
            </w:rPrChange>
          </w:rPr>
          <w:t xml:space="preserve"> </w:t>
        </w:r>
      </w:ins>
      <w:ins w:id="131" w:author="Jinglin Sun" w:date="2025-02-21T09:18:52Z">
        <w:r>
          <w:rPr>
            <w:rFonts w:hint="eastAsia" w:ascii="仿宋_GB2312" w:hAnsi="仿宋_GB2312" w:eastAsia="仿宋_GB2312" w:cs="仿宋_GB2312"/>
            <w:sz w:val="32"/>
            <w:szCs w:val="32"/>
            <w:highlight w:val="yellow"/>
            <w:lang w:val="en-US" w:eastAsia="zh-CN"/>
            <w:rPrChange w:id="132" w:author="Jinglin Sun" w:date="2025-02-25T09:40:35Z">
              <w:rPr>
                <w:rFonts w:hint="eastAsia" w:ascii="仿宋_GB2312" w:hAnsi="仿宋_GB2312" w:eastAsia="仿宋_GB2312" w:cs="仿宋_GB2312"/>
                <w:sz w:val="32"/>
                <w:szCs w:val="32"/>
                <w:lang w:val="en-US" w:eastAsia="zh-CN"/>
              </w:rPr>
            </w:rPrChange>
          </w:rPr>
          <w:t>创新药</w:t>
        </w:r>
      </w:ins>
      <w:ins w:id="133" w:author="Jinglin Sun" w:date="2025-02-21T09:18:54Z">
        <w:r>
          <w:rPr>
            <w:rFonts w:hint="eastAsia" w:ascii="仿宋_GB2312" w:hAnsi="仿宋_GB2312" w:eastAsia="仿宋_GB2312" w:cs="仿宋_GB2312"/>
            <w:sz w:val="32"/>
            <w:szCs w:val="32"/>
            <w:highlight w:val="yellow"/>
            <w:lang w:val="en-US" w:eastAsia="zh-CN"/>
            <w:rPrChange w:id="134" w:author="Jinglin Sun" w:date="2025-02-25T09:40:35Z">
              <w:rPr>
                <w:rFonts w:hint="eastAsia" w:ascii="仿宋_GB2312" w:hAnsi="仿宋_GB2312" w:eastAsia="仿宋_GB2312" w:cs="仿宋_GB2312"/>
                <w:sz w:val="32"/>
                <w:szCs w:val="32"/>
                <w:lang w:val="en-US" w:eastAsia="zh-CN"/>
              </w:rPr>
            </w:rPrChange>
          </w:rPr>
          <w:t>评价</w:t>
        </w:r>
      </w:ins>
      <w:ins w:id="135" w:author="Jinglin Sun" w:date="2025-02-21T09:18:57Z">
        <w:r>
          <w:rPr>
            <w:rFonts w:hint="eastAsia" w:ascii="仿宋_GB2312" w:hAnsi="仿宋_GB2312" w:eastAsia="仿宋_GB2312" w:cs="仿宋_GB2312"/>
            <w:sz w:val="32"/>
            <w:szCs w:val="32"/>
            <w:highlight w:val="yellow"/>
            <w:lang w:val="en-US" w:eastAsia="zh-CN"/>
            <w:rPrChange w:id="136" w:author="Jinglin Sun" w:date="2025-02-25T09:40:35Z">
              <w:rPr>
                <w:rFonts w:hint="eastAsia" w:ascii="仿宋_GB2312" w:hAnsi="仿宋_GB2312" w:eastAsia="仿宋_GB2312" w:cs="仿宋_GB2312"/>
                <w:sz w:val="32"/>
                <w:szCs w:val="32"/>
                <w:lang w:val="en-US" w:eastAsia="zh-CN"/>
              </w:rPr>
            </w:rPrChange>
          </w:rPr>
          <w:t>现状</w:t>
        </w:r>
      </w:ins>
      <w:ins w:id="137" w:author="Jinglin Sun" w:date="2025-02-25T09:42:44Z">
        <w:r>
          <w:rPr>
            <w:rFonts w:hint="eastAsia" w:ascii="仿宋_GB2312" w:hAnsi="仿宋_GB2312" w:eastAsia="仿宋_GB2312" w:cs="仿宋_GB2312"/>
            <w:sz w:val="32"/>
            <w:szCs w:val="32"/>
            <w:highlight w:val="yellow"/>
            <w:lang w:val="en-US" w:eastAsia="zh-CN"/>
          </w:rPr>
          <w:t>（</w:t>
        </w:r>
      </w:ins>
      <w:ins w:id="138" w:author="Jinglin Sun" w:date="2025-02-25T09:42:52Z">
        <w:r>
          <w:rPr>
            <w:rFonts w:hint="eastAsia" w:ascii="仿宋_GB2312" w:hAnsi="仿宋_GB2312" w:eastAsia="仿宋_GB2312" w:cs="仿宋_GB2312"/>
            <w:sz w:val="32"/>
            <w:szCs w:val="32"/>
            <w:highlight w:val="yellow"/>
            <w:lang w:val="en-US" w:eastAsia="zh-CN"/>
          </w:rPr>
          <w:t>参考</w:t>
        </w:r>
      </w:ins>
      <w:ins w:id="139" w:author="Jinglin Sun" w:date="2025-02-25T09:42:55Z">
        <w:r>
          <w:rPr>
            <w:rFonts w:hint="eastAsia" w:ascii="仿宋_GB2312" w:hAnsi="仿宋_GB2312" w:eastAsia="仿宋_GB2312" w:cs="仿宋_GB2312"/>
            <w:sz w:val="32"/>
            <w:szCs w:val="32"/>
            <w:highlight w:val="yellow"/>
            <w:lang w:val="en-US" w:eastAsia="zh-CN"/>
          </w:rPr>
          <w:t>第一部分</w:t>
        </w:r>
      </w:ins>
      <w:ins w:id="140" w:author="Jinglin Sun" w:date="2025-02-25T09:42:44Z">
        <w:r>
          <w:rPr>
            <w:rFonts w:hint="eastAsia" w:ascii="仿宋_GB2312" w:hAnsi="仿宋_GB2312" w:eastAsia="仿宋_GB2312" w:cs="仿宋_GB2312"/>
            <w:sz w:val="32"/>
            <w:szCs w:val="32"/>
            <w:highlight w:val="yellow"/>
            <w:lang w:val="en-US" w:eastAsia="zh-CN"/>
          </w:rPr>
          <w:t>）</w:t>
        </w:r>
      </w:ins>
    </w:p>
    <w:p w14:paraId="07D831C1">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200" w:firstLine="320" w:firstLineChars="100"/>
        <w:textAlignment w:val="auto"/>
        <w:rPr>
          <w:rFonts w:hint="eastAsia" w:ascii="仿宋_GB2312" w:hAnsi="仿宋_GB2312" w:eastAsia="仿宋_GB2312" w:cs="仿宋_GB2312"/>
          <w:sz w:val="32"/>
          <w:szCs w:val="32"/>
          <w:highlight w:val="yellow"/>
          <w:lang w:val="en-US" w:eastAsia="zh-CN"/>
        </w:rPr>
        <w:pPrChange w:id="141"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142" w:author="Jinglin Sun" w:date="2025-02-21T09:19:03Z">
        <w:r>
          <w:rPr>
            <w:rFonts w:hint="eastAsia" w:ascii="仿宋_GB2312" w:hAnsi="仿宋_GB2312" w:eastAsia="仿宋_GB2312" w:cs="仿宋_GB2312"/>
            <w:sz w:val="32"/>
            <w:szCs w:val="32"/>
            <w:highlight w:val="yellow"/>
            <w:lang w:val="en-US" w:eastAsia="zh-CN"/>
            <w:rPrChange w:id="143" w:author="Jinglin Sun" w:date="2025-02-25T09:40:35Z">
              <w:rPr>
                <w:rFonts w:hint="eastAsia" w:ascii="仿宋_GB2312" w:hAnsi="仿宋_GB2312" w:eastAsia="仿宋_GB2312" w:cs="仿宋_GB2312"/>
                <w:sz w:val="32"/>
                <w:szCs w:val="32"/>
                <w:lang w:val="en-US" w:eastAsia="zh-CN"/>
              </w:rPr>
            </w:rPrChange>
          </w:rPr>
          <w:t>包括</w:t>
        </w:r>
      </w:ins>
      <w:ins w:id="144" w:author="Jinglin Sun" w:date="2025-02-21T09:19:17Z">
        <w:r>
          <w:rPr>
            <w:rFonts w:hint="eastAsia" w:ascii="仿宋_GB2312" w:hAnsi="仿宋_GB2312" w:eastAsia="仿宋_GB2312" w:cs="仿宋_GB2312"/>
            <w:sz w:val="32"/>
            <w:szCs w:val="32"/>
            <w:highlight w:val="yellow"/>
            <w:lang w:val="en-US" w:eastAsia="zh-CN"/>
            <w:rPrChange w:id="145" w:author="Jinglin Sun" w:date="2025-02-25T09:40:35Z">
              <w:rPr>
                <w:rFonts w:hint="eastAsia" w:ascii="仿宋_GB2312" w:hAnsi="仿宋_GB2312" w:eastAsia="仿宋_GB2312" w:cs="仿宋_GB2312"/>
                <w:sz w:val="32"/>
                <w:szCs w:val="32"/>
                <w:lang w:val="en-US" w:eastAsia="zh-CN"/>
              </w:rPr>
            </w:rPrChange>
          </w:rPr>
          <w:t>临床</w:t>
        </w:r>
      </w:ins>
      <w:ins w:id="146" w:author="Jinglin Sun" w:date="2025-02-21T09:19:19Z">
        <w:r>
          <w:rPr>
            <w:rFonts w:hint="eastAsia" w:ascii="仿宋_GB2312" w:hAnsi="仿宋_GB2312" w:eastAsia="仿宋_GB2312" w:cs="仿宋_GB2312"/>
            <w:sz w:val="32"/>
            <w:szCs w:val="32"/>
            <w:highlight w:val="yellow"/>
            <w:lang w:val="en-US" w:eastAsia="zh-CN"/>
            <w:rPrChange w:id="147" w:author="Jinglin Sun" w:date="2025-02-25T09:40:35Z">
              <w:rPr>
                <w:rFonts w:hint="eastAsia" w:ascii="仿宋_GB2312" w:hAnsi="仿宋_GB2312" w:eastAsia="仿宋_GB2312" w:cs="仿宋_GB2312"/>
                <w:sz w:val="32"/>
                <w:szCs w:val="32"/>
                <w:lang w:val="en-US" w:eastAsia="zh-CN"/>
              </w:rPr>
            </w:rPrChange>
          </w:rPr>
          <w:t>价值</w:t>
        </w:r>
      </w:ins>
      <w:ins w:id="148" w:author="Jinglin Sun" w:date="2025-02-21T09:19:22Z">
        <w:r>
          <w:rPr>
            <w:rFonts w:hint="eastAsia" w:ascii="仿宋_GB2312" w:hAnsi="仿宋_GB2312" w:eastAsia="仿宋_GB2312" w:cs="仿宋_GB2312"/>
            <w:sz w:val="32"/>
            <w:szCs w:val="32"/>
            <w:highlight w:val="yellow"/>
            <w:lang w:val="en-US" w:eastAsia="zh-CN"/>
            <w:rPrChange w:id="149" w:author="Jinglin Sun" w:date="2025-02-25T09:40:35Z">
              <w:rPr>
                <w:rFonts w:hint="eastAsia" w:ascii="仿宋_GB2312" w:hAnsi="仿宋_GB2312" w:eastAsia="仿宋_GB2312" w:cs="仿宋_GB2312"/>
                <w:sz w:val="32"/>
                <w:szCs w:val="32"/>
                <w:lang w:val="en-US" w:eastAsia="zh-CN"/>
              </w:rPr>
            </w:rPrChange>
          </w:rPr>
          <w:t>、</w:t>
        </w:r>
      </w:ins>
      <w:ins w:id="150" w:author="Jinglin Sun" w:date="2025-02-21T09:19:24Z">
        <w:r>
          <w:rPr>
            <w:rFonts w:hint="eastAsia" w:ascii="仿宋_GB2312" w:hAnsi="仿宋_GB2312" w:eastAsia="仿宋_GB2312" w:cs="仿宋_GB2312"/>
            <w:sz w:val="32"/>
            <w:szCs w:val="32"/>
            <w:highlight w:val="yellow"/>
            <w:lang w:val="en-US" w:eastAsia="zh-CN"/>
            <w:rPrChange w:id="151" w:author="Jinglin Sun" w:date="2025-02-25T09:40:35Z">
              <w:rPr>
                <w:rFonts w:hint="eastAsia" w:ascii="仿宋_GB2312" w:hAnsi="仿宋_GB2312" w:eastAsia="仿宋_GB2312" w:cs="仿宋_GB2312"/>
                <w:sz w:val="32"/>
                <w:szCs w:val="32"/>
                <w:lang w:val="en-US" w:eastAsia="zh-CN"/>
              </w:rPr>
            </w:rPrChange>
          </w:rPr>
          <w:t>经济</w:t>
        </w:r>
      </w:ins>
      <w:ins w:id="152" w:author="Jinglin Sun" w:date="2025-02-21T09:19:27Z">
        <w:r>
          <w:rPr>
            <w:rFonts w:hint="eastAsia" w:ascii="仿宋_GB2312" w:hAnsi="仿宋_GB2312" w:eastAsia="仿宋_GB2312" w:cs="仿宋_GB2312"/>
            <w:sz w:val="32"/>
            <w:szCs w:val="32"/>
            <w:highlight w:val="yellow"/>
            <w:lang w:val="en-US" w:eastAsia="zh-CN"/>
            <w:rPrChange w:id="153" w:author="Jinglin Sun" w:date="2025-02-25T09:40:35Z">
              <w:rPr>
                <w:rFonts w:hint="eastAsia" w:ascii="仿宋_GB2312" w:hAnsi="仿宋_GB2312" w:eastAsia="仿宋_GB2312" w:cs="仿宋_GB2312"/>
                <w:sz w:val="32"/>
                <w:szCs w:val="32"/>
                <w:lang w:val="en-US" w:eastAsia="zh-CN"/>
              </w:rPr>
            </w:rPrChange>
          </w:rPr>
          <w:t>性</w:t>
        </w:r>
      </w:ins>
      <w:ins w:id="154" w:author="Jinglin Sun" w:date="2025-02-21T09:19:34Z">
        <w:r>
          <w:rPr>
            <w:rFonts w:hint="eastAsia" w:ascii="仿宋_GB2312" w:hAnsi="仿宋_GB2312" w:eastAsia="仿宋_GB2312" w:cs="仿宋_GB2312"/>
            <w:sz w:val="32"/>
            <w:szCs w:val="32"/>
            <w:highlight w:val="yellow"/>
            <w:lang w:val="en-US" w:eastAsia="zh-CN"/>
            <w:rPrChange w:id="155" w:author="Jinglin Sun" w:date="2025-02-25T09:40:35Z">
              <w:rPr>
                <w:rFonts w:hint="eastAsia" w:ascii="仿宋_GB2312" w:hAnsi="仿宋_GB2312" w:eastAsia="仿宋_GB2312" w:cs="仿宋_GB2312"/>
                <w:sz w:val="32"/>
                <w:szCs w:val="32"/>
                <w:lang w:val="en-US" w:eastAsia="zh-CN"/>
              </w:rPr>
            </w:rPrChange>
          </w:rPr>
          <w:t>等</w:t>
        </w:r>
      </w:ins>
      <w:ins w:id="156" w:author="Jinglin Sun" w:date="2025-02-21T09:19:37Z">
        <w:r>
          <w:rPr>
            <w:rFonts w:hint="eastAsia" w:ascii="仿宋_GB2312" w:hAnsi="仿宋_GB2312" w:eastAsia="仿宋_GB2312" w:cs="仿宋_GB2312"/>
            <w:sz w:val="32"/>
            <w:szCs w:val="32"/>
            <w:highlight w:val="yellow"/>
            <w:lang w:val="en-US" w:eastAsia="zh-CN"/>
            <w:rPrChange w:id="157" w:author="Jinglin Sun" w:date="2025-02-25T09:40:35Z">
              <w:rPr>
                <w:rFonts w:hint="eastAsia" w:ascii="仿宋_GB2312" w:hAnsi="仿宋_GB2312" w:eastAsia="仿宋_GB2312" w:cs="仿宋_GB2312"/>
                <w:sz w:val="32"/>
                <w:szCs w:val="32"/>
                <w:lang w:val="en-US" w:eastAsia="zh-CN"/>
              </w:rPr>
            </w:rPrChange>
          </w:rPr>
          <w:t>维度的</w:t>
        </w:r>
      </w:ins>
      <w:ins w:id="158" w:author="Jinglin Sun" w:date="2025-02-21T09:19:39Z">
        <w:r>
          <w:rPr>
            <w:rFonts w:hint="eastAsia" w:ascii="仿宋_GB2312" w:hAnsi="仿宋_GB2312" w:eastAsia="仿宋_GB2312" w:cs="仿宋_GB2312"/>
            <w:sz w:val="32"/>
            <w:szCs w:val="32"/>
            <w:highlight w:val="yellow"/>
            <w:lang w:val="en-US" w:eastAsia="zh-CN"/>
            <w:rPrChange w:id="159" w:author="Jinglin Sun" w:date="2025-02-25T09:40:35Z">
              <w:rPr>
                <w:rFonts w:hint="eastAsia" w:ascii="仿宋_GB2312" w:hAnsi="仿宋_GB2312" w:eastAsia="仿宋_GB2312" w:cs="仿宋_GB2312"/>
                <w:sz w:val="32"/>
                <w:szCs w:val="32"/>
                <w:lang w:val="en-US" w:eastAsia="zh-CN"/>
              </w:rPr>
            </w:rPrChange>
          </w:rPr>
          <w:t>评价</w:t>
        </w:r>
      </w:ins>
      <w:ins w:id="160" w:author="Jinglin Sun" w:date="2025-02-21T09:19:41Z">
        <w:r>
          <w:rPr>
            <w:rFonts w:hint="eastAsia" w:ascii="仿宋_GB2312" w:hAnsi="仿宋_GB2312" w:eastAsia="仿宋_GB2312" w:cs="仿宋_GB2312"/>
            <w:sz w:val="32"/>
            <w:szCs w:val="32"/>
            <w:highlight w:val="yellow"/>
            <w:lang w:val="en-US" w:eastAsia="zh-CN"/>
            <w:rPrChange w:id="161" w:author="Jinglin Sun" w:date="2025-02-25T09:40:35Z">
              <w:rPr>
                <w:rFonts w:hint="eastAsia" w:ascii="仿宋_GB2312" w:hAnsi="仿宋_GB2312" w:eastAsia="仿宋_GB2312" w:cs="仿宋_GB2312"/>
                <w:sz w:val="32"/>
                <w:szCs w:val="32"/>
                <w:lang w:val="en-US" w:eastAsia="zh-CN"/>
              </w:rPr>
            </w:rPrChange>
          </w:rPr>
          <w:t>体系</w:t>
        </w:r>
      </w:ins>
    </w:p>
    <w:p w14:paraId="60A981F0">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62"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目前，创新药医保准入的成功率受到多种因素的复杂影响，其中最为关键的包括临床价值、创新性、经济性、以及药品的社会价值。这些因素相互作用，决定了创新药是否能够顺利通过医保评审，进而进入医保目录。</w:t>
      </w:r>
    </w:p>
    <w:p w14:paraId="52E3BAF5">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63"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首先，临床价值是影响创新药医保准入的核心标准。药品是否能够显著改善患者的健康结局，尤其是对存活期、生活质量等方面的改善，直接决定了其是否能够进入医保目录。例如，对于抗癌药物和治疗重大疾病的药物来说，药品的临床疗效至关重要。创新药物如果能够显著提高患者的生存期或显著改善其症状，这对于医保方来说是一个重要的考量因素。然而，问题在于，即便一些创新药具有明显的临床优势，但如果这些药物的成本过高，且现有治疗方案已经能够覆盖大部分患者的需求，医保部门就可能对这些药物的准入产生保留态度。许多具有良好临床疗效的创新药物，最终未能通过医保的审查，往往是由于其效益与成本之间的不平衡。比如，在某些癌症治疗药物中，药品虽然能显著延长患者的生存期，但因其高昂的费用，医保难以承受，从而影响了其医保准入的决策。</w:t>
      </w:r>
    </w:p>
    <w:p w14:paraId="2822CEAB">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64"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其次，创新性是创新药能否顺利进入医保的另一个关键因素。创新药物的首创性或治疗机制的独特性是决定其是否能够得到优先批准的重要因素。在全球药物研发领域，创新药往往意味着新的治疗选择，这种创新性对于患者而言通常能够带来更好的治疗效果。在医保准入的过程中，创新性通常能够获得更高的优待，尤其是对于那些能够解决现有治疗方案所无法解决问题的药物。由于创新药通常在研发、生产和推广阶段需要大量资金支持，药物价格通常较高。即便药物具有创新性，医保评审过程中往往也会进行成本效益分析，确认其是否具有足够的经济性来支持其大规模进入市场。很多创新药的高价格常常让其创新性无法被完全认可，因为医保系统在面对高价药物时，必须考虑到医保基金的可持续性。因此，创新性与价格之间的平衡问题，成为创新药准入中无法回避的一个难题。</w:t>
      </w:r>
    </w:p>
    <w:p w14:paraId="538DABBF">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65"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经济性则是创新药能否进入医保的另一个不可忽视的因素。在中国，医保的支付能力是一个十分重要的考量因素。药品的高成本常常使得其面临无法进入医保目录的局面，尤其是在当前医保基金受限的情况下，经济性评估对于创新药的影响尤为突出。药品的成本效益比，即每花费一元钱所带来的健康增益，成为医保评审过程中重要的评估标准。创新药如果在临床效果上显著优于现有治疗方案，但其价格无法在医保支付范围内得到合理支持，那么就可能因“经济性不足”被排除在医保之外。</w:t>
      </w:r>
    </w:p>
    <w:p w14:paraId="051A17E1">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66"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此外，社会价值也在近年来逐渐成为影响医保准入的重要因素。药品的社会效益，包括它在公共卫生系统中的作用、在疾病防控中的意义，以及在解决公共健康问题上的潜力，正在得到越来越多的关注。特别是在癌症、罕见病等领域，创新药物可能会在治疗特定人群或应对重大疾病方面发挥重大作用。因此，社会价值评估能够帮助医保部门衡量药物在公共健康体系中的贡献，而非仅仅依赖于单一的临床价值或经济性分析。随着社会价值的不断被重视，一些高价创新药物如果能够显著改变疾病负担、改善患者群体的整体健康状况，即使价格较高，仍可能被纳入医保目录。实际操作中，一些用于治疗罕见病的药物，虽然价格较高，但由于其显著的社会价值，已经通过了医保谈判，成功进入了医保支付范围。诺西那生钠注射液（商品名：Spinraza）是用于治疗脊髓性肌萎缩症（SMA）的创新药物。该药物在2021年以每针约70万元的价格进入公众视野，成为当时全球最昂贵的药物之一。然而，考虑到其显著的临床疗效和对患者生活质量的改善，国家医保局通过谈判将其价格大幅降低至约3.3万元，使其成功纳入医保目录。这类药物的社会价值通常无法通过传统的成本效益分析完全体现，因此政策设计者需在临床效益、社会需求与价格之间进行平衡。</w:t>
      </w:r>
    </w:p>
    <w:p w14:paraId="37F4D0BE">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ins w:id="168" w:author="Jinglin Sun" w:date="2025-02-21T09:19:41Z"/>
          <w:rFonts w:hint="eastAsia" w:ascii="仿宋_GB2312" w:hAnsi="仿宋_GB2312" w:eastAsia="仿宋_GB2312" w:cs="仿宋_GB2312"/>
          <w:sz w:val="32"/>
          <w:szCs w:val="32"/>
          <w:highlight w:val="yellow"/>
          <w:lang w:val="en-US" w:eastAsia="zh-CN"/>
          <w:rPrChange w:id="169" w:author="Jinglin Sun" w:date="2025-02-25T09:40:35Z">
            <w:rPr>
              <w:ins w:id="170" w:author="Jinglin Sun" w:date="2025-02-21T09:19:41Z"/>
              <w:rFonts w:hint="eastAsia" w:ascii="仿宋_GB2312" w:hAnsi="仿宋_GB2312" w:eastAsia="仿宋_GB2312" w:cs="仿宋_GB2312"/>
              <w:sz w:val="32"/>
              <w:szCs w:val="32"/>
              <w:lang w:val="en-US" w:eastAsia="zh-CN"/>
            </w:rPr>
          </w:rPrChange>
        </w:rPr>
        <w:pPrChange w:id="167"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在当前的医保准入体系中，这些影响因素不仅仅是各自独立的，而是相互交织、相互影响的。例如，创新药的创新性可能带来较高的研发成本，而高成本又会影响其在经济性评估中的表现；同时，如果药物的社会价值能够弥补部分经济性短板，可能会为其进入医保打开绿色通道。这一切都要求医保政策更加灵活和细致的考量不同药物的独特性和临床需求，特别是对于那些具有重大社会价值的药物，如何通过政策创新解决其价格高的问题，是未来医保准入体系需要重点关注的方向。</w:t>
      </w:r>
    </w:p>
    <w:p w14:paraId="08949BCC">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200" w:firstLine="320" w:firstLineChars="100"/>
        <w:textAlignment w:val="auto"/>
        <w:outlineLvl w:val="3"/>
        <w:rPr>
          <w:ins w:id="172" w:author="Jinglin Sun" w:date="2025-02-21T09:19:59Z"/>
          <w:rFonts w:hint="eastAsia" w:ascii="仿宋_GB2312" w:hAnsi="仿宋_GB2312" w:eastAsia="仿宋_GB2312" w:cs="仿宋_GB2312"/>
          <w:sz w:val="32"/>
          <w:szCs w:val="32"/>
          <w:lang w:val="en-US" w:eastAsia="zh-CN"/>
        </w:rPr>
        <w:pPrChange w:id="171"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173" w:author="Jinglin Sun" w:date="2025-02-21T09:19:44Z">
        <w:r>
          <w:rPr>
            <w:rFonts w:hint="eastAsia" w:ascii="仿宋_GB2312" w:hAnsi="仿宋_GB2312" w:eastAsia="仿宋_GB2312" w:cs="仿宋_GB2312"/>
            <w:sz w:val="32"/>
            <w:szCs w:val="32"/>
            <w:lang w:val="en-US" w:eastAsia="zh-CN"/>
          </w:rPr>
          <w:t>2</w:t>
        </w:r>
      </w:ins>
      <w:ins w:id="174" w:author="Jinglin Sun" w:date="2025-02-21T09:19:45Z">
        <w:r>
          <w:rPr>
            <w:rFonts w:hint="eastAsia" w:ascii="仿宋_GB2312" w:hAnsi="仿宋_GB2312" w:eastAsia="仿宋_GB2312" w:cs="仿宋_GB2312"/>
            <w:sz w:val="32"/>
            <w:szCs w:val="32"/>
            <w:lang w:val="en-US" w:eastAsia="zh-CN"/>
          </w:rPr>
          <w:t>.3</w:t>
        </w:r>
      </w:ins>
      <w:ins w:id="175" w:author="Jinglin Sun" w:date="2025-02-21T09:19:47Z">
        <w:r>
          <w:rPr>
            <w:rFonts w:hint="eastAsia" w:ascii="仿宋_GB2312" w:hAnsi="仿宋_GB2312" w:eastAsia="仿宋_GB2312" w:cs="仿宋_GB2312"/>
            <w:sz w:val="32"/>
            <w:szCs w:val="32"/>
            <w:lang w:val="en-US" w:eastAsia="zh-CN"/>
          </w:rPr>
          <w:t xml:space="preserve"> </w:t>
        </w:r>
      </w:ins>
      <w:ins w:id="176" w:author="Jinglin Sun" w:date="2025-02-21T09:19:54Z">
        <w:r>
          <w:rPr>
            <w:rFonts w:hint="eastAsia" w:ascii="仿宋_GB2312" w:hAnsi="仿宋_GB2312" w:eastAsia="仿宋_GB2312" w:cs="仿宋_GB2312"/>
            <w:sz w:val="32"/>
            <w:szCs w:val="32"/>
            <w:lang w:val="en-US" w:eastAsia="zh-CN"/>
          </w:rPr>
          <w:t>创新药</w:t>
        </w:r>
      </w:ins>
      <w:ins w:id="177" w:author="Jinglin Sun" w:date="2025-02-21T09:19:56Z">
        <w:r>
          <w:rPr>
            <w:rFonts w:hint="eastAsia" w:ascii="仿宋_GB2312" w:hAnsi="仿宋_GB2312" w:eastAsia="仿宋_GB2312" w:cs="仿宋_GB2312"/>
            <w:sz w:val="32"/>
            <w:szCs w:val="32"/>
            <w:lang w:val="en-US" w:eastAsia="zh-CN"/>
          </w:rPr>
          <w:t>续约</w:t>
        </w:r>
      </w:ins>
      <w:ins w:id="178" w:author="Jinglin Sun" w:date="2025-02-21T09:19:59Z">
        <w:r>
          <w:rPr>
            <w:rFonts w:hint="eastAsia" w:ascii="仿宋_GB2312" w:hAnsi="仿宋_GB2312" w:eastAsia="仿宋_GB2312" w:cs="仿宋_GB2312"/>
            <w:sz w:val="32"/>
            <w:szCs w:val="32"/>
            <w:lang w:val="en-US" w:eastAsia="zh-CN"/>
          </w:rPr>
          <w:t>现状</w:t>
        </w:r>
      </w:ins>
    </w:p>
    <w:p w14:paraId="0F0223FC">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200" w:firstLine="320" w:firstLineChars="100"/>
        <w:textAlignment w:val="auto"/>
        <w:rPr>
          <w:rFonts w:hint="eastAsia" w:ascii="仿宋_GB2312" w:hAnsi="仿宋_GB2312" w:eastAsia="仿宋_GB2312" w:cs="仿宋_GB2312"/>
          <w:sz w:val="32"/>
          <w:szCs w:val="32"/>
          <w:lang w:val="en-US" w:eastAsia="zh-CN"/>
        </w:rPr>
        <w:pPrChange w:id="179"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180" w:author="Jinglin Sun" w:date="2025-02-21T09:20:12Z">
        <w:r>
          <w:rPr>
            <w:rFonts w:hint="eastAsia" w:ascii="仿宋_GB2312" w:hAnsi="仿宋_GB2312" w:eastAsia="仿宋_GB2312" w:cs="仿宋_GB2312"/>
            <w:sz w:val="32"/>
            <w:szCs w:val="32"/>
            <w:lang w:val="en-US" w:eastAsia="zh-CN"/>
          </w:rPr>
          <w:t>包括</w:t>
        </w:r>
      </w:ins>
      <w:ins w:id="181" w:author="Jinglin Sun" w:date="2025-02-21T09:20:05Z">
        <w:r>
          <w:rPr>
            <w:rFonts w:hint="eastAsia" w:ascii="仿宋_GB2312" w:hAnsi="仿宋_GB2312" w:eastAsia="仿宋_GB2312" w:cs="仿宋_GB2312"/>
            <w:sz w:val="32"/>
            <w:szCs w:val="32"/>
            <w:lang w:val="en-US" w:eastAsia="zh-CN"/>
          </w:rPr>
          <w:t>续约</w:t>
        </w:r>
      </w:ins>
      <w:ins w:id="182" w:author="Jinglin Sun" w:date="2025-02-21T09:20:07Z">
        <w:r>
          <w:rPr>
            <w:rFonts w:hint="eastAsia" w:ascii="仿宋_GB2312" w:hAnsi="仿宋_GB2312" w:eastAsia="仿宋_GB2312" w:cs="仿宋_GB2312"/>
            <w:sz w:val="32"/>
            <w:szCs w:val="32"/>
            <w:lang w:val="en-US" w:eastAsia="zh-CN"/>
          </w:rPr>
          <w:t>规则</w:t>
        </w:r>
      </w:ins>
      <w:ins w:id="183" w:author="Jinglin Sun" w:date="2025-02-21T09:20:15Z">
        <w:r>
          <w:rPr>
            <w:rFonts w:hint="eastAsia" w:ascii="仿宋_GB2312" w:hAnsi="仿宋_GB2312" w:eastAsia="仿宋_GB2312" w:cs="仿宋_GB2312"/>
            <w:sz w:val="32"/>
            <w:szCs w:val="32"/>
            <w:lang w:val="en-US" w:eastAsia="zh-CN"/>
          </w:rPr>
          <w:t>、</w:t>
        </w:r>
      </w:ins>
      <w:ins w:id="184" w:author="Jinglin Sun" w:date="2025-02-21T09:20:20Z">
        <w:r>
          <w:rPr>
            <w:rFonts w:hint="eastAsia" w:ascii="仿宋_GB2312" w:hAnsi="仿宋_GB2312" w:eastAsia="仿宋_GB2312" w:cs="仿宋_GB2312"/>
            <w:sz w:val="32"/>
            <w:szCs w:val="32"/>
            <w:lang w:val="en-US" w:eastAsia="zh-CN"/>
          </w:rPr>
          <w:t>价格</w:t>
        </w:r>
      </w:ins>
      <w:ins w:id="185" w:author="Jinglin Sun" w:date="2025-02-21T09:20:21Z">
        <w:r>
          <w:rPr>
            <w:rFonts w:hint="eastAsia" w:ascii="仿宋_GB2312" w:hAnsi="仿宋_GB2312" w:eastAsia="仿宋_GB2312" w:cs="仿宋_GB2312"/>
            <w:sz w:val="32"/>
            <w:szCs w:val="32"/>
            <w:lang w:val="en-US" w:eastAsia="zh-CN"/>
          </w:rPr>
          <w:t>调整</w:t>
        </w:r>
      </w:ins>
      <w:ins w:id="186" w:author="Jinglin Sun" w:date="2025-02-21T09:20:22Z">
        <w:r>
          <w:rPr>
            <w:rFonts w:hint="eastAsia" w:ascii="仿宋_GB2312" w:hAnsi="仿宋_GB2312" w:eastAsia="仿宋_GB2312" w:cs="仿宋_GB2312"/>
            <w:sz w:val="32"/>
            <w:szCs w:val="32"/>
            <w:lang w:val="en-US" w:eastAsia="zh-CN"/>
          </w:rPr>
          <w:t>机制</w:t>
        </w:r>
      </w:ins>
      <w:ins w:id="187" w:author="Jinglin Sun" w:date="2025-02-21T09:20:26Z">
        <w:r>
          <w:rPr>
            <w:rFonts w:hint="eastAsia" w:ascii="仿宋_GB2312" w:hAnsi="仿宋_GB2312" w:eastAsia="仿宋_GB2312" w:cs="仿宋_GB2312"/>
            <w:sz w:val="32"/>
            <w:szCs w:val="32"/>
            <w:lang w:val="en-US" w:eastAsia="zh-CN"/>
          </w:rPr>
          <w:t>以及</w:t>
        </w:r>
      </w:ins>
      <w:ins w:id="188" w:author="Jinglin Sun" w:date="2025-02-21T09:20:29Z">
        <w:r>
          <w:rPr>
            <w:rFonts w:hint="eastAsia" w:ascii="仿宋_GB2312" w:hAnsi="仿宋_GB2312" w:eastAsia="仿宋_GB2312" w:cs="仿宋_GB2312"/>
            <w:sz w:val="32"/>
            <w:szCs w:val="32"/>
            <w:lang w:val="en-US" w:eastAsia="zh-CN"/>
          </w:rPr>
          <w:t>典型</w:t>
        </w:r>
      </w:ins>
      <w:ins w:id="189" w:author="Jinglin Sun" w:date="2025-02-21T09:20:30Z">
        <w:r>
          <w:rPr>
            <w:rFonts w:hint="eastAsia" w:ascii="仿宋_GB2312" w:hAnsi="仿宋_GB2312" w:eastAsia="仿宋_GB2312" w:cs="仿宋_GB2312"/>
            <w:sz w:val="32"/>
            <w:szCs w:val="32"/>
            <w:lang w:val="en-US" w:eastAsia="zh-CN"/>
          </w:rPr>
          <w:t>案例</w:t>
        </w:r>
      </w:ins>
      <w:ins w:id="190" w:author="Jinglin Sun" w:date="2025-02-21T09:20:31Z">
        <w:r>
          <w:rPr>
            <w:rFonts w:hint="eastAsia" w:ascii="仿宋_GB2312" w:hAnsi="仿宋_GB2312" w:eastAsia="仿宋_GB2312" w:cs="仿宋_GB2312"/>
            <w:sz w:val="32"/>
            <w:szCs w:val="32"/>
            <w:lang w:val="en-US" w:eastAsia="zh-CN"/>
          </w:rPr>
          <w:t>分析</w:t>
        </w:r>
      </w:ins>
      <w:ins w:id="191" w:author="Jinglin Sun" w:date="2025-02-21T09:20:32Z">
        <w:r>
          <w:rPr>
            <w:rFonts w:hint="eastAsia" w:ascii="仿宋_GB2312" w:hAnsi="仿宋_GB2312" w:eastAsia="仿宋_GB2312" w:cs="仿宋_GB2312"/>
            <w:sz w:val="32"/>
            <w:szCs w:val="32"/>
            <w:lang w:val="en-US" w:eastAsia="zh-CN"/>
          </w:rPr>
          <w:t>等</w:t>
        </w:r>
      </w:ins>
    </w:p>
    <w:p w14:paraId="7902CC44">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leftChars="0" w:firstLine="640" w:firstLineChars="200"/>
        <w:textAlignment w:val="auto"/>
        <w:rPr>
          <w:rFonts w:hint="eastAsia" w:ascii="仿宋_GB2312" w:hAnsi="仿宋_GB2312" w:eastAsia="仿宋_GB2312" w:cs="仿宋_GB2312"/>
          <w:sz w:val="32"/>
          <w:szCs w:val="32"/>
          <w:lang w:val="en-US" w:eastAsia="zh-CN"/>
        </w:rPr>
        <w:pPrChange w:id="192"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创新药的医保续约是一个复杂且动态的过程，涉及多个维度的评估，不仅仅关注药品的临床疗效，还要综合考虑市场需求、经济效益、医保支付能力以及药品的社会价值。随着中国医保体系对创新药的支持逐步增加，如何有效管理这些药物的续约并确保其在医保支付中的可持续性，已成为当前政策中的重点议题。</w:t>
      </w:r>
    </w:p>
    <w:p w14:paraId="45B83A31">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leftChars="0" w:firstLine="640" w:firstLineChars="200"/>
        <w:textAlignment w:val="auto"/>
        <w:rPr>
          <w:rFonts w:hint="eastAsia" w:ascii="仿宋_GB2312" w:hAnsi="仿宋_GB2312" w:eastAsia="仿宋_GB2312" w:cs="仿宋_GB2312"/>
          <w:sz w:val="32"/>
          <w:szCs w:val="32"/>
          <w:lang w:val="en-US" w:eastAsia="zh-CN"/>
        </w:rPr>
        <w:pPrChange w:id="193"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创新药在首次进入医保后，是否能够继续续约，核心在于其临床价值的持续性。这一点不仅仅反映在药物初期的疗效评估上，还包括长期疗效的验证。与许多传统药物不同，创新药往往具有突破性的治疗机制，能够有效治疗一些高难度或长期未被满足的医疗需求。然而，单一的短期临床数据并不足以支持药物的持续支付，必须通过长期随访数据来验证药物是否在临床上保持其优势，并且是否能够提供持续的治疗效益。以阿帕替尼为例，虽然该药物在2019年成功通过医保谈判进入医保目录并被广泛应用于晚期胃癌的治疗，但其是否能够继续续约，依赖于该药物在市场中的持续表现以及患者的长期疗效。医保部门在阿帕替尼续约时，要求提供更多关于药物在不同患者群体中的治疗效果数据，特别是对于其他癌症治疗方案的替代效应。通过对长期临床效果的评估，医保能够确认该药物对延长患者生存期的贡献，并决定是否对其进行价格调整或续约。</w:t>
      </w:r>
    </w:p>
    <w:p w14:paraId="697ECE8F">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94"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价格调整是创新药续约中的一大挑战。药物的首次定价通常根据研发成本、市场需求以及初期疗效进行评估，但随着药物使用的普及，市场的竞争环境以及药品的真实疗效会发生变化。医保方通常会定期对这些药物进行经济性评估，特别是在药物治疗效果已经验证并且市场中存在其他选择时，医保部门更倾向于进行价格调整。以诺西那生钠注射液（Spinraza）为例，这款药物虽然能够显著改善脊髓性肌萎缩症（SMA）患者的生存质量，但其单针价格接近70万元，初期市场定价已让其面临医保基金承受能力的压力。在续约过程中，医保部门通过价格谈判，确保该药物能够在控制医保支付压力的同时继续为患者提供治疗。这一过程中，医保方不仅考量药物的治疗效果，还要权衡药物在市场上的供应状况及其价格是否合理。价格调整机制的关键在于平衡药物的临床价值和市场经济之间的矛盾。虽然创新药物的治疗效果往往突出，但其高昂的价格可能使得医保支付面临巨大压力。在此情况下，</w:t>
      </w:r>
      <w:commentRangeStart w:id="1"/>
      <w:r>
        <w:rPr>
          <w:rFonts w:hint="eastAsia" w:ascii="仿宋_GB2312" w:hAnsi="仿宋_GB2312" w:eastAsia="仿宋_GB2312" w:cs="仿宋_GB2312"/>
          <w:sz w:val="32"/>
          <w:szCs w:val="32"/>
          <w:lang w:val="en-US" w:eastAsia="zh-CN"/>
        </w:rPr>
        <w:t>医保部门往往采用逐步调降的策略，或通过与生产企业的再次谈判来实现价格调整，以确保药物的持续供给和合理支付。</w:t>
      </w:r>
      <w:commentRangeEnd w:id="1"/>
      <w:r>
        <w:commentReference w:id="1"/>
      </w:r>
    </w:p>
    <w:p w14:paraId="7F4713DA">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rFonts w:hint="eastAsia" w:ascii="仿宋_GB2312" w:hAnsi="仿宋_GB2312" w:eastAsia="仿宋_GB2312" w:cs="仿宋_GB2312"/>
          <w:sz w:val="32"/>
          <w:szCs w:val="32"/>
          <w:lang w:val="en-US" w:eastAsia="zh-CN"/>
        </w:rPr>
        <w:pPrChange w:id="195"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在创新药续约过程中，社会价值的考虑逐渐成为医保评估中的重要组成部分。许多创新药物，尤其是用于治疗罕见病的药物，虽然患者基数较小，但其在解决公共健康问题、减轻社会负担方面的作用不可忽视。传统的经济性分析可能无法充分反映这类药物对社会的整体贡献，因此，医保在续约过程中不仅要考虑药品的成本效益，还应当重视药品的社会效益。例如，依库珠单抗（Ultomiris）作为一种治疗阵发性睡眠性血红蛋白尿症（PNH）的创新药，尽管价格较高，但由于其在罕见病患者中的重要作用，医保部门在续约时更多关注其对特定患者群体的深远影响。药物不仅能够显著改善患者的生存质量，还能有效减少患者住院和治疗的总费用，从而带来较大的社会价值。这类药物通常需要医保系统综合考虑其社会影响和治疗优势，在价格谈判时适当降低价格，保证药物能够得到广泛应用，同时不增加医保支付负担。</w:t>
      </w:r>
    </w:p>
    <w:p w14:paraId="295A2634">
      <w:pPr>
        <w:pStyle w:val="10"/>
        <w:keepNext w:val="0"/>
        <w:keepLines w:val="0"/>
        <w:pageBreakBefore w:val="0"/>
        <w:widowControl/>
        <w:numPr>
          <w:ilvl w:val="-1"/>
          <w:numId w:val="0"/>
        </w:numPr>
        <w:suppressLineNumbers w:val="0"/>
        <w:kinsoku/>
        <w:wordWrap/>
        <w:overflowPunct/>
        <w:topLinePunct w:val="0"/>
        <w:autoSpaceDE/>
        <w:autoSpaceDN/>
        <w:bidi w:val="0"/>
        <w:adjustRightInd/>
        <w:snapToGrid/>
        <w:spacing w:before="0"/>
        <w:ind w:left="0" w:firstLine="640" w:firstLineChars="200"/>
        <w:textAlignment w:val="auto"/>
        <w:rPr>
          <w:ins w:id="197" w:author="Jinglin Sun" w:date="2025-02-21T09:20:35Z"/>
          <w:rFonts w:hint="eastAsia" w:ascii="仿宋_GB2312" w:hAnsi="仿宋_GB2312" w:eastAsia="仿宋_GB2312" w:cs="仿宋_GB2312"/>
          <w:sz w:val="32"/>
          <w:szCs w:val="32"/>
          <w:lang w:val="en-US" w:eastAsia="zh-CN"/>
        </w:rPr>
        <w:pPrChange w:id="196" w:author="Jinglin Sun" w:date="2025-02-21T09:17:39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r>
        <w:rPr>
          <w:rFonts w:hint="eastAsia" w:ascii="仿宋_GB2312" w:hAnsi="仿宋_GB2312" w:eastAsia="仿宋_GB2312" w:cs="仿宋_GB2312"/>
          <w:sz w:val="32"/>
          <w:szCs w:val="32"/>
          <w:lang w:val="en-US" w:eastAsia="zh-CN"/>
        </w:rPr>
        <w:t>随着中国医保体系的逐步完善和医保资金的不断紧张，创新药的续约面临更多复杂的环境变化。医保改革的持续推进，使得创新药物在医保系统中的地位不仅仅取决于单一的价格和疗效评估，还要考虑药品在整个社会医疗体系中的长期价值。如何将药物的创新性、临床疗效、经济性和社会效益有机结合，进行综合评估，成为医保方不断完善的重点。例如，Spinraza的续约案例展现了医保如何通过灵活的价格调整和对社会效益的考虑，解决高价药物在医保系统中的可持续性问题。通过这种动态的续约机制，医保能够确保创新药在持续为患者提供治疗的同时，不至于给医保基金带来过度的负担。创新药的续约不应仅仅是一个单纯的价格谈判过程，更是一个动态调整的过程，旨在确保创新药的临床价值与社会需求得到最大化的满足。</w:t>
      </w:r>
    </w:p>
    <w:p w14:paraId="0AED0CE4">
      <w:pPr>
        <w:pStyle w:val="10"/>
        <w:keepNext w:val="0"/>
        <w:keepLines w:val="0"/>
        <w:pageBreakBefore w:val="0"/>
        <w:widowControl/>
        <w:numPr>
          <w:ilvl w:val="0"/>
          <w:numId w:val="1"/>
          <w:ins w:id="199" w:author="Jinglin Sun" w:date="2025-02-21T09:21:37Z"/>
        </w:numPr>
        <w:suppressLineNumbers w:val="0"/>
        <w:kinsoku/>
        <w:wordWrap/>
        <w:overflowPunct/>
        <w:topLinePunct w:val="0"/>
        <w:autoSpaceDE/>
        <w:autoSpaceDN/>
        <w:bidi w:val="0"/>
        <w:adjustRightInd/>
        <w:snapToGrid/>
        <w:ind w:left="0" w:leftChars="200" w:firstLine="321" w:firstLineChars="100"/>
        <w:textAlignment w:val="auto"/>
        <w:outlineLvl w:val="1"/>
        <w:rPr>
          <w:ins w:id="200" w:author="Jinglin Sun" w:date="2025-02-21T09:21:37Z"/>
          <w:rFonts w:hint="eastAsia" w:ascii="仿宋_GB2312" w:hAnsi="仿宋_GB2312" w:eastAsia="仿宋_GB2312" w:cs="仿宋_GB2312"/>
          <w:b/>
          <w:bCs/>
          <w:sz w:val="32"/>
          <w:szCs w:val="32"/>
          <w:lang w:val="en-US" w:eastAsia="zh-CN"/>
          <w:rPrChange w:id="201" w:author="Jinglin Sun" w:date="2025-02-24T13:48:08Z">
            <w:rPr>
              <w:ins w:id="202" w:author="Jinglin Sun" w:date="2025-02-21T09:21:37Z"/>
              <w:rFonts w:hint="eastAsia" w:ascii="仿宋_GB2312" w:hAnsi="仿宋_GB2312" w:eastAsia="仿宋_GB2312" w:cs="仿宋_GB2312"/>
              <w:sz w:val="32"/>
              <w:szCs w:val="32"/>
              <w:lang w:val="en-US" w:eastAsia="zh-CN"/>
            </w:rPr>
          </w:rPrChange>
        </w:rPr>
        <w:pPrChange w:id="198" w:author="Jinglin Sun" w:date="2025-02-21T09:21:37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03" w:author="Jinglin Sun" w:date="2025-02-21T09:21:18Z">
        <w:r>
          <w:rPr>
            <w:rFonts w:hint="eastAsia" w:ascii="仿宋_GB2312" w:hAnsi="仿宋_GB2312" w:eastAsia="仿宋_GB2312" w:cs="仿宋_GB2312"/>
            <w:b/>
            <w:bCs/>
            <w:sz w:val="32"/>
            <w:szCs w:val="32"/>
            <w:lang w:val="en-US" w:eastAsia="zh-CN"/>
            <w:rPrChange w:id="204" w:author="Jinglin Sun" w:date="2025-02-24T13:48:08Z">
              <w:rPr>
                <w:rFonts w:hint="eastAsia" w:ascii="仿宋_GB2312" w:hAnsi="仿宋_GB2312" w:eastAsia="仿宋_GB2312" w:cs="仿宋_GB2312"/>
                <w:sz w:val="32"/>
                <w:szCs w:val="32"/>
                <w:lang w:val="en-US" w:eastAsia="zh-CN"/>
              </w:rPr>
            </w:rPrChange>
          </w:rPr>
          <w:t>利益</w:t>
        </w:r>
      </w:ins>
      <w:ins w:id="205" w:author="Jinglin Sun" w:date="2025-02-21T09:21:20Z">
        <w:r>
          <w:rPr>
            <w:rFonts w:hint="eastAsia" w:ascii="仿宋_GB2312" w:hAnsi="仿宋_GB2312" w:eastAsia="仿宋_GB2312" w:cs="仿宋_GB2312"/>
            <w:b/>
            <w:bCs/>
            <w:sz w:val="32"/>
            <w:szCs w:val="32"/>
            <w:lang w:val="en-US" w:eastAsia="zh-CN"/>
            <w:rPrChange w:id="206" w:author="Jinglin Sun" w:date="2025-02-24T13:48:08Z">
              <w:rPr>
                <w:rFonts w:hint="eastAsia" w:ascii="仿宋_GB2312" w:hAnsi="仿宋_GB2312" w:eastAsia="仿宋_GB2312" w:cs="仿宋_GB2312"/>
                <w:sz w:val="32"/>
                <w:szCs w:val="32"/>
                <w:lang w:val="en-US" w:eastAsia="zh-CN"/>
              </w:rPr>
            </w:rPrChange>
          </w:rPr>
          <w:t>相关者</w:t>
        </w:r>
      </w:ins>
      <w:ins w:id="207" w:author="Jinglin Sun" w:date="2025-02-21T09:21:24Z">
        <w:r>
          <w:rPr>
            <w:rFonts w:hint="eastAsia" w:ascii="仿宋_GB2312" w:hAnsi="仿宋_GB2312" w:eastAsia="仿宋_GB2312" w:cs="仿宋_GB2312"/>
            <w:b/>
            <w:bCs/>
            <w:sz w:val="32"/>
            <w:szCs w:val="32"/>
            <w:lang w:val="en-US" w:eastAsia="zh-CN"/>
            <w:rPrChange w:id="208" w:author="Jinglin Sun" w:date="2025-02-24T13:48:08Z">
              <w:rPr>
                <w:rFonts w:hint="eastAsia" w:ascii="仿宋_GB2312" w:hAnsi="仿宋_GB2312" w:eastAsia="仿宋_GB2312" w:cs="仿宋_GB2312"/>
                <w:sz w:val="32"/>
                <w:szCs w:val="32"/>
                <w:lang w:val="en-US" w:eastAsia="zh-CN"/>
              </w:rPr>
            </w:rPrChange>
          </w:rPr>
          <w:t>调研</w:t>
        </w:r>
      </w:ins>
      <w:ins w:id="209" w:author="Jinglin Sun" w:date="2025-02-21T09:21:26Z">
        <w:r>
          <w:rPr>
            <w:rFonts w:hint="eastAsia" w:ascii="仿宋_GB2312" w:hAnsi="仿宋_GB2312" w:eastAsia="仿宋_GB2312" w:cs="仿宋_GB2312"/>
            <w:b/>
            <w:bCs/>
            <w:sz w:val="32"/>
            <w:szCs w:val="32"/>
            <w:lang w:val="en-US" w:eastAsia="zh-CN"/>
            <w:rPrChange w:id="210" w:author="Jinglin Sun" w:date="2025-02-24T13:48:08Z">
              <w:rPr>
                <w:rFonts w:hint="eastAsia" w:ascii="仿宋_GB2312" w:hAnsi="仿宋_GB2312" w:eastAsia="仿宋_GB2312" w:cs="仿宋_GB2312"/>
                <w:sz w:val="32"/>
                <w:szCs w:val="32"/>
                <w:lang w:val="en-US" w:eastAsia="zh-CN"/>
              </w:rPr>
            </w:rPrChange>
          </w:rPr>
          <w:t>分析</w:t>
        </w:r>
      </w:ins>
      <w:ins w:id="211" w:author="Jinglin Sun" w:date="2025-02-24T14:53:21Z">
        <w:r>
          <w:rPr>
            <w:rFonts w:hint="eastAsia" w:ascii="仿宋_GB2312" w:hAnsi="仿宋_GB2312" w:eastAsia="仿宋_GB2312" w:cs="仿宋_GB2312"/>
            <w:b/>
            <w:bCs/>
            <w:sz w:val="32"/>
            <w:szCs w:val="32"/>
            <w:lang w:val="en-US" w:eastAsia="zh-CN"/>
          </w:rPr>
          <w:t>（</w:t>
        </w:r>
      </w:ins>
      <w:ins w:id="212" w:author="Jinglin Sun" w:date="2025-02-24T15:09:36Z">
        <w:r>
          <w:rPr>
            <w:rFonts w:hint="eastAsia" w:ascii="仿宋_GB2312" w:hAnsi="仿宋_GB2312" w:eastAsia="仿宋_GB2312" w:cs="仿宋_GB2312"/>
            <w:b/>
            <w:bCs/>
            <w:sz w:val="32"/>
            <w:szCs w:val="32"/>
            <w:lang w:val="en-US" w:eastAsia="zh-CN"/>
          </w:rPr>
          <w:t>预调研</w:t>
        </w:r>
      </w:ins>
      <w:ins w:id="213" w:author="Jinglin Sun" w:date="2025-02-24T14:53:21Z">
        <w:r>
          <w:rPr>
            <w:rFonts w:hint="eastAsia" w:ascii="仿宋_GB2312" w:hAnsi="仿宋_GB2312" w:eastAsia="仿宋_GB2312" w:cs="仿宋_GB2312"/>
            <w:b/>
            <w:bCs/>
            <w:sz w:val="32"/>
            <w:szCs w:val="32"/>
            <w:lang w:val="en-US" w:eastAsia="zh-CN"/>
          </w:rPr>
          <w:t>）</w:t>
        </w:r>
      </w:ins>
    </w:p>
    <w:p w14:paraId="1047756E">
      <w:pPr>
        <w:pStyle w:val="10"/>
        <w:keepNext w:val="0"/>
        <w:keepLines w:val="0"/>
        <w:pageBreakBefore w:val="0"/>
        <w:widowControl/>
        <w:numPr>
          <w:ilvl w:val="0"/>
          <w:numId w:val="0"/>
        </w:numPr>
        <w:suppressLineNumbers w:val="0"/>
        <w:kinsoku/>
        <w:wordWrap/>
        <w:overflowPunct/>
        <w:topLinePunct w:val="0"/>
        <w:autoSpaceDE/>
        <w:autoSpaceDN/>
        <w:bidi w:val="0"/>
        <w:adjustRightInd/>
        <w:snapToGrid/>
        <w:ind w:left="0" w:leftChars="300" w:firstLine="0" w:firstLineChars="0"/>
        <w:textAlignment w:val="auto"/>
        <w:outlineLvl w:val="2"/>
        <w:rPr>
          <w:ins w:id="215" w:author="Jinglin Sun" w:date="2025-02-21T09:23:05Z"/>
          <w:rFonts w:hint="eastAsia" w:ascii="仿宋_GB2312" w:hAnsi="仿宋_GB2312" w:eastAsia="仿宋_GB2312" w:cs="仿宋_GB2312"/>
          <w:b/>
          <w:bCs/>
          <w:sz w:val="32"/>
          <w:szCs w:val="32"/>
          <w:lang w:val="en-US" w:eastAsia="zh-CN"/>
          <w:rPrChange w:id="216" w:author="Jinglin Sun" w:date="2025-02-24T13:48:13Z">
            <w:rPr>
              <w:ins w:id="217" w:author="Jinglin Sun" w:date="2025-02-21T09:23:05Z"/>
              <w:rFonts w:hint="eastAsia" w:ascii="仿宋_GB2312" w:hAnsi="仿宋_GB2312" w:eastAsia="仿宋_GB2312" w:cs="仿宋_GB2312"/>
              <w:sz w:val="32"/>
              <w:szCs w:val="32"/>
              <w:lang w:val="en-US" w:eastAsia="zh-CN"/>
            </w:rPr>
          </w:rPrChange>
        </w:rPr>
        <w:pPrChange w:id="214" w:author="Jinglin Sun" w:date="2025-02-21T09:23:08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18" w:author="Jinglin Sun" w:date="2025-02-21T09:23:08Z">
        <w:r>
          <w:rPr>
            <w:rFonts w:hint="eastAsia" w:ascii="仿宋_GB2312" w:hAnsi="仿宋_GB2312" w:eastAsia="仿宋_GB2312" w:cs="仿宋_GB2312"/>
            <w:b/>
            <w:bCs/>
            <w:color w:val="0E0E0E"/>
            <w:kern w:val="0"/>
            <w:sz w:val="32"/>
            <w:szCs w:val="32"/>
            <w:lang w:val="en-US" w:eastAsia="zh-CN" w:bidi="ar"/>
            <w:rPrChange w:id="219" w:author="Jinglin Sun" w:date="2025-02-24T13:48:13Z">
              <w:rPr>
                <w:rFonts w:hint="eastAsia" w:ascii="仿宋_GB2312" w:hAnsi="仿宋_GB2312" w:eastAsia="仿宋_GB2312" w:cs="仿宋_GB2312"/>
                <w:color w:val="0E0E0E"/>
                <w:kern w:val="0"/>
                <w:sz w:val="32"/>
                <w:szCs w:val="32"/>
                <w:lang w:val="en-US" w:eastAsia="zh-CN" w:bidi="ar"/>
              </w:rPr>
            </w:rPrChange>
          </w:rPr>
          <w:t>1.</w:t>
        </w:r>
      </w:ins>
      <w:ins w:id="220" w:author="Jinglin Sun" w:date="2025-02-21T09:22:38Z">
        <w:r>
          <w:rPr>
            <w:rFonts w:hint="eastAsia" w:ascii="仿宋_GB2312" w:hAnsi="仿宋_GB2312" w:eastAsia="仿宋_GB2312" w:cs="仿宋_GB2312"/>
            <w:b/>
            <w:bCs/>
            <w:sz w:val="32"/>
            <w:szCs w:val="32"/>
            <w:lang w:val="en-US" w:eastAsia="zh-CN"/>
            <w:rPrChange w:id="221" w:author="Jinglin Sun" w:date="2025-02-24T13:48:13Z">
              <w:rPr>
                <w:rFonts w:hint="eastAsia" w:ascii="仿宋_GB2312" w:hAnsi="仿宋_GB2312" w:eastAsia="仿宋_GB2312" w:cs="仿宋_GB2312"/>
                <w:sz w:val="32"/>
                <w:szCs w:val="32"/>
                <w:lang w:val="en-US" w:eastAsia="zh-CN"/>
              </w:rPr>
            </w:rPrChange>
          </w:rPr>
          <w:t>调研</w:t>
        </w:r>
      </w:ins>
      <w:ins w:id="222" w:author="Jinglin Sun" w:date="2025-02-21T09:22:41Z">
        <w:r>
          <w:rPr>
            <w:rFonts w:hint="eastAsia" w:ascii="仿宋_GB2312" w:hAnsi="仿宋_GB2312" w:eastAsia="仿宋_GB2312" w:cs="仿宋_GB2312"/>
            <w:b/>
            <w:bCs/>
            <w:sz w:val="32"/>
            <w:szCs w:val="32"/>
            <w:lang w:val="en-US" w:eastAsia="zh-CN"/>
            <w:rPrChange w:id="223" w:author="Jinglin Sun" w:date="2025-02-24T13:48:13Z">
              <w:rPr>
                <w:rFonts w:hint="eastAsia" w:ascii="仿宋_GB2312" w:hAnsi="仿宋_GB2312" w:eastAsia="仿宋_GB2312" w:cs="仿宋_GB2312"/>
                <w:sz w:val="32"/>
                <w:szCs w:val="32"/>
                <w:lang w:val="en-US" w:eastAsia="zh-CN"/>
              </w:rPr>
            </w:rPrChange>
          </w:rPr>
          <w:t>对象</w:t>
        </w:r>
      </w:ins>
      <w:ins w:id="224" w:author="Jinglin Sun" w:date="2025-02-21T09:23:01Z">
        <w:r>
          <w:rPr>
            <w:rFonts w:hint="eastAsia" w:ascii="仿宋_GB2312" w:hAnsi="仿宋_GB2312" w:eastAsia="仿宋_GB2312" w:cs="仿宋_GB2312"/>
            <w:b/>
            <w:bCs/>
            <w:sz w:val="32"/>
            <w:szCs w:val="32"/>
            <w:lang w:val="en-US" w:eastAsia="zh-CN"/>
            <w:rPrChange w:id="225" w:author="Jinglin Sun" w:date="2025-02-24T13:48:13Z">
              <w:rPr>
                <w:rFonts w:hint="eastAsia" w:ascii="仿宋_GB2312" w:hAnsi="仿宋_GB2312" w:eastAsia="仿宋_GB2312" w:cs="仿宋_GB2312"/>
                <w:sz w:val="32"/>
                <w:szCs w:val="32"/>
                <w:lang w:val="en-US" w:eastAsia="zh-CN"/>
              </w:rPr>
            </w:rPrChange>
          </w:rPr>
          <w:t>与</w:t>
        </w:r>
      </w:ins>
      <w:ins w:id="226" w:author="Jinglin Sun" w:date="2025-02-21T09:23:02Z">
        <w:r>
          <w:rPr>
            <w:rFonts w:hint="eastAsia" w:ascii="仿宋_GB2312" w:hAnsi="仿宋_GB2312" w:eastAsia="仿宋_GB2312" w:cs="仿宋_GB2312"/>
            <w:b/>
            <w:bCs/>
            <w:sz w:val="32"/>
            <w:szCs w:val="32"/>
            <w:lang w:val="en-US" w:eastAsia="zh-CN"/>
            <w:rPrChange w:id="227" w:author="Jinglin Sun" w:date="2025-02-24T13:48:13Z">
              <w:rPr>
                <w:rFonts w:hint="eastAsia" w:ascii="仿宋_GB2312" w:hAnsi="仿宋_GB2312" w:eastAsia="仿宋_GB2312" w:cs="仿宋_GB2312"/>
                <w:sz w:val="32"/>
                <w:szCs w:val="32"/>
                <w:lang w:val="en-US" w:eastAsia="zh-CN"/>
              </w:rPr>
            </w:rPrChange>
          </w:rPr>
          <w:t>问题</w:t>
        </w:r>
      </w:ins>
      <w:ins w:id="228" w:author="Jinglin Sun" w:date="2025-02-21T09:23:03Z">
        <w:r>
          <w:rPr>
            <w:rFonts w:hint="eastAsia" w:ascii="仿宋_GB2312" w:hAnsi="仿宋_GB2312" w:eastAsia="仿宋_GB2312" w:cs="仿宋_GB2312"/>
            <w:b/>
            <w:bCs/>
            <w:sz w:val="32"/>
            <w:szCs w:val="32"/>
            <w:lang w:val="en-US" w:eastAsia="zh-CN"/>
            <w:rPrChange w:id="229" w:author="Jinglin Sun" w:date="2025-02-24T13:48:13Z">
              <w:rPr>
                <w:rFonts w:hint="eastAsia" w:ascii="仿宋_GB2312" w:hAnsi="仿宋_GB2312" w:eastAsia="仿宋_GB2312" w:cs="仿宋_GB2312"/>
                <w:sz w:val="32"/>
                <w:szCs w:val="32"/>
                <w:lang w:val="en-US" w:eastAsia="zh-CN"/>
              </w:rPr>
            </w:rPrChange>
          </w:rPr>
          <w:t>清单</w:t>
        </w:r>
      </w:ins>
    </w:p>
    <w:p w14:paraId="24BE0687">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outlineLvl w:val="3"/>
        <w:rPr>
          <w:ins w:id="231" w:author="Jinglin Sun" w:date="2025-02-21T09:23:31Z"/>
          <w:rFonts w:hint="eastAsia" w:ascii="仿宋_GB2312" w:hAnsi="仿宋_GB2312" w:eastAsia="仿宋_GB2312" w:cs="仿宋_GB2312"/>
          <w:sz w:val="32"/>
          <w:szCs w:val="32"/>
          <w:lang w:val="en-US" w:eastAsia="zh-CN"/>
        </w:rPr>
        <w:pPrChange w:id="230" w:author="Jinglin Sun" w:date="2025-02-21T09:21:33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32" w:author="Jinglin Sun" w:date="2025-02-21T09:23:17Z">
        <w:r>
          <w:rPr>
            <w:rFonts w:hint="eastAsia" w:ascii="仿宋_GB2312" w:hAnsi="仿宋_GB2312" w:eastAsia="仿宋_GB2312" w:cs="仿宋_GB2312"/>
            <w:sz w:val="32"/>
            <w:szCs w:val="32"/>
            <w:lang w:val="en-US" w:eastAsia="zh-CN"/>
          </w:rPr>
          <w:t>1.</w:t>
        </w:r>
      </w:ins>
      <w:ins w:id="233" w:author="Jinglin Sun" w:date="2025-02-21T09:23:20Z">
        <w:r>
          <w:rPr>
            <w:rFonts w:hint="eastAsia" w:ascii="仿宋_GB2312" w:hAnsi="仿宋_GB2312" w:eastAsia="仿宋_GB2312" w:cs="仿宋_GB2312"/>
            <w:sz w:val="32"/>
            <w:szCs w:val="32"/>
            <w:lang w:val="en-US" w:eastAsia="zh-CN"/>
          </w:rPr>
          <w:t>1</w:t>
        </w:r>
      </w:ins>
      <w:ins w:id="234" w:author="Jinglin Sun" w:date="2025-02-21T09:23:23Z">
        <w:r>
          <w:rPr>
            <w:rFonts w:hint="eastAsia" w:ascii="仿宋_GB2312" w:hAnsi="仿宋_GB2312" w:eastAsia="仿宋_GB2312" w:cs="仿宋_GB2312"/>
            <w:sz w:val="32"/>
            <w:szCs w:val="32"/>
            <w:lang w:val="en-US" w:eastAsia="zh-CN"/>
          </w:rPr>
          <w:t xml:space="preserve"> </w:t>
        </w:r>
      </w:ins>
      <w:ins w:id="235" w:author="Jinglin Sun" w:date="2025-02-21T09:23:26Z">
        <w:r>
          <w:rPr>
            <w:rFonts w:hint="eastAsia" w:ascii="仿宋_GB2312" w:hAnsi="仿宋_GB2312" w:eastAsia="仿宋_GB2312" w:cs="仿宋_GB2312"/>
            <w:sz w:val="32"/>
            <w:szCs w:val="32"/>
            <w:lang w:val="en-US" w:eastAsia="zh-CN"/>
          </w:rPr>
          <w:t>调研</w:t>
        </w:r>
      </w:ins>
      <w:ins w:id="236" w:author="Jinglin Sun" w:date="2025-02-21T09:23:27Z">
        <w:r>
          <w:rPr>
            <w:rFonts w:hint="eastAsia" w:ascii="仿宋_GB2312" w:hAnsi="仿宋_GB2312" w:eastAsia="仿宋_GB2312" w:cs="仿宋_GB2312"/>
            <w:sz w:val="32"/>
            <w:szCs w:val="32"/>
            <w:lang w:val="en-US" w:eastAsia="zh-CN"/>
          </w:rPr>
          <w:t>对象</w:t>
        </w:r>
      </w:ins>
    </w:p>
    <w:p w14:paraId="423006E7">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rPr>
          <w:ins w:id="238" w:author="Jinglin Sun" w:date="2025-02-21T09:24:51Z"/>
          <w:rFonts w:hint="eastAsia" w:ascii="仿宋_GB2312" w:hAnsi="仿宋_GB2312" w:eastAsia="仿宋_GB2312" w:cs="仿宋_GB2312"/>
          <w:sz w:val="32"/>
          <w:szCs w:val="32"/>
          <w:lang w:val="en-US" w:eastAsia="zh-CN"/>
        </w:rPr>
        <w:pPrChange w:id="237" w:author="Jinglin Sun" w:date="2025-02-21T09:21:33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39" w:author="Jinglin Sun" w:date="2025-02-21T09:24:00Z">
        <w:r>
          <w:rPr>
            <w:rFonts w:hint="eastAsia" w:ascii="仿宋_GB2312" w:hAnsi="仿宋_GB2312" w:eastAsia="仿宋_GB2312" w:cs="仿宋_GB2312"/>
            <w:sz w:val="32"/>
            <w:szCs w:val="32"/>
            <w:lang w:val="en-US" w:eastAsia="zh-CN"/>
          </w:rPr>
          <w:t>典型</w:t>
        </w:r>
      </w:ins>
      <w:ins w:id="240" w:author="Jinglin Sun" w:date="2025-02-21T09:24:02Z">
        <w:r>
          <w:rPr>
            <w:rFonts w:hint="eastAsia" w:ascii="仿宋_GB2312" w:hAnsi="仿宋_GB2312" w:eastAsia="仿宋_GB2312" w:cs="仿宋_GB2312"/>
            <w:sz w:val="32"/>
            <w:szCs w:val="32"/>
            <w:lang w:val="en-US" w:eastAsia="zh-CN"/>
          </w:rPr>
          <w:t>生产</w:t>
        </w:r>
      </w:ins>
      <w:ins w:id="241" w:author="Jinglin Sun" w:date="2025-02-21T09:24:03Z">
        <w:r>
          <w:rPr>
            <w:rFonts w:hint="eastAsia" w:ascii="仿宋_GB2312" w:hAnsi="仿宋_GB2312" w:eastAsia="仿宋_GB2312" w:cs="仿宋_GB2312"/>
            <w:sz w:val="32"/>
            <w:szCs w:val="32"/>
            <w:lang w:val="en-US" w:eastAsia="zh-CN"/>
          </w:rPr>
          <w:t>企业</w:t>
        </w:r>
      </w:ins>
      <w:ins w:id="242" w:author="Jinglin Sun" w:date="2025-02-21T09:24:08Z">
        <w:r>
          <w:rPr>
            <w:rFonts w:hint="eastAsia" w:ascii="仿宋_GB2312" w:hAnsi="仿宋_GB2312" w:eastAsia="仿宋_GB2312" w:cs="仿宋_GB2312"/>
            <w:sz w:val="32"/>
            <w:szCs w:val="32"/>
            <w:lang w:val="en-US" w:eastAsia="zh-CN"/>
          </w:rPr>
          <w:t>、</w:t>
        </w:r>
      </w:ins>
      <w:ins w:id="243" w:author="Jinglin Sun" w:date="2025-02-21T09:24:13Z">
        <w:r>
          <w:rPr>
            <w:rFonts w:hint="eastAsia" w:ascii="仿宋_GB2312" w:hAnsi="仿宋_GB2312" w:eastAsia="仿宋_GB2312" w:cs="仿宋_GB2312"/>
            <w:sz w:val="32"/>
            <w:szCs w:val="32"/>
            <w:lang w:val="en-US" w:eastAsia="zh-CN"/>
          </w:rPr>
          <w:t>流通</w:t>
        </w:r>
      </w:ins>
      <w:ins w:id="244" w:author="Jinglin Sun" w:date="2025-02-21T09:24:14Z">
        <w:r>
          <w:rPr>
            <w:rFonts w:hint="eastAsia" w:ascii="仿宋_GB2312" w:hAnsi="仿宋_GB2312" w:eastAsia="仿宋_GB2312" w:cs="仿宋_GB2312"/>
            <w:sz w:val="32"/>
            <w:szCs w:val="32"/>
            <w:lang w:val="en-US" w:eastAsia="zh-CN"/>
          </w:rPr>
          <w:t>企业</w:t>
        </w:r>
      </w:ins>
      <w:ins w:id="245" w:author="Jinglin Sun" w:date="2025-02-21T09:24:15Z">
        <w:r>
          <w:rPr>
            <w:rFonts w:hint="eastAsia" w:ascii="仿宋_GB2312" w:hAnsi="仿宋_GB2312" w:eastAsia="仿宋_GB2312" w:cs="仿宋_GB2312"/>
            <w:sz w:val="32"/>
            <w:szCs w:val="32"/>
            <w:lang w:val="en-US" w:eastAsia="zh-CN"/>
          </w:rPr>
          <w:t>、</w:t>
        </w:r>
      </w:ins>
      <w:ins w:id="246" w:author="Jinglin Sun" w:date="2025-02-21T09:24:20Z">
        <w:r>
          <w:rPr>
            <w:rFonts w:hint="eastAsia" w:ascii="仿宋_GB2312" w:hAnsi="仿宋_GB2312" w:eastAsia="仿宋_GB2312" w:cs="仿宋_GB2312"/>
            <w:sz w:val="32"/>
            <w:szCs w:val="32"/>
            <w:lang w:val="en-US" w:eastAsia="zh-CN"/>
          </w:rPr>
          <w:t>医院</w:t>
        </w:r>
      </w:ins>
      <w:ins w:id="247" w:author="Jinglin Sun" w:date="2025-02-21T09:24:31Z">
        <w:r>
          <w:rPr>
            <w:rFonts w:hint="eastAsia" w:ascii="仿宋_GB2312" w:hAnsi="仿宋_GB2312" w:eastAsia="仿宋_GB2312" w:cs="仿宋_GB2312"/>
            <w:sz w:val="32"/>
            <w:szCs w:val="32"/>
            <w:lang w:val="en-US" w:eastAsia="zh-CN"/>
          </w:rPr>
          <w:t>、</w:t>
        </w:r>
      </w:ins>
      <w:ins w:id="248" w:author="Jinglin Sun" w:date="2025-02-21T09:24:41Z">
        <w:r>
          <w:rPr>
            <w:rFonts w:hint="eastAsia" w:ascii="仿宋_GB2312" w:hAnsi="仿宋_GB2312" w:eastAsia="仿宋_GB2312" w:cs="仿宋_GB2312"/>
            <w:sz w:val="32"/>
            <w:szCs w:val="32"/>
            <w:lang w:val="en-US" w:eastAsia="zh-CN"/>
          </w:rPr>
          <w:t>药监</w:t>
        </w:r>
      </w:ins>
      <w:ins w:id="249" w:author="Jinglin Sun" w:date="2025-02-21T09:24:45Z">
        <w:r>
          <w:rPr>
            <w:rFonts w:hint="eastAsia" w:ascii="仿宋_GB2312" w:hAnsi="仿宋_GB2312" w:eastAsia="仿宋_GB2312" w:cs="仿宋_GB2312"/>
            <w:sz w:val="32"/>
            <w:szCs w:val="32"/>
            <w:lang w:val="en-US" w:eastAsia="zh-CN"/>
          </w:rPr>
          <w:t>、</w:t>
        </w:r>
      </w:ins>
      <w:ins w:id="250" w:author="Jinglin Sun" w:date="2025-02-21T09:24:48Z">
        <w:r>
          <w:rPr>
            <w:rFonts w:hint="eastAsia" w:ascii="仿宋_GB2312" w:hAnsi="仿宋_GB2312" w:eastAsia="仿宋_GB2312" w:cs="仿宋_GB2312"/>
            <w:sz w:val="32"/>
            <w:szCs w:val="32"/>
            <w:lang w:val="en-US" w:eastAsia="zh-CN"/>
          </w:rPr>
          <w:t>医保</w:t>
        </w:r>
      </w:ins>
      <w:ins w:id="251" w:author="Jinglin Sun" w:date="2025-02-21T09:24:50Z">
        <w:r>
          <w:rPr>
            <w:rFonts w:hint="eastAsia" w:ascii="仿宋_GB2312" w:hAnsi="仿宋_GB2312" w:eastAsia="仿宋_GB2312" w:cs="仿宋_GB2312"/>
            <w:sz w:val="32"/>
            <w:szCs w:val="32"/>
            <w:lang w:val="en-US" w:eastAsia="zh-CN"/>
          </w:rPr>
          <w:t>部门</w:t>
        </w:r>
      </w:ins>
    </w:p>
    <w:p w14:paraId="0075C957">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outlineLvl w:val="3"/>
        <w:rPr>
          <w:ins w:id="253" w:author="Jinglin Sun" w:date="2025-02-21T09:25:04Z"/>
          <w:rFonts w:hint="eastAsia" w:ascii="仿宋_GB2312" w:hAnsi="仿宋_GB2312" w:eastAsia="仿宋_GB2312" w:cs="仿宋_GB2312"/>
          <w:sz w:val="32"/>
          <w:szCs w:val="32"/>
          <w:lang w:val="en-US" w:eastAsia="zh-CN"/>
        </w:rPr>
        <w:pPrChange w:id="252" w:author="Jinglin Sun" w:date="2025-02-21T09:21:33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54" w:author="Jinglin Sun" w:date="2025-02-21T09:24:53Z">
        <w:r>
          <w:rPr>
            <w:rFonts w:hint="eastAsia" w:ascii="仿宋_GB2312" w:hAnsi="仿宋_GB2312" w:eastAsia="仿宋_GB2312" w:cs="仿宋_GB2312"/>
            <w:sz w:val="32"/>
            <w:szCs w:val="32"/>
            <w:lang w:val="en-US" w:eastAsia="zh-CN"/>
          </w:rPr>
          <w:t>1.2</w:t>
        </w:r>
      </w:ins>
      <w:ins w:id="255" w:author="Jinglin Sun" w:date="2025-02-21T09:24:54Z">
        <w:r>
          <w:rPr>
            <w:rFonts w:hint="eastAsia" w:ascii="仿宋_GB2312" w:hAnsi="仿宋_GB2312" w:eastAsia="仿宋_GB2312" w:cs="仿宋_GB2312"/>
            <w:sz w:val="32"/>
            <w:szCs w:val="32"/>
            <w:lang w:val="en-US" w:eastAsia="zh-CN"/>
          </w:rPr>
          <w:t xml:space="preserve"> </w:t>
        </w:r>
      </w:ins>
      <w:ins w:id="256" w:author="Jinglin Sun" w:date="2025-02-21T09:25:01Z">
        <w:r>
          <w:rPr>
            <w:rFonts w:hint="eastAsia" w:ascii="仿宋_GB2312" w:hAnsi="仿宋_GB2312" w:eastAsia="仿宋_GB2312" w:cs="仿宋_GB2312"/>
            <w:sz w:val="32"/>
            <w:szCs w:val="32"/>
            <w:lang w:val="en-US" w:eastAsia="zh-CN"/>
          </w:rPr>
          <w:t>调研</w:t>
        </w:r>
      </w:ins>
      <w:ins w:id="257" w:author="Jinglin Sun" w:date="2025-02-21T09:25:02Z">
        <w:r>
          <w:rPr>
            <w:rFonts w:hint="eastAsia" w:ascii="仿宋_GB2312" w:hAnsi="仿宋_GB2312" w:eastAsia="仿宋_GB2312" w:cs="仿宋_GB2312"/>
            <w:sz w:val="32"/>
            <w:szCs w:val="32"/>
            <w:lang w:val="en-US" w:eastAsia="zh-CN"/>
          </w:rPr>
          <w:t>问题</w:t>
        </w:r>
      </w:ins>
      <w:ins w:id="258" w:author="Jinglin Sun" w:date="2025-02-21T09:25:03Z">
        <w:r>
          <w:rPr>
            <w:rFonts w:hint="eastAsia" w:ascii="仿宋_GB2312" w:hAnsi="仿宋_GB2312" w:eastAsia="仿宋_GB2312" w:cs="仿宋_GB2312"/>
            <w:sz w:val="32"/>
            <w:szCs w:val="32"/>
            <w:lang w:val="en-US" w:eastAsia="zh-CN"/>
          </w:rPr>
          <w:t>清单</w:t>
        </w:r>
      </w:ins>
      <w:ins w:id="259" w:author="Jinglin Sun" w:date="2025-02-24T14:54:02Z">
        <w:r>
          <w:rPr>
            <w:rFonts w:hint="eastAsia" w:ascii="仿宋_GB2312" w:hAnsi="仿宋_GB2312" w:eastAsia="仿宋_GB2312" w:cs="仿宋_GB2312"/>
            <w:sz w:val="32"/>
            <w:szCs w:val="32"/>
            <w:lang w:val="en-US" w:eastAsia="zh-CN"/>
          </w:rPr>
          <w:t>（</w:t>
        </w:r>
      </w:ins>
      <w:ins w:id="260" w:author="Jinglin Sun" w:date="2025-02-24T14:54:07Z">
        <w:r>
          <w:rPr>
            <w:rFonts w:hint="eastAsia" w:ascii="仿宋_GB2312" w:hAnsi="仿宋_GB2312" w:eastAsia="仿宋_GB2312" w:cs="仿宋_GB2312"/>
            <w:sz w:val="32"/>
            <w:szCs w:val="32"/>
            <w:lang w:val="en-US" w:eastAsia="zh-CN"/>
          </w:rPr>
          <w:t>启动</w:t>
        </w:r>
      </w:ins>
      <w:ins w:id="261" w:author="Jinglin Sun" w:date="2025-02-24T14:54:12Z">
        <w:r>
          <w:rPr>
            <w:rFonts w:hint="eastAsia" w:ascii="仿宋_GB2312" w:hAnsi="仿宋_GB2312" w:eastAsia="仿宋_GB2312" w:cs="仿宋_GB2312"/>
            <w:sz w:val="32"/>
            <w:szCs w:val="32"/>
            <w:lang w:val="en-US" w:eastAsia="zh-CN"/>
          </w:rPr>
          <w:t>会</w:t>
        </w:r>
      </w:ins>
      <w:ins w:id="262" w:author="Jinglin Sun" w:date="2025-02-24T14:54:13Z">
        <w:r>
          <w:rPr>
            <w:rFonts w:hint="eastAsia" w:ascii="仿宋_GB2312" w:hAnsi="仿宋_GB2312" w:eastAsia="仿宋_GB2312" w:cs="仿宋_GB2312"/>
            <w:sz w:val="32"/>
            <w:szCs w:val="32"/>
            <w:lang w:val="en-US" w:eastAsia="zh-CN"/>
          </w:rPr>
          <w:t>之前</w:t>
        </w:r>
      </w:ins>
      <w:ins w:id="263" w:author="Jinglin Sun" w:date="2025-02-24T14:54:14Z">
        <w:r>
          <w:rPr>
            <w:rFonts w:hint="eastAsia" w:ascii="仿宋_GB2312" w:hAnsi="仿宋_GB2312" w:eastAsia="仿宋_GB2312" w:cs="仿宋_GB2312"/>
            <w:sz w:val="32"/>
            <w:szCs w:val="32"/>
            <w:lang w:val="en-US" w:eastAsia="zh-CN"/>
          </w:rPr>
          <w:t>，</w:t>
        </w:r>
      </w:ins>
      <w:ins w:id="264" w:author="Jinglin Sun" w:date="2025-02-24T14:54:19Z">
        <w:r>
          <w:rPr>
            <w:rFonts w:hint="eastAsia" w:ascii="仿宋_GB2312" w:hAnsi="仿宋_GB2312" w:eastAsia="仿宋_GB2312" w:cs="仿宋_GB2312"/>
            <w:sz w:val="32"/>
            <w:szCs w:val="32"/>
            <w:highlight w:val="yellow"/>
            <w:lang w:val="en-US" w:eastAsia="zh-CN"/>
            <w:rPrChange w:id="265" w:author="Jinglin Sun" w:date="2025-02-24T15:10:46Z">
              <w:rPr>
                <w:rFonts w:hint="eastAsia" w:ascii="仿宋_GB2312" w:hAnsi="仿宋_GB2312" w:eastAsia="仿宋_GB2312" w:cs="仿宋_GB2312"/>
                <w:sz w:val="32"/>
                <w:szCs w:val="32"/>
                <w:lang w:val="en-US" w:eastAsia="zh-CN"/>
              </w:rPr>
            </w:rPrChange>
          </w:rPr>
          <w:t>拟好</w:t>
        </w:r>
      </w:ins>
      <w:ins w:id="266" w:author="Jinglin Sun" w:date="2025-02-24T14:54:21Z">
        <w:r>
          <w:rPr>
            <w:rFonts w:hint="eastAsia" w:ascii="仿宋_GB2312" w:hAnsi="仿宋_GB2312" w:eastAsia="仿宋_GB2312" w:cs="仿宋_GB2312"/>
            <w:sz w:val="32"/>
            <w:szCs w:val="32"/>
            <w:highlight w:val="yellow"/>
            <w:lang w:val="en-US" w:eastAsia="zh-CN"/>
            <w:rPrChange w:id="267" w:author="Jinglin Sun" w:date="2025-02-24T15:10:46Z">
              <w:rPr>
                <w:rFonts w:hint="eastAsia" w:ascii="仿宋_GB2312" w:hAnsi="仿宋_GB2312" w:eastAsia="仿宋_GB2312" w:cs="仿宋_GB2312"/>
                <w:sz w:val="32"/>
                <w:szCs w:val="32"/>
                <w:lang w:val="en-US" w:eastAsia="zh-CN"/>
              </w:rPr>
            </w:rPrChange>
          </w:rPr>
          <w:t>问题</w:t>
        </w:r>
      </w:ins>
      <w:ins w:id="268" w:author="Jinglin Sun" w:date="2025-02-24T14:54:22Z">
        <w:r>
          <w:rPr>
            <w:rFonts w:hint="eastAsia" w:ascii="仿宋_GB2312" w:hAnsi="仿宋_GB2312" w:eastAsia="仿宋_GB2312" w:cs="仿宋_GB2312"/>
            <w:sz w:val="32"/>
            <w:szCs w:val="32"/>
            <w:highlight w:val="yellow"/>
            <w:lang w:val="en-US" w:eastAsia="zh-CN"/>
            <w:rPrChange w:id="269" w:author="Jinglin Sun" w:date="2025-02-24T15:10:46Z">
              <w:rPr>
                <w:rFonts w:hint="eastAsia" w:ascii="仿宋_GB2312" w:hAnsi="仿宋_GB2312" w:eastAsia="仿宋_GB2312" w:cs="仿宋_GB2312"/>
                <w:sz w:val="32"/>
                <w:szCs w:val="32"/>
                <w:lang w:val="en-US" w:eastAsia="zh-CN"/>
              </w:rPr>
            </w:rPrChange>
          </w:rPr>
          <w:t>清单</w:t>
        </w:r>
      </w:ins>
      <w:ins w:id="270" w:author="Jinglin Sun" w:date="2025-02-24T14:54:02Z">
        <w:r>
          <w:rPr>
            <w:rFonts w:hint="eastAsia" w:ascii="仿宋_GB2312" w:hAnsi="仿宋_GB2312" w:eastAsia="仿宋_GB2312" w:cs="仿宋_GB2312"/>
            <w:sz w:val="32"/>
            <w:szCs w:val="32"/>
            <w:lang w:val="en-US" w:eastAsia="zh-CN"/>
          </w:rPr>
          <w:t>）</w:t>
        </w:r>
      </w:ins>
    </w:p>
    <w:p w14:paraId="1F0E3D05">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rPr>
          <w:ins w:id="272" w:author="Jinglin Sun" w:date="2025-02-24T14:58:05Z"/>
          <w:rFonts w:hint="eastAsia" w:ascii="仿宋_GB2312" w:hAnsi="仿宋_GB2312" w:eastAsia="仿宋_GB2312" w:cs="仿宋_GB2312"/>
          <w:sz w:val="32"/>
          <w:szCs w:val="32"/>
          <w:lang w:val="en-US" w:eastAsia="zh-CN"/>
        </w:rPr>
        <w:pPrChange w:id="271" w:author="Jinglin Sun" w:date="2025-02-21T09:21:33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73" w:author="Jinglin Sun" w:date="2025-02-21T09:25:09Z">
        <w:r>
          <w:rPr>
            <w:rFonts w:hint="eastAsia" w:ascii="仿宋_GB2312" w:hAnsi="仿宋_GB2312" w:eastAsia="仿宋_GB2312" w:cs="仿宋_GB2312"/>
            <w:sz w:val="32"/>
            <w:szCs w:val="32"/>
            <w:lang w:val="en-US" w:eastAsia="zh-CN"/>
          </w:rPr>
          <w:t>针对</w:t>
        </w:r>
      </w:ins>
      <w:ins w:id="274" w:author="Jinglin Sun" w:date="2025-02-21T09:25:16Z">
        <w:r>
          <w:rPr>
            <w:rFonts w:hint="eastAsia" w:ascii="仿宋_GB2312" w:hAnsi="仿宋_GB2312" w:eastAsia="仿宋_GB2312" w:cs="仿宋_GB2312"/>
            <w:sz w:val="32"/>
            <w:szCs w:val="32"/>
            <w:lang w:val="en-US" w:eastAsia="zh-CN"/>
          </w:rPr>
          <w:t>调研对象</w:t>
        </w:r>
      </w:ins>
      <w:ins w:id="275" w:author="Jinglin Sun" w:date="2025-02-21T09:25:23Z">
        <w:r>
          <w:rPr>
            <w:rFonts w:hint="eastAsia" w:ascii="仿宋_GB2312" w:hAnsi="仿宋_GB2312" w:eastAsia="仿宋_GB2312" w:cs="仿宋_GB2312"/>
            <w:sz w:val="32"/>
            <w:szCs w:val="32"/>
            <w:lang w:val="en-US" w:eastAsia="zh-CN"/>
          </w:rPr>
          <w:t>的</w:t>
        </w:r>
      </w:ins>
      <w:ins w:id="276" w:author="Jinglin Sun" w:date="2025-02-21T09:25:26Z">
        <w:r>
          <w:rPr>
            <w:rFonts w:hint="eastAsia" w:ascii="仿宋_GB2312" w:hAnsi="仿宋_GB2312" w:eastAsia="仿宋_GB2312" w:cs="仿宋_GB2312"/>
            <w:sz w:val="32"/>
            <w:szCs w:val="32"/>
            <w:lang w:val="en-US" w:eastAsia="zh-CN"/>
          </w:rPr>
          <w:t>不同，</w:t>
        </w:r>
      </w:ins>
      <w:ins w:id="277" w:author="Jinglin Sun" w:date="2025-02-21T09:25:28Z">
        <w:r>
          <w:rPr>
            <w:rFonts w:hint="eastAsia" w:ascii="仿宋_GB2312" w:hAnsi="仿宋_GB2312" w:eastAsia="仿宋_GB2312" w:cs="仿宋_GB2312"/>
            <w:sz w:val="32"/>
            <w:szCs w:val="32"/>
            <w:lang w:val="en-US" w:eastAsia="zh-CN"/>
          </w:rPr>
          <w:t>整理出</w:t>
        </w:r>
      </w:ins>
      <w:ins w:id="278" w:author="Jinglin Sun" w:date="2025-02-21T09:25:31Z">
        <w:r>
          <w:rPr>
            <w:rFonts w:hint="eastAsia" w:ascii="仿宋_GB2312" w:hAnsi="仿宋_GB2312" w:eastAsia="仿宋_GB2312" w:cs="仿宋_GB2312"/>
            <w:sz w:val="32"/>
            <w:szCs w:val="32"/>
            <w:lang w:val="en-US" w:eastAsia="zh-CN"/>
          </w:rPr>
          <w:t>问题</w:t>
        </w:r>
      </w:ins>
      <w:ins w:id="279" w:author="Jinglin Sun" w:date="2025-02-21T09:25:33Z">
        <w:r>
          <w:rPr>
            <w:rFonts w:hint="eastAsia" w:ascii="仿宋_GB2312" w:hAnsi="仿宋_GB2312" w:eastAsia="仿宋_GB2312" w:cs="仿宋_GB2312"/>
            <w:sz w:val="32"/>
            <w:szCs w:val="32"/>
            <w:lang w:val="en-US" w:eastAsia="zh-CN"/>
          </w:rPr>
          <w:t>清单</w:t>
        </w:r>
      </w:ins>
      <w:ins w:id="280" w:author="Jinglin Sun" w:date="2025-02-24T14:55:37Z">
        <w:r>
          <w:rPr>
            <w:rFonts w:hint="eastAsia" w:ascii="仿宋_GB2312" w:hAnsi="仿宋_GB2312" w:eastAsia="仿宋_GB2312" w:cs="仿宋_GB2312"/>
            <w:sz w:val="32"/>
            <w:szCs w:val="32"/>
            <w:lang w:val="en-US" w:eastAsia="zh-CN"/>
          </w:rPr>
          <w:t>。</w:t>
        </w:r>
      </w:ins>
    </w:p>
    <w:p w14:paraId="0D7C6B94">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rPr>
          <w:ins w:id="282" w:author="Jinglin Sun" w:date="2025-02-24T14:58:09Z"/>
          <w:rFonts w:hint="eastAsia" w:ascii="仿宋_GB2312" w:hAnsi="仿宋_GB2312" w:eastAsia="仿宋_GB2312" w:cs="仿宋_GB2312"/>
          <w:sz w:val="32"/>
          <w:szCs w:val="32"/>
          <w:lang w:val="en-US" w:eastAsia="zh-CN"/>
        </w:rPr>
        <w:pPrChange w:id="281" w:author="Jinglin Sun" w:date="2025-02-21T09:21:33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83" w:author="Jinglin Sun" w:date="2025-02-24T14:56:36Z">
        <w:r>
          <w:rPr>
            <w:rFonts w:hint="eastAsia" w:ascii="仿宋_GB2312" w:hAnsi="仿宋_GB2312" w:eastAsia="仿宋_GB2312" w:cs="仿宋_GB2312"/>
            <w:sz w:val="32"/>
            <w:szCs w:val="32"/>
            <w:lang w:val="en-US" w:eastAsia="zh-CN"/>
          </w:rPr>
          <w:t>（</w:t>
        </w:r>
      </w:ins>
      <w:ins w:id="284" w:author="Jinglin Sun" w:date="2025-02-24T14:56:39Z">
        <w:r>
          <w:rPr>
            <w:rFonts w:hint="eastAsia" w:ascii="仿宋_GB2312" w:hAnsi="仿宋_GB2312" w:eastAsia="仿宋_GB2312" w:cs="仿宋_GB2312"/>
            <w:sz w:val="32"/>
            <w:szCs w:val="32"/>
            <w:lang w:val="en-US" w:eastAsia="zh-CN"/>
          </w:rPr>
          <w:t>针对</w:t>
        </w:r>
      </w:ins>
      <w:ins w:id="285" w:author="Jinglin Sun" w:date="2025-02-24T14:56:41Z">
        <w:r>
          <w:rPr>
            <w:rFonts w:hint="eastAsia" w:ascii="仿宋_GB2312" w:hAnsi="仿宋_GB2312" w:eastAsia="仿宋_GB2312" w:cs="仿宋_GB2312"/>
            <w:sz w:val="32"/>
            <w:szCs w:val="32"/>
            <w:lang w:val="en-US" w:eastAsia="zh-CN"/>
          </w:rPr>
          <w:t>评价</w:t>
        </w:r>
      </w:ins>
      <w:ins w:id="286" w:author="Jinglin Sun" w:date="2025-02-24T14:56:56Z">
        <w:r>
          <w:rPr>
            <w:rFonts w:hint="eastAsia" w:ascii="仿宋_GB2312" w:hAnsi="仿宋_GB2312" w:eastAsia="仿宋_GB2312" w:cs="仿宋_GB2312"/>
            <w:sz w:val="32"/>
            <w:szCs w:val="32"/>
            <w:lang w:val="en-US" w:eastAsia="zh-CN"/>
          </w:rPr>
          <w:t>指标</w:t>
        </w:r>
      </w:ins>
      <w:ins w:id="287" w:author="Jinglin Sun" w:date="2025-02-24T14:56:54Z">
        <w:r>
          <w:rPr>
            <w:rFonts w:hint="eastAsia" w:ascii="仿宋_GB2312" w:hAnsi="仿宋_GB2312" w:eastAsia="仿宋_GB2312" w:cs="仿宋_GB2312"/>
            <w:sz w:val="32"/>
            <w:szCs w:val="32"/>
            <w:lang w:val="en-US" w:eastAsia="zh-CN"/>
          </w:rPr>
          <w:t>体系</w:t>
        </w:r>
      </w:ins>
      <w:ins w:id="288" w:author="Jinglin Sun" w:date="2025-02-24T14:56:42Z">
        <w:r>
          <w:rPr>
            <w:rFonts w:hint="eastAsia" w:ascii="仿宋_GB2312" w:hAnsi="仿宋_GB2312" w:eastAsia="仿宋_GB2312" w:cs="仿宋_GB2312"/>
            <w:sz w:val="32"/>
            <w:szCs w:val="32"/>
            <w:lang w:val="en-US" w:eastAsia="zh-CN"/>
          </w:rPr>
          <w:t>以及</w:t>
        </w:r>
      </w:ins>
      <w:ins w:id="289" w:author="Jinglin Sun" w:date="2025-02-24T14:56:44Z">
        <w:r>
          <w:rPr>
            <w:rFonts w:hint="eastAsia" w:ascii="仿宋_GB2312" w:hAnsi="仿宋_GB2312" w:eastAsia="仿宋_GB2312" w:cs="仿宋_GB2312"/>
            <w:sz w:val="32"/>
            <w:szCs w:val="32"/>
            <w:lang w:val="en-US" w:eastAsia="zh-CN"/>
          </w:rPr>
          <w:t>评价</w:t>
        </w:r>
      </w:ins>
      <w:ins w:id="290" w:author="Jinglin Sun" w:date="2025-02-24T14:56:48Z">
        <w:r>
          <w:rPr>
            <w:rFonts w:hint="eastAsia" w:ascii="仿宋_GB2312" w:hAnsi="仿宋_GB2312" w:eastAsia="仿宋_GB2312" w:cs="仿宋_GB2312"/>
            <w:sz w:val="32"/>
            <w:szCs w:val="32"/>
            <w:lang w:val="en-US" w:eastAsia="zh-CN"/>
          </w:rPr>
          <w:t>结果的</w:t>
        </w:r>
      </w:ins>
      <w:ins w:id="291" w:author="Jinglin Sun" w:date="2025-02-24T14:56:50Z">
        <w:r>
          <w:rPr>
            <w:rFonts w:hint="eastAsia" w:ascii="仿宋_GB2312" w:hAnsi="仿宋_GB2312" w:eastAsia="仿宋_GB2312" w:cs="仿宋_GB2312"/>
            <w:sz w:val="32"/>
            <w:szCs w:val="32"/>
            <w:lang w:val="en-US" w:eastAsia="zh-CN"/>
          </w:rPr>
          <w:t>应用</w:t>
        </w:r>
      </w:ins>
      <w:ins w:id="292" w:author="Jinglin Sun" w:date="2025-02-24T14:56:36Z">
        <w:r>
          <w:rPr>
            <w:rFonts w:hint="eastAsia" w:ascii="仿宋_GB2312" w:hAnsi="仿宋_GB2312" w:eastAsia="仿宋_GB2312" w:cs="仿宋_GB2312"/>
            <w:sz w:val="32"/>
            <w:szCs w:val="32"/>
            <w:lang w:val="en-US" w:eastAsia="zh-CN"/>
          </w:rPr>
          <w:t>）</w:t>
        </w:r>
      </w:ins>
    </w:p>
    <w:p w14:paraId="1D3929B3">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0" w:firstLine="0" w:firstLineChars="0"/>
        <w:textAlignment w:val="auto"/>
        <w:rPr>
          <w:ins w:id="294" w:author="Jinglin Sun" w:date="2025-02-21T09:25:33Z"/>
          <w:rFonts w:hint="default" w:ascii="仿宋_GB2312" w:hAnsi="仿宋_GB2312" w:eastAsia="仿宋_GB2312" w:cs="仿宋_GB2312"/>
          <w:sz w:val="32"/>
          <w:szCs w:val="32"/>
          <w:lang w:val="en-US" w:eastAsia="zh-CN"/>
        </w:rPr>
        <w:pPrChange w:id="293" w:author="Jinglin Sun" w:date="2025-02-24T15:00:01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295" w:author="Jinglin Sun" w:date="2025-02-24T15:00:07Z">
        <w:r>
          <w:rPr>
            <w:rFonts w:hint="eastAsia" w:ascii="仿宋_GB2312" w:hAnsi="仿宋_GB2312" w:eastAsia="仿宋_GB2312" w:cs="仿宋_GB2312"/>
            <w:sz w:val="32"/>
            <w:szCs w:val="32"/>
            <w:lang w:val="en-US" w:eastAsia="zh-CN"/>
          </w:rPr>
          <w:t>医院</w:t>
        </w:r>
      </w:ins>
      <w:ins w:id="296" w:author="Jinglin Sun" w:date="2025-02-24T15:00:08Z">
        <w:r>
          <w:rPr>
            <w:rFonts w:hint="eastAsia" w:ascii="仿宋_GB2312" w:hAnsi="仿宋_GB2312" w:eastAsia="仿宋_GB2312" w:cs="仿宋_GB2312"/>
            <w:sz w:val="32"/>
            <w:szCs w:val="32"/>
            <w:lang w:val="en-US" w:eastAsia="zh-CN"/>
          </w:rPr>
          <w:t>，</w:t>
        </w:r>
      </w:ins>
      <w:ins w:id="297" w:author="Jinglin Sun" w:date="2025-02-24T15:00:09Z">
        <w:r>
          <w:rPr>
            <w:rFonts w:hint="eastAsia" w:ascii="仿宋_GB2312" w:hAnsi="仿宋_GB2312" w:eastAsia="仿宋_GB2312" w:cs="仿宋_GB2312"/>
            <w:sz w:val="32"/>
            <w:szCs w:val="32"/>
            <w:lang w:val="en-US" w:eastAsia="zh-CN"/>
          </w:rPr>
          <w:t>从</w:t>
        </w:r>
      </w:ins>
      <w:ins w:id="298" w:author="Jinglin Sun" w:date="2025-02-24T15:00:11Z">
        <w:r>
          <w:rPr>
            <w:rFonts w:hint="eastAsia" w:ascii="仿宋_GB2312" w:hAnsi="仿宋_GB2312" w:eastAsia="仿宋_GB2312" w:cs="仿宋_GB2312"/>
            <w:sz w:val="32"/>
            <w:szCs w:val="32"/>
            <w:lang w:val="en-US" w:eastAsia="zh-CN"/>
          </w:rPr>
          <w:t>评价的</w:t>
        </w:r>
      </w:ins>
      <w:ins w:id="299" w:author="Jinglin Sun" w:date="2025-02-24T15:00:12Z">
        <w:r>
          <w:rPr>
            <w:rFonts w:hint="eastAsia" w:ascii="仿宋_GB2312" w:hAnsi="仿宋_GB2312" w:eastAsia="仿宋_GB2312" w:cs="仿宋_GB2312"/>
            <w:sz w:val="32"/>
            <w:szCs w:val="32"/>
            <w:lang w:val="en-US" w:eastAsia="zh-CN"/>
          </w:rPr>
          <w:t>结果</w:t>
        </w:r>
      </w:ins>
      <w:ins w:id="300" w:author="Jinglin Sun" w:date="2025-02-24T15:00:13Z">
        <w:r>
          <w:rPr>
            <w:rFonts w:hint="eastAsia" w:ascii="仿宋_GB2312" w:hAnsi="仿宋_GB2312" w:eastAsia="仿宋_GB2312" w:cs="仿宋_GB2312"/>
            <w:sz w:val="32"/>
            <w:szCs w:val="32"/>
            <w:lang w:val="en-US" w:eastAsia="zh-CN"/>
          </w:rPr>
          <w:t>上</w:t>
        </w:r>
      </w:ins>
      <w:ins w:id="301" w:author="Jinglin Sun" w:date="2025-02-24T15:00:15Z">
        <w:r>
          <w:rPr>
            <w:rFonts w:hint="eastAsia" w:ascii="仿宋_GB2312" w:hAnsi="仿宋_GB2312" w:eastAsia="仿宋_GB2312" w:cs="仿宋_GB2312"/>
            <w:sz w:val="32"/>
            <w:szCs w:val="32"/>
            <w:lang w:val="en-US" w:eastAsia="zh-CN"/>
          </w:rPr>
          <w:t>去</w:t>
        </w:r>
      </w:ins>
      <w:ins w:id="302" w:author="Jinglin Sun" w:date="2025-02-24T15:00:16Z">
        <w:r>
          <w:rPr>
            <w:rFonts w:hint="eastAsia" w:ascii="仿宋_GB2312" w:hAnsi="仿宋_GB2312" w:eastAsia="仿宋_GB2312" w:cs="仿宋_GB2312"/>
            <w:sz w:val="32"/>
            <w:szCs w:val="32"/>
            <w:lang w:val="en-US" w:eastAsia="zh-CN"/>
          </w:rPr>
          <w:t>看待</w:t>
        </w:r>
      </w:ins>
      <w:ins w:id="303" w:author="Jinglin Sun" w:date="2025-02-24T15:00:17Z">
        <w:r>
          <w:rPr>
            <w:rFonts w:hint="eastAsia" w:ascii="仿宋_GB2312" w:hAnsi="仿宋_GB2312" w:eastAsia="仿宋_GB2312" w:cs="仿宋_GB2312"/>
            <w:sz w:val="32"/>
            <w:szCs w:val="32"/>
            <w:lang w:val="en-US" w:eastAsia="zh-CN"/>
          </w:rPr>
          <w:t>创新</w:t>
        </w:r>
      </w:ins>
      <w:ins w:id="304" w:author="Jinglin Sun" w:date="2025-02-24T15:00:18Z">
        <w:r>
          <w:rPr>
            <w:rFonts w:hint="eastAsia" w:ascii="仿宋_GB2312" w:hAnsi="仿宋_GB2312" w:eastAsia="仿宋_GB2312" w:cs="仿宋_GB2312"/>
            <w:sz w:val="32"/>
            <w:szCs w:val="32"/>
            <w:lang w:val="en-US" w:eastAsia="zh-CN"/>
          </w:rPr>
          <w:t>药</w:t>
        </w:r>
      </w:ins>
      <w:ins w:id="305" w:author="Jinglin Sun" w:date="2025-02-24T15:01:19Z">
        <w:r>
          <w:rPr>
            <w:rFonts w:hint="eastAsia" w:ascii="仿宋_GB2312" w:hAnsi="仿宋_GB2312" w:eastAsia="仿宋_GB2312" w:cs="仿宋_GB2312"/>
            <w:sz w:val="32"/>
            <w:szCs w:val="32"/>
            <w:lang w:val="en-US" w:eastAsia="zh-CN"/>
          </w:rPr>
          <w:t>，</w:t>
        </w:r>
      </w:ins>
      <w:ins w:id="306" w:author="Jinglin Sun" w:date="2025-02-24T15:01:21Z">
        <w:r>
          <w:rPr>
            <w:rFonts w:hint="eastAsia" w:ascii="仿宋_GB2312" w:hAnsi="仿宋_GB2312" w:eastAsia="仿宋_GB2312" w:cs="仿宋_GB2312"/>
            <w:sz w:val="32"/>
            <w:szCs w:val="32"/>
            <w:lang w:val="en-US" w:eastAsia="zh-CN"/>
          </w:rPr>
          <w:t>定价</w:t>
        </w:r>
      </w:ins>
      <w:ins w:id="307" w:author="Jinglin Sun" w:date="2025-02-24T15:01:23Z">
        <w:r>
          <w:rPr>
            <w:rFonts w:hint="eastAsia" w:ascii="仿宋_GB2312" w:hAnsi="仿宋_GB2312" w:eastAsia="仿宋_GB2312" w:cs="仿宋_GB2312"/>
            <w:sz w:val="32"/>
            <w:szCs w:val="32"/>
            <w:lang w:val="en-US" w:eastAsia="zh-CN"/>
          </w:rPr>
          <w:t>合不合理</w:t>
        </w:r>
      </w:ins>
      <w:ins w:id="308" w:author="Jinglin Sun" w:date="2025-02-24T15:01:24Z">
        <w:r>
          <w:rPr>
            <w:rFonts w:hint="eastAsia" w:ascii="仿宋_GB2312" w:hAnsi="仿宋_GB2312" w:eastAsia="仿宋_GB2312" w:cs="仿宋_GB2312"/>
            <w:sz w:val="32"/>
            <w:szCs w:val="32"/>
            <w:lang w:val="en-US" w:eastAsia="zh-CN"/>
          </w:rPr>
          <w:t>。</w:t>
        </w:r>
      </w:ins>
      <w:ins w:id="309" w:author="Jinglin Sun" w:date="2025-02-24T15:01:27Z">
        <w:r>
          <w:rPr>
            <w:rFonts w:hint="eastAsia" w:ascii="仿宋_GB2312" w:hAnsi="仿宋_GB2312" w:eastAsia="仿宋_GB2312" w:cs="仿宋_GB2312"/>
            <w:sz w:val="32"/>
            <w:szCs w:val="32"/>
            <w:lang w:val="en-US" w:eastAsia="zh-CN"/>
          </w:rPr>
          <w:t>进医院，</w:t>
        </w:r>
      </w:ins>
      <w:ins w:id="310" w:author="Jinglin Sun" w:date="2025-02-24T15:01:28Z">
        <w:r>
          <w:rPr>
            <w:rFonts w:hint="eastAsia" w:ascii="仿宋_GB2312" w:hAnsi="仿宋_GB2312" w:eastAsia="仿宋_GB2312" w:cs="仿宋_GB2312"/>
            <w:sz w:val="32"/>
            <w:szCs w:val="32"/>
            <w:lang w:val="en-US" w:eastAsia="zh-CN"/>
          </w:rPr>
          <w:t>除了</w:t>
        </w:r>
      </w:ins>
      <w:ins w:id="311" w:author="Jinglin Sun" w:date="2025-02-24T15:01:29Z">
        <w:r>
          <w:rPr>
            <w:rFonts w:hint="eastAsia" w:ascii="仿宋_GB2312" w:hAnsi="仿宋_GB2312" w:eastAsia="仿宋_GB2312" w:cs="仿宋_GB2312"/>
            <w:sz w:val="32"/>
            <w:szCs w:val="32"/>
            <w:lang w:val="en-US" w:eastAsia="zh-CN"/>
          </w:rPr>
          <w:t>价格</w:t>
        </w:r>
      </w:ins>
      <w:ins w:id="312" w:author="Jinglin Sun" w:date="2025-02-24T15:01:30Z">
        <w:r>
          <w:rPr>
            <w:rFonts w:hint="eastAsia" w:ascii="仿宋_GB2312" w:hAnsi="仿宋_GB2312" w:eastAsia="仿宋_GB2312" w:cs="仿宋_GB2312"/>
            <w:sz w:val="32"/>
            <w:szCs w:val="32"/>
            <w:lang w:val="en-US" w:eastAsia="zh-CN"/>
          </w:rPr>
          <w:t>问题，</w:t>
        </w:r>
      </w:ins>
      <w:ins w:id="313" w:author="Jinglin Sun" w:date="2025-02-24T15:01:32Z">
        <w:r>
          <w:rPr>
            <w:rFonts w:hint="eastAsia" w:ascii="仿宋_GB2312" w:hAnsi="仿宋_GB2312" w:eastAsia="仿宋_GB2312" w:cs="仿宋_GB2312"/>
            <w:sz w:val="32"/>
            <w:szCs w:val="32"/>
            <w:lang w:val="en-US" w:eastAsia="zh-CN"/>
          </w:rPr>
          <w:t>还</w:t>
        </w:r>
      </w:ins>
      <w:ins w:id="314" w:author="Jinglin Sun" w:date="2025-02-24T15:01:34Z">
        <w:r>
          <w:rPr>
            <w:rFonts w:hint="eastAsia" w:ascii="仿宋_GB2312" w:hAnsi="仿宋_GB2312" w:eastAsia="仿宋_GB2312" w:cs="仿宋_GB2312"/>
            <w:sz w:val="32"/>
            <w:szCs w:val="32"/>
            <w:lang w:val="en-US" w:eastAsia="zh-CN"/>
          </w:rPr>
          <w:t>有</w:t>
        </w:r>
      </w:ins>
      <w:ins w:id="315" w:author="Jinglin Sun" w:date="2025-02-24T15:01:35Z">
        <w:r>
          <w:rPr>
            <w:rFonts w:hint="eastAsia" w:ascii="仿宋_GB2312" w:hAnsi="仿宋_GB2312" w:eastAsia="仿宋_GB2312" w:cs="仿宋_GB2312"/>
            <w:sz w:val="32"/>
            <w:szCs w:val="32"/>
            <w:lang w:val="en-US" w:eastAsia="zh-CN"/>
          </w:rPr>
          <w:t>什么</w:t>
        </w:r>
      </w:ins>
      <w:ins w:id="316" w:author="Jinglin Sun" w:date="2025-02-24T15:01:37Z">
        <w:r>
          <w:rPr>
            <w:rFonts w:hint="eastAsia" w:ascii="仿宋_GB2312" w:hAnsi="仿宋_GB2312" w:eastAsia="仿宋_GB2312" w:cs="仿宋_GB2312"/>
            <w:sz w:val="32"/>
            <w:szCs w:val="32"/>
            <w:lang w:val="en-US" w:eastAsia="zh-CN"/>
          </w:rPr>
          <w:t>其他</w:t>
        </w:r>
      </w:ins>
      <w:ins w:id="317" w:author="Jinglin Sun" w:date="2025-02-24T15:01:38Z">
        <w:r>
          <w:rPr>
            <w:rFonts w:hint="eastAsia" w:ascii="仿宋_GB2312" w:hAnsi="仿宋_GB2312" w:eastAsia="仿宋_GB2312" w:cs="仿宋_GB2312"/>
            <w:sz w:val="32"/>
            <w:szCs w:val="32"/>
            <w:lang w:val="en-US" w:eastAsia="zh-CN"/>
          </w:rPr>
          <w:t>因素的</w:t>
        </w:r>
      </w:ins>
      <w:ins w:id="318" w:author="Jinglin Sun" w:date="2025-02-24T15:01:40Z">
        <w:r>
          <w:rPr>
            <w:rFonts w:hint="eastAsia" w:ascii="仿宋_GB2312" w:hAnsi="仿宋_GB2312" w:eastAsia="仿宋_GB2312" w:cs="仿宋_GB2312"/>
            <w:sz w:val="32"/>
            <w:szCs w:val="32"/>
            <w:lang w:val="en-US" w:eastAsia="zh-CN"/>
          </w:rPr>
          <w:t>影响。</w:t>
        </w:r>
      </w:ins>
    </w:p>
    <w:p w14:paraId="1AC17B8C">
      <w:pPr>
        <w:pStyle w:val="10"/>
        <w:keepNext w:val="0"/>
        <w:keepLines w:val="0"/>
        <w:pageBreakBefore w:val="0"/>
        <w:widowControl/>
        <w:numPr>
          <w:ilvl w:val="0"/>
          <w:numId w:val="0"/>
        </w:numPr>
        <w:suppressLineNumbers w:val="0"/>
        <w:kinsoku/>
        <w:wordWrap/>
        <w:overflowPunct/>
        <w:topLinePunct w:val="0"/>
        <w:autoSpaceDE/>
        <w:autoSpaceDN/>
        <w:bidi w:val="0"/>
        <w:adjustRightInd/>
        <w:snapToGrid/>
        <w:ind w:left="0" w:leftChars="300" w:firstLine="0" w:firstLineChars="0"/>
        <w:textAlignment w:val="auto"/>
        <w:outlineLvl w:val="2"/>
        <w:rPr>
          <w:ins w:id="320" w:author="Jinglin Sun" w:date="2025-02-21T09:26:13Z"/>
          <w:rFonts w:hint="eastAsia" w:ascii="仿宋_GB2312" w:hAnsi="仿宋_GB2312" w:eastAsia="仿宋_GB2312" w:cs="仿宋_GB2312"/>
          <w:b/>
          <w:bCs/>
          <w:sz w:val="32"/>
          <w:szCs w:val="32"/>
          <w:lang w:val="en-US" w:eastAsia="zh-CN"/>
          <w:rPrChange w:id="321" w:author="Jinglin Sun" w:date="2025-02-24T13:48:16Z">
            <w:rPr>
              <w:ins w:id="322" w:author="Jinglin Sun" w:date="2025-02-21T09:26:13Z"/>
              <w:rFonts w:hint="eastAsia" w:ascii="仿宋_GB2312" w:hAnsi="仿宋_GB2312" w:eastAsia="仿宋_GB2312" w:cs="仿宋_GB2312"/>
              <w:sz w:val="32"/>
              <w:szCs w:val="32"/>
              <w:lang w:val="en-US" w:eastAsia="zh-CN"/>
            </w:rPr>
          </w:rPrChange>
        </w:rPr>
        <w:pPrChange w:id="319" w:author="Jinglin Sun" w:date="2025-02-21T09:26:17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323" w:author="Jinglin Sun" w:date="2025-02-21T09:26:17Z">
        <w:r>
          <w:rPr>
            <w:rFonts w:hint="eastAsia" w:ascii="仿宋_GB2312" w:hAnsi="仿宋_GB2312" w:eastAsia="仿宋_GB2312" w:cs="仿宋_GB2312"/>
            <w:b/>
            <w:bCs/>
            <w:color w:val="0E0E0E"/>
            <w:kern w:val="0"/>
            <w:sz w:val="32"/>
            <w:szCs w:val="32"/>
            <w:lang w:val="en-US" w:eastAsia="zh-CN" w:bidi="ar"/>
            <w:rPrChange w:id="324" w:author="Jinglin Sun" w:date="2025-02-24T13:48:16Z">
              <w:rPr>
                <w:rFonts w:hint="eastAsia" w:ascii="仿宋_GB2312" w:hAnsi="仿宋_GB2312" w:eastAsia="仿宋_GB2312" w:cs="仿宋_GB2312"/>
                <w:color w:val="0E0E0E"/>
                <w:kern w:val="0"/>
                <w:sz w:val="32"/>
                <w:szCs w:val="32"/>
                <w:lang w:val="en-US" w:eastAsia="zh-CN" w:bidi="ar"/>
              </w:rPr>
            </w:rPrChange>
          </w:rPr>
          <w:t>2.</w:t>
        </w:r>
      </w:ins>
      <w:ins w:id="325" w:author="Jinglin Sun" w:date="2025-02-21T09:26:02Z">
        <w:r>
          <w:rPr>
            <w:rFonts w:hint="eastAsia" w:ascii="仿宋_GB2312" w:hAnsi="仿宋_GB2312" w:eastAsia="仿宋_GB2312" w:cs="仿宋_GB2312"/>
            <w:b/>
            <w:bCs/>
            <w:sz w:val="32"/>
            <w:szCs w:val="32"/>
            <w:lang w:val="en-US" w:eastAsia="zh-CN"/>
            <w:rPrChange w:id="326" w:author="Jinglin Sun" w:date="2025-02-24T13:48:16Z">
              <w:rPr>
                <w:rFonts w:hint="eastAsia" w:ascii="仿宋_GB2312" w:hAnsi="仿宋_GB2312" w:eastAsia="仿宋_GB2312" w:cs="仿宋_GB2312"/>
                <w:sz w:val="32"/>
                <w:szCs w:val="32"/>
                <w:lang w:val="en-US" w:eastAsia="zh-CN"/>
              </w:rPr>
            </w:rPrChange>
          </w:rPr>
          <w:t>利益</w:t>
        </w:r>
      </w:ins>
      <w:ins w:id="327" w:author="Jinglin Sun" w:date="2025-02-21T09:26:08Z">
        <w:r>
          <w:rPr>
            <w:rFonts w:hint="eastAsia" w:ascii="仿宋_GB2312" w:hAnsi="仿宋_GB2312" w:eastAsia="仿宋_GB2312" w:cs="仿宋_GB2312"/>
            <w:b/>
            <w:bCs/>
            <w:sz w:val="32"/>
            <w:szCs w:val="32"/>
            <w:lang w:val="en-US" w:eastAsia="zh-CN"/>
            <w:rPrChange w:id="328" w:author="Jinglin Sun" w:date="2025-02-24T13:48:16Z">
              <w:rPr>
                <w:rFonts w:hint="eastAsia" w:ascii="仿宋_GB2312" w:hAnsi="仿宋_GB2312" w:eastAsia="仿宋_GB2312" w:cs="仿宋_GB2312"/>
                <w:sz w:val="32"/>
                <w:szCs w:val="32"/>
                <w:lang w:val="en-US" w:eastAsia="zh-CN"/>
              </w:rPr>
            </w:rPrChange>
          </w:rPr>
          <w:t>相关者</w:t>
        </w:r>
      </w:ins>
      <w:ins w:id="329" w:author="Jinglin Sun" w:date="2025-02-21T09:26:11Z">
        <w:r>
          <w:rPr>
            <w:rFonts w:hint="eastAsia" w:ascii="仿宋_GB2312" w:hAnsi="仿宋_GB2312" w:eastAsia="仿宋_GB2312" w:cs="仿宋_GB2312"/>
            <w:b/>
            <w:bCs/>
            <w:sz w:val="32"/>
            <w:szCs w:val="32"/>
            <w:lang w:val="en-US" w:eastAsia="zh-CN"/>
            <w:rPrChange w:id="330" w:author="Jinglin Sun" w:date="2025-02-24T13:48:16Z">
              <w:rPr>
                <w:rFonts w:hint="eastAsia" w:ascii="仿宋_GB2312" w:hAnsi="仿宋_GB2312" w:eastAsia="仿宋_GB2312" w:cs="仿宋_GB2312"/>
                <w:sz w:val="32"/>
                <w:szCs w:val="32"/>
                <w:lang w:val="en-US" w:eastAsia="zh-CN"/>
              </w:rPr>
            </w:rPrChange>
          </w:rPr>
          <w:t>责权利分析</w:t>
        </w:r>
      </w:ins>
    </w:p>
    <w:p w14:paraId="3D279149">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rPr>
          <w:ins w:id="332" w:author="Jinglin Sun" w:date="2025-02-21T09:26:33Z"/>
          <w:rFonts w:hint="default" w:ascii="仿宋_GB2312" w:hAnsi="仿宋_GB2312" w:eastAsia="仿宋_GB2312" w:cs="仿宋_GB2312"/>
          <w:sz w:val="32"/>
          <w:szCs w:val="32"/>
          <w:lang w:val="en-US" w:eastAsia="zh-CN"/>
        </w:rPr>
        <w:pPrChange w:id="331" w:author="Jinglin Sun" w:date="2025-02-21T09:26:17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333" w:author="Jinglin Sun" w:date="2025-02-21T09:26:19Z">
        <w:r>
          <w:rPr>
            <w:rFonts w:hint="eastAsia" w:ascii="仿宋_GB2312" w:hAnsi="仿宋_GB2312" w:eastAsia="仿宋_GB2312" w:cs="仿宋_GB2312"/>
            <w:sz w:val="32"/>
            <w:szCs w:val="32"/>
            <w:lang w:val="en-US" w:eastAsia="zh-CN"/>
          </w:rPr>
          <w:t>2</w:t>
        </w:r>
      </w:ins>
      <w:ins w:id="334" w:author="Jinglin Sun" w:date="2025-02-21T09:26:20Z">
        <w:r>
          <w:rPr>
            <w:rFonts w:hint="eastAsia" w:ascii="仿宋_GB2312" w:hAnsi="仿宋_GB2312" w:eastAsia="仿宋_GB2312" w:cs="仿宋_GB2312"/>
            <w:sz w:val="32"/>
            <w:szCs w:val="32"/>
            <w:lang w:val="en-US" w:eastAsia="zh-CN"/>
          </w:rPr>
          <w:t>.1</w:t>
        </w:r>
      </w:ins>
      <w:ins w:id="335" w:author="Jinglin Sun" w:date="2025-02-21T09:26:31Z">
        <w:r>
          <w:rPr>
            <w:rFonts w:hint="eastAsia" w:ascii="仿宋_GB2312" w:hAnsi="仿宋_GB2312" w:eastAsia="仿宋_GB2312" w:cs="仿宋_GB2312"/>
            <w:sz w:val="32"/>
            <w:szCs w:val="32"/>
            <w:lang w:val="en-US" w:eastAsia="zh-CN"/>
          </w:rPr>
          <w:t>生产</w:t>
        </w:r>
      </w:ins>
      <w:ins w:id="336" w:author="Jinglin Sun" w:date="2025-02-21T09:26:32Z">
        <w:r>
          <w:rPr>
            <w:rFonts w:hint="eastAsia" w:ascii="仿宋_GB2312" w:hAnsi="仿宋_GB2312" w:eastAsia="仿宋_GB2312" w:cs="仿宋_GB2312"/>
            <w:sz w:val="32"/>
            <w:szCs w:val="32"/>
            <w:lang w:val="en-US" w:eastAsia="zh-CN"/>
          </w:rPr>
          <w:t>企业</w:t>
        </w:r>
      </w:ins>
      <w:ins w:id="337" w:author="Jinglin Sun" w:date="2025-02-21T09:27:29Z">
        <w:r>
          <w:rPr>
            <w:rFonts w:hint="eastAsia" w:ascii="仿宋_GB2312" w:hAnsi="仿宋_GB2312" w:eastAsia="仿宋_GB2312" w:cs="仿宋_GB2312"/>
            <w:sz w:val="32"/>
            <w:szCs w:val="32"/>
            <w:lang w:val="en-US" w:eastAsia="zh-CN"/>
          </w:rPr>
          <w:t>：</w:t>
        </w:r>
      </w:ins>
      <w:ins w:id="338" w:author="Jinglin Sun" w:date="2025-02-21T09:27:31Z">
        <w:r>
          <w:rPr>
            <w:rFonts w:hint="eastAsia" w:ascii="仿宋_GB2312" w:hAnsi="仿宋_GB2312" w:eastAsia="仿宋_GB2312" w:cs="仿宋_GB2312"/>
            <w:sz w:val="32"/>
            <w:szCs w:val="32"/>
            <w:lang w:val="en-US" w:eastAsia="zh-CN"/>
          </w:rPr>
          <w:t>创新</w:t>
        </w:r>
      </w:ins>
      <w:ins w:id="339" w:author="Jinglin Sun" w:date="2025-02-21T09:27:35Z">
        <w:r>
          <w:rPr>
            <w:rFonts w:hint="eastAsia" w:ascii="仿宋_GB2312" w:hAnsi="仿宋_GB2312" w:eastAsia="仿宋_GB2312" w:cs="仿宋_GB2312"/>
            <w:sz w:val="32"/>
            <w:szCs w:val="32"/>
            <w:lang w:val="en-US" w:eastAsia="zh-CN"/>
          </w:rPr>
          <w:t>回报</w:t>
        </w:r>
      </w:ins>
      <w:ins w:id="340" w:author="Jinglin Sun" w:date="2025-02-21T09:27:39Z">
        <w:r>
          <w:rPr>
            <w:rFonts w:hint="eastAsia" w:ascii="仿宋_GB2312" w:hAnsi="仿宋_GB2312" w:eastAsia="仿宋_GB2312" w:cs="仿宋_GB2312"/>
            <w:sz w:val="32"/>
            <w:szCs w:val="32"/>
            <w:lang w:val="en-US" w:eastAsia="zh-CN"/>
          </w:rPr>
          <w:t>诉求</w:t>
        </w:r>
      </w:ins>
      <w:ins w:id="341" w:author="Jinglin Sun" w:date="2025-02-21T09:27:40Z">
        <w:r>
          <w:rPr>
            <w:rFonts w:hint="eastAsia" w:ascii="仿宋_GB2312" w:hAnsi="仿宋_GB2312" w:eastAsia="仿宋_GB2312" w:cs="仿宋_GB2312"/>
            <w:sz w:val="32"/>
            <w:szCs w:val="32"/>
            <w:lang w:val="en-US" w:eastAsia="zh-CN"/>
          </w:rPr>
          <w:t>与</w:t>
        </w:r>
      </w:ins>
      <w:ins w:id="342" w:author="Jinglin Sun" w:date="2025-02-21T09:27:41Z">
        <w:r>
          <w:rPr>
            <w:rFonts w:hint="eastAsia" w:ascii="仿宋_GB2312" w:hAnsi="仿宋_GB2312" w:eastAsia="仿宋_GB2312" w:cs="仿宋_GB2312"/>
            <w:sz w:val="32"/>
            <w:szCs w:val="32"/>
            <w:lang w:val="en-US" w:eastAsia="zh-CN"/>
          </w:rPr>
          <w:t>风险</w:t>
        </w:r>
      </w:ins>
      <w:ins w:id="343" w:author="Jinglin Sun" w:date="2025-02-21T09:27:42Z">
        <w:r>
          <w:rPr>
            <w:rFonts w:hint="eastAsia" w:ascii="仿宋_GB2312" w:hAnsi="仿宋_GB2312" w:eastAsia="仿宋_GB2312" w:cs="仿宋_GB2312"/>
            <w:sz w:val="32"/>
            <w:szCs w:val="32"/>
            <w:lang w:val="en-US" w:eastAsia="zh-CN"/>
          </w:rPr>
          <w:t>承担</w:t>
        </w:r>
      </w:ins>
    </w:p>
    <w:p w14:paraId="4610F4C3">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rPr>
          <w:ins w:id="345" w:author="Jinglin Sun" w:date="2025-02-21T09:26:49Z"/>
          <w:rFonts w:hint="default" w:ascii="仿宋_GB2312" w:hAnsi="仿宋_GB2312" w:eastAsia="仿宋_GB2312" w:cs="仿宋_GB2312"/>
          <w:sz w:val="32"/>
          <w:szCs w:val="32"/>
          <w:lang w:val="en-US" w:eastAsia="zh-CN"/>
        </w:rPr>
        <w:pPrChange w:id="344" w:author="Jinglin Sun" w:date="2025-02-21T09:26:17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346" w:author="Jinglin Sun" w:date="2025-02-21T09:26:34Z">
        <w:r>
          <w:rPr>
            <w:rFonts w:hint="eastAsia" w:ascii="仿宋_GB2312" w:hAnsi="仿宋_GB2312" w:eastAsia="仿宋_GB2312" w:cs="仿宋_GB2312"/>
            <w:sz w:val="32"/>
            <w:szCs w:val="32"/>
            <w:lang w:val="en-US" w:eastAsia="zh-CN"/>
          </w:rPr>
          <w:t>2.2</w:t>
        </w:r>
      </w:ins>
      <w:ins w:id="347" w:author="Jinglin Sun" w:date="2025-02-21T09:26:49Z">
        <w:r>
          <w:rPr>
            <w:rFonts w:hint="eastAsia" w:ascii="仿宋_GB2312" w:hAnsi="仿宋_GB2312" w:eastAsia="仿宋_GB2312" w:cs="仿宋_GB2312"/>
            <w:sz w:val="32"/>
            <w:szCs w:val="32"/>
            <w:lang w:val="en-US" w:eastAsia="zh-CN"/>
          </w:rPr>
          <w:t>医保部门</w:t>
        </w:r>
      </w:ins>
      <w:ins w:id="348" w:author="Jinglin Sun" w:date="2025-02-21T09:27:45Z">
        <w:r>
          <w:rPr>
            <w:rFonts w:hint="eastAsia" w:ascii="仿宋_GB2312" w:hAnsi="仿宋_GB2312" w:eastAsia="仿宋_GB2312" w:cs="仿宋_GB2312"/>
            <w:sz w:val="32"/>
            <w:szCs w:val="32"/>
            <w:lang w:val="en-US" w:eastAsia="zh-CN"/>
          </w:rPr>
          <w:t>：</w:t>
        </w:r>
      </w:ins>
      <w:ins w:id="349" w:author="Jinglin Sun" w:date="2025-02-21T09:27:49Z">
        <w:r>
          <w:rPr>
            <w:rFonts w:hint="eastAsia" w:ascii="仿宋_GB2312" w:hAnsi="仿宋_GB2312" w:eastAsia="仿宋_GB2312" w:cs="仿宋_GB2312"/>
            <w:sz w:val="32"/>
            <w:szCs w:val="32"/>
            <w:lang w:val="en-US" w:eastAsia="zh-CN"/>
          </w:rPr>
          <w:t>控费</w:t>
        </w:r>
      </w:ins>
      <w:ins w:id="350" w:author="Jinglin Sun" w:date="2025-02-21T09:27:50Z">
        <w:r>
          <w:rPr>
            <w:rFonts w:hint="eastAsia" w:ascii="仿宋_GB2312" w:hAnsi="仿宋_GB2312" w:eastAsia="仿宋_GB2312" w:cs="仿宋_GB2312"/>
            <w:sz w:val="32"/>
            <w:szCs w:val="32"/>
            <w:lang w:val="en-US" w:eastAsia="zh-CN"/>
          </w:rPr>
          <w:t>压力与</w:t>
        </w:r>
      </w:ins>
      <w:ins w:id="351" w:author="Jinglin Sun" w:date="2025-02-21T09:27:52Z">
        <w:r>
          <w:rPr>
            <w:rFonts w:hint="eastAsia" w:ascii="仿宋_GB2312" w:hAnsi="仿宋_GB2312" w:eastAsia="仿宋_GB2312" w:cs="仿宋_GB2312"/>
            <w:sz w:val="32"/>
            <w:szCs w:val="32"/>
            <w:lang w:val="en-US" w:eastAsia="zh-CN"/>
          </w:rPr>
          <w:t>创新</w:t>
        </w:r>
      </w:ins>
      <w:ins w:id="352" w:author="Jinglin Sun" w:date="2025-02-21T09:27:54Z">
        <w:r>
          <w:rPr>
            <w:rFonts w:hint="eastAsia" w:ascii="仿宋_GB2312" w:hAnsi="仿宋_GB2312" w:eastAsia="仿宋_GB2312" w:cs="仿宋_GB2312"/>
            <w:sz w:val="32"/>
            <w:szCs w:val="32"/>
            <w:lang w:val="en-US" w:eastAsia="zh-CN"/>
          </w:rPr>
          <w:t>激励</w:t>
        </w:r>
      </w:ins>
      <w:ins w:id="353" w:author="Jinglin Sun" w:date="2025-02-21T09:27:59Z">
        <w:r>
          <w:rPr>
            <w:rFonts w:hint="eastAsia" w:ascii="仿宋_GB2312" w:hAnsi="仿宋_GB2312" w:eastAsia="仿宋_GB2312" w:cs="仿宋_GB2312"/>
            <w:sz w:val="32"/>
            <w:szCs w:val="32"/>
            <w:lang w:val="en-US" w:eastAsia="zh-CN"/>
          </w:rPr>
          <w:t>平衡</w:t>
        </w:r>
      </w:ins>
    </w:p>
    <w:p w14:paraId="536EEA9D">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rPr>
          <w:ins w:id="355" w:author="Jinglin Sun" w:date="2025-02-24T15:03:40Z"/>
          <w:rFonts w:hint="eastAsia" w:ascii="仿宋_GB2312" w:hAnsi="仿宋_GB2312" w:eastAsia="仿宋_GB2312" w:cs="仿宋_GB2312"/>
          <w:sz w:val="32"/>
          <w:szCs w:val="32"/>
          <w:lang w:val="en-US" w:eastAsia="zh-CN"/>
        </w:rPr>
        <w:pPrChange w:id="354" w:author="Jinglin Sun" w:date="2025-02-21T09:26:17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356" w:author="Jinglin Sun" w:date="2025-02-24T15:03:44Z">
        <w:r>
          <w:rPr>
            <w:rFonts w:hint="eastAsia" w:ascii="仿宋_GB2312" w:hAnsi="仿宋_GB2312" w:eastAsia="仿宋_GB2312" w:cs="仿宋_GB2312"/>
            <w:sz w:val="32"/>
            <w:szCs w:val="32"/>
            <w:lang w:val="en-US" w:eastAsia="zh-CN"/>
          </w:rPr>
          <w:t>（</w:t>
        </w:r>
      </w:ins>
      <w:ins w:id="357" w:author="Jinglin Sun" w:date="2025-02-24T15:04:23Z">
        <w:r>
          <w:rPr>
            <w:rFonts w:hint="eastAsia" w:ascii="仿宋_GB2312" w:hAnsi="仿宋_GB2312" w:eastAsia="仿宋_GB2312" w:cs="仿宋_GB2312"/>
            <w:sz w:val="32"/>
            <w:szCs w:val="32"/>
            <w:lang w:val="en-US" w:eastAsia="zh-CN"/>
          </w:rPr>
          <w:t>医保</w:t>
        </w:r>
      </w:ins>
      <w:ins w:id="358" w:author="Jinglin Sun" w:date="2025-02-24T15:04:24Z">
        <w:r>
          <w:rPr>
            <w:rFonts w:hint="eastAsia" w:ascii="仿宋_GB2312" w:hAnsi="仿宋_GB2312" w:eastAsia="仿宋_GB2312" w:cs="仿宋_GB2312"/>
            <w:sz w:val="32"/>
            <w:szCs w:val="32"/>
            <w:lang w:val="en-US" w:eastAsia="zh-CN"/>
          </w:rPr>
          <w:t>代表</w:t>
        </w:r>
      </w:ins>
      <w:ins w:id="359" w:author="Jinglin Sun" w:date="2025-02-24T15:04:27Z">
        <w:r>
          <w:rPr>
            <w:rFonts w:hint="eastAsia" w:ascii="仿宋_GB2312" w:hAnsi="仿宋_GB2312" w:eastAsia="仿宋_GB2312" w:cs="仿宋_GB2312"/>
            <w:sz w:val="32"/>
            <w:szCs w:val="32"/>
            <w:lang w:val="en-US" w:eastAsia="zh-CN"/>
          </w:rPr>
          <w:t>消费端</w:t>
        </w:r>
      </w:ins>
      <w:ins w:id="360" w:author="Jinglin Sun" w:date="2025-02-24T15:04:28Z">
        <w:r>
          <w:rPr>
            <w:rFonts w:hint="eastAsia" w:ascii="仿宋_GB2312" w:hAnsi="仿宋_GB2312" w:eastAsia="仿宋_GB2312" w:cs="仿宋_GB2312"/>
            <w:sz w:val="32"/>
            <w:szCs w:val="32"/>
            <w:lang w:val="en-US" w:eastAsia="zh-CN"/>
          </w:rPr>
          <w:t>，</w:t>
        </w:r>
      </w:ins>
      <w:ins w:id="361" w:author="Jinglin Sun" w:date="2025-02-24T15:04:32Z">
        <w:r>
          <w:rPr>
            <w:rFonts w:hint="eastAsia" w:ascii="仿宋_GB2312" w:hAnsi="仿宋_GB2312" w:eastAsia="仿宋_GB2312" w:cs="仿宋_GB2312"/>
            <w:sz w:val="32"/>
            <w:szCs w:val="32"/>
            <w:lang w:val="en-US" w:eastAsia="zh-CN"/>
          </w:rPr>
          <w:t>产业</w:t>
        </w:r>
      </w:ins>
      <w:ins w:id="362" w:author="Jinglin Sun" w:date="2025-02-24T15:04:38Z">
        <w:r>
          <w:rPr>
            <w:rFonts w:hint="eastAsia" w:ascii="仿宋_GB2312" w:hAnsi="仿宋_GB2312" w:eastAsia="仿宋_GB2312" w:cs="仿宋_GB2312"/>
            <w:sz w:val="32"/>
            <w:szCs w:val="32"/>
            <w:lang w:val="en-US" w:eastAsia="zh-CN"/>
          </w:rPr>
          <w:t>端</w:t>
        </w:r>
      </w:ins>
      <w:ins w:id="363" w:author="Jinglin Sun" w:date="2025-02-24T15:04:40Z">
        <w:r>
          <w:rPr>
            <w:rFonts w:hint="eastAsia" w:ascii="仿宋_GB2312" w:hAnsi="仿宋_GB2312" w:eastAsia="仿宋_GB2312" w:cs="仿宋_GB2312"/>
            <w:sz w:val="32"/>
            <w:szCs w:val="32"/>
            <w:lang w:val="en-US" w:eastAsia="zh-CN"/>
          </w:rPr>
          <w:t>归口</w:t>
        </w:r>
      </w:ins>
      <w:ins w:id="364" w:author="Jinglin Sun" w:date="2025-02-24T15:04:42Z">
        <w:r>
          <w:rPr>
            <w:rFonts w:hint="eastAsia" w:ascii="仿宋_GB2312" w:hAnsi="仿宋_GB2312" w:eastAsia="仿宋_GB2312" w:cs="仿宋_GB2312"/>
            <w:sz w:val="32"/>
            <w:szCs w:val="32"/>
            <w:lang w:val="en-US" w:eastAsia="zh-CN"/>
          </w:rPr>
          <w:t>发改、</w:t>
        </w:r>
      </w:ins>
      <w:ins w:id="365" w:author="Jinglin Sun" w:date="2025-02-24T15:04:44Z">
        <w:r>
          <w:rPr>
            <w:rFonts w:hint="eastAsia" w:ascii="仿宋_GB2312" w:hAnsi="仿宋_GB2312" w:eastAsia="仿宋_GB2312" w:cs="仿宋_GB2312"/>
            <w:sz w:val="32"/>
            <w:szCs w:val="32"/>
            <w:lang w:val="en-US" w:eastAsia="zh-CN"/>
          </w:rPr>
          <w:t>工信</w:t>
        </w:r>
      </w:ins>
      <w:ins w:id="366" w:author="Jinglin Sun" w:date="2025-02-24T15:04:45Z">
        <w:r>
          <w:rPr>
            <w:rFonts w:hint="eastAsia" w:ascii="仿宋_GB2312" w:hAnsi="仿宋_GB2312" w:eastAsia="仿宋_GB2312" w:cs="仿宋_GB2312"/>
            <w:sz w:val="32"/>
            <w:szCs w:val="32"/>
            <w:lang w:val="en-US" w:eastAsia="zh-CN"/>
          </w:rPr>
          <w:t>，</w:t>
        </w:r>
      </w:ins>
      <w:ins w:id="367" w:author="Jinglin Sun" w:date="2025-02-24T15:04:47Z">
        <w:r>
          <w:rPr>
            <w:rFonts w:hint="eastAsia" w:ascii="仿宋_GB2312" w:hAnsi="仿宋_GB2312" w:eastAsia="仿宋_GB2312" w:cs="仿宋_GB2312"/>
            <w:sz w:val="32"/>
            <w:szCs w:val="32"/>
            <w:lang w:val="en-US" w:eastAsia="zh-CN"/>
          </w:rPr>
          <w:t>各部门</w:t>
        </w:r>
      </w:ins>
      <w:ins w:id="368" w:author="Jinglin Sun" w:date="2025-02-24T15:04:50Z">
        <w:r>
          <w:rPr>
            <w:rFonts w:hint="eastAsia" w:ascii="仿宋_GB2312" w:hAnsi="仿宋_GB2312" w:eastAsia="仿宋_GB2312" w:cs="仿宋_GB2312"/>
            <w:sz w:val="32"/>
            <w:szCs w:val="32"/>
            <w:lang w:val="en-US" w:eastAsia="zh-CN"/>
          </w:rPr>
          <w:t>职责</w:t>
        </w:r>
      </w:ins>
      <w:ins w:id="369" w:author="Jinglin Sun" w:date="2025-02-24T15:04:53Z">
        <w:r>
          <w:rPr>
            <w:rFonts w:hint="eastAsia" w:ascii="仿宋_GB2312" w:hAnsi="仿宋_GB2312" w:eastAsia="仿宋_GB2312" w:cs="仿宋_GB2312"/>
            <w:sz w:val="32"/>
            <w:szCs w:val="32"/>
            <w:lang w:val="en-US" w:eastAsia="zh-CN"/>
          </w:rPr>
          <w:t>不一样</w:t>
        </w:r>
      </w:ins>
      <w:ins w:id="370" w:author="Jinglin Sun" w:date="2025-02-24T15:04:54Z">
        <w:r>
          <w:rPr>
            <w:rFonts w:hint="eastAsia" w:ascii="仿宋_GB2312" w:hAnsi="仿宋_GB2312" w:eastAsia="仿宋_GB2312" w:cs="仿宋_GB2312"/>
            <w:sz w:val="32"/>
            <w:szCs w:val="32"/>
            <w:lang w:val="en-US" w:eastAsia="zh-CN"/>
          </w:rPr>
          <w:t>，</w:t>
        </w:r>
      </w:ins>
      <w:ins w:id="371" w:author="Jinglin Sun" w:date="2025-02-24T15:05:00Z">
        <w:r>
          <w:rPr>
            <w:rFonts w:hint="eastAsia" w:ascii="仿宋_GB2312" w:hAnsi="仿宋_GB2312" w:eastAsia="仿宋_GB2312" w:cs="仿宋_GB2312"/>
            <w:sz w:val="32"/>
            <w:szCs w:val="32"/>
            <w:lang w:val="en-US" w:eastAsia="zh-CN"/>
          </w:rPr>
          <w:t>考虑问题</w:t>
        </w:r>
      </w:ins>
      <w:ins w:id="372" w:author="Jinglin Sun" w:date="2025-02-24T15:05:02Z">
        <w:r>
          <w:rPr>
            <w:rFonts w:hint="eastAsia" w:ascii="仿宋_GB2312" w:hAnsi="仿宋_GB2312" w:eastAsia="仿宋_GB2312" w:cs="仿宋_GB2312"/>
            <w:sz w:val="32"/>
            <w:szCs w:val="32"/>
            <w:lang w:val="en-US" w:eastAsia="zh-CN"/>
          </w:rPr>
          <w:t>就</w:t>
        </w:r>
      </w:ins>
      <w:ins w:id="373" w:author="Jinglin Sun" w:date="2025-02-24T15:05:06Z">
        <w:r>
          <w:rPr>
            <w:rFonts w:hint="eastAsia" w:ascii="仿宋_GB2312" w:hAnsi="仿宋_GB2312" w:eastAsia="仿宋_GB2312" w:cs="仿宋_GB2312"/>
            <w:sz w:val="32"/>
            <w:szCs w:val="32"/>
            <w:lang w:val="en-US" w:eastAsia="zh-CN"/>
          </w:rPr>
          <w:t>不一样</w:t>
        </w:r>
      </w:ins>
      <w:ins w:id="374" w:author="Jinglin Sun" w:date="2025-02-24T15:03:44Z">
        <w:r>
          <w:rPr>
            <w:rFonts w:hint="eastAsia" w:ascii="仿宋_GB2312" w:hAnsi="仿宋_GB2312" w:eastAsia="仿宋_GB2312" w:cs="仿宋_GB2312"/>
            <w:sz w:val="32"/>
            <w:szCs w:val="32"/>
            <w:lang w:val="en-US" w:eastAsia="zh-CN"/>
          </w:rPr>
          <w:t>）</w:t>
        </w:r>
      </w:ins>
    </w:p>
    <w:p w14:paraId="0558FEB8">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rPr>
          <w:ins w:id="376" w:author="Jinglin Sun" w:date="2025-02-21T09:28:38Z"/>
          <w:rFonts w:hint="eastAsia" w:ascii="仿宋_GB2312" w:hAnsi="仿宋_GB2312" w:eastAsia="仿宋_GB2312" w:cs="仿宋_GB2312"/>
          <w:sz w:val="32"/>
          <w:szCs w:val="32"/>
          <w:lang w:val="en-US" w:eastAsia="zh-CN"/>
        </w:rPr>
        <w:pPrChange w:id="375" w:author="Jinglin Sun" w:date="2025-02-21T09:26:17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377" w:author="Jinglin Sun" w:date="2025-02-21T09:26:50Z">
        <w:r>
          <w:rPr>
            <w:rFonts w:hint="eastAsia" w:ascii="仿宋_GB2312" w:hAnsi="仿宋_GB2312" w:eastAsia="仿宋_GB2312" w:cs="仿宋_GB2312"/>
            <w:sz w:val="32"/>
            <w:szCs w:val="32"/>
            <w:lang w:val="en-US" w:eastAsia="zh-CN"/>
          </w:rPr>
          <w:t>2</w:t>
        </w:r>
      </w:ins>
      <w:ins w:id="378" w:author="Jinglin Sun" w:date="2025-02-21T09:26:53Z">
        <w:r>
          <w:rPr>
            <w:rFonts w:hint="eastAsia" w:ascii="仿宋_GB2312" w:hAnsi="仿宋_GB2312" w:eastAsia="仿宋_GB2312" w:cs="仿宋_GB2312"/>
            <w:sz w:val="32"/>
            <w:szCs w:val="32"/>
            <w:lang w:val="en-US" w:eastAsia="zh-CN"/>
          </w:rPr>
          <w:t>.3</w:t>
        </w:r>
      </w:ins>
      <w:ins w:id="379" w:author="Jinglin Sun" w:date="2025-02-21T09:26:57Z">
        <w:r>
          <w:rPr>
            <w:rFonts w:hint="eastAsia" w:ascii="仿宋_GB2312" w:hAnsi="仿宋_GB2312" w:eastAsia="仿宋_GB2312" w:cs="仿宋_GB2312"/>
            <w:sz w:val="32"/>
            <w:szCs w:val="32"/>
            <w:lang w:val="en-US" w:eastAsia="zh-CN"/>
          </w:rPr>
          <w:t>医疗</w:t>
        </w:r>
      </w:ins>
      <w:ins w:id="380" w:author="Jinglin Sun" w:date="2025-02-21T09:26:58Z">
        <w:r>
          <w:rPr>
            <w:rFonts w:hint="eastAsia" w:ascii="仿宋_GB2312" w:hAnsi="仿宋_GB2312" w:eastAsia="仿宋_GB2312" w:cs="仿宋_GB2312"/>
            <w:sz w:val="32"/>
            <w:szCs w:val="32"/>
            <w:lang w:val="en-US" w:eastAsia="zh-CN"/>
          </w:rPr>
          <w:t>机构</w:t>
        </w:r>
      </w:ins>
      <w:ins w:id="381" w:author="Jinglin Sun" w:date="2025-02-21T09:28:01Z">
        <w:r>
          <w:rPr>
            <w:rFonts w:hint="eastAsia" w:ascii="仿宋_GB2312" w:hAnsi="仿宋_GB2312" w:eastAsia="仿宋_GB2312" w:cs="仿宋_GB2312"/>
            <w:sz w:val="32"/>
            <w:szCs w:val="32"/>
            <w:lang w:val="en-US" w:eastAsia="zh-CN"/>
          </w:rPr>
          <w:t>：</w:t>
        </w:r>
      </w:ins>
      <w:ins w:id="382" w:author="Jinglin Sun" w:date="2025-02-21T09:28:05Z">
        <w:r>
          <w:rPr>
            <w:rFonts w:hint="eastAsia" w:ascii="仿宋_GB2312" w:hAnsi="仿宋_GB2312" w:eastAsia="仿宋_GB2312" w:cs="仿宋_GB2312"/>
            <w:sz w:val="32"/>
            <w:szCs w:val="32"/>
            <w:lang w:val="en-US" w:eastAsia="zh-CN"/>
          </w:rPr>
          <w:t>临床</w:t>
        </w:r>
      </w:ins>
      <w:ins w:id="383" w:author="Jinglin Sun" w:date="2025-02-21T09:28:06Z">
        <w:r>
          <w:rPr>
            <w:rFonts w:hint="eastAsia" w:ascii="仿宋_GB2312" w:hAnsi="仿宋_GB2312" w:eastAsia="仿宋_GB2312" w:cs="仿宋_GB2312"/>
            <w:sz w:val="32"/>
            <w:szCs w:val="32"/>
            <w:lang w:val="en-US" w:eastAsia="zh-CN"/>
          </w:rPr>
          <w:t>需求</w:t>
        </w:r>
      </w:ins>
      <w:ins w:id="384" w:author="Jinglin Sun" w:date="2025-02-21T09:28:07Z">
        <w:r>
          <w:rPr>
            <w:rFonts w:hint="eastAsia" w:ascii="仿宋_GB2312" w:hAnsi="仿宋_GB2312" w:eastAsia="仿宋_GB2312" w:cs="仿宋_GB2312"/>
            <w:sz w:val="32"/>
            <w:szCs w:val="32"/>
            <w:lang w:val="en-US" w:eastAsia="zh-CN"/>
          </w:rPr>
          <w:t>与</w:t>
        </w:r>
      </w:ins>
      <w:ins w:id="385" w:author="Jinglin Sun" w:date="2025-02-21T09:28:11Z">
        <w:r>
          <w:rPr>
            <w:rFonts w:hint="eastAsia" w:ascii="仿宋_GB2312" w:hAnsi="仿宋_GB2312" w:eastAsia="仿宋_GB2312" w:cs="仿宋_GB2312"/>
            <w:sz w:val="32"/>
            <w:szCs w:val="32"/>
            <w:lang w:val="en-US" w:eastAsia="zh-CN"/>
          </w:rPr>
          <w:t>药占比</w:t>
        </w:r>
      </w:ins>
      <w:ins w:id="386" w:author="Jinglin Sun" w:date="2025-02-21T09:28:15Z">
        <w:r>
          <w:rPr>
            <w:rFonts w:hint="eastAsia" w:ascii="仿宋_GB2312" w:hAnsi="仿宋_GB2312" w:eastAsia="仿宋_GB2312" w:cs="仿宋_GB2312"/>
            <w:sz w:val="32"/>
            <w:szCs w:val="32"/>
            <w:lang w:val="en-US" w:eastAsia="zh-CN"/>
          </w:rPr>
          <w:t>矛盾</w:t>
        </w:r>
      </w:ins>
    </w:p>
    <w:p w14:paraId="615D2DFC">
      <w:pPr>
        <w:pStyle w:val="10"/>
        <w:keepNext w:val="0"/>
        <w:keepLines w:val="0"/>
        <w:pageBreakBefore w:val="0"/>
        <w:widowControl/>
        <w:numPr>
          <w:ilvl w:val="-1"/>
          <w:numId w:val="0"/>
        </w:numPr>
        <w:suppressLineNumbers w:val="0"/>
        <w:kinsoku/>
        <w:wordWrap/>
        <w:overflowPunct/>
        <w:topLinePunct w:val="0"/>
        <w:autoSpaceDE/>
        <w:autoSpaceDN/>
        <w:bidi w:val="0"/>
        <w:adjustRightInd/>
        <w:snapToGrid/>
        <w:ind w:left="0" w:leftChars="300" w:firstLine="0" w:firstLineChars="0"/>
        <w:textAlignment w:val="auto"/>
        <w:outlineLvl w:val="1"/>
        <w:rPr>
          <w:ins w:id="388" w:author="Jinglin Sun" w:date="2025-02-21T09:13:17Z"/>
          <w:rFonts w:hint="default" w:ascii="仿宋_GB2312" w:hAnsi="仿宋_GB2312" w:eastAsia="仿宋_GB2312" w:cs="仿宋_GB2312"/>
          <w:b/>
          <w:bCs/>
          <w:sz w:val="32"/>
          <w:szCs w:val="32"/>
          <w:lang w:val="en-US" w:eastAsia="zh-CN"/>
          <w:rPrChange w:id="389" w:author="Jinglin Sun" w:date="2025-02-24T13:48:20Z">
            <w:rPr>
              <w:ins w:id="390" w:author="Jinglin Sun" w:date="2025-02-21T09:13:17Z"/>
              <w:rFonts w:hint="default" w:ascii="仿宋_GB2312" w:hAnsi="仿宋_GB2312" w:eastAsia="仿宋_GB2312" w:cs="仿宋_GB2312"/>
              <w:sz w:val="32"/>
              <w:szCs w:val="32"/>
              <w:lang w:val="en-US" w:eastAsia="zh-CN"/>
            </w:rPr>
          </w:rPrChange>
        </w:rPr>
        <w:pPrChange w:id="387" w:author="Jinglin Sun" w:date="2025-02-21T09:26:17Z">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pPr>
        </w:pPrChange>
      </w:pPr>
      <w:ins w:id="391" w:author="Jinglin Sun" w:date="2025-02-21T09:28:41Z">
        <w:r>
          <w:rPr>
            <w:rFonts w:hint="eastAsia" w:ascii="仿宋_GB2312" w:hAnsi="仿宋_GB2312" w:eastAsia="仿宋_GB2312" w:cs="仿宋_GB2312"/>
            <w:b/>
            <w:bCs/>
            <w:sz w:val="32"/>
            <w:szCs w:val="32"/>
            <w:lang w:val="en-US" w:eastAsia="zh-CN"/>
            <w:rPrChange w:id="392" w:author="Jinglin Sun" w:date="2025-02-24T13:48:20Z">
              <w:rPr>
                <w:rFonts w:hint="eastAsia" w:ascii="仿宋_GB2312" w:hAnsi="仿宋_GB2312" w:eastAsia="仿宋_GB2312" w:cs="仿宋_GB2312"/>
                <w:sz w:val="32"/>
                <w:szCs w:val="32"/>
                <w:lang w:val="en-US" w:eastAsia="zh-CN"/>
              </w:rPr>
            </w:rPrChange>
          </w:rPr>
          <w:t>（</w:t>
        </w:r>
      </w:ins>
      <w:ins w:id="393" w:author="Jinglin Sun" w:date="2025-02-21T09:28:44Z">
        <w:r>
          <w:rPr>
            <w:rFonts w:hint="eastAsia" w:ascii="仿宋_GB2312" w:hAnsi="仿宋_GB2312" w:eastAsia="仿宋_GB2312" w:cs="仿宋_GB2312"/>
            <w:b/>
            <w:bCs/>
            <w:sz w:val="32"/>
            <w:szCs w:val="32"/>
            <w:lang w:val="en-US" w:eastAsia="zh-CN"/>
            <w:rPrChange w:id="394" w:author="Jinglin Sun" w:date="2025-02-24T13:48:20Z">
              <w:rPr>
                <w:rFonts w:hint="eastAsia" w:ascii="仿宋_GB2312" w:hAnsi="仿宋_GB2312" w:eastAsia="仿宋_GB2312" w:cs="仿宋_GB2312"/>
                <w:sz w:val="32"/>
                <w:szCs w:val="32"/>
                <w:lang w:val="en-US" w:eastAsia="zh-CN"/>
              </w:rPr>
            </w:rPrChange>
          </w:rPr>
          <w:t>三</w:t>
        </w:r>
      </w:ins>
      <w:ins w:id="395" w:author="Jinglin Sun" w:date="2025-02-21T09:28:41Z">
        <w:r>
          <w:rPr>
            <w:rFonts w:hint="eastAsia" w:ascii="仿宋_GB2312" w:hAnsi="仿宋_GB2312" w:eastAsia="仿宋_GB2312" w:cs="仿宋_GB2312"/>
            <w:b/>
            <w:bCs/>
            <w:sz w:val="32"/>
            <w:szCs w:val="32"/>
            <w:lang w:val="en-US" w:eastAsia="zh-CN"/>
            <w:rPrChange w:id="396" w:author="Jinglin Sun" w:date="2025-02-24T13:48:20Z">
              <w:rPr>
                <w:rFonts w:hint="eastAsia" w:ascii="仿宋_GB2312" w:hAnsi="仿宋_GB2312" w:eastAsia="仿宋_GB2312" w:cs="仿宋_GB2312"/>
                <w:sz w:val="32"/>
                <w:szCs w:val="32"/>
                <w:lang w:val="en-US" w:eastAsia="zh-CN"/>
              </w:rPr>
            </w:rPrChange>
          </w:rPr>
          <w:t>）</w:t>
        </w:r>
      </w:ins>
      <w:ins w:id="397" w:author="Jinglin Sun" w:date="2025-02-21T09:29:46Z">
        <w:r>
          <w:rPr>
            <w:rFonts w:hint="eastAsia" w:ascii="仿宋_GB2312" w:hAnsi="仿宋_GB2312" w:eastAsia="仿宋_GB2312" w:cs="仿宋_GB2312"/>
            <w:b/>
            <w:bCs/>
            <w:sz w:val="32"/>
            <w:szCs w:val="32"/>
            <w:lang w:val="en-US" w:eastAsia="zh-CN"/>
            <w:rPrChange w:id="398" w:author="Jinglin Sun" w:date="2025-02-24T13:48:20Z">
              <w:rPr>
                <w:rFonts w:hint="eastAsia" w:ascii="仿宋_GB2312" w:hAnsi="仿宋_GB2312" w:eastAsia="仿宋_GB2312" w:cs="仿宋_GB2312"/>
                <w:sz w:val="32"/>
                <w:szCs w:val="32"/>
                <w:lang w:val="en-US" w:eastAsia="zh-CN"/>
              </w:rPr>
            </w:rPrChange>
          </w:rPr>
          <w:t>关键</w:t>
        </w:r>
      </w:ins>
      <w:ins w:id="399" w:author="Jinglin Sun" w:date="2025-02-21T09:29:47Z">
        <w:r>
          <w:rPr>
            <w:rFonts w:hint="eastAsia" w:ascii="仿宋_GB2312" w:hAnsi="仿宋_GB2312" w:eastAsia="仿宋_GB2312" w:cs="仿宋_GB2312"/>
            <w:b/>
            <w:bCs/>
            <w:sz w:val="32"/>
            <w:szCs w:val="32"/>
            <w:lang w:val="en-US" w:eastAsia="zh-CN"/>
            <w:rPrChange w:id="400" w:author="Jinglin Sun" w:date="2025-02-24T13:48:20Z">
              <w:rPr>
                <w:rFonts w:hint="eastAsia" w:ascii="仿宋_GB2312" w:hAnsi="仿宋_GB2312" w:eastAsia="仿宋_GB2312" w:cs="仿宋_GB2312"/>
                <w:sz w:val="32"/>
                <w:szCs w:val="32"/>
                <w:lang w:val="en-US" w:eastAsia="zh-CN"/>
              </w:rPr>
            </w:rPrChange>
          </w:rPr>
          <w:t>问题</w:t>
        </w:r>
      </w:ins>
      <w:ins w:id="401" w:author="Jinglin Sun" w:date="2025-02-21T09:29:50Z">
        <w:r>
          <w:rPr>
            <w:rFonts w:hint="eastAsia" w:ascii="仿宋_GB2312" w:hAnsi="仿宋_GB2312" w:eastAsia="仿宋_GB2312" w:cs="仿宋_GB2312"/>
            <w:b/>
            <w:bCs/>
            <w:sz w:val="32"/>
            <w:szCs w:val="32"/>
            <w:lang w:val="en-US" w:eastAsia="zh-CN"/>
            <w:rPrChange w:id="402" w:author="Jinglin Sun" w:date="2025-02-24T13:48:20Z">
              <w:rPr>
                <w:rFonts w:hint="eastAsia" w:ascii="仿宋_GB2312" w:hAnsi="仿宋_GB2312" w:eastAsia="仿宋_GB2312" w:cs="仿宋_GB2312"/>
                <w:sz w:val="32"/>
                <w:szCs w:val="32"/>
                <w:lang w:val="en-US" w:eastAsia="zh-CN"/>
              </w:rPr>
            </w:rPrChange>
          </w:rPr>
          <w:t>和</w:t>
        </w:r>
      </w:ins>
      <w:ins w:id="403" w:author="Jinglin Sun" w:date="2025-02-21T09:29:52Z">
        <w:r>
          <w:rPr>
            <w:rFonts w:hint="eastAsia" w:ascii="仿宋_GB2312" w:hAnsi="仿宋_GB2312" w:eastAsia="仿宋_GB2312" w:cs="仿宋_GB2312"/>
            <w:b/>
            <w:bCs/>
            <w:sz w:val="32"/>
            <w:szCs w:val="32"/>
            <w:lang w:val="en-US" w:eastAsia="zh-CN"/>
            <w:rPrChange w:id="404" w:author="Jinglin Sun" w:date="2025-02-24T13:48:20Z">
              <w:rPr>
                <w:rFonts w:hint="eastAsia" w:ascii="仿宋_GB2312" w:hAnsi="仿宋_GB2312" w:eastAsia="仿宋_GB2312" w:cs="仿宋_GB2312"/>
                <w:sz w:val="32"/>
                <w:szCs w:val="32"/>
                <w:lang w:val="en-US" w:eastAsia="zh-CN"/>
              </w:rPr>
            </w:rPrChange>
          </w:rPr>
          <w:t>原因</w:t>
        </w:r>
      </w:ins>
      <w:ins w:id="405" w:author="Jinglin Sun" w:date="2025-02-21T09:29:53Z">
        <w:r>
          <w:rPr>
            <w:rFonts w:hint="eastAsia" w:ascii="仿宋_GB2312" w:hAnsi="仿宋_GB2312" w:eastAsia="仿宋_GB2312" w:cs="仿宋_GB2312"/>
            <w:b/>
            <w:bCs/>
            <w:sz w:val="32"/>
            <w:szCs w:val="32"/>
            <w:lang w:val="en-US" w:eastAsia="zh-CN"/>
            <w:rPrChange w:id="406" w:author="Jinglin Sun" w:date="2025-02-24T13:48:20Z">
              <w:rPr>
                <w:rFonts w:hint="eastAsia" w:ascii="仿宋_GB2312" w:hAnsi="仿宋_GB2312" w:eastAsia="仿宋_GB2312" w:cs="仿宋_GB2312"/>
                <w:sz w:val="32"/>
                <w:szCs w:val="32"/>
                <w:lang w:val="en-US" w:eastAsia="zh-CN"/>
              </w:rPr>
            </w:rPrChange>
          </w:rPr>
          <w:t>剖析</w:t>
        </w:r>
      </w:ins>
    </w:p>
    <w:p w14:paraId="074F2B9C">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ins w:id="407" w:author="Jinglin Sun" w:date="2025-02-21T09:31:04Z"/>
          <w:rFonts w:hint="eastAsia" w:ascii="仿宋_GB2312" w:hAnsi="仿宋_GB2312" w:eastAsia="仿宋_GB2312" w:cs="仿宋_GB2312"/>
          <w:sz w:val="32"/>
          <w:szCs w:val="32"/>
          <w:lang w:val="en-US" w:eastAsia="zh-CN"/>
        </w:rPr>
      </w:pPr>
      <w:ins w:id="408" w:author="Jinglin Sun" w:date="2025-02-21T09:30:02Z">
        <w:r>
          <w:rPr>
            <w:rFonts w:hint="eastAsia" w:ascii="仿宋_GB2312" w:hAnsi="仿宋_GB2312" w:eastAsia="仿宋_GB2312" w:cs="仿宋_GB2312"/>
            <w:sz w:val="32"/>
            <w:szCs w:val="32"/>
            <w:lang w:val="en-US" w:eastAsia="zh-CN"/>
          </w:rPr>
          <w:t>1.</w:t>
        </w:r>
      </w:ins>
      <w:ins w:id="409" w:author="Jinglin Sun" w:date="2025-02-21T09:30:48Z">
        <w:r>
          <w:rPr>
            <w:rFonts w:hint="eastAsia" w:ascii="仿宋_GB2312" w:hAnsi="仿宋_GB2312" w:eastAsia="仿宋_GB2312" w:cs="仿宋_GB2312"/>
            <w:sz w:val="32"/>
            <w:szCs w:val="32"/>
            <w:lang w:val="en-US" w:eastAsia="zh-CN"/>
          </w:rPr>
          <w:t>创新</w:t>
        </w:r>
      </w:ins>
      <w:ins w:id="410" w:author="Jinglin Sun" w:date="2025-02-21T09:30:49Z">
        <w:r>
          <w:rPr>
            <w:rFonts w:hint="eastAsia" w:ascii="仿宋_GB2312" w:hAnsi="仿宋_GB2312" w:eastAsia="仿宋_GB2312" w:cs="仿宋_GB2312"/>
            <w:sz w:val="32"/>
            <w:szCs w:val="32"/>
            <w:lang w:val="en-US" w:eastAsia="zh-CN"/>
          </w:rPr>
          <w:t>药</w:t>
        </w:r>
      </w:ins>
      <w:ins w:id="411" w:author="Jinglin Sun" w:date="2025-02-21T09:33:40Z">
        <w:r>
          <w:rPr>
            <w:rFonts w:hint="eastAsia" w:ascii="仿宋_GB2312" w:hAnsi="仿宋_GB2312" w:eastAsia="仿宋_GB2312" w:cs="仿宋_GB2312"/>
            <w:sz w:val="32"/>
            <w:szCs w:val="32"/>
            <w:lang w:val="en-US" w:eastAsia="zh-CN"/>
          </w:rPr>
          <w:t>评价</w:t>
        </w:r>
      </w:ins>
      <w:ins w:id="412" w:author="Jinglin Sun" w:date="2025-02-21T09:30:51Z">
        <w:r>
          <w:rPr>
            <w:rFonts w:hint="eastAsia" w:ascii="仿宋_GB2312" w:hAnsi="仿宋_GB2312" w:eastAsia="仿宋_GB2312" w:cs="仿宋_GB2312"/>
            <w:sz w:val="32"/>
            <w:szCs w:val="32"/>
            <w:lang w:val="en-US" w:eastAsia="zh-CN"/>
          </w:rPr>
          <w:t>环节</w:t>
        </w:r>
      </w:ins>
    </w:p>
    <w:p w14:paraId="15806AAE">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ins w:id="413" w:author="Jinglin Sun" w:date="2025-02-21T09:32:28Z"/>
          <w:rFonts w:hint="eastAsia" w:ascii="仿宋_GB2312" w:hAnsi="仿宋_GB2312" w:eastAsia="仿宋_GB2312" w:cs="仿宋_GB2312"/>
          <w:sz w:val="32"/>
          <w:szCs w:val="32"/>
          <w:lang w:val="en-US" w:eastAsia="zh-CN"/>
        </w:rPr>
      </w:pPr>
      <w:ins w:id="414" w:author="Jinglin Sun" w:date="2025-02-21T09:31:05Z">
        <w:r>
          <w:rPr>
            <w:rFonts w:hint="eastAsia" w:ascii="仿宋_GB2312" w:hAnsi="仿宋_GB2312" w:eastAsia="仿宋_GB2312" w:cs="仿宋_GB2312"/>
            <w:sz w:val="32"/>
            <w:szCs w:val="32"/>
            <w:lang w:val="en-US" w:eastAsia="zh-CN"/>
          </w:rPr>
          <w:t>2</w:t>
        </w:r>
      </w:ins>
      <w:ins w:id="415" w:author="Jinglin Sun" w:date="2025-02-21T09:31:06Z">
        <w:r>
          <w:rPr>
            <w:rFonts w:hint="eastAsia" w:ascii="仿宋_GB2312" w:hAnsi="仿宋_GB2312" w:eastAsia="仿宋_GB2312" w:cs="仿宋_GB2312"/>
            <w:sz w:val="32"/>
            <w:szCs w:val="32"/>
            <w:lang w:val="en-US" w:eastAsia="zh-CN"/>
          </w:rPr>
          <w:t>.</w:t>
        </w:r>
      </w:ins>
      <w:ins w:id="416" w:author="Jinglin Sun" w:date="2025-02-21T09:31:08Z">
        <w:r>
          <w:rPr>
            <w:rFonts w:hint="eastAsia" w:ascii="仿宋_GB2312" w:hAnsi="仿宋_GB2312" w:eastAsia="仿宋_GB2312" w:cs="仿宋_GB2312"/>
            <w:sz w:val="32"/>
            <w:szCs w:val="32"/>
            <w:lang w:val="en-US" w:eastAsia="zh-CN"/>
          </w:rPr>
          <w:t>创新药</w:t>
        </w:r>
      </w:ins>
      <w:ins w:id="417" w:author="Jinglin Sun" w:date="2025-02-21T09:33:46Z">
        <w:r>
          <w:rPr>
            <w:rFonts w:hint="eastAsia" w:ascii="仿宋_GB2312" w:hAnsi="仿宋_GB2312" w:eastAsia="仿宋_GB2312" w:cs="仿宋_GB2312"/>
            <w:sz w:val="32"/>
            <w:szCs w:val="32"/>
            <w:lang w:val="en-US" w:eastAsia="zh-CN"/>
          </w:rPr>
          <w:t>谈判</w:t>
        </w:r>
      </w:ins>
      <w:ins w:id="418" w:author="Jinglin Sun" w:date="2025-02-21T09:33:47Z">
        <w:r>
          <w:rPr>
            <w:rFonts w:hint="eastAsia" w:ascii="仿宋_GB2312" w:hAnsi="仿宋_GB2312" w:eastAsia="仿宋_GB2312" w:cs="仿宋_GB2312"/>
            <w:sz w:val="32"/>
            <w:szCs w:val="32"/>
            <w:lang w:val="en-US" w:eastAsia="zh-CN"/>
          </w:rPr>
          <w:t>与</w:t>
        </w:r>
      </w:ins>
      <w:ins w:id="419" w:author="Jinglin Sun" w:date="2025-02-21T09:33:48Z">
        <w:r>
          <w:rPr>
            <w:rFonts w:hint="eastAsia" w:ascii="仿宋_GB2312" w:hAnsi="仿宋_GB2312" w:eastAsia="仿宋_GB2312" w:cs="仿宋_GB2312"/>
            <w:sz w:val="32"/>
            <w:szCs w:val="32"/>
            <w:lang w:val="en-US" w:eastAsia="zh-CN"/>
          </w:rPr>
          <w:t>定价</w:t>
        </w:r>
      </w:ins>
      <w:ins w:id="420" w:author="Jinglin Sun" w:date="2025-02-21T09:32:28Z">
        <w:r>
          <w:rPr>
            <w:rFonts w:hint="eastAsia" w:ascii="仿宋_GB2312" w:hAnsi="仿宋_GB2312" w:eastAsia="仿宋_GB2312" w:cs="仿宋_GB2312"/>
            <w:sz w:val="32"/>
            <w:szCs w:val="32"/>
            <w:lang w:val="en-US" w:eastAsia="zh-CN"/>
          </w:rPr>
          <w:t>环节</w:t>
        </w:r>
      </w:ins>
    </w:p>
    <w:p w14:paraId="193B36B6">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ins w:id="421" w:author="Jinglin Sun" w:date="2025-02-21T09:29:57Z"/>
          <w:rFonts w:hint="default" w:ascii="仿宋_GB2312" w:hAnsi="仿宋_GB2312" w:eastAsia="仿宋_GB2312" w:cs="仿宋_GB2312"/>
          <w:sz w:val="32"/>
          <w:szCs w:val="32"/>
          <w:lang w:val="en-US" w:eastAsia="zh-CN"/>
        </w:rPr>
      </w:pPr>
      <w:ins w:id="422" w:author="Jinglin Sun" w:date="2025-02-21T09:32:29Z">
        <w:r>
          <w:rPr>
            <w:rFonts w:hint="eastAsia" w:ascii="仿宋_GB2312" w:hAnsi="仿宋_GB2312" w:eastAsia="仿宋_GB2312" w:cs="仿宋_GB2312"/>
            <w:sz w:val="32"/>
            <w:szCs w:val="32"/>
            <w:lang w:val="en-US" w:eastAsia="zh-CN"/>
          </w:rPr>
          <w:t>3</w:t>
        </w:r>
      </w:ins>
      <w:ins w:id="423" w:author="Jinglin Sun" w:date="2025-02-21T09:32:30Z">
        <w:r>
          <w:rPr>
            <w:rFonts w:hint="eastAsia" w:ascii="仿宋_GB2312" w:hAnsi="仿宋_GB2312" w:eastAsia="仿宋_GB2312" w:cs="仿宋_GB2312"/>
            <w:sz w:val="32"/>
            <w:szCs w:val="32"/>
            <w:lang w:val="en-US" w:eastAsia="zh-CN"/>
          </w:rPr>
          <w:t>.</w:t>
        </w:r>
      </w:ins>
      <w:ins w:id="424" w:author="Jinglin Sun" w:date="2025-02-21T09:32:33Z">
        <w:r>
          <w:rPr>
            <w:rFonts w:hint="eastAsia" w:ascii="仿宋_GB2312" w:hAnsi="仿宋_GB2312" w:eastAsia="仿宋_GB2312" w:cs="仿宋_GB2312"/>
            <w:sz w:val="32"/>
            <w:szCs w:val="32"/>
            <w:lang w:val="en-US" w:eastAsia="zh-CN"/>
          </w:rPr>
          <w:t>创新</w:t>
        </w:r>
      </w:ins>
      <w:ins w:id="425" w:author="Jinglin Sun" w:date="2025-02-21T09:32:34Z">
        <w:r>
          <w:rPr>
            <w:rFonts w:hint="eastAsia" w:ascii="仿宋_GB2312" w:hAnsi="仿宋_GB2312" w:eastAsia="仿宋_GB2312" w:cs="仿宋_GB2312"/>
            <w:sz w:val="32"/>
            <w:szCs w:val="32"/>
            <w:lang w:val="en-US" w:eastAsia="zh-CN"/>
          </w:rPr>
          <w:t>药</w:t>
        </w:r>
      </w:ins>
      <w:ins w:id="426" w:author="Jinglin Sun" w:date="2025-02-21T09:33:53Z">
        <w:r>
          <w:rPr>
            <w:rFonts w:hint="eastAsia" w:ascii="仿宋_GB2312" w:hAnsi="仿宋_GB2312" w:eastAsia="仿宋_GB2312" w:cs="仿宋_GB2312"/>
            <w:sz w:val="32"/>
            <w:szCs w:val="32"/>
            <w:lang w:val="en-US" w:eastAsia="zh-CN"/>
          </w:rPr>
          <w:t>调价与</w:t>
        </w:r>
      </w:ins>
      <w:ins w:id="427" w:author="Jinglin Sun" w:date="2025-02-21T09:33:55Z">
        <w:r>
          <w:rPr>
            <w:rFonts w:hint="eastAsia" w:ascii="仿宋_GB2312" w:hAnsi="仿宋_GB2312" w:eastAsia="仿宋_GB2312" w:cs="仿宋_GB2312"/>
            <w:sz w:val="32"/>
            <w:szCs w:val="32"/>
            <w:lang w:val="en-US" w:eastAsia="zh-CN"/>
          </w:rPr>
          <w:t>续约</w:t>
        </w:r>
      </w:ins>
      <w:ins w:id="428" w:author="Jinglin Sun" w:date="2025-02-21T09:33:56Z">
        <w:r>
          <w:rPr>
            <w:rFonts w:hint="eastAsia" w:ascii="仿宋_GB2312" w:hAnsi="仿宋_GB2312" w:eastAsia="仿宋_GB2312" w:cs="仿宋_GB2312"/>
            <w:sz w:val="32"/>
            <w:szCs w:val="32"/>
            <w:lang w:val="en-US" w:eastAsia="zh-CN"/>
          </w:rPr>
          <w:t>环节</w:t>
        </w:r>
      </w:ins>
    </w:p>
    <w:p w14:paraId="0815ED12">
      <w:pPr>
        <w:pStyle w:val="10"/>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1"/>
        <w:rPr>
          <w:ins w:id="429" w:author="Jinglin Sun" w:date="2025-02-21T09:34:47Z"/>
          <w:rFonts w:hint="eastAsia" w:ascii="仿宋_GB2312" w:hAnsi="仿宋_GB2312" w:eastAsia="仿宋_GB2312" w:cs="仿宋_GB2312"/>
          <w:b/>
          <w:bCs/>
          <w:sz w:val="32"/>
          <w:szCs w:val="32"/>
          <w:lang w:val="en-US" w:eastAsia="zh-CN"/>
          <w:rPrChange w:id="430" w:author="Jinglin Sun" w:date="2025-02-24T13:48:24Z">
            <w:rPr>
              <w:ins w:id="431" w:author="Jinglin Sun" w:date="2025-02-21T09:34:47Z"/>
              <w:rFonts w:hint="eastAsia" w:ascii="仿宋_GB2312" w:hAnsi="仿宋_GB2312" w:eastAsia="仿宋_GB2312" w:cs="仿宋_GB2312"/>
              <w:sz w:val="32"/>
              <w:szCs w:val="32"/>
              <w:lang w:val="en-US" w:eastAsia="zh-CN"/>
            </w:rPr>
          </w:rPrChange>
        </w:rPr>
      </w:pPr>
      <w:ins w:id="432" w:author="Jinglin Sun" w:date="2025-02-21T09:34:25Z">
        <w:r>
          <w:rPr>
            <w:rFonts w:hint="eastAsia" w:ascii="仿宋_GB2312" w:hAnsi="仿宋_GB2312" w:eastAsia="仿宋_GB2312" w:cs="仿宋_GB2312"/>
            <w:b/>
            <w:bCs/>
            <w:sz w:val="32"/>
            <w:szCs w:val="32"/>
            <w:lang w:eastAsia="zh-CN"/>
            <w:rPrChange w:id="433" w:author="Jinglin Sun" w:date="2025-02-24T13:48:24Z">
              <w:rPr>
                <w:rFonts w:hint="eastAsia" w:ascii="仿宋_GB2312" w:hAnsi="仿宋_GB2312" w:eastAsia="仿宋_GB2312" w:cs="仿宋_GB2312"/>
                <w:sz w:val="32"/>
                <w:szCs w:val="32"/>
                <w:lang w:eastAsia="zh-CN"/>
              </w:rPr>
            </w:rPrChange>
          </w:rPr>
          <w:t>（</w:t>
        </w:r>
      </w:ins>
      <w:ins w:id="434" w:author="Jinglin Sun" w:date="2025-02-21T09:34:27Z">
        <w:r>
          <w:rPr>
            <w:rFonts w:hint="eastAsia" w:ascii="仿宋_GB2312" w:hAnsi="仿宋_GB2312" w:eastAsia="仿宋_GB2312" w:cs="仿宋_GB2312"/>
            <w:b/>
            <w:bCs/>
            <w:sz w:val="32"/>
            <w:szCs w:val="32"/>
            <w:lang w:val="en-US" w:eastAsia="zh-CN"/>
            <w:rPrChange w:id="435" w:author="Jinglin Sun" w:date="2025-02-24T13:48:24Z">
              <w:rPr>
                <w:rFonts w:hint="eastAsia" w:ascii="仿宋_GB2312" w:hAnsi="仿宋_GB2312" w:eastAsia="仿宋_GB2312" w:cs="仿宋_GB2312"/>
                <w:sz w:val="32"/>
                <w:szCs w:val="32"/>
                <w:lang w:val="en-US" w:eastAsia="zh-CN"/>
              </w:rPr>
            </w:rPrChange>
          </w:rPr>
          <w:t>四</w:t>
        </w:r>
      </w:ins>
      <w:ins w:id="436" w:author="Jinglin Sun" w:date="2025-02-21T09:34:25Z">
        <w:r>
          <w:rPr>
            <w:rFonts w:hint="eastAsia" w:ascii="仿宋_GB2312" w:hAnsi="仿宋_GB2312" w:eastAsia="仿宋_GB2312" w:cs="仿宋_GB2312"/>
            <w:b/>
            <w:bCs/>
            <w:sz w:val="32"/>
            <w:szCs w:val="32"/>
            <w:lang w:eastAsia="zh-CN"/>
            <w:rPrChange w:id="437" w:author="Jinglin Sun" w:date="2025-02-24T13:48:24Z">
              <w:rPr>
                <w:rFonts w:hint="eastAsia" w:ascii="仿宋_GB2312" w:hAnsi="仿宋_GB2312" w:eastAsia="仿宋_GB2312" w:cs="仿宋_GB2312"/>
                <w:sz w:val="32"/>
                <w:szCs w:val="32"/>
                <w:lang w:eastAsia="zh-CN"/>
              </w:rPr>
            </w:rPrChange>
          </w:rPr>
          <w:t>）</w:t>
        </w:r>
      </w:ins>
      <w:ins w:id="438" w:author="Jinglin Sun" w:date="2025-02-21T09:34:42Z">
        <w:r>
          <w:rPr>
            <w:rFonts w:hint="eastAsia" w:ascii="仿宋_GB2312" w:hAnsi="仿宋_GB2312" w:eastAsia="仿宋_GB2312" w:cs="仿宋_GB2312"/>
            <w:b/>
            <w:bCs/>
            <w:sz w:val="32"/>
            <w:szCs w:val="32"/>
            <w:lang w:val="en-US" w:eastAsia="zh-CN"/>
            <w:rPrChange w:id="439" w:author="Jinglin Sun" w:date="2025-02-24T13:48:24Z">
              <w:rPr>
                <w:rFonts w:hint="eastAsia" w:ascii="仿宋_GB2312" w:hAnsi="仿宋_GB2312" w:eastAsia="仿宋_GB2312" w:cs="仿宋_GB2312"/>
                <w:sz w:val="32"/>
                <w:szCs w:val="32"/>
                <w:lang w:val="en-US" w:eastAsia="zh-CN"/>
              </w:rPr>
            </w:rPrChange>
          </w:rPr>
          <w:t>政策</w:t>
        </w:r>
      </w:ins>
      <w:ins w:id="440" w:author="Jinglin Sun" w:date="2025-02-21T09:34:44Z">
        <w:r>
          <w:rPr>
            <w:rFonts w:hint="eastAsia" w:ascii="仿宋_GB2312" w:hAnsi="仿宋_GB2312" w:eastAsia="仿宋_GB2312" w:cs="仿宋_GB2312"/>
            <w:b/>
            <w:bCs/>
            <w:sz w:val="32"/>
            <w:szCs w:val="32"/>
            <w:lang w:val="en-US" w:eastAsia="zh-CN"/>
            <w:rPrChange w:id="441" w:author="Jinglin Sun" w:date="2025-02-24T13:48:24Z">
              <w:rPr>
                <w:rFonts w:hint="eastAsia" w:ascii="仿宋_GB2312" w:hAnsi="仿宋_GB2312" w:eastAsia="仿宋_GB2312" w:cs="仿宋_GB2312"/>
                <w:sz w:val="32"/>
                <w:szCs w:val="32"/>
                <w:lang w:val="en-US" w:eastAsia="zh-CN"/>
              </w:rPr>
            </w:rPrChange>
          </w:rPr>
          <w:t>优化</w:t>
        </w:r>
      </w:ins>
      <w:ins w:id="442" w:author="Jinglin Sun" w:date="2025-02-21T09:34:45Z">
        <w:r>
          <w:rPr>
            <w:rFonts w:hint="eastAsia" w:ascii="仿宋_GB2312" w:hAnsi="仿宋_GB2312" w:eastAsia="仿宋_GB2312" w:cs="仿宋_GB2312"/>
            <w:b/>
            <w:bCs/>
            <w:sz w:val="32"/>
            <w:szCs w:val="32"/>
            <w:lang w:val="en-US" w:eastAsia="zh-CN"/>
            <w:rPrChange w:id="443" w:author="Jinglin Sun" w:date="2025-02-24T13:48:24Z">
              <w:rPr>
                <w:rFonts w:hint="eastAsia" w:ascii="仿宋_GB2312" w:hAnsi="仿宋_GB2312" w:eastAsia="仿宋_GB2312" w:cs="仿宋_GB2312"/>
                <w:sz w:val="32"/>
                <w:szCs w:val="32"/>
                <w:lang w:val="en-US" w:eastAsia="zh-CN"/>
              </w:rPr>
            </w:rPrChange>
          </w:rPr>
          <w:t>建议</w:t>
        </w:r>
      </w:ins>
    </w:p>
    <w:p w14:paraId="530A2454">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ins w:id="444" w:author="Jinglin Sun" w:date="2025-02-21T09:35:13Z"/>
          <w:rFonts w:hint="eastAsia" w:ascii="仿宋_GB2312" w:hAnsi="仿宋_GB2312" w:eastAsia="仿宋_GB2312" w:cs="仿宋_GB2312"/>
          <w:sz w:val="32"/>
          <w:szCs w:val="32"/>
          <w:lang w:val="en-US" w:eastAsia="zh-CN"/>
        </w:rPr>
      </w:pPr>
      <w:ins w:id="445" w:author="Jinglin Sun" w:date="2025-02-21T09:35:05Z">
        <w:r>
          <w:rPr>
            <w:rFonts w:hint="eastAsia" w:ascii="仿宋_GB2312" w:hAnsi="仿宋_GB2312" w:eastAsia="仿宋_GB2312" w:cs="仿宋_GB2312"/>
            <w:sz w:val="32"/>
            <w:szCs w:val="32"/>
            <w:lang w:val="en-US" w:eastAsia="zh-CN"/>
          </w:rPr>
          <w:t>1</w:t>
        </w:r>
      </w:ins>
      <w:ins w:id="446" w:author="Jinglin Sun" w:date="2025-02-21T09:35:07Z">
        <w:r>
          <w:rPr>
            <w:rFonts w:hint="eastAsia" w:ascii="仿宋_GB2312" w:hAnsi="仿宋_GB2312" w:eastAsia="仿宋_GB2312" w:cs="仿宋_GB2312"/>
            <w:sz w:val="32"/>
            <w:szCs w:val="32"/>
            <w:lang w:val="en-US" w:eastAsia="zh-CN"/>
          </w:rPr>
          <w:t>.</w:t>
        </w:r>
      </w:ins>
      <w:ins w:id="447" w:author="Jinglin Sun" w:date="2025-02-21T09:35:10Z">
        <w:r>
          <w:rPr>
            <w:rFonts w:hint="eastAsia" w:ascii="仿宋_GB2312" w:hAnsi="仿宋_GB2312" w:eastAsia="仿宋_GB2312" w:cs="仿宋_GB2312"/>
            <w:sz w:val="32"/>
            <w:szCs w:val="32"/>
            <w:lang w:val="en-US" w:eastAsia="zh-CN"/>
          </w:rPr>
          <w:t>评价</w:t>
        </w:r>
      </w:ins>
      <w:ins w:id="448" w:author="Jinglin Sun" w:date="2025-02-21T09:35:12Z">
        <w:r>
          <w:rPr>
            <w:rFonts w:hint="eastAsia" w:ascii="仿宋_GB2312" w:hAnsi="仿宋_GB2312" w:eastAsia="仿宋_GB2312" w:cs="仿宋_GB2312"/>
            <w:sz w:val="32"/>
            <w:szCs w:val="32"/>
            <w:lang w:val="en-US" w:eastAsia="zh-CN"/>
          </w:rPr>
          <w:t>体系</w:t>
        </w:r>
      </w:ins>
      <w:ins w:id="449" w:author="Jinglin Sun" w:date="2025-02-21T09:35:13Z">
        <w:r>
          <w:rPr>
            <w:rFonts w:hint="eastAsia" w:ascii="仿宋_GB2312" w:hAnsi="仿宋_GB2312" w:eastAsia="仿宋_GB2312" w:cs="仿宋_GB2312"/>
            <w:sz w:val="32"/>
            <w:szCs w:val="32"/>
            <w:lang w:val="en-US" w:eastAsia="zh-CN"/>
          </w:rPr>
          <w:t>优化</w:t>
        </w:r>
      </w:ins>
    </w:p>
    <w:p w14:paraId="5D1313FA">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ins w:id="450" w:author="Jinglin Sun" w:date="2025-02-21T09:35:34Z"/>
          <w:rFonts w:hint="eastAsia" w:ascii="仿宋_GB2312" w:hAnsi="仿宋_GB2312" w:eastAsia="仿宋_GB2312" w:cs="仿宋_GB2312"/>
          <w:sz w:val="32"/>
          <w:szCs w:val="32"/>
          <w:lang w:val="en-US" w:eastAsia="zh-CN"/>
        </w:rPr>
      </w:pPr>
      <w:ins w:id="451" w:author="Jinglin Sun" w:date="2025-02-21T09:35:14Z">
        <w:r>
          <w:rPr>
            <w:rFonts w:hint="eastAsia" w:ascii="仿宋_GB2312" w:hAnsi="仿宋_GB2312" w:eastAsia="仿宋_GB2312" w:cs="仿宋_GB2312"/>
            <w:sz w:val="32"/>
            <w:szCs w:val="32"/>
            <w:lang w:val="en-US" w:eastAsia="zh-CN"/>
          </w:rPr>
          <w:t>2.</w:t>
        </w:r>
      </w:ins>
      <w:ins w:id="452" w:author="Jinglin Sun" w:date="2025-02-21T09:35:29Z">
        <w:r>
          <w:rPr>
            <w:rFonts w:hint="eastAsia" w:ascii="仿宋_GB2312" w:hAnsi="仿宋_GB2312" w:eastAsia="仿宋_GB2312" w:cs="仿宋_GB2312"/>
            <w:sz w:val="32"/>
            <w:szCs w:val="32"/>
            <w:lang w:val="en-US" w:eastAsia="zh-CN"/>
          </w:rPr>
          <w:t>谈判</w:t>
        </w:r>
      </w:ins>
      <w:ins w:id="453" w:author="Jinglin Sun" w:date="2025-02-21T09:35:30Z">
        <w:r>
          <w:rPr>
            <w:rFonts w:hint="eastAsia" w:ascii="仿宋_GB2312" w:hAnsi="仿宋_GB2312" w:eastAsia="仿宋_GB2312" w:cs="仿宋_GB2312"/>
            <w:sz w:val="32"/>
            <w:szCs w:val="32"/>
            <w:lang w:val="en-US" w:eastAsia="zh-CN"/>
          </w:rPr>
          <w:t>与</w:t>
        </w:r>
      </w:ins>
      <w:ins w:id="454" w:author="Jinglin Sun" w:date="2025-02-21T09:35:32Z">
        <w:r>
          <w:rPr>
            <w:rFonts w:hint="eastAsia" w:ascii="仿宋_GB2312" w:hAnsi="仿宋_GB2312" w:eastAsia="仿宋_GB2312" w:cs="仿宋_GB2312"/>
            <w:sz w:val="32"/>
            <w:szCs w:val="32"/>
            <w:lang w:val="en-US" w:eastAsia="zh-CN"/>
          </w:rPr>
          <w:t>定价</w:t>
        </w:r>
      </w:ins>
      <w:ins w:id="455" w:author="Jinglin Sun" w:date="2025-02-21T09:35:33Z">
        <w:r>
          <w:rPr>
            <w:rFonts w:hint="eastAsia" w:ascii="仿宋_GB2312" w:hAnsi="仿宋_GB2312" w:eastAsia="仿宋_GB2312" w:cs="仿宋_GB2312"/>
            <w:sz w:val="32"/>
            <w:szCs w:val="32"/>
            <w:lang w:val="en-US" w:eastAsia="zh-CN"/>
          </w:rPr>
          <w:t>机制</w:t>
        </w:r>
      </w:ins>
      <w:ins w:id="456" w:author="Jinglin Sun" w:date="2025-02-21T09:35:34Z">
        <w:r>
          <w:rPr>
            <w:rFonts w:hint="eastAsia" w:ascii="仿宋_GB2312" w:hAnsi="仿宋_GB2312" w:eastAsia="仿宋_GB2312" w:cs="仿宋_GB2312"/>
            <w:sz w:val="32"/>
            <w:szCs w:val="32"/>
            <w:lang w:val="en-US" w:eastAsia="zh-CN"/>
          </w:rPr>
          <w:t>改进</w:t>
        </w:r>
      </w:ins>
    </w:p>
    <w:p w14:paraId="2D4F872A">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ins w:id="457" w:author="Jinglin Sun" w:date="2025-02-21T09:29:57Z"/>
          <w:rFonts w:hint="default" w:ascii="仿宋_GB2312" w:hAnsi="仿宋_GB2312" w:eastAsia="仿宋_GB2312" w:cs="仿宋_GB2312"/>
          <w:sz w:val="32"/>
          <w:szCs w:val="32"/>
          <w:lang w:val="en-US" w:eastAsia="zh-CN"/>
        </w:rPr>
      </w:pPr>
      <w:ins w:id="458" w:author="Jinglin Sun" w:date="2025-02-24T15:08:17Z">
        <w:r>
          <w:rPr>
            <w:rFonts w:hint="eastAsia" w:ascii="仿宋_GB2312" w:hAnsi="仿宋_GB2312" w:eastAsia="仿宋_GB2312" w:cs="仿宋_GB2312"/>
            <w:sz w:val="32"/>
            <w:szCs w:val="32"/>
            <w:lang w:val="en-US" w:eastAsia="zh-CN"/>
          </w:rPr>
          <w:t>3</w:t>
        </w:r>
      </w:ins>
      <w:ins w:id="459" w:author="Jinglin Sun" w:date="2025-02-24T15:08:19Z">
        <w:r>
          <w:rPr>
            <w:rFonts w:hint="eastAsia" w:ascii="仿宋_GB2312" w:hAnsi="仿宋_GB2312" w:eastAsia="仿宋_GB2312" w:cs="仿宋_GB2312"/>
            <w:sz w:val="32"/>
            <w:szCs w:val="32"/>
            <w:lang w:val="en-US" w:eastAsia="zh-CN"/>
          </w:rPr>
          <w:t>.</w:t>
        </w:r>
      </w:ins>
      <w:ins w:id="460" w:author="Jinglin Sun" w:date="2025-02-24T15:08:22Z">
        <w:r>
          <w:rPr>
            <w:rFonts w:hint="eastAsia" w:ascii="仿宋_GB2312" w:hAnsi="仿宋_GB2312" w:eastAsia="仿宋_GB2312" w:cs="仿宋_GB2312"/>
            <w:sz w:val="32"/>
            <w:szCs w:val="32"/>
            <w:lang w:val="en-US" w:eastAsia="zh-CN"/>
          </w:rPr>
          <w:t>配套</w:t>
        </w:r>
      </w:ins>
      <w:ins w:id="461" w:author="Jinglin Sun" w:date="2025-02-24T15:08:23Z">
        <w:r>
          <w:rPr>
            <w:rFonts w:hint="eastAsia" w:ascii="仿宋_GB2312" w:hAnsi="仿宋_GB2312" w:eastAsia="仿宋_GB2312" w:cs="仿宋_GB2312"/>
            <w:sz w:val="32"/>
            <w:szCs w:val="32"/>
            <w:lang w:val="en-US" w:eastAsia="zh-CN"/>
          </w:rPr>
          <w:t>政策</w:t>
        </w:r>
      </w:ins>
    </w:p>
    <w:p w14:paraId="630D7C89">
      <w:pPr>
        <w:pStyle w:val="10"/>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ins w:id="462" w:author="Jinglin Sun" w:date="2025-02-24T15:08:44Z"/>
          <w:rFonts w:hint="eastAsia" w:ascii="仿宋_GB2312" w:hAnsi="仿宋_GB2312" w:eastAsia="仿宋_GB2312" w:cs="仿宋_GB2312"/>
          <w:sz w:val="32"/>
          <w:szCs w:val="32"/>
        </w:rPr>
      </w:pPr>
    </w:p>
    <w:p w14:paraId="5E66659F">
      <w:pPr>
        <w:keepNext w:val="0"/>
        <w:keepLines w:val="0"/>
        <w:pageBreakBefore w:val="0"/>
        <w:kinsoku/>
        <w:wordWrap/>
        <w:overflowPunct/>
        <w:topLinePunct w:val="0"/>
        <w:autoSpaceDE/>
        <w:autoSpaceDN/>
        <w:bidi w:val="0"/>
        <w:adjustRightInd/>
        <w:snapToGrid/>
        <w:ind w:left="0" w:firstLine="440" w:firstLineChars="200"/>
        <w:textAlignment w:val="auto"/>
        <w:rPr>
          <w:rFonts w:hint="eastAsia" w:ascii="仿宋_GB2312" w:hAnsi="仿宋_GB2312" w:eastAsia="仿宋_GB2312" w:cs="仿宋_GB2312"/>
          <w:sz w:val="22"/>
          <w:szCs w:val="28"/>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5-02-28T19:26:52Z" w:initials="">
    <w:p w14:paraId="0EDB2392">
      <w:pPr>
        <w:pStyle w:val="2"/>
        <w:rPr>
          <w:rFonts w:hint="default" w:eastAsiaTheme="minorEastAsia"/>
          <w:lang w:val="en-US" w:eastAsia="zh-CN"/>
        </w:rPr>
      </w:pPr>
      <w:r>
        <w:rPr>
          <w:rFonts w:hint="eastAsia"/>
          <w:lang w:val="en-US" w:eastAsia="zh-CN"/>
        </w:rPr>
        <w:t>创新药的挂网要求相关的文件</w:t>
      </w:r>
    </w:p>
  </w:comment>
  <w:comment w:id="1" w:author="W" w:date="2025-02-28T19:23:14Z" w:initials="">
    <w:p w14:paraId="4D41AA3F">
      <w:pPr>
        <w:pStyle w:val="2"/>
        <w:rPr>
          <w:rFonts w:hint="default"/>
          <w:lang w:val="en-US" w:eastAsia="zh-CN"/>
        </w:rPr>
      </w:pPr>
      <w:r>
        <w:rPr>
          <w:rFonts w:hint="eastAsia"/>
          <w:lang w:val="en-US" w:eastAsia="zh-CN"/>
        </w:rPr>
        <w:t>找企业不续约的案例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DB2392" w15:done="0"/>
  <w15:commentEx w15:paraId="4D41AA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f ns">
    <w:panose1 w:val="02020503050405090304"/>
    <w:charset w:val="00"/>
    <w:family w:val="auto"/>
    <w:pitch w:val="default"/>
    <w:sig w:usb0="E0000AFF" w:usb1="00007843" w:usb2="00000001" w:usb3="00000000" w:csb0="400001BF" w:csb1="DFF7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DE4F9"/>
    <w:multiLevelType w:val="singleLevel"/>
    <w:tmpl w:val="986DE4F9"/>
    <w:lvl w:ilvl="0" w:tentative="0">
      <w:start w:val="2"/>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lin Sun">
    <w15:presenceInfo w15:providerId="WPS Office" w15:userId="607468646"/>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D3DB1"/>
    <w:rsid w:val="185857A7"/>
    <w:rsid w:val="1BFE4A94"/>
    <w:rsid w:val="38A76A45"/>
    <w:rsid w:val="3F7A2500"/>
    <w:rsid w:val="401E53B7"/>
    <w:rsid w:val="46BA58D8"/>
    <w:rsid w:val="47A32BD3"/>
    <w:rsid w:val="5B1FE4D4"/>
    <w:rsid w:val="5B525C87"/>
    <w:rsid w:val="60CB2763"/>
    <w:rsid w:val="639F1B7F"/>
    <w:rsid w:val="68B63CF9"/>
    <w:rsid w:val="6C756D42"/>
    <w:rsid w:val="6D96398E"/>
    <w:rsid w:val="79FD3DB1"/>
    <w:rsid w:val="B15DFC0C"/>
    <w:rsid w:val="BE6F7DBF"/>
    <w:rsid w:val="CF5D8E3B"/>
    <w:rsid w:val="EB170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rPr>
      <w:sz w:val="24"/>
    </w:rPr>
  </w:style>
  <w:style w:type="character" w:styleId="6">
    <w:name w:val="Hyperlink"/>
    <w:basedOn w:val="5"/>
    <w:uiPriority w:val="0"/>
    <w:rPr>
      <w:color w:val="0000FF"/>
      <w:u w:val="single"/>
    </w:rPr>
  </w:style>
  <w:style w:type="paragraph" w:customStyle="1" w:styleId="7">
    <w:name w:val="p4"/>
    <w:basedOn w:val="1"/>
    <w:uiPriority w:val="0"/>
    <w:pPr>
      <w:spacing w:before="240" w:beforeAutospacing="0" w:after="0" w:afterAutospacing="0"/>
      <w:ind w:left="420" w:right="0" w:hanging="420"/>
      <w:jc w:val="left"/>
    </w:pPr>
    <w:rPr>
      <w:rFonts w:ascii=".sf ns" w:hAnsi=".sf ns" w:eastAsia=".sf ns" w:cs=".sf ns"/>
      <w:color w:val="0E0E0E"/>
      <w:kern w:val="0"/>
      <w:sz w:val="28"/>
      <w:szCs w:val="28"/>
      <w:lang w:val="en-US" w:eastAsia="zh-CN" w:bidi="ar"/>
    </w:rPr>
  </w:style>
  <w:style w:type="character" w:customStyle="1" w:styleId="8">
    <w:name w:val="s2"/>
    <w:basedOn w:val="5"/>
    <w:qFormat/>
    <w:uiPriority w:val="0"/>
    <w:rPr>
      <w:rFonts w:ascii="Times New Roman" w:hAnsi="Times New Roman" w:cs="Times New Roman"/>
      <w:sz w:val="28"/>
      <w:szCs w:val="28"/>
    </w:rPr>
  </w:style>
  <w:style w:type="character" w:customStyle="1" w:styleId="9">
    <w:name w:val="apple-tab-span"/>
    <w:basedOn w:val="5"/>
    <w:qFormat/>
    <w:uiPriority w:val="0"/>
  </w:style>
  <w:style w:type="paragraph" w:customStyle="1" w:styleId="10">
    <w:name w:val="p3"/>
    <w:basedOn w:val="1"/>
    <w:qFormat/>
    <w:uiPriority w:val="0"/>
    <w:pPr>
      <w:spacing w:before="240" w:beforeAutospacing="0" w:after="0" w:afterAutospacing="0"/>
      <w:ind w:left="660" w:right="0" w:hanging="660"/>
      <w:jc w:val="left"/>
    </w:pPr>
    <w:rPr>
      <w:rFonts w:hint="default" w:ascii=".sf ns" w:hAnsi=".sf ns" w:eastAsia=".sf ns" w:cs=".sf ns"/>
      <w:color w:val="0E0E0E"/>
      <w:kern w:val="0"/>
      <w:sz w:val="28"/>
      <w:szCs w:val="28"/>
      <w:lang w:val="en-US" w:eastAsia="zh-CN" w:bidi="ar"/>
    </w:rPr>
  </w:style>
  <w:style w:type="paragraph" w:customStyle="1" w:styleId="11">
    <w:name w:val="p1"/>
    <w:basedOn w:val="1"/>
    <w:uiPriority w:val="0"/>
    <w:pPr>
      <w:spacing w:before="0" w:beforeAutospacing="0" w:after="0" w:afterAutospacing="0"/>
      <w:ind w:left="0" w:right="0"/>
      <w:jc w:val="left"/>
    </w:pPr>
    <w:rPr>
      <w:rFonts w:hint="default" w:ascii=".sf ns" w:hAnsi=".sf ns" w:eastAsia=".sf ns" w:cs=".sf ns"/>
      <w:color w:val="0E0E0E"/>
      <w:kern w:val="0"/>
      <w:sz w:val="28"/>
      <w:szCs w:val="28"/>
      <w:lang w:val="en-US" w:eastAsia="zh-CN" w:bidi="ar"/>
    </w:rPr>
  </w:style>
  <w:style w:type="paragraph" w:customStyle="1" w:styleId="12">
    <w:name w:val="p5"/>
    <w:basedOn w:val="1"/>
    <w:uiPriority w:val="0"/>
    <w:pPr>
      <w:spacing w:before="240" w:beforeAutospacing="0" w:after="0" w:afterAutospacing="0"/>
      <w:ind w:left="660" w:right="0" w:hanging="660"/>
      <w:jc w:val="left"/>
    </w:pPr>
    <w:rPr>
      <w:rFonts w:hint="default" w:ascii=".sf ns" w:hAnsi=".sf ns" w:eastAsia=".sf ns" w:cs=".sf ns"/>
      <w:color w:val="0E0E0E"/>
      <w:kern w:val="0"/>
      <w:sz w:val="28"/>
      <w:szCs w:val="28"/>
      <w:lang w:val="en-US" w:eastAsia="zh-CN" w:bidi="ar"/>
    </w:rPr>
  </w:style>
  <w:style w:type="character" w:customStyle="1" w:styleId="13">
    <w:name w:val="s1"/>
    <w:basedOn w:val="5"/>
    <w:uiPriority w:val="0"/>
    <w:rPr>
      <w:rFonts w:hint="default" w:ascii=".sf ns" w:hAnsi=".sf ns" w:eastAsia=".sf ns" w:cs=".sf ns"/>
      <w:sz w:val="28"/>
      <w:szCs w:val="28"/>
    </w:rPr>
  </w:style>
  <w:style w:type="paragraph" w:customStyle="1" w:styleId="14">
    <w:name w:val="p2"/>
    <w:basedOn w:val="1"/>
    <w:qFormat/>
    <w:uiPriority w:val="0"/>
    <w:pPr>
      <w:spacing w:before="240" w:beforeAutospacing="0" w:after="0" w:afterAutospacing="0"/>
      <w:ind w:left="420" w:right="0" w:hanging="420"/>
      <w:jc w:val="left"/>
    </w:pPr>
    <w:rPr>
      <w:rFonts w:hint="default" w:ascii="Times New Roman" w:hAnsi="Times New Roman" w:cs="Times New Roman"/>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1471</Words>
  <Characters>1508</Characters>
  <Lines>0</Lines>
  <Paragraphs>0</Paragraphs>
  <TotalTime>29</TotalTime>
  <ScaleCrop>false</ScaleCrop>
  <LinksUpToDate>false</LinksUpToDate>
  <CharactersWithSpaces>1521</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2025-02-19T16:54:00Z</dcterms:created>
  <dc:creator>W</dc:creator>
  <cp:lastModifiedBy>W</cp:lastModifiedBy>
  <dcterms:modified xsi:type="dcterms:W3CDTF">2025-03-06T12:17:19Z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909D5D7A86A3E5098048C4678A1EA920_43</vt:lpwstr>
  </property>
  <property fmtid="{D5CDD505-2E9C-101B-9397-08002B2CF9AE}" pid="4" name="KSOTemplateDocerSaveRecord">
    <vt:lpwstr>eyJoZGlkIjoiOGU0YzI2ODY5MGU0NThmNTdhY2Y2YmVlNjQ5MjcxNjEiLCJ1c2VySWQiOiIyNTczOTIzMjIifQ==</vt:lpwstr>
  </property>
</Properties>
</file>