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39CB">
      <w:pPr>
        <w:jc w:val="center"/>
        <w:rPr>
          <w:rFonts w:hint="eastAsia" w:ascii="微软雅黑" w:hAnsi="微软雅黑" w:eastAsia="微软雅黑" w:cs="Times New Roman"/>
          <w:b/>
          <w:bCs/>
          <w:color w:val="4472C4"/>
          <w:sz w:val="72"/>
          <w:szCs w:val="72"/>
        </w:rPr>
      </w:pPr>
      <w:bookmarkStart w:id="27" w:name="_GoBack"/>
      <w:bookmarkEnd w:id="27"/>
      <w:r>
        <w:rPr>
          <w:rFonts w:hint="eastAsia" w:ascii="微软雅黑" w:hAnsi="微软雅黑" w:eastAsia="微软雅黑" w:cs="Times New Roman"/>
          <w:b/>
          <w:bCs/>
          <w:color w:val="4472C4"/>
          <w:sz w:val="72"/>
          <w:szCs w:val="72"/>
        </w:rPr>
        <w:t>创新药动向简报</w:t>
      </w:r>
    </w:p>
    <w:p w14:paraId="48E70EF7">
      <w:pPr>
        <w:spacing w:line="360" w:lineRule="auto"/>
        <w:jc w:val="center"/>
        <w:rPr>
          <w:rFonts w:ascii="Times New Roman" w:hAnsi="Times New Roman" w:eastAsia="微软雅黑" w:cs="Times New Roman"/>
          <w:sz w:val="36"/>
          <w:szCs w:val="36"/>
        </w:rPr>
      </w:pPr>
      <w:r>
        <w:rPr>
          <w:rFonts w:hint="eastAsia" w:ascii="Times New Roman" w:hAnsi="Times New Roman" w:eastAsia="微软雅黑" w:cs="Times New Roman"/>
          <w:sz w:val="36"/>
          <w:szCs w:val="36"/>
        </w:rPr>
        <w:t>（2025年8月）</w:t>
      </w:r>
    </w:p>
    <w:sdt>
      <w:sdtPr>
        <w:rPr>
          <w:rFonts w:ascii="Times New Roman" w:hAnsi="Times New Roman" w:eastAsia="宋体" w:cs="Times New Roman"/>
          <w:b/>
          <w:sz w:val="21"/>
          <w:szCs w:val="22"/>
          <w:lang w:val="zh-CN"/>
          <w14:ligatures w14:val="none"/>
        </w:rPr>
        <w:id w:val="365109053"/>
        <w:docPartObj>
          <w:docPartGallery w:val="Table of Contents"/>
          <w:docPartUnique/>
        </w:docPartObj>
      </w:sdtPr>
      <w:sdtEndPr>
        <w:rPr>
          <w:rFonts w:ascii="Times New Roman" w:hAnsi="Times New Roman" w:eastAsia="仿宋" w:cs="Times New Roman"/>
          <w:b/>
          <w:bCs/>
          <w:sz w:val="21"/>
          <w:szCs w:val="22"/>
          <w:lang w:val="zh-CN"/>
          <w14:ligatures w14:val="none"/>
        </w:rPr>
      </w:sdtEndPr>
      <w:sdtContent>
        <w:p w14:paraId="6335FAFC">
          <w:pPr>
            <w:keepNext/>
            <w:keepLines/>
            <w:widowControl/>
            <w:spacing w:before="312" w:beforeLines="100" w:after="312" w:afterLines="100" w:line="600" w:lineRule="exact"/>
            <w:jc w:val="center"/>
            <w:rPr>
              <w:rFonts w:ascii="Times New Roman" w:hAnsi="Times New Roman" w:eastAsia="微软雅黑" w:cs="Times New Roman"/>
              <w:b/>
              <w:color w:val="4472C4"/>
              <w:kern w:val="0"/>
              <w:sz w:val="40"/>
              <w:szCs w:val="40"/>
            </w:rPr>
          </w:pPr>
          <w:r>
            <w:rPr>
              <w:rFonts w:ascii="等线 Light" w:hAnsi="等线 Light" w:eastAsia="SimHei" w:cs="Times New Roman"/>
              <w:color w:val="4472C4"/>
              <w:kern w:val="0"/>
              <w:sz w:val="28"/>
              <w:szCs w:val="3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3810</wp:posOffset>
                    </wp:positionV>
                    <wp:extent cx="5273675" cy="0"/>
                    <wp:effectExtent l="0" t="0" r="0" b="0"/>
                    <wp:wrapNone/>
                    <wp:docPr id="1408378867" name="直接连接符 13"/>
                    <wp:cNvGraphicFramePr/>
                    <a:graphic xmlns:a="http://schemas.openxmlformats.org/drawingml/2006/main">
                      <a:graphicData uri="http://schemas.microsoft.com/office/word/2010/wordprocessingShape">
                        <wps:wsp>
                          <wps:cNvCnPr/>
                          <wps:spPr>
                            <a:xfrm>
                              <a:off x="0" y="0"/>
                              <a:ext cx="5273675" cy="0"/>
                            </a:xfrm>
                            <a:prstGeom prst="line">
                              <a:avLst/>
                            </a:prstGeom>
                            <a:noFill/>
                            <a:ln w="25400" cap="flat" cmpd="sng" algn="ctr">
                              <a:solidFill>
                                <a:srgbClr val="4472C4"/>
                              </a:solidFill>
                              <a:prstDash val="solid"/>
                              <a:miter lim="800000"/>
                            </a:ln>
                            <a:effectLst/>
                          </wps:spPr>
                          <wps:bodyPr/>
                        </wps:wsp>
                      </a:graphicData>
                    </a:graphic>
                  </wp:anchor>
                </w:drawing>
              </mc:Choice>
              <mc:Fallback>
                <w:pict>
                  <v:line id="直接连接符 13" o:spid="_x0000_s1026" o:spt="20" style="position:absolute;left:0pt;margin-top:0.3pt;height:0pt;width:415.25pt;mso-position-horizontal:right;mso-position-horizontal-relative:margin;z-index:251659264;mso-width-relative:page;mso-height-relative:page;" filled="f" stroked="t" coordsize="21600,21600" o:gfxdata="UEsDBAoAAAAAAIdO4kAAAAAAAAAAAAAAAAAEAAAAZHJzL1BLAwQUAAAACACHTuJAlTdRidEAAAAC&#10;AQAADwAAAGRycy9kb3ducmV2LnhtbE2PzU7DMBCE70i8g7VI3KhdUKsqjdMD/4JLKTyAE2+TqPE6&#10;ijdN4enZnuA4mtHMN/nmFDp1xCG1kSzMZwYUUhV9S7WFr8+nmxWoxI686yKhhW9MsCkuL3KX+TjR&#10;Bx53XCspoZQ5Cw1zn2mdqgaDS7PYI4m3j0NwLHKotR/cJOWh07fGLHVwLclC43q8b7A67MYgu4v3&#10;MvjD81v98jCNPb9uH3/i1trrq7lZg2I88V8YzviCDoUwlXEkn1RnQY6whSUo8VZ3ZgGqPEtd5Po/&#10;evELUEsDBBQAAAAIAIdO4kDRV4Kw9wEAAMoDAAAOAAAAZHJzL2Uyb0RvYy54bWytUzuO2zAQ7QPk&#10;DgT7WPLfECxvYWPTBImBJAegKUoiwB84XMu+RC4QIF1SpUyf22T3GBlSWmez22yxKqgZDvmG7/Fx&#10;fXXSihyFB2lNScejnBJhuK2kaUr6+dP1mxUlEJipmLJGlPQsgF5tXr9ad64QE9taVQlPEMRA0bmS&#10;tiG4IsuAt0IzGFknDBZr6zULmPomqzzrEF2rbJLni6yzvnLecgGAs7u+SAdE/xxAW9eSi53lN1qY&#10;0KN6oVhAStBKB3STTlvXgocPdQ0iEFVSZBrSiE0wPsQx26xZ0XjmWsmHI7DnHOERJ82kwaYXqB0L&#10;jNx4+QRKS+4t2DqMuNVZTyQpgizG+SNtPrbMicQFpQZ3ER1eDpa/P+49kRU6YZavpsvVarGkxDCN&#10;N3/79defL9/vfn/D8fbnDzKeRrk6BwXu2pq9HzJwex+5n2qv4x9ZkVOS+HyRWJwC4Tg5nyyni+Wc&#10;En5fy/5tdB7CW2E1iUFJlTSRPSvY8R0EbIZL75fEaWOvpVLpBpUhXUkn81mOF8sZ2rJGO2CoHVID&#10;01DCVIN+58EnSLBKVnF7BALfHLbKkyNDl8xmy8l2Fpliu/+Wxd47Bm2/LpV6/2gZ8EkoqUu6yuM3&#10;7FYmootkw4FBVK/XK0YHW52TjFnM8IpT08GO0UMPc4wfPsH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U3UYnRAAAAAgEAAA8AAAAAAAAAAQAgAAAAIgAAAGRycy9kb3ducmV2LnhtbFBLAQIUABQA&#10;AAAIAIdO4kDRV4Kw9wEAAMoDAAAOAAAAAAAAAAEAIAAAACABAABkcnMvZTJvRG9jLnhtbFBLBQYA&#10;AAAABgAGAFkBAACJBQAAAAA=&#10;">
                    <v:fill on="f" focussize="0,0"/>
                    <v:stroke weight="2pt" color="#4472C4" miterlimit="8" joinstyle="miter"/>
                    <v:imagedata o:title=""/>
                    <o:lock v:ext="edit" aspectratio="f"/>
                  </v:line>
                </w:pict>
              </mc:Fallback>
            </mc:AlternateContent>
          </w:r>
          <w:r>
            <w:rPr>
              <w:rFonts w:ascii="Times New Roman" w:hAnsi="Times New Roman" w:eastAsia="微软雅黑" w:cs="Times New Roman"/>
              <w:b/>
              <w:color w:val="4472C4"/>
              <w:kern w:val="0"/>
              <w:sz w:val="40"/>
              <w:szCs w:val="40"/>
              <w:lang w:val="zh-CN"/>
            </w:rPr>
            <w:t>目  录</w:t>
          </w:r>
        </w:p>
        <w:p w14:paraId="1A47A0AB">
          <w:pPr>
            <w:pStyle w:val="16"/>
            <w:tabs>
              <w:tab w:val="right" w:leader="dot" w:pos="8296"/>
            </w:tabs>
            <w:rPr>
              <w:rStyle w:val="26"/>
              <w:rFonts w:ascii="Times New Roman" w:hAnsi="Times New Roman" w:eastAsia="SimHei" w:cs="Times New Roman"/>
              <w:sz w:val="32"/>
              <w:szCs w:val="28"/>
            </w:rPr>
          </w:pPr>
          <w:r>
            <w:rPr>
              <w:rFonts w:ascii="SimHei" w:hAnsi="SimHei" w:eastAsia="SimHei" w:cs="Times New Roman"/>
              <w:color w:val="0563C1"/>
              <w:sz w:val="32"/>
              <w:szCs w:val="28"/>
              <w:u w:val="single"/>
            </w:rPr>
            <w:fldChar w:fldCharType="begin"/>
          </w:r>
          <w:r>
            <w:rPr>
              <w:rFonts w:ascii="Times New Roman" w:hAnsi="Times New Roman" w:eastAsia="SimHei" w:cs="Times New Roman"/>
              <w:color w:val="0563C1"/>
              <w:sz w:val="32"/>
              <w:szCs w:val="28"/>
              <w:u w:val="single"/>
            </w:rPr>
            <w:instrText xml:space="preserve"> TOC \o "1-3" \h \z \u </w:instrText>
          </w:r>
          <w:r>
            <w:rPr>
              <w:rFonts w:ascii="SimHei" w:hAnsi="SimHei" w:eastAsia="SimHei" w:cs="Times New Roman"/>
              <w:color w:val="0563C1"/>
              <w:sz w:val="32"/>
              <w:szCs w:val="28"/>
              <w:u w:val="single"/>
            </w:rPr>
            <w:fldChar w:fldCharType="separate"/>
          </w:r>
          <w:r>
            <w:fldChar w:fldCharType="begin"/>
          </w:r>
          <w:r>
            <w:instrText xml:space="preserve"> HYPERLINK \l "_Toc207801718" </w:instrText>
          </w:r>
          <w:r>
            <w:fldChar w:fldCharType="separate"/>
          </w:r>
          <w:r>
            <w:rPr>
              <w:rStyle w:val="26"/>
              <w:rFonts w:hint="eastAsia" w:ascii="Times New Roman" w:hAnsi="Times New Roman" w:eastAsia="SimHei" w:cs="Times New Roman"/>
              <w:sz w:val="32"/>
              <w:szCs w:val="28"/>
            </w:rPr>
            <w:t>技术动向</w:t>
          </w:r>
          <w:r>
            <w:rPr>
              <w:rStyle w:val="26"/>
              <w:rFonts w:hint="eastAsia" w:ascii="Times New Roman" w:hAnsi="Times New Roman" w:eastAsia="SimHei" w:cs="Times New Roman"/>
              <w:sz w:val="32"/>
              <w:szCs w:val="28"/>
            </w:rPr>
            <w:fldChar w:fldCharType="end"/>
          </w:r>
        </w:p>
        <w:p w14:paraId="48EB8E6C">
          <w:pPr>
            <w:pStyle w:val="12"/>
            <w:tabs>
              <w:tab w:val="right" w:leader="dot" w:pos="8296"/>
            </w:tabs>
            <w:spacing w:line="360" w:lineRule="auto"/>
            <w:ind w:left="440" w:leftChars="200"/>
            <w:rPr>
              <w:rStyle w:val="26"/>
              <w:rFonts w:eastAsia="仿宋"/>
            </w:rPr>
          </w:pPr>
          <w:r>
            <w:fldChar w:fldCharType="begin"/>
          </w:r>
          <w:r>
            <w:instrText xml:space="preserve"> HYPERLINK \l "_Toc207801719" </w:instrText>
          </w:r>
          <w:r>
            <w:fldChar w:fldCharType="separate"/>
          </w:r>
          <w:r>
            <w:rPr>
              <w:rStyle w:val="26"/>
              <w:rFonts w:hint="eastAsia" w:eastAsia="仿宋"/>
            </w:rPr>
            <w:t>特朗普签署“通过填补战略活性药物成分储备来确保美国药品供应链弹性”行政令</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_Toc207801719 \h</w:instrText>
          </w:r>
          <w:r>
            <w:rPr>
              <w:rStyle w:val="26"/>
              <w:rFonts w:hint="eastAsia" w:eastAsia="仿宋"/>
            </w:rPr>
            <w:instrText xml:space="preserve"> </w:instrText>
          </w:r>
          <w:r>
            <w:rPr>
              <w:rStyle w:val="26"/>
              <w:rFonts w:hint="eastAsia" w:eastAsia="仿宋"/>
            </w:rPr>
            <w:fldChar w:fldCharType="separate"/>
          </w:r>
          <w:r>
            <w:rPr>
              <w:rStyle w:val="26"/>
              <w:rFonts w:eastAsia="仿宋"/>
            </w:rPr>
            <w:t>1</w:t>
          </w:r>
          <w:r>
            <w:rPr>
              <w:rStyle w:val="26"/>
              <w:rFonts w:hint="eastAsia" w:eastAsia="仿宋"/>
            </w:rPr>
            <w:fldChar w:fldCharType="end"/>
          </w:r>
          <w:r>
            <w:rPr>
              <w:rStyle w:val="26"/>
              <w:rFonts w:hint="eastAsia" w:eastAsia="仿宋"/>
            </w:rPr>
            <w:fldChar w:fldCharType="end"/>
          </w:r>
        </w:p>
        <w:p w14:paraId="0FC397F5">
          <w:pPr>
            <w:pStyle w:val="12"/>
            <w:tabs>
              <w:tab w:val="right" w:leader="dot" w:pos="8296"/>
            </w:tabs>
            <w:spacing w:line="360" w:lineRule="auto"/>
            <w:ind w:left="440" w:leftChars="200"/>
            <w:rPr>
              <w:rStyle w:val="26"/>
              <w:rFonts w:eastAsia="仿宋"/>
            </w:rPr>
          </w:pPr>
          <w:r>
            <w:fldChar w:fldCharType="begin"/>
          </w:r>
          <w:r>
            <w:instrText xml:space="preserve"> HYPERLINK \l "_Toc207801720" </w:instrText>
          </w:r>
          <w:r>
            <w:fldChar w:fldCharType="separate"/>
          </w:r>
          <w:r>
            <w:rPr>
              <w:rStyle w:val="26"/>
              <w:rFonts w:hint="eastAsia" w:eastAsia="仿宋"/>
            </w:rPr>
            <w:t>美国卫生与公众服务部终止22项mRNA疫苗研发</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_Toc207801720 \h</w:instrText>
          </w:r>
          <w:r>
            <w:rPr>
              <w:rStyle w:val="26"/>
              <w:rFonts w:hint="eastAsia" w:eastAsia="仿宋"/>
            </w:rPr>
            <w:instrText xml:space="preserve"> </w:instrText>
          </w:r>
          <w:r>
            <w:rPr>
              <w:rStyle w:val="26"/>
              <w:rFonts w:hint="eastAsia" w:eastAsia="仿宋"/>
            </w:rPr>
            <w:fldChar w:fldCharType="separate"/>
          </w:r>
          <w:r>
            <w:rPr>
              <w:rStyle w:val="26"/>
              <w:rFonts w:eastAsia="仿宋"/>
            </w:rPr>
            <w:t>1</w:t>
          </w:r>
          <w:r>
            <w:rPr>
              <w:rStyle w:val="26"/>
              <w:rFonts w:hint="eastAsia" w:eastAsia="仿宋"/>
            </w:rPr>
            <w:fldChar w:fldCharType="end"/>
          </w:r>
          <w:r>
            <w:rPr>
              <w:rStyle w:val="26"/>
              <w:rFonts w:hint="eastAsia" w:eastAsia="仿宋"/>
            </w:rPr>
            <w:fldChar w:fldCharType="end"/>
          </w:r>
        </w:p>
        <w:p w14:paraId="5DA959DC">
          <w:pPr>
            <w:pStyle w:val="12"/>
            <w:tabs>
              <w:tab w:val="right" w:leader="dot" w:pos="8296"/>
            </w:tabs>
            <w:spacing w:line="360" w:lineRule="auto"/>
            <w:ind w:left="440" w:leftChars="200"/>
            <w:rPr>
              <w:rStyle w:val="26"/>
              <w:rFonts w:eastAsia="仿宋"/>
            </w:rPr>
          </w:pPr>
          <w:r>
            <w:fldChar w:fldCharType="begin"/>
          </w:r>
          <w:r>
            <w:instrText xml:space="preserve"> HYPERLINK \l "_Toc207801721" </w:instrText>
          </w:r>
          <w:r>
            <w:fldChar w:fldCharType="separate"/>
          </w:r>
          <w:r>
            <w:rPr>
              <w:rStyle w:val="26"/>
              <w:rFonts w:hint="eastAsia" w:eastAsia="仿宋"/>
            </w:rPr>
            <w:t>美国FDA推出FDA PreCheck计划，以加强美国药品生产</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_Toc207801721 \h</w:instrText>
          </w:r>
          <w:r>
            <w:rPr>
              <w:rStyle w:val="26"/>
              <w:rFonts w:hint="eastAsia" w:eastAsia="仿宋"/>
            </w:rPr>
            <w:instrText xml:space="preserve"> </w:instrText>
          </w:r>
          <w:r>
            <w:rPr>
              <w:rStyle w:val="26"/>
              <w:rFonts w:hint="eastAsia" w:eastAsia="仿宋"/>
            </w:rPr>
            <w:fldChar w:fldCharType="separate"/>
          </w:r>
          <w:r>
            <w:rPr>
              <w:rStyle w:val="26"/>
              <w:rFonts w:eastAsia="仿宋"/>
            </w:rPr>
            <w:t>2</w:t>
          </w:r>
          <w:r>
            <w:rPr>
              <w:rStyle w:val="26"/>
              <w:rFonts w:hint="eastAsia" w:eastAsia="仿宋"/>
            </w:rPr>
            <w:fldChar w:fldCharType="end"/>
          </w:r>
          <w:r>
            <w:rPr>
              <w:rStyle w:val="26"/>
              <w:rFonts w:hint="eastAsia" w:eastAsia="仿宋"/>
            </w:rPr>
            <w:fldChar w:fldCharType="end"/>
          </w:r>
        </w:p>
        <w:p w14:paraId="44E92E2E">
          <w:pPr>
            <w:pStyle w:val="12"/>
            <w:tabs>
              <w:tab w:val="right" w:leader="dot" w:pos="8296"/>
            </w:tabs>
            <w:spacing w:line="360" w:lineRule="auto"/>
            <w:ind w:left="440" w:leftChars="200"/>
            <w:rPr>
              <w:rStyle w:val="26"/>
              <w:rFonts w:eastAsia="仿宋"/>
            </w:rPr>
          </w:pPr>
          <w:r>
            <w:fldChar w:fldCharType="begin"/>
          </w:r>
          <w:r>
            <w:instrText xml:space="preserve"> HYPERLINK \l "_Toc207801722" </w:instrText>
          </w:r>
          <w:r>
            <w:fldChar w:fldCharType="separate"/>
          </w:r>
          <w:r>
            <w:rPr>
              <w:rStyle w:val="26"/>
              <w:rFonts w:hint="eastAsia" w:eastAsia="仿宋"/>
            </w:rPr>
            <w:t>美国DARPA与巴特尔研究所签订合同，用微系统制造人工细胞</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_Toc207801722 \h</w:instrText>
          </w:r>
          <w:r>
            <w:rPr>
              <w:rStyle w:val="26"/>
              <w:rFonts w:hint="eastAsia" w:eastAsia="仿宋"/>
            </w:rPr>
            <w:instrText xml:space="preserve"> </w:instrText>
          </w:r>
          <w:r>
            <w:rPr>
              <w:rStyle w:val="26"/>
              <w:rFonts w:hint="eastAsia" w:eastAsia="仿宋"/>
            </w:rPr>
            <w:fldChar w:fldCharType="separate"/>
          </w:r>
          <w:r>
            <w:rPr>
              <w:rStyle w:val="26"/>
              <w:rFonts w:eastAsia="仿宋"/>
            </w:rPr>
            <w:t>2</w:t>
          </w:r>
          <w:r>
            <w:rPr>
              <w:rStyle w:val="26"/>
              <w:rFonts w:hint="eastAsia" w:eastAsia="仿宋"/>
            </w:rPr>
            <w:fldChar w:fldCharType="end"/>
          </w:r>
          <w:r>
            <w:rPr>
              <w:rStyle w:val="26"/>
              <w:rFonts w:hint="eastAsia" w:eastAsia="仿宋"/>
            </w:rPr>
            <w:fldChar w:fldCharType="end"/>
          </w:r>
        </w:p>
        <w:p w14:paraId="409D6BB5">
          <w:pPr>
            <w:pStyle w:val="12"/>
            <w:tabs>
              <w:tab w:val="right" w:leader="dot" w:pos="8296"/>
            </w:tabs>
            <w:spacing w:line="360" w:lineRule="auto"/>
            <w:ind w:left="440" w:leftChars="200"/>
            <w:rPr>
              <w:rStyle w:val="26"/>
              <w:rFonts w:eastAsia="仿宋"/>
            </w:rPr>
          </w:pPr>
          <w:r>
            <w:fldChar w:fldCharType="begin"/>
          </w:r>
          <w:r>
            <w:instrText xml:space="preserve"> HYPERLINK \l "_Toc207801723" </w:instrText>
          </w:r>
          <w:r>
            <w:fldChar w:fldCharType="separate"/>
          </w:r>
          <w:r>
            <w:rPr>
              <w:rStyle w:val="26"/>
              <w:rFonts w:hint="eastAsia" w:eastAsia="仿宋"/>
            </w:rPr>
            <w:t>美国国家科学基金会投资近3200万加速AI蛋白质设计</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_Toc207801723 \h</w:instrText>
          </w:r>
          <w:r>
            <w:rPr>
              <w:rStyle w:val="26"/>
              <w:rFonts w:hint="eastAsia" w:eastAsia="仿宋"/>
            </w:rPr>
            <w:instrText xml:space="preserve"> </w:instrText>
          </w:r>
          <w:r>
            <w:rPr>
              <w:rStyle w:val="26"/>
              <w:rFonts w:hint="eastAsia" w:eastAsia="仿宋"/>
            </w:rPr>
            <w:fldChar w:fldCharType="separate"/>
          </w:r>
          <w:r>
            <w:rPr>
              <w:rStyle w:val="26"/>
              <w:rFonts w:eastAsia="仿宋"/>
            </w:rPr>
            <w:t>3</w:t>
          </w:r>
          <w:r>
            <w:rPr>
              <w:rStyle w:val="26"/>
              <w:rFonts w:hint="eastAsia" w:eastAsia="仿宋"/>
            </w:rPr>
            <w:fldChar w:fldCharType="end"/>
          </w:r>
          <w:r>
            <w:rPr>
              <w:rStyle w:val="26"/>
              <w:rFonts w:hint="eastAsia" w:eastAsia="仿宋"/>
            </w:rPr>
            <w:fldChar w:fldCharType="end"/>
          </w:r>
        </w:p>
        <w:p w14:paraId="7239E627">
          <w:pPr>
            <w:pStyle w:val="12"/>
            <w:tabs>
              <w:tab w:val="right" w:leader="dot" w:pos="8296"/>
            </w:tabs>
            <w:spacing w:line="360" w:lineRule="auto"/>
            <w:ind w:left="440" w:leftChars="200"/>
            <w:rPr>
              <w:rStyle w:val="26"/>
              <w:rFonts w:eastAsia="仿宋"/>
            </w:rPr>
          </w:pPr>
          <w:r>
            <w:fldChar w:fldCharType="begin"/>
          </w:r>
          <w:r>
            <w:instrText xml:space="preserve"> HYPERLINK \l "_Toc207801724" </w:instrText>
          </w:r>
          <w:r>
            <w:fldChar w:fldCharType="separate"/>
          </w:r>
          <w:r>
            <w:rPr>
              <w:rStyle w:val="26"/>
              <w:rFonts w:hint="eastAsia" w:eastAsia="仿宋"/>
            </w:rPr>
            <w:t>美国OpenAI利用蛋白质工程大模型GPT-4b micro将干细胞重编程效率提高50倍</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_Toc207801724 \h</w:instrText>
          </w:r>
          <w:r>
            <w:rPr>
              <w:rStyle w:val="26"/>
              <w:rFonts w:hint="eastAsia" w:eastAsia="仿宋"/>
            </w:rPr>
            <w:instrText xml:space="preserve"> </w:instrText>
          </w:r>
          <w:r>
            <w:rPr>
              <w:rStyle w:val="26"/>
              <w:rFonts w:hint="eastAsia" w:eastAsia="仿宋"/>
            </w:rPr>
            <w:fldChar w:fldCharType="separate"/>
          </w:r>
          <w:r>
            <w:rPr>
              <w:rStyle w:val="26"/>
              <w:rFonts w:eastAsia="仿宋"/>
            </w:rPr>
            <w:t>3</w:t>
          </w:r>
          <w:r>
            <w:rPr>
              <w:rStyle w:val="26"/>
              <w:rFonts w:hint="eastAsia" w:eastAsia="仿宋"/>
            </w:rPr>
            <w:fldChar w:fldCharType="end"/>
          </w:r>
          <w:r>
            <w:rPr>
              <w:rStyle w:val="26"/>
              <w:rFonts w:hint="eastAsia" w:eastAsia="仿宋"/>
            </w:rPr>
            <w:fldChar w:fldCharType="end"/>
          </w:r>
        </w:p>
        <w:p w14:paraId="323F597C">
          <w:pPr>
            <w:pStyle w:val="12"/>
            <w:tabs>
              <w:tab w:val="right" w:leader="dot" w:pos="8296"/>
            </w:tabs>
            <w:spacing w:line="360" w:lineRule="auto"/>
            <w:ind w:left="440" w:leftChars="200"/>
            <w:rPr>
              <w:rStyle w:val="26"/>
              <w:rFonts w:eastAsia="仿宋"/>
            </w:rPr>
          </w:pPr>
          <w:r>
            <w:fldChar w:fldCharType="begin"/>
          </w:r>
          <w:r>
            <w:instrText xml:space="preserve"> HYPERLINK \l "_Toc207801725" </w:instrText>
          </w:r>
          <w:r>
            <w:fldChar w:fldCharType="separate"/>
          </w:r>
          <w:r>
            <w:rPr>
              <w:rStyle w:val="26"/>
              <w:rFonts w:hint="eastAsia" w:eastAsia="仿宋"/>
            </w:rPr>
            <w:t>美国耶鲁大学发布首个虚拟细胞智能体CellForge</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_Toc207801725 \h</w:instrText>
          </w:r>
          <w:r>
            <w:rPr>
              <w:rStyle w:val="26"/>
              <w:rFonts w:hint="eastAsia" w:eastAsia="仿宋"/>
            </w:rPr>
            <w:instrText xml:space="preserve"> </w:instrText>
          </w:r>
          <w:r>
            <w:rPr>
              <w:rStyle w:val="26"/>
              <w:rFonts w:hint="eastAsia" w:eastAsia="仿宋"/>
            </w:rPr>
            <w:fldChar w:fldCharType="separate"/>
          </w:r>
          <w:r>
            <w:rPr>
              <w:rStyle w:val="26"/>
              <w:rFonts w:eastAsia="仿宋"/>
            </w:rPr>
            <w:t>3</w:t>
          </w:r>
          <w:r>
            <w:rPr>
              <w:rStyle w:val="26"/>
              <w:rFonts w:hint="eastAsia" w:eastAsia="仿宋"/>
            </w:rPr>
            <w:fldChar w:fldCharType="end"/>
          </w:r>
          <w:r>
            <w:rPr>
              <w:rStyle w:val="26"/>
              <w:rFonts w:hint="eastAsia" w:eastAsia="仿宋"/>
            </w:rPr>
            <w:fldChar w:fldCharType="end"/>
          </w:r>
        </w:p>
        <w:p w14:paraId="4358B281">
          <w:pPr>
            <w:pStyle w:val="12"/>
            <w:tabs>
              <w:tab w:val="right" w:leader="dot" w:pos="8296"/>
            </w:tabs>
            <w:spacing w:line="360" w:lineRule="auto"/>
            <w:ind w:left="440" w:leftChars="200"/>
            <w:rPr>
              <w:rStyle w:val="26"/>
              <w:rFonts w:eastAsia="仿宋"/>
            </w:rPr>
          </w:pPr>
          <w:r>
            <w:fldChar w:fldCharType="begin"/>
          </w:r>
          <w:r>
            <w:instrText xml:space="preserve"> HYPERLINK \l "_Toc207801726" </w:instrText>
          </w:r>
          <w:r>
            <w:fldChar w:fldCharType="separate"/>
          </w:r>
          <w:r>
            <w:rPr>
              <w:rStyle w:val="26"/>
              <w:rFonts w:hint="eastAsia" w:eastAsia="仿宋"/>
            </w:rPr>
            <w:t>美国麻省理工学院设计出能杀灭耐药菌的新型抗生素</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_Toc207801726 \h</w:instrText>
          </w:r>
          <w:r>
            <w:rPr>
              <w:rStyle w:val="26"/>
              <w:rFonts w:hint="eastAsia" w:eastAsia="仿宋"/>
            </w:rPr>
            <w:instrText xml:space="preserve"> </w:instrText>
          </w:r>
          <w:r>
            <w:rPr>
              <w:rStyle w:val="26"/>
              <w:rFonts w:hint="eastAsia" w:eastAsia="仿宋"/>
            </w:rPr>
            <w:fldChar w:fldCharType="separate"/>
          </w:r>
          <w:r>
            <w:rPr>
              <w:rStyle w:val="26"/>
              <w:rFonts w:eastAsia="仿宋"/>
            </w:rPr>
            <w:t>4</w:t>
          </w:r>
          <w:r>
            <w:rPr>
              <w:rStyle w:val="26"/>
              <w:rFonts w:hint="eastAsia" w:eastAsia="仿宋"/>
            </w:rPr>
            <w:fldChar w:fldCharType="end"/>
          </w:r>
          <w:r>
            <w:rPr>
              <w:rStyle w:val="26"/>
              <w:rFonts w:hint="eastAsia" w:eastAsia="仿宋"/>
            </w:rPr>
            <w:fldChar w:fldCharType="end"/>
          </w:r>
        </w:p>
        <w:p w14:paraId="3CC4CB24">
          <w:pPr>
            <w:pStyle w:val="12"/>
            <w:tabs>
              <w:tab w:val="right" w:leader="dot" w:pos="8296"/>
            </w:tabs>
            <w:spacing w:line="360" w:lineRule="auto"/>
            <w:ind w:left="440" w:leftChars="200"/>
            <w:rPr>
              <w:rStyle w:val="26"/>
              <w:rFonts w:eastAsia="仿宋"/>
            </w:rPr>
          </w:pPr>
          <w:r>
            <w:fldChar w:fldCharType="begin"/>
          </w:r>
          <w:r>
            <w:instrText xml:space="preserve"> HYPERLINK \l "_Toc207801727" </w:instrText>
          </w:r>
          <w:r>
            <w:fldChar w:fldCharType="separate"/>
          </w:r>
          <w:r>
            <w:rPr>
              <w:rStyle w:val="26"/>
              <w:rFonts w:hint="eastAsia" w:eastAsia="仿宋"/>
            </w:rPr>
            <w:t>美国斯克利普斯研究所开发加速蛋白质进化平台</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_Toc207801727 \h</w:instrText>
          </w:r>
          <w:r>
            <w:rPr>
              <w:rStyle w:val="26"/>
              <w:rFonts w:hint="eastAsia" w:eastAsia="仿宋"/>
            </w:rPr>
            <w:instrText xml:space="preserve"> </w:instrText>
          </w:r>
          <w:r>
            <w:rPr>
              <w:rStyle w:val="26"/>
              <w:rFonts w:hint="eastAsia" w:eastAsia="仿宋"/>
            </w:rPr>
            <w:fldChar w:fldCharType="separate"/>
          </w:r>
          <w:r>
            <w:rPr>
              <w:rStyle w:val="26"/>
              <w:rFonts w:eastAsia="仿宋"/>
            </w:rPr>
            <w:t>4</w:t>
          </w:r>
          <w:r>
            <w:rPr>
              <w:rStyle w:val="26"/>
              <w:rFonts w:hint="eastAsia" w:eastAsia="仿宋"/>
            </w:rPr>
            <w:fldChar w:fldCharType="end"/>
          </w:r>
          <w:r>
            <w:rPr>
              <w:rStyle w:val="26"/>
              <w:rFonts w:hint="eastAsia" w:eastAsia="仿宋"/>
            </w:rPr>
            <w:fldChar w:fldCharType="end"/>
          </w:r>
        </w:p>
        <w:p w14:paraId="64B1FA78">
          <w:pPr>
            <w:pStyle w:val="12"/>
            <w:tabs>
              <w:tab w:val="right" w:leader="dot" w:pos="8296"/>
            </w:tabs>
            <w:spacing w:line="360" w:lineRule="auto"/>
            <w:ind w:left="440" w:leftChars="200"/>
            <w:rPr>
              <w:rStyle w:val="26"/>
              <w:rFonts w:eastAsia="仿宋"/>
            </w:rPr>
          </w:pPr>
          <w:r>
            <w:fldChar w:fldCharType="begin"/>
          </w:r>
          <w:r>
            <w:instrText xml:space="preserve"> HYPERLINK \l "_Toc207801728" </w:instrText>
          </w:r>
          <w:r>
            <w:fldChar w:fldCharType="separate"/>
          </w:r>
          <w:r>
            <w:rPr>
              <w:rStyle w:val="26"/>
              <w:rFonts w:hint="eastAsia" w:eastAsia="仿宋"/>
            </w:rPr>
            <w:t>瑞士洛桑联邦理工学院与美国麻省理工学院开发蛋白质结合剂设计平台BindCraft</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_Toc207801728 \h</w:instrText>
          </w:r>
          <w:r>
            <w:rPr>
              <w:rStyle w:val="26"/>
              <w:rFonts w:hint="eastAsia" w:eastAsia="仿宋"/>
            </w:rPr>
            <w:instrText xml:space="preserve"> </w:instrText>
          </w:r>
          <w:r>
            <w:rPr>
              <w:rStyle w:val="26"/>
              <w:rFonts w:hint="eastAsia" w:eastAsia="仿宋"/>
            </w:rPr>
            <w:fldChar w:fldCharType="separate"/>
          </w:r>
          <w:r>
            <w:rPr>
              <w:rStyle w:val="26"/>
              <w:rFonts w:eastAsia="仿宋"/>
            </w:rPr>
            <w:t>4</w:t>
          </w:r>
          <w:r>
            <w:rPr>
              <w:rStyle w:val="26"/>
              <w:rFonts w:hint="eastAsia" w:eastAsia="仿宋"/>
            </w:rPr>
            <w:fldChar w:fldCharType="end"/>
          </w:r>
          <w:r>
            <w:rPr>
              <w:rStyle w:val="26"/>
              <w:rFonts w:hint="eastAsia" w:eastAsia="仿宋"/>
            </w:rPr>
            <w:fldChar w:fldCharType="end"/>
          </w:r>
        </w:p>
        <w:p w14:paraId="1AE2B7FF">
          <w:pPr>
            <w:pStyle w:val="12"/>
            <w:tabs>
              <w:tab w:val="right" w:leader="dot" w:pos="8296"/>
            </w:tabs>
            <w:spacing w:line="360" w:lineRule="auto"/>
            <w:ind w:left="440" w:leftChars="200"/>
            <w:rPr>
              <w:rStyle w:val="26"/>
              <w:rFonts w:eastAsia="仿宋"/>
            </w:rPr>
          </w:pPr>
          <w:r>
            <w:fldChar w:fldCharType="begin"/>
          </w:r>
          <w:r>
            <w:instrText xml:space="preserve"> HYPERLINK \l "_Toc207801729" </w:instrText>
          </w:r>
          <w:r>
            <w:fldChar w:fldCharType="separate"/>
          </w:r>
          <w:r>
            <w:rPr>
              <w:rStyle w:val="26"/>
              <w:rFonts w:hint="eastAsia" w:eastAsia="仿宋"/>
            </w:rPr>
            <w:t>美国宾夕法尼亚大学开发首个肽分子设计大模型PepMLM</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_Toc207801729 \h</w:instrText>
          </w:r>
          <w:r>
            <w:rPr>
              <w:rStyle w:val="26"/>
              <w:rFonts w:hint="eastAsia" w:eastAsia="仿宋"/>
            </w:rPr>
            <w:instrText xml:space="preserve"> </w:instrText>
          </w:r>
          <w:r>
            <w:rPr>
              <w:rStyle w:val="26"/>
              <w:rFonts w:hint="eastAsia" w:eastAsia="仿宋"/>
            </w:rPr>
            <w:fldChar w:fldCharType="separate"/>
          </w:r>
          <w:r>
            <w:rPr>
              <w:rStyle w:val="26"/>
              <w:rFonts w:eastAsia="仿宋"/>
            </w:rPr>
            <w:t>5</w:t>
          </w:r>
          <w:r>
            <w:rPr>
              <w:rStyle w:val="26"/>
              <w:rFonts w:hint="eastAsia" w:eastAsia="仿宋"/>
            </w:rPr>
            <w:fldChar w:fldCharType="end"/>
          </w:r>
          <w:r>
            <w:rPr>
              <w:rStyle w:val="26"/>
              <w:rFonts w:hint="eastAsia" w:eastAsia="仿宋"/>
            </w:rPr>
            <w:fldChar w:fldCharType="end"/>
          </w:r>
        </w:p>
        <w:p w14:paraId="06B9626B">
          <w:pPr>
            <w:pStyle w:val="12"/>
            <w:tabs>
              <w:tab w:val="right" w:leader="dot" w:pos="8296"/>
            </w:tabs>
            <w:spacing w:line="360" w:lineRule="auto"/>
            <w:ind w:left="440" w:leftChars="200"/>
            <w:rPr>
              <w:rStyle w:val="26"/>
              <w:rFonts w:eastAsia="仿宋"/>
            </w:rPr>
          </w:pPr>
          <w:r>
            <w:fldChar w:fldCharType="begin"/>
          </w:r>
          <w:r>
            <w:instrText xml:space="preserve"> HYPERLINK \l "_Toc207801730" </w:instrText>
          </w:r>
          <w:r>
            <w:fldChar w:fldCharType="separate"/>
          </w:r>
          <w:r>
            <w:rPr>
              <w:rStyle w:val="26"/>
              <w:rFonts w:hint="eastAsia" w:eastAsia="仿宋"/>
            </w:rPr>
            <w:t>瑞士苏黎世大学将AI与CRISPR基因编辑技术结合，提高基因编辑精度</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_Toc207801730 \h</w:instrText>
          </w:r>
          <w:r>
            <w:rPr>
              <w:rStyle w:val="26"/>
              <w:rFonts w:hint="eastAsia" w:eastAsia="仿宋"/>
            </w:rPr>
            <w:instrText xml:space="preserve"> </w:instrText>
          </w:r>
          <w:r>
            <w:rPr>
              <w:rStyle w:val="26"/>
              <w:rFonts w:hint="eastAsia" w:eastAsia="仿宋"/>
            </w:rPr>
            <w:fldChar w:fldCharType="separate"/>
          </w:r>
          <w:r>
            <w:rPr>
              <w:rStyle w:val="26"/>
              <w:rFonts w:eastAsia="仿宋"/>
            </w:rPr>
            <w:t>5</w:t>
          </w:r>
          <w:r>
            <w:rPr>
              <w:rStyle w:val="26"/>
              <w:rFonts w:hint="eastAsia" w:eastAsia="仿宋"/>
            </w:rPr>
            <w:fldChar w:fldCharType="end"/>
          </w:r>
          <w:r>
            <w:rPr>
              <w:rStyle w:val="26"/>
              <w:rFonts w:hint="eastAsia" w:eastAsia="仿宋"/>
            </w:rPr>
            <w:fldChar w:fldCharType="end"/>
          </w:r>
        </w:p>
        <w:p w14:paraId="11015FDE">
          <w:pPr>
            <w:pStyle w:val="12"/>
            <w:tabs>
              <w:tab w:val="right" w:leader="dot" w:pos="8296"/>
            </w:tabs>
            <w:spacing w:line="360" w:lineRule="auto"/>
            <w:ind w:left="440" w:leftChars="200"/>
            <w:rPr>
              <w:rStyle w:val="26"/>
              <w:rFonts w:eastAsia="仿宋"/>
            </w:rPr>
          </w:pPr>
          <w:r>
            <w:fldChar w:fldCharType="begin"/>
          </w:r>
          <w:r>
            <w:instrText xml:space="preserve"> HYPERLINK \l "_Toc207801731" </w:instrText>
          </w:r>
          <w:r>
            <w:fldChar w:fldCharType="separate"/>
          </w:r>
          <w:r>
            <w:rPr>
              <w:rStyle w:val="26"/>
              <w:rFonts w:hint="eastAsia" w:eastAsia="仿宋"/>
            </w:rPr>
            <w:t>美国哥伦比亚大学研发基于mRNA的广谱抗病毒药物</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_Toc207801731 \h</w:instrText>
          </w:r>
          <w:r>
            <w:rPr>
              <w:rStyle w:val="26"/>
              <w:rFonts w:hint="eastAsia" w:eastAsia="仿宋"/>
            </w:rPr>
            <w:instrText xml:space="preserve"> </w:instrText>
          </w:r>
          <w:r>
            <w:rPr>
              <w:rStyle w:val="26"/>
              <w:rFonts w:hint="eastAsia" w:eastAsia="仿宋"/>
            </w:rPr>
            <w:fldChar w:fldCharType="separate"/>
          </w:r>
          <w:r>
            <w:rPr>
              <w:rStyle w:val="26"/>
              <w:rFonts w:eastAsia="仿宋"/>
            </w:rPr>
            <w:t>6</w:t>
          </w:r>
          <w:r>
            <w:rPr>
              <w:rStyle w:val="26"/>
              <w:rFonts w:hint="eastAsia" w:eastAsia="仿宋"/>
            </w:rPr>
            <w:fldChar w:fldCharType="end"/>
          </w:r>
          <w:r>
            <w:rPr>
              <w:rStyle w:val="26"/>
              <w:rFonts w:hint="eastAsia" w:eastAsia="仿宋"/>
            </w:rPr>
            <w:fldChar w:fldCharType="end"/>
          </w:r>
        </w:p>
        <w:p w14:paraId="7CC77593">
          <w:pPr>
            <w:pStyle w:val="12"/>
            <w:tabs>
              <w:tab w:val="right" w:leader="dot" w:pos="8296"/>
            </w:tabs>
            <w:spacing w:line="360" w:lineRule="auto"/>
            <w:ind w:left="440" w:leftChars="200"/>
            <w:rPr>
              <w:rStyle w:val="26"/>
              <w:rFonts w:eastAsia="仿宋"/>
            </w:rPr>
          </w:pPr>
          <w:r>
            <w:fldChar w:fldCharType="begin"/>
          </w:r>
          <w:r>
            <w:instrText xml:space="preserve"> HYPERLINK \l "_Toc207801732" </w:instrText>
          </w:r>
          <w:r>
            <w:fldChar w:fldCharType="separate"/>
          </w:r>
          <w:r>
            <w:rPr>
              <w:rStyle w:val="26"/>
              <w:rFonts w:hint="eastAsia" w:eastAsia="仿宋"/>
            </w:rPr>
            <w:t>美国芝加哥大学研究荧光蛋白自旋量子比特，实现活体内量子操控</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_Toc207801732 \h</w:instrText>
          </w:r>
          <w:r>
            <w:rPr>
              <w:rStyle w:val="26"/>
              <w:rFonts w:hint="eastAsia" w:eastAsia="仿宋"/>
            </w:rPr>
            <w:instrText xml:space="preserve"> </w:instrText>
          </w:r>
          <w:r>
            <w:rPr>
              <w:rStyle w:val="26"/>
              <w:rFonts w:hint="eastAsia" w:eastAsia="仿宋"/>
            </w:rPr>
            <w:fldChar w:fldCharType="separate"/>
          </w:r>
          <w:r>
            <w:rPr>
              <w:rStyle w:val="26"/>
              <w:rFonts w:eastAsia="仿宋"/>
            </w:rPr>
            <w:t>6</w:t>
          </w:r>
          <w:r>
            <w:rPr>
              <w:rStyle w:val="26"/>
              <w:rFonts w:hint="eastAsia" w:eastAsia="仿宋"/>
            </w:rPr>
            <w:fldChar w:fldCharType="end"/>
          </w:r>
          <w:r>
            <w:rPr>
              <w:rStyle w:val="26"/>
              <w:rFonts w:hint="eastAsia" w:eastAsia="仿宋"/>
            </w:rPr>
            <w:fldChar w:fldCharType="end"/>
          </w:r>
        </w:p>
        <w:p w14:paraId="0AF695DF">
          <w:pPr>
            <w:pStyle w:val="12"/>
            <w:tabs>
              <w:tab w:val="right" w:leader="dot" w:pos="8296"/>
            </w:tabs>
            <w:spacing w:line="360" w:lineRule="auto"/>
            <w:ind w:left="440" w:leftChars="200"/>
            <w:rPr>
              <w:rStyle w:val="26"/>
              <w:rFonts w:eastAsia="仿宋"/>
            </w:rPr>
          </w:pPr>
          <w:r>
            <w:fldChar w:fldCharType="begin"/>
          </w:r>
          <w:r>
            <w:instrText xml:space="preserve"> HYPERLINK \l "_Toc207801733" </w:instrText>
          </w:r>
          <w:r>
            <w:fldChar w:fldCharType="separate"/>
          </w:r>
          <w:r>
            <w:rPr>
              <w:rStyle w:val="26"/>
              <w:rFonts w:hint="eastAsia" w:eastAsia="仿宋"/>
            </w:rPr>
            <w:t>德国SpiNNcloud公司向莱比锡大学交付类脑超级计算机，推动AI药物发现</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_Toc207801733 \h</w:instrText>
          </w:r>
          <w:r>
            <w:rPr>
              <w:rStyle w:val="26"/>
              <w:rFonts w:hint="eastAsia" w:eastAsia="仿宋"/>
            </w:rPr>
            <w:instrText xml:space="preserve"> </w:instrText>
          </w:r>
          <w:r>
            <w:rPr>
              <w:rStyle w:val="26"/>
              <w:rFonts w:hint="eastAsia" w:eastAsia="仿宋"/>
            </w:rPr>
            <w:fldChar w:fldCharType="separate"/>
          </w:r>
          <w:r>
            <w:rPr>
              <w:rStyle w:val="26"/>
              <w:rFonts w:eastAsia="仿宋"/>
            </w:rPr>
            <w:t>6</w:t>
          </w:r>
          <w:r>
            <w:rPr>
              <w:rStyle w:val="26"/>
              <w:rFonts w:hint="eastAsia" w:eastAsia="仿宋"/>
            </w:rPr>
            <w:fldChar w:fldCharType="end"/>
          </w:r>
          <w:r>
            <w:rPr>
              <w:rStyle w:val="26"/>
              <w:rFonts w:hint="eastAsia" w:eastAsia="仿宋"/>
            </w:rPr>
            <w:fldChar w:fldCharType="end"/>
          </w:r>
        </w:p>
        <w:p w14:paraId="30E03D17">
          <w:pPr>
            <w:pStyle w:val="16"/>
            <w:tabs>
              <w:tab w:val="right" w:leader="dot" w:pos="8296"/>
            </w:tabs>
            <w:rPr>
              <w:rStyle w:val="26"/>
              <w:rFonts w:ascii="Times New Roman" w:hAnsi="Times New Roman" w:eastAsia="SimHei" w:cs="Times New Roman"/>
              <w:sz w:val="32"/>
              <w:szCs w:val="28"/>
            </w:rPr>
          </w:pPr>
          <w:r>
            <w:fldChar w:fldCharType="begin"/>
          </w:r>
          <w:r>
            <w:instrText xml:space="preserve"> HYPERLINK \l "_Toc207801734" </w:instrText>
          </w:r>
          <w:r>
            <w:fldChar w:fldCharType="separate"/>
          </w:r>
          <w:r>
            <w:rPr>
              <w:rStyle w:val="26"/>
              <w:rFonts w:hint="eastAsia" w:ascii="Times New Roman" w:hAnsi="Times New Roman" w:eastAsia="SimHei" w:cs="Times New Roman"/>
              <w:sz w:val="32"/>
              <w:szCs w:val="28"/>
            </w:rPr>
            <w:t>产品动态</w:t>
          </w:r>
          <w:r>
            <w:rPr>
              <w:rStyle w:val="26"/>
              <w:rFonts w:hint="eastAsia" w:ascii="Times New Roman" w:hAnsi="Times New Roman" w:eastAsia="SimHei" w:cs="Times New Roman"/>
              <w:sz w:val="32"/>
              <w:szCs w:val="28"/>
            </w:rPr>
            <w:fldChar w:fldCharType="end"/>
          </w:r>
        </w:p>
        <w:p w14:paraId="25947439">
          <w:pPr>
            <w:pStyle w:val="12"/>
            <w:tabs>
              <w:tab w:val="right" w:leader="dot" w:pos="8296"/>
            </w:tabs>
            <w:spacing w:line="360" w:lineRule="auto"/>
            <w:ind w:left="440" w:leftChars="200"/>
            <w:rPr>
              <w:rStyle w:val="26"/>
              <w:rFonts w:eastAsia="仿宋"/>
            </w:rPr>
          </w:pPr>
          <w:r>
            <w:fldChar w:fldCharType="begin"/>
          </w:r>
          <w:r>
            <w:instrText xml:space="preserve"> HYPERLINK \l "_Toc207801735" </w:instrText>
          </w:r>
          <w:r>
            <w:fldChar w:fldCharType="separate"/>
          </w:r>
          <w:r>
            <w:rPr>
              <w:rStyle w:val="26"/>
              <w:rFonts w:hint="eastAsia" w:eastAsia="仿宋"/>
            </w:rPr>
            <w:t>美国FDA批准全球首款针对复发性呼吸道乳头状瘤病的免疫疗法Papzimeos上市</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_Toc207801735 \h</w:instrText>
          </w:r>
          <w:r>
            <w:rPr>
              <w:rStyle w:val="26"/>
              <w:rFonts w:hint="eastAsia" w:eastAsia="仿宋"/>
            </w:rPr>
            <w:instrText xml:space="preserve"> </w:instrText>
          </w:r>
          <w:r>
            <w:rPr>
              <w:rStyle w:val="26"/>
              <w:rFonts w:hint="eastAsia" w:eastAsia="仿宋"/>
            </w:rPr>
            <w:fldChar w:fldCharType="separate"/>
          </w:r>
          <w:r>
            <w:rPr>
              <w:rStyle w:val="26"/>
              <w:rFonts w:eastAsia="仿宋"/>
            </w:rPr>
            <w:t>7</w:t>
          </w:r>
          <w:r>
            <w:rPr>
              <w:rStyle w:val="26"/>
              <w:rFonts w:hint="eastAsia" w:eastAsia="仿宋"/>
            </w:rPr>
            <w:fldChar w:fldCharType="end"/>
          </w:r>
          <w:r>
            <w:rPr>
              <w:rStyle w:val="26"/>
              <w:rFonts w:hint="eastAsia" w:eastAsia="仿宋"/>
            </w:rPr>
            <w:fldChar w:fldCharType="end"/>
          </w:r>
        </w:p>
        <w:p w14:paraId="4B3B7284">
          <w:pPr>
            <w:pStyle w:val="12"/>
            <w:tabs>
              <w:tab w:val="right" w:leader="dot" w:pos="8296"/>
            </w:tabs>
            <w:spacing w:line="360" w:lineRule="auto"/>
            <w:ind w:left="440" w:leftChars="200"/>
            <w:rPr>
              <w:rStyle w:val="26"/>
              <w:rFonts w:eastAsia="仿宋"/>
            </w:rPr>
          </w:pPr>
          <w:r>
            <w:fldChar w:fldCharType="begin"/>
          </w:r>
          <w:r>
            <w:instrText xml:space="preserve"> HYPERLINK \l "_Toc207801736" </w:instrText>
          </w:r>
          <w:r>
            <w:fldChar w:fldCharType="separate"/>
          </w:r>
          <w:r>
            <w:rPr>
              <w:rStyle w:val="26"/>
              <w:rFonts w:hint="eastAsia" w:eastAsia="仿宋"/>
            </w:rPr>
            <w:t>美国FDA批准首创新药Tonmya用于治疗纤维肌痛上市</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_Toc207801736 \h</w:instrText>
          </w:r>
          <w:r>
            <w:rPr>
              <w:rStyle w:val="26"/>
              <w:rFonts w:hint="eastAsia" w:eastAsia="仿宋"/>
            </w:rPr>
            <w:instrText xml:space="preserve"> </w:instrText>
          </w:r>
          <w:r>
            <w:rPr>
              <w:rStyle w:val="26"/>
              <w:rFonts w:hint="eastAsia" w:eastAsia="仿宋"/>
            </w:rPr>
            <w:fldChar w:fldCharType="separate"/>
          </w:r>
          <w:r>
            <w:rPr>
              <w:rStyle w:val="26"/>
              <w:rFonts w:eastAsia="仿宋"/>
            </w:rPr>
            <w:t>7</w:t>
          </w:r>
          <w:r>
            <w:rPr>
              <w:rStyle w:val="26"/>
              <w:rFonts w:hint="eastAsia" w:eastAsia="仿宋"/>
            </w:rPr>
            <w:fldChar w:fldCharType="end"/>
          </w:r>
          <w:r>
            <w:rPr>
              <w:rStyle w:val="26"/>
              <w:rFonts w:hint="eastAsia" w:eastAsia="仿宋"/>
            </w:rPr>
            <w:fldChar w:fldCharType="end"/>
          </w:r>
        </w:p>
        <w:p w14:paraId="42A51A8E">
          <w:pPr>
            <w:pStyle w:val="12"/>
            <w:tabs>
              <w:tab w:val="right" w:leader="dot" w:pos="8296"/>
            </w:tabs>
            <w:spacing w:line="360" w:lineRule="auto"/>
            <w:ind w:left="440" w:leftChars="200"/>
            <w:rPr>
              <w:rStyle w:val="26"/>
              <w:rFonts w:eastAsia="仿宋"/>
            </w:rPr>
          </w:pPr>
          <w:r>
            <w:fldChar w:fldCharType="begin"/>
          </w:r>
          <w:r>
            <w:instrText xml:space="preserve"> HYPERLINK \l "_Toc207801737" </w:instrText>
          </w:r>
          <w:r>
            <w:fldChar w:fldCharType="separate"/>
          </w:r>
          <w:r>
            <w:rPr>
              <w:rStyle w:val="26"/>
              <w:rFonts w:hint="eastAsia" w:eastAsia="仿宋"/>
            </w:rPr>
            <w:t>欧盟委员会批准首个针对无法获得合适供体细胞的血癌细胞疗法有条件上市</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_Toc207801737 \h</w:instrText>
          </w:r>
          <w:r>
            <w:rPr>
              <w:rStyle w:val="26"/>
              <w:rFonts w:hint="eastAsia" w:eastAsia="仿宋"/>
            </w:rPr>
            <w:instrText xml:space="preserve"> </w:instrText>
          </w:r>
          <w:r>
            <w:rPr>
              <w:rStyle w:val="26"/>
              <w:rFonts w:hint="eastAsia" w:eastAsia="仿宋"/>
            </w:rPr>
            <w:fldChar w:fldCharType="separate"/>
          </w:r>
          <w:r>
            <w:rPr>
              <w:rStyle w:val="26"/>
              <w:rFonts w:eastAsia="仿宋"/>
            </w:rPr>
            <w:t>7</w:t>
          </w:r>
          <w:r>
            <w:rPr>
              <w:rStyle w:val="26"/>
              <w:rFonts w:hint="eastAsia" w:eastAsia="仿宋"/>
            </w:rPr>
            <w:fldChar w:fldCharType="end"/>
          </w:r>
          <w:r>
            <w:rPr>
              <w:rStyle w:val="26"/>
              <w:rFonts w:hint="eastAsia" w:eastAsia="仿宋"/>
            </w:rPr>
            <w:fldChar w:fldCharType="end"/>
          </w:r>
        </w:p>
        <w:p w14:paraId="52F882F1">
          <w:pPr>
            <w:pStyle w:val="12"/>
            <w:tabs>
              <w:tab w:val="right" w:leader="dot" w:pos="8296"/>
            </w:tabs>
            <w:spacing w:line="360" w:lineRule="auto"/>
            <w:ind w:left="440" w:leftChars="200"/>
            <w:rPr>
              <w:rStyle w:val="26"/>
              <w:rFonts w:eastAsia="仿宋"/>
            </w:rPr>
          </w:pPr>
          <w:r>
            <w:fldChar w:fldCharType="begin"/>
          </w:r>
          <w:r>
            <w:instrText xml:space="preserve"> HYPERLINK \l "_Toc207801738" </w:instrText>
          </w:r>
          <w:r>
            <w:fldChar w:fldCharType="separate"/>
          </w:r>
          <w:r>
            <w:rPr>
              <w:rStyle w:val="26"/>
              <w:rFonts w:hint="eastAsia" w:eastAsia="仿宋"/>
            </w:rPr>
            <w:t>英国药品和健康产品管理局批准英国近30年来首个治疗尿路感染的新型抗生素</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_Toc207801738 \h</w:instrText>
          </w:r>
          <w:r>
            <w:rPr>
              <w:rStyle w:val="26"/>
              <w:rFonts w:hint="eastAsia" w:eastAsia="仿宋"/>
            </w:rPr>
            <w:instrText xml:space="preserve"> </w:instrText>
          </w:r>
          <w:r>
            <w:rPr>
              <w:rStyle w:val="26"/>
              <w:rFonts w:hint="eastAsia" w:eastAsia="仿宋"/>
            </w:rPr>
            <w:fldChar w:fldCharType="separate"/>
          </w:r>
          <w:r>
            <w:rPr>
              <w:rStyle w:val="26"/>
              <w:rFonts w:eastAsia="仿宋"/>
            </w:rPr>
            <w:t>8</w:t>
          </w:r>
          <w:r>
            <w:rPr>
              <w:rStyle w:val="26"/>
              <w:rFonts w:hint="eastAsia" w:eastAsia="仿宋"/>
            </w:rPr>
            <w:fldChar w:fldCharType="end"/>
          </w:r>
          <w:r>
            <w:rPr>
              <w:rStyle w:val="26"/>
              <w:rFonts w:hint="eastAsia" w:eastAsia="仿宋"/>
            </w:rPr>
            <w:fldChar w:fldCharType="end"/>
          </w:r>
        </w:p>
        <w:p w14:paraId="56CAE51A">
          <w:pPr>
            <w:pStyle w:val="12"/>
            <w:tabs>
              <w:tab w:val="right" w:leader="dot" w:pos="8296"/>
            </w:tabs>
            <w:spacing w:line="360" w:lineRule="auto"/>
            <w:ind w:left="440" w:leftChars="200"/>
            <w:rPr>
              <w:rFonts w:eastAsia="SimHei" w:cs="Times New Roman"/>
              <w:b/>
              <w:bCs/>
              <w:color w:val="4472C4"/>
              <w:sz w:val="32"/>
              <w:szCs w:val="32"/>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pPr>
          <w:r>
            <w:fldChar w:fldCharType="begin"/>
          </w:r>
          <w:r>
            <w:instrText xml:space="preserve"> HYPERLINK \l "_Toc207801739" </w:instrText>
          </w:r>
          <w:r>
            <w:fldChar w:fldCharType="separate"/>
          </w:r>
          <w:r>
            <w:rPr>
              <w:rStyle w:val="26"/>
              <w:rFonts w:hint="eastAsia" w:eastAsia="仿宋"/>
            </w:rPr>
            <w:t>英矽智能公司治疗帕金森病的AI赋能药物ISM8969完成IND申请所需研究</w:t>
          </w:r>
          <w:r>
            <w:rPr>
              <w:rStyle w:val="26"/>
              <w:rFonts w:hint="eastAsia" w:eastAsia="仿宋"/>
            </w:rPr>
            <w:tab/>
          </w:r>
          <w:r>
            <w:rPr>
              <w:rStyle w:val="26"/>
              <w:rFonts w:hint="eastAsia" w:eastAsia="仿宋"/>
            </w:rPr>
            <w:fldChar w:fldCharType="begin"/>
          </w:r>
          <w:r>
            <w:rPr>
              <w:rStyle w:val="26"/>
              <w:rFonts w:hint="eastAsia" w:eastAsia="仿宋"/>
            </w:rPr>
            <w:instrText xml:space="preserve"> </w:instrText>
          </w:r>
          <w:r>
            <w:rPr>
              <w:rStyle w:val="26"/>
              <w:rFonts w:eastAsia="仿宋"/>
            </w:rPr>
            <w:instrText xml:space="preserve">PAGEREF _Toc207801739 \h</w:instrText>
          </w:r>
          <w:r>
            <w:rPr>
              <w:rStyle w:val="26"/>
              <w:rFonts w:hint="eastAsia" w:eastAsia="仿宋"/>
            </w:rPr>
            <w:instrText xml:space="preserve"> </w:instrText>
          </w:r>
          <w:r>
            <w:rPr>
              <w:rStyle w:val="26"/>
              <w:rFonts w:hint="eastAsia" w:eastAsia="仿宋"/>
            </w:rPr>
            <w:fldChar w:fldCharType="separate"/>
          </w:r>
          <w:r>
            <w:rPr>
              <w:rStyle w:val="26"/>
              <w:rFonts w:eastAsia="仿宋"/>
            </w:rPr>
            <w:t>8</w:t>
          </w:r>
          <w:r>
            <w:rPr>
              <w:rStyle w:val="26"/>
              <w:rFonts w:hint="eastAsia" w:eastAsia="仿宋"/>
            </w:rPr>
            <w:fldChar w:fldCharType="end"/>
          </w:r>
          <w:r>
            <w:rPr>
              <w:rStyle w:val="26"/>
              <w:rFonts w:hint="eastAsia" w:eastAsia="仿宋"/>
            </w:rPr>
            <w:fldChar w:fldCharType="end"/>
          </w:r>
          <w:r>
            <w:rPr>
              <w:rFonts w:eastAsia="仿宋" w:cs="Times New Roman"/>
              <w:b/>
              <w:bCs/>
              <w:lang w:val="zh-CN"/>
            </w:rPr>
            <w:fldChar w:fldCharType="end"/>
          </w:r>
        </w:p>
      </w:sdtContent>
    </w:sdt>
    <w:p w14:paraId="788A86E5">
      <w:pPr>
        <w:keepNext/>
        <w:keepLines/>
        <w:spacing w:before="120" w:after="120" w:line="500" w:lineRule="exact"/>
        <w:jc w:val="both"/>
        <w:outlineLvl w:val="0"/>
        <w:rPr>
          <w:rFonts w:ascii="Times New Roman" w:hAnsi="Times New Roman" w:eastAsia="SimHei" w:cs="Times New Roman"/>
          <w:b/>
          <w:bCs/>
          <w:color w:val="4472C4"/>
          <w:sz w:val="32"/>
          <w:szCs w:val="32"/>
          <w14:ligatures w14:val="none"/>
        </w:rPr>
      </w:pPr>
      <w:bookmarkStart w:id="0" w:name="_Toc207801718"/>
      <w:r>
        <w:rPr>
          <w:rFonts w:hint="eastAsia" w:ascii="Times New Roman" w:hAnsi="Times New Roman" w:eastAsia="SimHei" w:cs="Times New Roman"/>
          <w:b/>
          <w:bCs/>
          <w:color w:val="4472C4"/>
          <w:sz w:val="32"/>
          <w:szCs w:val="32"/>
          <w14:ligatures w14:val="none"/>
        </w:rPr>
        <w:t>技术动向</w:t>
      </w:r>
      <w:bookmarkEnd w:id="0"/>
    </w:p>
    <w:p w14:paraId="709AAAAC">
      <w:pPr>
        <w:pStyle w:val="52"/>
      </w:pPr>
      <w:bookmarkStart w:id="1" w:name="_Toc207801719"/>
      <w:r>
        <w:rPr>
          <w:rFonts w:hint="eastAsia"/>
        </w:rPr>
        <w:t>特朗普签署“</w:t>
      </w:r>
      <w:r>
        <w:t>通过填补战略活性药物成分储备来确保美国药品供应链弹性</w:t>
      </w:r>
      <w:r>
        <w:rPr>
          <w:rFonts w:hint="eastAsia"/>
        </w:rPr>
        <w:t>”行政令</w:t>
      </w:r>
      <w:bookmarkEnd w:id="1"/>
    </w:p>
    <w:p w14:paraId="255473C1">
      <w:pPr>
        <w:pStyle w:val="50"/>
        <w:rPr>
          <w:color w:val="auto"/>
        </w:rPr>
      </w:pPr>
      <w:r>
        <w:rPr>
          <w:rFonts w:hint="eastAsia"/>
          <w:color w:val="auto"/>
        </w:rPr>
        <w:t>2025年8月13日，特朗普签署“通过填补战略活性药物成分储备来确保美国药品供应链弹性”行政令</w:t>
      </w:r>
      <w:r>
        <w:rPr>
          <w:rStyle w:val="27"/>
          <w:color w:val="auto"/>
        </w:rPr>
        <w:footnoteReference w:id="0"/>
      </w:r>
      <w:r>
        <w:rPr>
          <w:rFonts w:hint="eastAsia"/>
          <w:color w:val="auto"/>
          <w:vertAlign w:val="superscript"/>
        </w:rPr>
        <w:t>,</w:t>
      </w:r>
      <w:r>
        <w:rPr>
          <w:rStyle w:val="27"/>
          <w:color w:val="auto"/>
        </w:rPr>
        <w:footnoteReference w:id="1"/>
      </w:r>
      <w:r>
        <w:rPr>
          <w:rFonts w:hint="eastAsia"/>
          <w:color w:val="auto"/>
        </w:rPr>
        <w:t>。行政令指出，美国</w:t>
      </w:r>
      <w:r>
        <w:rPr>
          <w:color w:val="auto"/>
        </w:rPr>
        <w:t>近五分之二的处方</w:t>
      </w:r>
      <w:r>
        <w:rPr>
          <w:rFonts w:hint="eastAsia"/>
          <w:color w:val="auto"/>
        </w:rPr>
        <w:t>药</w:t>
      </w:r>
      <w:r>
        <w:rPr>
          <w:color w:val="auto"/>
        </w:rPr>
        <w:t>成品在美国</w:t>
      </w:r>
      <w:r>
        <w:rPr>
          <w:rFonts w:hint="eastAsia"/>
          <w:color w:val="auto"/>
        </w:rPr>
        <w:t>生产</w:t>
      </w:r>
      <w:r>
        <w:rPr>
          <w:color w:val="auto"/>
        </w:rPr>
        <w:t>，</w:t>
      </w:r>
      <w:r>
        <w:rPr>
          <w:rFonts w:hint="eastAsia"/>
          <w:color w:val="auto"/>
        </w:rPr>
        <w:t>但其中的</w:t>
      </w:r>
      <w:r>
        <w:rPr>
          <w:color w:val="auto"/>
        </w:rPr>
        <w:t>活性药物成分（API）</w:t>
      </w:r>
      <w:r>
        <w:rPr>
          <w:rFonts w:hint="eastAsia"/>
          <w:color w:val="auto"/>
        </w:rPr>
        <w:t>只有</w:t>
      </w:r>
      <w:r>
        <w:rPr>
          <w:color w:val="auto"/>
        </w:rPr>
        <w:t>约10%</w:t>
      </w:r>
      <w:r>
        <w:rPr>
          <w:rFonts w:hint="eastAsia"/>
          <w:color w:val="auto"/>
        </w:rPr>
        <w:t>在美国</w:t>
      </w:r>
      <w:r>
        <w:rPr>
          <w:color w:val="auto"/>
        </w:rPr>
        <w:t>生产。</w:t>
      </w:r>
      <w:r>
        <w:rPr>
          <w:rFonts w:hint="eastAsia"/>
          <w:color w:val="auto"/>
        </w:rPr>
        <w:t>行政令指示：</w:t>
      </w:r>
    </w:p>
    <w:p w14:paraId="28DC8171">
      <w:pPr>
        <w:pStyle w:val="50"/>
        <w:ind w:firstLine="594"/>
        <w:rPr>
          <w:b/>
          <w:bCs/>
          <w:color w:val="auto"/>
        </w:rPr>
      </w:pPr>
      <w:r>
        <w:rPr>
          <w:rFonts w:hint="eastAsia"/>
          <w:b/>
          <w:bCs/>
          <w:color w:val="auto"/>
        </w:rPr>
        <w:t>一、用</w:t>
      </w:r>
      <w:r>
        <w:rPr>
          <w:b/>
          <w:bCs/>
          <w:color w:val="auto"/>
        </w:rPr>
        <w:t>最关键药物</w:t>
      </w:r>
      <w:r>
        <w:rPr>
          <w:rFonts w:hint="eastAsia"/>
          <w:b/>
          <w:bCs/>
          <w:color w:val="auto"/>
        </w:rPr>
        <w:t>的</w:t>
      </w:r>
      <w:r>
        <w:rPr>
          <w:b/>
          <w:bCs/>
          <w:color w:val="auto"/>
        </w:rPr>
        <w:t>API</w:t>
      </w:r>
      <w:r>
        <w:rPr>
          <w:rFonts w:hint="eastAsia"/>
          <w:b/>
          <w:bCs/>
          <w:color w:val="auto"/>
        </w:rPr>
        <w:t>填充战略活性药物成分储备（</w:t>
      </w:r>
      <w:r>
        <w:rPr>
          <w:b/>
          <w:bCs/>
          <w:color w:val="auto"/>
        </w:rPr>
        <w:t>SAPIR</w:t>
      </w:r>
      <w:r>
        <w:rPr>
          <w:rFonts w:hint="eastAsia"/>
          <w:b/>
          <w:bCs/>
          <w:color w:val="auto"/>
        </w:rPr>
        <w:t>）</w:t>
      </w:r>
    </w:p>
    <w:p w14:paraId="4FCABEC2">
      <w:pPr>
        <w:pStyle w:val="50"/>
        <w:rPr>
          <w:color w:val="auto"/>
        </w:rPr>
      </w:pPr>
      <w:r>
        <w:rPr>
          <w:color w:val="auto"/>
        </w:rPr>
        <w:t>卫生与公众服务部下属负责准备和响应的助理部长办公室（ASPR）</w:t>
      </w:r>
      <w:r>
        <w:rPr>
          <w:rFonts w:hint="eastAsia"/>
          <w:color w:val="auto"/>
        </w:rPr>
        <w:t>应在30天内</w:t>
      </w:r>
      <w:r>
        <w:rPr>
          <w:color w:val="auto"/>
        </w:rPr>
        <w:t>制定一份清单，列出对国家健康和安全至关重要的</w:t>
      </w:r>
      <w:r>
        <w:rPr>
          <w:rFonts w:hint="eastAsia"/>
          <w:color w:val="auto"/>
        </w:rPr>
        <w:t>大</w:t>
      </w:r>
      <w:r>
        <w:rPr>
          <w:color w:val="auto"/>
        </w:rPr>
        <w:t>约26种关键药物</w:t>
      </w:r>
      <w:r>
        <w:rPr>
          <w:rFonts w:hint="eastAsia"/>
          <w:color w:val="auto"/>
        </w:rPr>
        <w:t>；</w:t>
      </w:r>
      <w:r>
        <w:rPr>
          <w:color w:val="auto"/>
        </w:rPr>
        <w:t>ASPR</w:t>
      </w:r>
      <w:r>
        <w:rPr>
          <w:rFonts w:hint="eastAsia"/>
          <w:color w:val="auto"/>
        </w:rPr>
        <w:t>应在120天内</w:t>
      </w:r>
      <w:r>
        <w:rPr>
          <w:color w:val="auto"/>
        </w:rPr>
        <w:t>准备好SAPIR存储库</w:t>
      </w:r>
      <w:r>
        <w:rPr>
          <w:rFonts w:hint="eastAsia"/>
          <w:color w:val="auto"/>
        </w:rPr>
        <w:t>，</w:t>
      </w:r>
      <w:r>
        <w:rPr>
          <w:color w:val="auto"/>
        </w:rPr>
        <w:t>以</w:t>
      </w:r>
      <w:r>
        <w:rPr>
          <w:rFonts w:hint="eastAsia"/>
          <w:color w:val="auto"/>
        </w:rPr>
        <w:t>开始</w:t>
      </w:r>
      <w:r>
        <w:rPr>
          <w:color w:val="auto"/>
        </w:rPr>
        <w:t>接收和维护API</w:t>
      </w:r>
      <w:r>
        <w:rPr>
          <w:rFonts w:hint="eastAsia"/>
          <w:color w:val="auto"/>
        </w:rPr>
        <w:t>；</w:t>
      </w:r>
      <w:r>
        <w:rPr>
          <w:color w:val="auto"/>
        </w:rPr>
        <w:t>ASPR</w:t>
      </w:r>
      <w:r>
        <w:rPr>
          <w:rFonts w:hint="eastAsia"/>
          <w:color w:val="auto"/>
        </w:rPr>
        <w:t>应</w:t>
      </w:r>
      <w:r>
        <w:rPr>
          <w:color w:val="auto"/>
        </w:rPr>
        <w:t>获</w:t>
      </w:r>
      <w:r>
        <w:rPr>
          <w:rFonts w:hint="eastAsia"/>
          <w:color w:val="auto"/>
        </w:rPr>
        <w:t>取制造这些关键药物的</w:t>
      </w:r>
      <w:r>
        <w:rPr>
          <w:color w:val="auto"/>
        </w:rPr>
        <w:t>API的6个月供应，</w:t>
      </w:r>
      <w:r>
        <w:rPr>
          <w:rFonts w:hint="eastAsia"/>
          <w:color w:val="auto"/>
        </w:rPr>
        <w:t>若</w:t>
      </w:r>
      <w:r>
        <w:rPr>
          <w:color w:val="auto"/>
        </w:rPr>
        <w:t>可能的话，优先获</w:t>
      </w:r>
      <w:r>
        <w:rPr>
          <w:rFonts w:hint="eastAsia"/>
          <w:color w:val="auto"/>
        </w:rPr>
        <w:t>取美</w:t>
      </w:r>
      <w:r>
        <w:rPr>
          <w:color w:val="auto"/>
        </w:rPr>
        <w:t>国制造的API，</w:t>
      </w:r>
      <w:r>
        <w:rPr>
          <w:rFonts w:hint="eastAsia"/>
          <w:color w:val="auto"/>
        </w:rPr>
        <w:t>来填补</w:t>
      </w:r>
      <w:r>
        <w:rPr>
          <w:color w:val="auto"/>
        </w:rPr>
        <w:t>SAPIR</w:t>
      </w:r>
      <w:r>
        <w:rPr>
          <w:rFonts w:hint="eastAsia"/>
          <w:color w:val="auto"/>
        </w:rPr>
        <w:t>。</w:t>
      </w:r>
    </w:p>
    <w:p w14:paraId="1223D95F">
      <w:pPr>
        <w:pStyle w:val="50"/>
        <w:ind w:firstLine="594"/>
        <w:rPr>
          <w:b/>
          <w:bCs/>
          <w:color w:val="auto"/>
        </w:rPr>
      </w:pPr>
      <w:r>
        <w:rPr>
          <w:rFonts w:hint="eastAsia"/>
          <w:b/>
          <w:bCs/>
          <w:color w:val="auto"/>
        </w:rPr>
        <w:t>二、</w:t>
      </w:r>
      <w:r>
        <w:rPr>
          <w:b/>
          <w:bCs/>
          <w:color w:val="auto"/>
        </w:rPr>
        <w:t>确保SAPIR弹性</w:t>
      </w:r>
    </w:p>
    <w:p w14:paraId="6473979E">
      <w:pPr>
        <w:pStyle w:val="50"/>
        <w:rPr>
          <w:color w:val="auto"/>
        </w:rPr>
      </w:pPr>
      <w:r>
        <w:rPr>
          <w:color w:val="auto"/>
        </w:rPr>
        <w:t>ASPR</w:t>
      </w:r>
      <w:r>
        <w:rPr>
          <w:rFonts w:hint="eastAsia"/>
          <w:color w:val="auto"/>
        </w:rPr>
        <w:t>应在</w:t>
      </w:r>
      <w:r>
        <w:rPr>
          <w:color w:val="auto"/>
        </w:rPr>
        <w:t>90天内</w:t>
      </w:r>
      <w:r>
        <w:rPr>
          <w:rFonts w:hint="eastAsia"/>
          <w:color w:val="auto"/>
        </w:rPr>
        <w:t>更新</w:t>
      </w:r>
      <w:r>
        <w:rPr>
          <w:color w:val="auto"/>
        </w:rPr>
        <w:t>2022年86种基本药物清单</w:t>
      </w:r>
      <w:r>
        <w:rPr>
          <w:rFonts w:hint="eastAsia"/>
          <w:color w:val="auto"/>
        </w:rPr>
        <w:t>，</w:t>
      </w:r>
      <w:r>
        <w:rPr>
          <w:color w:val="auto"/>
        </w:rPr>
        <w:t>并</w:t>
      </w:r>
      <w:r>
        <w:rPr>
          <w:rFonts w:hint="eastAsia"/>
          <w:color w:val="auto"/>
        </w:rPr>
        <w:t>制定</w:t>
      </w:r>
      <w:r>
        <w:rPr>
          <w:color w:val="auto"/>
        </w:rPr>
        <w:t>一项计划，为这些药物获取和储存6个月的API供应</w:t>
      </w:r>
      <w:r>
        <w:rPr>
          <w:rFonts w:hint="eastAsia"/>
          <w:color w:val="auto"/>
        </w:rPr>
        <w:t>；计划应包含1</w:t>
      </w:r>
      <w:r>
        <w:rPr>
          <w:color w:val="auto"/>
        </w:rPr>
        <w:t>年内在美国开设第二个SAPIR存储库</w:t>
      </w:r>
      <w:r>
        <w:rPr>
          <w:rFonts w:hint="eastAsia"/>
          <w:color w:val="auto"/>
        </w:rPr>
        <w:t>的提案和成本预算。</w:t>
      </w:r>
    </w:p>
    <w:p w14:paraId="5858EF07">
      <w:pPr>
        <w:pStyle w:val="52"/>
      </w:pPr>
      <w:bookmarkStart w:id="2" w:name="_Toc207801720"/>
      <w:r>
        <w:rPr>
          <w:rFonts w:hint="eastAsia"/>
        </w:rPr>
        <w:t>美国卫生与公众服务部终止22项mRNA疫苗研发</w:t>
      </w:r>
      <w:bookmarkEnd w:id="2"/>
    </w:p>
    <w:p w14:paraId="66D6C91D">
      <w:pPr>
        <w:pStyle w:val="50"/>
        <w:rPr>
          <w:color w:val="EE0000"/>
        </w:rPr>
      </w:pPr>
      <w:r>
        <w:rPr>
          <w:rFonts w:hint="eastAsia"/>
          <w:color w:val="auto"/>
        </w:rPr>
        <w:t>2025年8月5日，美国卫生与公众服务部（HHS）宣布开始协调终止</w:t>
      </w:r>
      <w:r>
        <w:rPr>
          <w:color w:val="auto"/>
        </w:rPr>
        <w:t>生物医学高级研究与发展局</w:t>
      </w:r>
      <w:r>
        <w:rPr>
          <w:rFonts w:hint="eastAsia"/>
          <w:color w:val="auto"/>
        </w:rPr>
        <w:t>（BARDA）的</w:t>
      </w:r>
      <w:r>
        <w:rPr>
          <w:color w:val="auto"/>
        </w:rPr>
        <w:t>mRNA疫苗</w:t>
      </w:r>
      <w:r>
        <w:rPr>
          <w:rFonts w:hint="eastAsia"/>
          <w:color w:val="auto"/>
        </w:rPr>
        <w:t>研</w:t>
      </w:r>
      <w:r>
        <w:rPr>
          <w:color w:val="auto"/>
        </w:rPr>
        <w:t>发，包括取消和</w:t>
      </w:r>
      <w:r>
        <w:rPr>
          <w:rFonts w:hint="eastAsia"/>
          <w:color w:val="auto"/>
        </w:rPr>
        <w:t>缩减</w:t>
      </w:r>
      <w:r>
        <w:rPr>
          <w:color w:val="auto"/>
        </w:rPr>
        <w:t>合同</w:t>
      </w:r>
      <w:r>
        <w:rPr>
          <w:rFonts w:hint="eastAsia"/>
          <w:color w:val="auto"/>
        </w:rPr>
        <w:t>及</w:t>
      </w:r>
      <w:r>
        <w:rPr>
          <w:color w:val="auto"/>
        </w:rPr>
        <w:t>招标范围</w:t>
      </w:r>
      <w:r>
        <w:rPr>
          <w:rStyle w:val="27"/>
          <w:color w:val="auto"/>
        </w:rPr>
        <w:footnoteReference w:id="2"/>
      </w:r>
      <w:r>
        <w:rPr>
          <w:color w:val="auto"/>
        </w:rPr>
        <w:t>。</w:t>
      </w:r>
      <w:r>
        <w:rPr>
          <w:rFonts w:hint="eastAsia"/>
          <w:color w:val="auto"/>
        </w:rPr>
        <w:t>此次</w:t>
      </w:r>
      <w:r>
        <w:rPr>
          <w:color w:val="auto"/>
        </w:rPr>
        <w:t>共</w:t>
      </w:r>
      <w:r>
        <w:rPr>
          <w:rFonts w:hint="eastAsia"/>
          <w:color w:val="auto"/>
        </w:rPr>
        <w:t>涉及</w:t>
      </w:r>
      <w:r>
        <w:rPr>
          <w:color w:val="auto"/>
        </w:rPr>
        <w:t>22个项目，价值近5亿美元。</w:t>
      </w:r>
      <w:r>
        <w:rPr>
          <w:rFonts w:hint="eastAsia"/>
          <w:color w:val="auto"/>
        </w:rPr>
        <w:t>这</w:t>
      </w:r>
      <w:r>
        <w:rPr>
          <w:color w:val="auto"/>
        </w:rPr>
        <w:t>是在全面审查</w:t>
      </w:r>
      <w:r>
        <w:rPr>
          <w:rFonts w:hint="eastAsia"/>
          <w:color w:val="auto"/>
        </w:rPr>
        <w:t>新型冠状病毒感染疫情</w:t>
      </w:r>
      <w:r>
        <w:rPr>
          <w:color w:val="auto"/>
        </w:rPr>
        <w:t>期间启动的mRNA投资之后做出的</w:t>
      </w:r>
      <w:r>
        <w:rPr>
          <w:rFonts w:hint="eastAsia"/>
          <w:color w:val="auto"/>
        </w:rPr>
        <w:t>决定，原因是数据表明这些疫苗无法有效预防新型冠状病毒和流感等上呼吸道感染。HHS正在将资金转向更安全、更广泛的疫苗平台，这些平台即使病毒变异仍能保持有效。</w:t>
      </w:r>
    </w:p>
    <w:p w14:paraId="53077646">
      <w:pPr>
        <w:pStyle w:val="52"/>
      </w:pPr>
      <w:bookmarkStart w:id="3" w:name="_Toc207801721"/>
      <w:r>
        <w:rPr>
          <w:rFonts w:hint="eastAsia"/>
        </w:rPr>
        <w:t>美国FDA推出FDA PreCheck计划，以加强美国药品生产</w:t>
      </w:r>
      <w:bookmarkEnd w:id="3"/>
    </w:p>
    <w:p w14:paraId="7D647BEB">
      <w:pPr>
        <w:pStyle w:val="50"/>
        <w:rPr>
          <w:color w:val="auto"/>
        </w:rPr>
      </w:pPr>
      <w:r>
        <w:rPr>
          <w:rFonts w:hint="eastAsia"/>
          <w:color w:val="auto"/>
        </w:rPr>
        <w:t>2025年8月7日，美国食品药品监督管理局（FDA）启动FDA PreCheck计划</w:t>
      </w:r>
      <w:r>
        <w:rPr>
          <w:rStyle w:val="27"/>
          <w:color w:val="auto"/>
        </w:rPr>
        <w:footnoteReference w:id="3"/>
      </w:r>
      <w:r>
        <w:rPr>
          <w:rFonts w:hint="eastAsia"/>
          <w:color w:val="auto"/>
        </w:rPr>
        <w:t>，旨在通过提高监管的可预测性，促进美国药品生产基地建设，以加强美国药品供应链。</w:t>
      </w:r>
    </w:p>
    <w:p w14:paraId="28CCFB43">
      <w:pPr>
        <w:pStyle w:val="50"/>
        <w:rPr>
          <w:color w:val="auto"/>
        </w:rPr>
      </w:pPr>
      <w:r>
        <w:rPr>
          <w:rFonts w:hint="eastAsia"/>
          <w:color w:val="auto"/>
        </w:rPr>
        <w:t>FDA称</w:t>
      </w:r>
      <w:r>
        <w:rPr>
          <w:color w:val="auto"/>
        </w:rPr>
        <w:t>在美国销售的药品中，超过半数在海外生产</w:t>
      </w:r>
      <w:r>
        <w:rPr>
          <w:rFonts w:hint="eastAsia"/>
          <w:color w:val="auto"/>
        </w:rPr>
        <w:t>，</w:t>
      </w:r>
      <w:r>
        <w:rPr>
          <w:color w:val="auto"/>
        </w:rPr>
        <w:t>活性药物成分依赖海外来源。FDA批准产品中</w:t>
      </w:r>
      <w:r>
        <w:rPr>
          <w:rFonts w:hint="eastAsia"/>
          <w:color w:val="auto"/>
        </w:rPr>
        <w:t>，仅</w:t>
      </w:r>
      <w:r>
        <w:rPr>
          <w:color w:val="auto"/>
        </w:rPr>
        <w:t>11%</w:t>
      </w:r>
      <w:r>
        <w:rPr>
          <w:rFonts w:hint="eastAsia"/>
          <w:color w:val="auto"/>
        </w:rPr>
        <w:t>的活</w:t>
      </w:r>
      <w:r>
        <w:rPr>
          <w:color w:val="auto"/>
        </w:rPr>
        <w:t>性药物成分制造商</w:t>
      </w:r>
      <w:r>
        <w:rPr>
          <w:rFonts w:hint="eastAsia"/>
          <w:color w:val="auto"/>
        </w:rPr>
        <w:t>是美国制造商</w:t>
      </w:r>
      <w:r>
        <w:rPr>
          <w:color w:val="auto"/>
        </w:rPr>
        <w:t>。</w:t>
      </w:r>
      <w:r>
        <w:rPr>
          <w:rFonts w:hint="eastAsia"/>
          <w:color w:val="auto"/>
        </w:rPr>
        <w:t>FDA PreCheck计划分为两个阶段，一是</w:t>
      </w:r>
      <w:r>
        <w:rPr>
          <w:color w:val="auto"/>
        </w:rPr>
        <w:t>设施准备阶段</w:t>
      </w:r>
      <w:r>
        <w:rPr>
          <w:rFonts w:hint="eastAsia"/>
          <w:color w:val="auto"/>
        </w:rPr>
        <w:t>，</w:t>
      </w:r>
      <w:r>
        <w:rPr>
          <w:color w:val="auto"/>
        </w:rPr>
        <w:t>为制造商在关键开发阶段提供</w:t>
      </w:r>
      <w:r>
        <w:rPr>
          <w:rFonts w:hint="eastAsia"/>
          <w:color w:val="auto"/>
        </w:rPr>
        <w:t>与</w:t>
      </w:r>
      <w:r>
        <w:rPr>
          <w:color w:val="auto"/>
        </w:rPr>
        <w:t>FDA更频繁的沟通</w:t>
      </w:r>
      <w:r>
        <w:rPr>
          <w:rFonts w:hint="eastAsia"/>
          <w:color w:val="auto"/>
        </w:rPr>
        <w:t>；二是</w:t>
      </w:r>
      <w:r>
        <w:rPr>
          <w:color w:val="auto"/>
        </w:rPr>
        <w:t>申请提交阶段</w:t>
      </w:r>
      <w:r>
        <w:rPr>
          <w:rFonts w:hint="eastAsia"/>
          <w:color w:val="auto"/>
        </w:rPr>
        <w:t>，</w:t>
      </w:r>
      <w:r>
        <w:rPr>
          <w:color w:val="auto"/>
        </w:rPr>
        <w:t>通过申请前会议和早期反馈</w:t>
      </w:r>
      <w:r>
        <w:rPr>
          <w:rFonts w:hint="eastAsia"/>
          <w:color w:val="auto"/>
        </w:rPr>
        <w:t>，</w:t>
      </w:r>
      <w:r>
        <w:rPr>
          <w:color w:val="auto"/>
        </w:rPr>
        <w:t>简化申请</w:t>
      </w:r>
      <w:r>
        <w:rPr>
          <w:rFonts w:hint="eastAsia"/>
          <w:color w:val="auto"/>
        </w:rPr>
        <w:t>的</w:t>
      </w:r>
      <w:r>
        <w:rPr>
          <w:color w:val="auto"/>
        </w:rPr>
        <w:t>化学、</w:t>
      </w:r>
      <w:r>
        <w:rPr>
          <w:rFonts w:hint="eastAsia"/>
          <w:color w:val="auto"/>
        </w:rPr>
        <w:t>生产</w:t>
      </w:r>
      <w:r>
        <w:rPr>
          <w:color w:val="auto"/>
        </w:rPr>
        <w:t>和控制部分的</w:t>
      </w:r>
      <w:r>
        <w:rPr>
          <w:rFonts w:hint="eastAsia"/>
          <w:color w:val="auto"/>
        </w:rPr>
        <w:t>开</w:t>
      </w:r>
      <w:r>
        <w:rPr>
          <w:color w:val="auto"/>
        </w:rPr>
        <w:t>发。</w:t>
      </w:r>
    </w:p>
    <w:p w14:paraId="751B08E2">
      <w:pPr>
        <w:pStyle w:val="52"/>
      </w:pPr>
      <w:bookmarkStart w:id="4" w:name="_Toc207801722"/>
      <w:r>
        <w:rPr>
          <w:rFonts w:hint="eastAsia"/>
        </w:rPr>
        <w:t>美国DARPA与巴特尔研究所签订合同，用微系统制造  人工细胞</w:t>
      </w:r>
      <w:bookmarkEnd w:id="4"/>
    </w:p>
    <w:p w14:paraId="2E28EF85">
      <w:pPr>
        <w:pStyle w:val="50"/>
        <w:rPr>
          <w:color w:val="EE0000"/>
        </w:rPr>
      </w:pPr>
      <w:r>
        <w:rPr>
          <w:rFonts w:hint="eastAsia"/>
          <w:color w:val="auto"/>
        </w:rPr>
        <w:t>2025年8月4日，据</w:t>
      </w:r>
      <w:r>
        <w:rPr>
          <w:color w:val="auto"/>
        </w:rPr>
        <w:t>美国《军事与航空航天电子学》</w:t>
      </w:r>
      <w:r>
        <w:rPr>
          <w:rFonts w:hint="eastAsia"/>
          <w:color w:val="auto"/>
        </w:rPr>
        <w:t>报道，美国国防高级研究计划局（</w:t>
      </w:r>
      <w:r>
        <w:rPr>
          <w:color w:val="auto"/>
        </w:rPr>
        <w:t>DARPA</w:t>
      </w:r>
      <w:r>
        <w:rPr>
          <w:rFonts w:hint="eastAsia"/>
          <w:color w:val="auto"/>
        </w:rPr>
        <w:t>）上周与</w:t>
      </w:r>
      <w:r>
        <w:rPr>
          <w:color w:val="auto"/>
        </w:rPr>
        <w:t>巴特尔</w:t>
      </w:r>
      <w:r>
        <w:rPr>
          <w:rFonts w:hint="eastAsia"/>
          <w:color w:val="auto"/>
        </w:rPr>
        <w:t>研究所签订</w:t>
      </w:r>
      <w:r>
        <w:rPr>
          <w:color w:val="auto"/>
        </w:rPr>
        <w:t>一份</w:t>
      </w:r>
      <w:r>
        <w:rPr>
          <w:rFonts w:hint="eastAsia"/>
          <w:color w:val="auto"/>
        </w:rPr>
        <w:t>“</w:t>
      </w:r>
      <w:r>
        <w:rPr>
          <w:color w:val="auto"/>
        </w:rPr>
        <w:t>微系统诱导催化</w:t>
      </w:r>
      <w:r>
        <w:rPr>
          <w:rFonts w:hint="eastAsia"/>
          <w:color w:val="auto"/>
        </w:rPr>
        <w:t>”</w:t>
      </w:r>
      <w:r>
        <w:rPr>
          <w:color w:val="auto"/>
        </w:rPr>
        <w:t>研发合同</w:t>
      </w:r>
      <w:r>
        <w:rPr>
          <w:rStyle w:val="27"/>
          <w:color w:val="auto"/>
        </w:rPr>
        <w:footnoteReference w:id="4"/>
      </w:r>
      <w:r>
        <w:rPr>
          <w:color w:val="auto"/>
        </w:rPr>
        <w:t>，</w:t>
      </w:r>
      <w:r>
        <w:rPr>
          <w:rFonts w:hint="eastAsia"/>
          <w:color w:val="auto"/>
        </w:rPr>
        <w:t>合同金额为</w:t>
      </w:r>
      <w:r>
        <w:rPr>
          <w:color w:val="auto"/>
        </w:rPr>
        <w:t>1030万美元</w:t>
      </w:r>
      <w:r>
        <w:rPr>
          <w:rFonts w:hint="eastAsia"/>
          <w:color w:val="auto"/>
        </w:rPr>
        <w:t>。</w:t>
      </w:r>
      <w:r>
        <w:rPr>
          <w:color w:val="auto"/>
        </w:rPr>
        <w:t>巴特尔</w:t>
      </w:r>
      <w:r>
        <w:rPr>
          <w:rFonts w:hint="eastAsia"/>
          <w:color w:val="auto"/>
        </w:rPr>
        <w:t>研究所将探索使用微系统和分子催化剂控制生物功能，</w:t>
      </w:r>
      <w:r>
        <w:rPr>
          <w:color w:val="auto"/>
        </w:rPr>
        <w:t>通过模</w:t>
      </w:r>
      <w:r>
        <w:rPr>
          <w:rFonts w:hint="eastAsia"/>
          <w:color w:val="auto"/>
        </w:rPr>
        <w:t>拟</w:t>
      </w:r>
      <w:r>
        <w:rPr>
          <w:color w:val="auto"/>
        </w:rPr>
        <w:t>生物和电子相互作用开发能够传感、自我修复和信息处理的人工非生命细胞</w:t>
      </w:r>
      <w:r>
        <w:rPr>
          <w:rFonts w:hint="eastAsia"/>
          <w:color w:val="auto"/>
        </w:rPr>
        <w:t>。这项技术可用于</w:t>
      </w:r>
      <w:r>
        <w:rPr>
          <w:color w:val="auto"/>
        </w:rPr>
        <w:t>制造生物威胁检测传感器</w:t>
      </w:r>
      <w:r>
        <w:rPr>
          <w:rFonts w:hint="eastAsia"/>
          <w:color w:val="auto"/>
        </w:rPr>
        <w:t>，</w:t>
      </w:r>
      <w:r>
        <w:rPr>
          <w:color w:val="auto"/>
        </w:rPr>
        <w:t>开发低能耗高效处理生物信息的自主系统</w:t>
      </w:r>
      <w:r>
        <w:rPr>
          <w:rFonts w:hint="eastAsia"/>
          <w:color w:val="auto"/>
        </w:rPr>
        <w:t>，</w:t>
      </w:r>
      <w:r>
        <w:rPr>
          <w:color w:val="auto"/>
        </w:rPr>
        <w:t>在分子和细胞水平</w:t>
      </w:r>
      <w:r>
        <w:rPr>
          <w:rFonts w:hint="eastAsia"/>
          <w:color w:val="auto"/>
        </w:rPr>
        <w:t>上进行</w:t>
      </w:r>
      <w:r>
        <w:rPr>
          <w:color w:val="auto"/>
        </w:rPr>
        <w:t>治疗或增强</w:t>
      </w:r>
      <w:r>
        <w:rPr>
          <w:rFonts w:hint="eastAsia"/>
          <w:color w:val="auto"/>
        </w:rPr>
        <w:t>的</w:t>
      </w:r>
      <w:r>
        <w:rPr>
          <w:color w:val="auto"/>
        </w:rPr>
        <w:t>设备</w:t>
      </w:r>
      <w:r>
        <w:rPr>
          <w:rFonts w:hint="eastAsia"/>
          <w:color w:val="auto"/>
        </w:rPr>
        <w:t>，</w:t>
      </w:r>
      <w:r>
        <w:rPr>
          <w:color w:val="auto"/>
        </w:rPr>
        <w:t>具备自修复</w:t>
      </w:r>
      <w:r>
        <w:rPr>
          <w:rFonts w:hint="eastAsia"/>
          <w:color w:val="auto"/>
        </w:rPr>
        <w:t>或适应机制</w:t>
      </w:r>
      <w:r>
        <w:rPr>
          <w:color w:val="auto"/>
        </w:rPr>
        <w:t>的</w:t>
      </w:r>
      <w:r>
        <w:rPr>
          <w:rFonts w:hint="eastAsia"/>
          <w:color w:val="auto"/>
        </w:rPr>
        <w:t>设</w:t>
      </w:r>
      <w:r>
        <w:rPr>
          <w:color w:val="auto"/>
        </w:rPr>
        <w:t>备</w:t>
      </w:r>
      <w:r>
        <w:rPr>
          <w:rFonts w:hint="eastAsia"/>
          <w:color w:val="auto"/>
        </w:rPr>
        <w:t>。</w:t>
      </w:r>
    </w:p>
    <w:p w14:paraId="0153D18B">
      <w:pPr>
        <w:pStyle w:val="52"/>
      </w:pPr>
      <w:bookmarkStart w:id="5" w:name="_Toc207801723"/>
      <w:r>
        <w:rPr>
          <w:rFonts w:hint="eastAsia"/>
        </w:rPr>
        <w:t>美国国家科学基金会</w:t>
      </w:r>
      <w:r>
        <w:t>投资近</w:t>
      </w:r>
      <w:r>
        <w:rPr>
          <w:rFonts w:hint="eastAsia"/>
        </w:rPr>
        <w:t>3200万</w:t>
      </w:r>
      <w:r>
        <w:t>加速</w:t>
      </w:r>
      <w:r>
        <w:rPr>
          <w:rFonts w:hint="eastAsia"/>
        </w:rPr>
        <w:t>AI</w:t>
      </w:r>
      <w:r>
        <w:t>蛋白质设计</w:t>
      </w:r>
      <w:bookmarkEnd w:id="5"/>
    </w:p>
    <w:p w14:paraId="079A60BF">
      <w:pPr>
        <w:pStyle w:val="50"/>
        <w:rPr>
          <w:color w:val="auto"/>
        </w:rPr>
      </w:pPr>
      <w:r>
        <w:rPr>
          <w:rFonts w:hint="eastAsia"/>
          <w:color w:val="auto"/>
        </w:rPr>
        <w:t>2025年8月7日，美国国家科学基金会（NSF）技术、创新与伙伴关系部宣布，通过NSF应用启发式蛋白质设计加速计划</w:t>
      </w:r>
      <w:r>
        <w:rPr>
          <w:rStyle w:val="27"/>
          <w:color w:val="auto"/>
        </w:rPr>
        <w:footnoteReference w:id="5"/>
      </w:r>
      <w:r>
        <w:rPr>
          <w:rFonts w:hint="eastAsia"/>
          <w:color w:val="auto"/>
        </w:rPr>
        <w:t>，向美国5个团队首次投资近3200万美元，旨在加速人工智能在蛋白质设计中的应用，并实现对美国生物经济具有重要意义的新应用。</w:t>
      </w:r>
    </w:p>
    <w:p w14:paraId="3FB790CB">
      <w:pPr>
        <w:pStyle w:val="52"/>
      </w:pPr>
      <w:bookmarkStart w:id="6" w:name="_Toc207801724"/>
      <w:r>
        <w:rPr>
          <w:rFonts w:hint="eastAsia"/>
        </w:rPr>
        <w:t>美国OpenAI利用蛋白质工程大模型GPT-4b micro将   干细胞重编程效率提高50倍</w:t>
      </w:r>
      <w:bookmarkEnd w:id="6"/>
    </w:p>
    <w:p w14:paraId="003A9105">
      <w:pPr>
        <w:pStyle w:val="50"/>
        <w:rPr>
          <w:color w:val="auto"/>
        </w:rPr>
      </w:pPr>
      <w:r>
        <w:rPr>
          <w:rFonts w:hint="eastAsia"/>
          <w:color w:val="auto"/>
        </w:rPr>
        <w:t>2025年8月22日，美国OpenAI公司宣布与</w:t>
      </w:r>
      <w:r>
        <w:rPr>
          <w:color w:val="auto"/>
        </w:rPr>
        <w:t>Retro Biosciences</w:t>
      </w:r>
      <w:r>
        <w:rPr>
          <w:rFonts w:hint="eastAsia"/>
          <w:color w:val="auto"/>
        </w:rPr>
        <w:t>公司利用蛋白质工程大模型GPT-4b micro，</w:t>
      </w:r>
      <w:r>
        <w:rPr>
          <w:color w:val="auto"/>
        </w:rPr>
        <w:t>成功设计了山中因子的新型变体</w:t>
      </w:r>
      <w:r>
        <w:rPr>
          <w:rStyle w:val="27"/>
          <w:color w:val="auto"/>
        </w:rPr>
        <w:footnoteReference w:id="6"/>
      </w:r>
      <w:r>
        <w:rPr>
          <w:rFonts w:hint="eastAsia"/>
          <w:color w:val="auto"/>
        </w:rPr>
        <w:t>，在体外，这些重新设计的变体的干细胞重编程标志物表达量比对照组提高了50倍以上，同时，</w:t>
      </w:r>
      <w:r>
        <w:rPr>
          <w:color w:val="auto"/>
        </w:rPr>
        <w:t>增强</w:t>
      </w:r>
      <w:r>
        <w:rPr>
          <w:rFonts w:hint="eastAsia"/>
          <w:color w:val="auto"/>
        </w:rPr>
        <w:t>了</w:t>
      </w:r>
      <w:r>
        <w:rPr>
          <w:color w:val="auto"/>
        </w:rPr>
        <w:t>DNA损伤修复</w:t>
      </w:r>
      <w:r>
        <w:rPr>
          <w:rFonts w:hint="eastAsia"/>
          <w:color w:val="auto"/>
        </w:rPr>
        <w:t>能力。该成果展现了</w:t>
      </w:r>
      <w:r>
        <w:rPr>
          <w:color w:val="auto"/>
        </w:rPr>
        <w:t>AI引导的蛋白质设计可以</w:t>
      </w:r>
      <w:r>
        <w:rPr>
          <w:rFonts w:hint="eastAsia"/>
          <w:color w:val="auto"/>
        </w:rPr>
        <w:t>大幅</w:t>
      </w:r>
      <w:r>
        <w:rPr>
          <w:color w:val="auto"/>
        </w:rPr>
        <w:t>加速干细胞重编程研究</w:t>
      </w:r>
      <w:r>
        <w:rPr>
          <w:rFonts w:hint="eastAsia"/>
          <w:color w:val="auto"/>
        </w:rPr>
        <w:t>进展，并</w:t>
      </w:r>
      <w:r>
        <w:rPr>
          <w:color w:val="auto"/>
        </w:rPr>
        <w:t>为改善细胞</w:t>
      </w:r>
      <w:r>
        <w:rPr>
          <w:rFonts w:hint="eastAsia"/>
          <w:color w:val="auto"/>
        </w:rPr>
        <w:t>衰老</w:t>
      </w:r>
      <w:r>
        <w:rPr>
          <w:color w:val="auto"/>
        </w:rPr>
        <w:t>提供了潜在途径。</w:t>
      </w:r>
    </w:p>
    <w:p w14:paraId="792D1930">
      <w:pPr>
        <w:pStyle w:val="52"/>
      </w:pPr>
      <w:bookmarkStart w:id="7" w:name="_Toc207801725"/>
      <w:commentRangeStart w:id="0"/>
      <w:r>
        <w:rPr>
          <w:rFonts w:hint="eastAsia"/>
        </w:rPr>
        <w:t>美国耶鲁大学发布首个虚拟细胞智能体CellForge</w:t>
      </w:r>
      <w:commentRangeEnd w:id="0"/>
      <w:r>
        <w:commentReference w:id="0"/>
      </w:r>
      <w:bookmarkEnd w:id="7"/>
    </w:p>
    <w:p w14:paraId="4CA38D03">
      <w:pPr>
        <w:jc w:val="left"/>
        <w:rPr>
          <w:color w:val="EE0000"/>
        </w:rPr>
      </w:pPr>
      <w:r>
        <w:rPr>
          <w:rFonts w:hint="eastAsia" w:ascii="Times New Roman" w:hAnsi="Times New Roman" w:eastAsia="仿宋" w:cs="Times New Roman"/>
          <w:color w:val="auto"/>
          <w:spacing w:val="8"/>
          <w:sz w:val="28"/>
          <w:szCs w:val="28"/>
          <w:lang w:val="en-US" w:eastAsia="zh-CN" w:bidi="ar-SA"/>
        </w:rPr>
        <w:t>2025年8月4日，</w:t>
      </w:r>
      <w:ins w:id="0" w:author="David" w:date="2025-09-05T20:36:01Z">
        <w:r>
          <w:rPr>
            <w:rFonts w:hint="eastAsia" w:ascii="Times New Roman" w:hAnsi="Times New Roman" w:eastAsia="仿宋" w:cs="Times New Roman"/>
            <w:color w:val="auto"/>
            <w:spacing w:val="8"/>
            <w:kern w:val="0"/>
            <w:sz w:val="28"/>
            <w:szCs w:val="28"/>
            <w:lang w:val="en-US" w:eastAsia="zh-CN" w:bidi="ar-SA"/>
            <w14:ligatures w14:val="none"/>
          </w:rPr>
          <w:t>以耶鲁大学为主导的多机构国际合作团队发布了学术论文，介绍首个自动化设计和生成虚拟细胞模型的智能体CellForge</w:t>
        </w:r>
      </w:ins>
      <w:del w:id="1" w:author="David" w:date="2025-09-05T20:36:01Z">
        <w:r>
          <w:rPr>
            <w:rFonts w:hint="eastAsia"/>
            <w:color w:val="auto"/>
          </w:rPr>
          <w:delText>美国耶鲁大学发布首个自动化设计和生成虚拟细胞模型的智能体</w:delText>
        </w:r>
      </w:del>
      <w:del w:id="2" w:author="David" w:date="2025-09-05T20:36:01Z">
        <w:r>
          <w:rPr>
            <w:color w:val="auto"/>
          </w:rPr>
          <w:delText>CellForge</w:delText>
        </w:r>
      </w:del>
      <w:r>
        <w:rPr>
          <w:rStyle w:val="27"/>
          <w:color w:val="auto"/>
        </w:rPr>
        <w:footnoteReference w:id="7"/>
      </w:r>
      <w:r>
        <w:rPr>
          <w:rFonts w:hint="eastAsia" w:ascii="Times New Roman" w:hAnsi="Times New Roman" w:eastAsia="仿宋" w:cs="Times New Roman"/>
          <w:color w:val="auto"/>
          <w:spacing w:val="8"/>
          <w:kern w:val="2"/>
          <w:sz w:val="28"/>
          <w:szCs w:val="28"/>
          <w:lang w:val="en-US" w:eastAsia="zh-CN" w:bidi="ar-SA"/>
          <w14:ligatures w14:val="standardContextual"/>
        </w:rPr>
        <w:t>。</w:t>
      </w:r>
      <w:ins w:id="3" w:author="David" w:date="2025-09-05T20:47:42Z">
        <w:r>
          <w:rPr>
            <w:rFonts w:hint="eastAsia" w:ascii="Times New Roman" w:hAnsi="Times New Roman" w:eastAsia="仿宋" w:cs="Times New Roman"/>
            <w:color w:val="auto"/>
            <w:spacing w:val="8"/>
            <w:kern w:val="2"/>
            <w:sz w:val="28"/>
            <w:szCs w:val="28"/>
            <w:lang w:val="en-US" w:eastAsia="zh-CN" w:bidi="ar-SA"/>
            <w14:ligatures w14:val="standardContextual"/>
          </w:rPr>
          <w:t>通过多智能体协作框架</w:t>
        </w:r>
      </w:ins>
      <w:ins w:id="4" w:author="David" w:date="2025-09-05T20:47:43Z">
        <w:r>
          <w:rPr>
            <w:rFonts w:hint="eastAsia" w:ascii="Times New Roman" w:hAnsi="Times New Roman" w:eastAsia="仿宋" w:cs="Times New Roman"/>
            <w:color w:val="auto"/>
            <w:spacing w:val="8"/>
            <w:kern w:val="2"/>
            <w:sz w:val="28"/>
            <w:szCs w:val="28"/>
            <w:lang w:val="en-US" w:eastAsia="zh-CN" w:bidi="ar-SA"/>
            <w14:ligatures w14:val="standardContextual"/>
          </w:rPr>
          <w:t>，</w:t>
        </w:r>
      </w:ins>
      <w:r>
        <w:rPr>
          <w:rFonts w:hint="eastAsia" w:ascii="Times New Roman" w:hAnsi="Times New Roman" w:eastAsia="仿宋" w:cs="Times New Roman"/>
          <w:color w:val="auto"/>
          <w:spacing w:val="8"/>
          <w:kern w:val="2"/>
          <w:sz w:val="28"/>
          <w:szCs w:val="28"/>
          <w:lang w:val="en-US" w:eastAsia="zh-CN" w:bidi="ar-SA"/>
          <w14:ligatures w14:val="standardContextual"/>
        </w:rPr>
        <w:t>研究人员只需输入原始单细胞多组学数据及任务描述，CellForge便能自动生成优化的模型架构和用于训练虚拟细胞模型及推理的代码。CellForge在基因敲除、药物治疗和细胞因子刺激数据中的应用均优于现有专用方法，为药物研发提供了一条新的自动化科研路径。</w:t>
      </w:r>
    </w:p>
    <w:p w14:paraId="723F62E6">
      <w:pPr>
        <w:pStyle w:val="52"/>
      </w:pPr>
      <w:bookmarkStart w:id="8" w:name="_Toc207801726"/>
      <w:r>
        <w:rPr>
          <w:rFonts w:hint="eastAsia"/>
        </w:rPr>
        <w:t>美国麻省理工学院设计出能杀灭耐药菌的新型抗生素</w:t>
      </w:r>
      <w:bookmarkEnd w:id="8"/>
    </w:p>
    <w:p w14:paraId="0E36F349">
      <w:pPr>
        <w:pStyle w:val="50"/>
        <w:rPr>
          <w:color w:val="auto"/>
        </w:rPr>
      </w:pPr>
      <w:r>
        <w:rPr>
          <w:rFonts w:hint="eastAsia"/>
          <w:color w:val="auto"/>
        </w:rPr>
        <w:t>2025年8月14日，美国麻省理工学院开发了生成式AI框架，从头设计抗生素，可快速、精准杀灭耐药淋病奈瑟菌和耐甲氧西林金黄色葡萄球菌等耐药菌</w:t>
      </w:r>
      <w:r>
        <w:rPr>
          <w:rStyle w:val="27"/>
          <w:color w:val="auto"/>
        </w:rPr>
        <w:footnoteReference w:id="8"/>
      </w:r>
      <w:r>
        <w:rPr>
          <w:rFonts w:hint="eastAsia"/>
          <w:color w:val="auto"/>
        </w:rPr>
        <w:t>。该技术实现了生成式深度学习引导的抗生素从头设计，为绘制化学空间的未知区域提供了平台。</w:t>
      </w:r>
    </w:p>
    <w:p w14:paraId="385A1147">
      <w:pPr>
        <w:pStyle w:val="52"/>
      </w:pPr>
      <w:bookmarkStart w:id="9" w:name="_Toc207801727"/>
      <w:r>
        <w:rPr>
          <w:rFonts w:hint="eastAsia"/>
        </w:rPr>
        <w:t>美国斯克利普斯研究所开发加速蛋白质进化平台</w:t>
      </w:r>
      <w:bookmarkEnd w:id="9"/>
    </w:p>
    <w:p w14:paraId="7255AC5A">
      <w:pPr>
        <w:pStyle w:val="50"/>
        <w:rPr>
          <w:color w:val="EE0000"/>
        </w:rPr>
      </w:pPr>
      <w:r>
        <w:rPr>
          <w:rFonts w:hint="eastAsia"/>
          <w:color w:val="auto"/>
        </w:rPr>
        <w:t>2025年8月7日，美国斯克利普斯研究所开发出可以加速蛋白质进化的平台T7-ORACLE</w:t>
      </w:r>
      <w:r>
        <w:rPr>
          <w:rStyle w:val="27"/>
          <w:color w:val="auto"/>
        </w:rPr>
        <w:footnoteReference w:id="9"/>
      </w:r>
      <w:r>
        <w:rPr>
          <w:rFonts w:hint="eastAsia"/>
          <w:color w:val="auto"/>
        </w:rPr>
        <w:t>，</w:t>
      </w:r>
      <w:ins w:id="5" w:author="David" w:date="2025-09-05T21:33:41Z">
        <w:r>
          <w:rPr>
            <w:rFonts w:hint="eastAsia"/>
            <w:color w:val="auto"/>
          </w:rPr>
          <w:t>利用正交 T7 复制体在专用质粒上以约</w:t>
        </w:r>
      </w:ins>
      <w:ins w:id="6" w:author="David" w:date="2025-09-05T21:34:07Z">
        <w:r>
          <w:rPr>
            <w:rFonts w:hint="eastAsia"/>
            <w:color w:val="auto"/>
            <w:lang w:val="en-US" w:eastAsia="zh-CN"/>
          </w:rPr>
          <w:t>10</w:t>
        </w:r>
      </w:ins>
      <w:ins w:id="7" w:author="David" w:date="2025-09-05T21:34:10Z">
        <w:r>
          <w:rPr>
            <w:rFonts w:hint="eastAsia"/>
            <w:color w:val="auto"/>
            <w:vertAlign w:val="superscript"/>
            <w:lang w:val="en-US" w:eastAsia="zh-CN"/>
            <w:rPrChange w:id="8" w:author="David" w:date="2025-09-05T21:34:13Z">
              <w:rPr>
                <w:rFonts w:hint="eastAsia"/>
                <w:color w:val="auto"/>
                <w:lang w:val="en-US" w:eastAsia="zh-CN"/>
              </w:rPr>
            </w:rPrChange>
          </w:rPr>
          <w:t>5</w:t>
        </w:r>
      </w:ins>
      <w:ins w:id="9" w:author="David" w:date="2025-09-05T21:33:41Z">
        <w:r>
          <w:rPr>
            <w:rFonts w:hint="eastAsia"/>
            <w:color w:val="auto"/>
          </w:rPr>
          <w:t>倍于基因组突变率持续产生突变，同时保持宿主基因组不受影响</w:t>
        </w:r>
      </w:ins>
      <w:del w:id="10" w:author="David" w:date="2025-09-05T21:33:41Z">
        <w:r>
          <w:rPr>
            <w:rFonts w:hint="eastAsia"/>
            <w:color w:val="auto"/>
          </w:rPr>
          <w:delText>可以比正常情况快10万倍的速度复制靶质粒，并保持基因组其余部分不变</w:delText>
        </w:r>
      </w:del>
      <w:r>
        <w:rPr>
          <w:rFonts w:hint="eastAsia"/>
          <w:color w:val="auto"/>
        </w:rPr>
        <w:t>。</w:t>
      </w:r>
      <w:r>
        <w:rPr>
          <w:color w:val="auto"/>
        </w:rPr>
        <w:t>使用该系统</w:t>
      </w:r>
      <w:r>
        <w:rPr>
          <w:rFonts w:hint="eastAsia"/>
          <w:color w:val="auto"/>
        </w:rPr>
        <w:t>，研究团队</w:t>
      </w:r>
      <w:r>
        <w:rPr>
          <w:color w:val="auto"/>
        </w:rPr>
        <w:t>扩大</w:t>
      </w:r>
      <w:r>
        <w:rPr>
          <w:rFonts w:hint="eastAsia"/>
          <w:color w:val="auto"/>
        </w:rPr>
        <w:t>了</w:t>
      </w:r>
      <w:r>
        <w:rPr>
          <w:color w:val="auto"/>
        </w:rPr>
        <w:t>TEM-1</w:t>
      </w:r>
      <w:r>
        <w:rPr>
          <w:rFonts w:hint="eastAsia"/>
          <w:color w:val="auto"/>
        </w:rPr>
        <w:t>型</w:t>
      </w:r>
      <w:r>
        <w:rPr>
          <w:color w:val="auto"/>
        </w:rPr>
        <w:t>β-内酰胺酶</w:t>
      </w:r>
      <w:r>
        <w:rPr>
          <w:rFonts w:hint="eastAsia"/>
          <w:color w:val="auto"/>
        </w:rPr>
        <w:t>底物范围，</w:t>
      </w:r>
      <w:r>
        <w:rPr>
          <w:color w:val="auto"/>
        </w:rPr>
        <w:t>在不到1周</w:t>
      </w:r>
      <w:r>
        <w:rPr>
          <w:rFonts w:hint="eastAsia"/>
          <w:color w:val="auto"/>
        </w:rPr>
        <w:t>的</w:t>
      </w:r>
      <w:r>
        <w:rPr>
          <w:color w:val="auto"/>
        </w:rPr>
        <w:t>时间内将</w:t>
      </w:r>
      <w:r>
        <w:rPr>
          <w:rFonts w:hint="eastAsia"/>
          <w:color w:val="auto"/>
        </w:rPr>
        <w:t>对单巴坦和头孢菌素抗生素的活性提高了5000倍。该技术</w:t>
      </w:r>
      <w:r>
        <w:rPr>
          <w:color w:val="auto"/>
        </w:rPr>
        <w:t>可以大大加速蛋白质工程和抗生素耐药性研究。</w:t>
      </w:r>
    </w:p>
    <w:p w14:paraId="05825705">
      <w:pPr>
        <w:pStyle w:val="52"/>
      </w:pPr>
      <w:bookmarkStart w:id="10" w:name="_Toc207801728"/>
      <w:r>
        <w:rPr>
          <w:rFonts w:hint="eastAsia"/>
        </w:rPr>
        <w:t>瑞士洛桑联邦理工学院与美国麻省理工学院开发蛋白质结合剂设计平台BindCraft</w:t>
      </w:r>
      <w:bookmarkEnd w:id="10"/>
    </w:p>
    <w:p w14:paraId="5E3C06AA">
      <w:pPr>
        <w:pStyle w:val="50"/>
        <w:rPr>
          <w:color w:val="auto"/>
        </w:rPr>
      </w:pPr>
      <w:r>
        <w:rPr>
          <w:rFonts w:hint="eastAsia"/>
          <w:color w:val="auto"/>
        </w:rPr>
        <w:t>2025年8月27日，瑞士洛桑联邦理工学院与美国麻省理工学院提出一站式功能性蛋白质结合剂设计平台BindCraft</w:t>
      </w:r>
      <w:r>
        <w:rPr>
          <w:rStyle w:val="27"/>
          <w:color w:val="auto"/>
        </w:rPr>
        <w:footnoteReference w:id="10"/>
      </w:r>
      <w:r>
        <w:rPr>
          <w:rFonts w:hint="eastAsia"/>
          <w:color w:val="auto"/>
        </w:rPr>
        <w:t>，用于从头设计蛋白质结合剂，实验成功率为10~100%。BindCraft利用了AlphaFold2的权重，即使在未已知结合位点的情况下，也不需要高通量筛选或实验优化，便能生成具有纳米摩尔亲和力的结合物。研究团队成功设计了针对多种具有挑战性靶点的结合剂，包括细胞表面受体、常见过敏原、从头设计的蛋白质和多结构域核酸酶。</w:t>
      </w:r>
      <w:r>
        <w:rPr>
          <w:color w:val="auto"/>
        </w:rPr>
        <w:t>这项研究</w:t>
      </w:r>
      <w:r>
        <w:rPr>
          <w:rFonts w:hint="eastAsia"/>
          <w:color w:val="auto"/>
        </w:rPr>
        <w:t>标志着</w:t>
      </w:r>
      <w:r>
        <w:rPr>
          <w:color w:val="auto"/>
        </w:rPr>
        <w:t>计算设计朝着</w:t>
      </w:r>
      <w:r>
        <w:rPr>
          <w:rFonts w:hint="eastAsia"/>
          <w:color w:val="auto"/>
        </w:rPr>
        <w:t>一次设计即可生成一种结合剂的方向取得重要进步</w:t>
      </w:r>
      <w:r>
        <w:rPr>
          <w:color w:val="auto"/>
        </w:rPr>
        <w:t>，在治疗学、诊断学和生物技术领域具有</w:t>
      </w:r>
      <w:r>
        <w:rPr>
          <w:rFonts w:hint="eastAsia"/>
          <w:color w:val="auto"/>
        </w:rPr>
        <w:t>极大的</w:t>
      </w:r>
      <w:r>
        <w:rPr>
          <w:color w:val="auto"/>
        </w:rPr>
        <w:t>潜力。</w:t>
      </w:r>
    </w:p>
    <w:p w14:paraId="058CB86B">
      <w:pPr>
        <w:pStyle w:val="52"/>
      </w:pPr>
      <w:bookmarkStart w:id="11" w:name="_Toc207801729"/>
      <w:r>
        <w:rPr>
          <w:rFonts w:hint="eastAsia"/>
        </w:rPr>
        <w:t>美国宾夕法尼亚大学开发首个肽分子设计大模型PepMLM</w:t>
      </w:r>
      <w:bookmarkEnd w:id="11"/>
    </w:p>
    <w:p w14:paraId="10AF98BC">
      <w:pPr>
        <w:pStyle w:val="50"/>
        <w:rPr>
          <w:color w:val="auto"/>
        </w:rPr>
      </w:pPr>
      <w:r>
        <w:rPr>
          <w:rFonts w:hint="eastAsia"/>
          <w:color w:val="auto"/>
        </w:rPr>
        <w:t>2025年8月13日，</w:t>
      </w:r>
      <w:ins w:id="11" w:author="David" w:date="2025-09-05T21:01:17Z">
        <w:r>
          <w:rPr>
            <w:rFonts w:hint="eastAsia"/>
            <w:color w:val="auto"/>
          </w:rPr>
          <w:t>以宾夕法尼亚大学为主导的多机构国际团队在《Nature Biotechnology》发表论文</w:t>
        </w:r>
      </w:ins>
      <w:del w:id="12" w:author="David" w:date="2025-09-05T21:01:17Z">
        <w:r>
          <w:rPr>
            <w:rFonts w:hint="eastAsia"/>
            <w:color w:val="auto"/>
          </w:rPr>
          <w:delText>美国宾夕法尼亚大学</w:delText>
        </w:r>
      </w:del>
      <w:ins w:id="13" w:author="David" w:date="2025-09-05T21:01:20Z">
        <w:r>
          <w:rPr>
            <w:rFonts w:hint="eastAsia"/>
            <w:color w:val="auto"/>
            <w:lang w:eastAsia="zh-CN"/>
          </w:rPr>
          <w:t>，</w:t>
        </w:r>
      </w:ins>
      <w:r>
        <w:rPr>
          <w:rFonts w:hint="eastAsia"/>
          <w:color w:val="auto"/>
        </w:rPr>
        <w:t>提出基于靶序列设计的线性肽配体设计模型PepMLM</w:t>
      </w:r>
      <w:r>
        <w:rPr>
          <w:rStyle w:val="27"/>
          <w:color w:val="auto"/>
        </w:rPr>
        <w:footnoteReference w:id="11"/>
      </w:r>
      <w:r>
        <w:rPr>
          <w:rFonts w:hint="eastAsia"/>
          <w:color w:val="auto"/>
        </w:rPr>
        <w:t>，</w:t>
      </w:r>
      <w:r>
        <w:rPr>
          <w:color w:val="auto"/>
        </w:rPr>
        <w:t>能够设计任何靶蛋白的候选</w:t>
      </w:r>
      <w:r>
        <w:rPr>
          <w:rFonts w:hint="eastAsia"/>
          <w:color w:val="auto"/>
        </w:rPr>
        <w:t>配体</w:t>
      </w:r>
      <w:r>
        <w:rPr>
          <w:color w:val="auto"/>
        </w:rPr>
        <w:t>，而无需结构输入</w:t>
      </w:r>
      <w:r>
        <w:rPr>
          <w:rFonts w:hint="eastAsia"/>
          <w:color w:val="auto"/>
        </w:rPr>
        <w:t>。PepMLM设计的肽表现出与</w:t>
      </w:r>
      <w:r>
        <w:rPr>
          <w:color w:val="auto"/>
        </w:rPr>
        <w:t>癌症</w:t>
      </w:r>
      <w:r>
        <w:rPr>
          <w:rFonts w:hint="eastAsia"/>
          <w:color w:val="auto"/>
        </w:rPr>
        <w:t>和</w:t>
      </w:r>
      <w:r>
        <w:rPr>
          <w:color w:val="auto"/>
        </w:rPr>
        <w:t>生殖靶</w:t>
      </w:r>
      <w:r>
        <w:rPr>
          <w:rFonts w:hint="eastAsia"/>
          <w:color w:val="auto"/>
        </w:rPr>
        <w:t>点的</w:t>
      </w:r>
      <w:r>
        <w:rPr>
          <w:color w:val="auto"/>
        </w:rPr>
        <w:t>序列特异性结合，并能够</w:t>
      </w:r>
      <w:r>
        <w:rPr>
          <w:rFonts w:hint="eastAsia"/>
          <w:color w:val="auto"/>
        </w:rPr>
        <w:t>在</w:t>
      </w:r>
      <w:r>
        <w:rPr>
          <w:color w:val="auto"/>
        </w:rPr>
        <w:t>亨廷顿病</w:t>
      </w:r>
      <w:r>
        <w:rPr>
          <w:rFonts w:hint="eastAsia"/>
          <w:color w:val="auto"/>
        </w:rPr>
        <w:t>、</w:t>
      </w:r>
      <w:r>
        <w:rPr>
          <w:color w:val="auto"/>
        </w:rPr>
        <w:t>病毒感染等不同疾病环境中靶向降解蛋白质</w:t>
      </w:r>
      <w:r>
        <w:rPr>
          <w:rFonts w:hint="eastAsia"/>
          <w:b/>
          <w:bCs/>
          <w:color w:val="auto"/>
        </w:rPr>
        <w:t>。</w:t>
      </w:r>
      <w:r>
        <w:rPr>
          <w:rFonts w:hint="eastAsia"/>
          <w:color w:val="auto"/>
        </w:rPr>
        <w:t>这一突破为访问“不可成药”靶点提供了独特的机会，从而促进药物研发。</w:t>
      </w:r>
    </w:p>
    <w:p w14:paraId="409BA7D5">
      <w:pPr>
        <w:pStyle w:val="52"/>
      </w:pPr>
      <w:bookmarkStart w:id="12" w:name="_Toc207801730"/>
      <w:r>
        <w:t>瑞士苏黎世大学</w:t>
      </w:r>
      <w:r>
        <w:rPr>
          <w:rFonts w:hint="eastAsia"/>
        </w:rPr>
        <w:t>将AI与CRISPR基因编辑技术结合，提高基因编辑精度</w:t>
      </w:r>
      <w:bookmarkEnd w:id="12"/>
    </w:p>
    <w:p w14:paraId="4236A2E0">
      <w:pPr>
        <w:pStyle w:val="50"/>
        <w:rPr>
          <w:color w:val="auto"/>
        </w:rPr>
      </w:pPr>
      <w:r>
        <w:rPr>
          <w:rFonts w:hint="eastAsia"/>
          <w:color w:val="auto"/>
        </w:rPr>
        <w:t>2025年8月12日，</w:t>
      </w:r>
      <w:r>
        <w:rPr>
          <w:color w:val="auto"/>
        </w:rPr>
        <w:t>瑞士苏黎世大学</w:t>
      </w:r>
      <w:r>
        <w:rPr>
          <w:rFonts w:hint="eastAsia"/>
          <w:color w:val="auto"/>
        </w:rPr>
        <w:t>开发AI工具</w:t>
      </w:r>
      <w:r>
        <w:rPr>
          <w:color w:val="auto"/>
        </w:rPr>
        <w:t>Pythia</w:t>
      </w:r>
      <w:r>
        <w:rPr>
          <w:rFonts w:hint="eastAsia"/>
          <w:color w:val="auto"/>
        </w:rPr>
        <w:t>，</w:t>
      </w:r>
      <w:r>
        <w:rPr>
          <w:color w:val="auto"/>
        </w:rPr>
        <w:t>预测细胞在被CRISPR/Cas9等基因编辑工具切割后</w:t>
      </w:r>
      <w:r>
        <w:rPr>
          <w:rFonts w:hint="eastAsia"/>
          <w:color w:val="auto"/>
        </w:rPr>
        <w:t>，</w:t>
      </w:r>
      <w:r>
        <w:rPr>
          <w:color w:val="auto"/>
        </w:rPr>
        <w:t>如何修复其DNA</w:t>
      </w:r>
      <w:r>
        <w:rPr>
          <w:rStyle w:val="27"/>
          <w:color w:val="auto"/>
        </w:rPr>
        <w:footnoteReference w:id="12"/>
      </w:r>
      <w:r>
        <w:rPr>
          <w:rFonts w:hint="eastAsia"/>
          <w:color w:val="auto"/>
        </w:rPr>
        <w:t>，基于</w:t>
      </w:r>
      <w:r>
        <w:rPr>
          <w:color w:val="auto"/>
        </w:rPr>
        <w:t>Pythia</w:t>
      </w:r>
      <w:r>
        <w:rPr>
          <w:rFonts w:hint="eastAsia"/>
          <w:color w:val="auto"/>
        </w:rPr>
        <w:t>工具设计</w:t>
      </w:r>
      <w:r>
        <w:rPr>
          <w:color w:val="auto"/>
        </w:rPr>
        <w:t>了微小DNA修复模板，引导细胞做出精确基因变化</w:t>
      </w:r>
      <w:r>
        <w:rPr>
          <w:rFonts w:hint="eastAsia"/>
          <w:color w:val="auto"/>
        </w:rPr>
        <w:t>，</w:t>
      </w:r>
      <w:r>
        <w:rPr>
          <w:color w:val="auto"/>
        </w:rPr>
        <w:t>在人类细胞培养物</w:t>
      </w:r>
      <w:r>
        <w:rPr>
          <w:rFonts w:hint="eastAsia"/>
          <w:color w:val="auto"/>
        </w:rPr>
        <w:t>中</w:t>
      </w:r>
      <w:r>
        <w:rPr>
          <w:color w:val="auto"/>
        </w:rPr>
        <w:t>实现了高度准确的基因编辑和整合</w:t>
      </w:r>
      <w:r>
        <w:rPr>
          <w:rFonts w:hint="eastAsia"/>
          <w:color w:val="auto"/>
        </w:rPr>
        <w:t>，成功</w:t>
      </w:r>
      <w:r>
        <w:rPr>
          <w:color w:val="auto"/>
        </w:rPr>
        <w:t>编辑了非洲爪蟾和活体小鼠脑细胞中的DNA。</w:t>
      </w:r>
      <w:r>
        <w:rPr>
          <w:rFonts w:hint="eastAsia"/>
          <w:color w:val="auto"/>
        </w:rPr>
        <w:t>这项技术</w:t>
      </w:r>
      <w:r>
        <w:rPr>
          <w:color w:val="auto"/>
        </w:rPr>
        <w:t>提高</w:t>
      </w:r>
      <w:r>
        <w:rPr>
          <w:rFonts w:hint="eastAsia"/>
          <w:color w:val="auto"/>
        </w:rPr>
        <w:t>了</w:t>
      </w:r>
      <w:r>
        <w:rPr>
          <w:color w:val="auto"/>
        </w:rPr>
        <w:t>基因编辑精度</w:t>
      </w:r>
      <w:r>
        <w:rPr>
          <w:rFonts w:hint="eastAsia"/>
          <w:color w:val="auto"/>
        </w:rPr>
        <w:t>，为理解遗传疾病、开发更安全有效的神经系统疾病基因疗法创造了新的可能性。</w:t>
      </w:r>
    </w:p>
    <w:p w14:paraId="294972EB">
      <w:pPr>
        <w:pStyle w:val="52"/>
      </w:pPr>
      <w:bookmarkStart w:id="13" w:name="_Toc207801731"/>
      <w:r>
        <w:rPr>
          <w:rFonts w:hint="eastAsia"/>
        </w:rPr>
        <w:t>美国哥伦比亚大学研发基于</w:t>
      </w:r>
      <w:r>
        <w:t>mRNA</w:t>
      </w:r>
      <w:r>
        <w:rPr>
          <w:rFonts w:hint="eastAsia"/>
        </w:rPr>
        <w:t>的</w:t>
      </w:r>
      <w:r>
        <w:t>广谱抗病毒药物</w:t>
      </w:r>
      <w:bookmarkEnd w:id="13"/>
    </w:p>
    <w:p w14:paraId="746FEC77">
      <w:pPr>
        <w:pStyle w:val="50"/>
        <w:rPr>
          <w:color w:val="auto"/>
        </w:rPr>
      </w:pPr>
      <w:r>
        <w:rPr>
          <w:rFonts w:hint="eastAsia"/>
          <w:color w:val="auto"/>
        </w:rPr>
        <w:t>2025年8月13日，美国哥伦比亚大学</w:t>
      </w:r>
      <w:r>
        <w:rPr>
          <w:color w:val="auto"/>
        </w:rPr>
        <w:t>提出了一种基于mRNA的</w:t>
      </w:r>
      <w:r>
        <w:rPr>
          <w:rFonts w:hint="eastAsia"/>
          <w:color w:val="auto"/>
        </w:rPr>
        <w:t>广谱</w:t>
      </w:r>
      <w:r>
        <w:rPr>
          <w:color w:val="auto"/>
        </w:rPr>
        <w:t>抗病毒疗法</w:t>
      </w:r>
      <w:r>
        <w:rPr>
          <w:rStyle w:val="27"/>
          <w:color w:val="auto"/>
        </w:rPr>
        <w:footnoteReference w:id="13"/>
      </w:r>
      <w:r>
        <w:rPr>
          <w:rFonts w:hint="eastAsia"/>
          <w:color w:val="auto"/>
        </w:rPr>
        <w:t>，</w:t>
      </w:r>
      <w:r>
        <w:rPr>
          <w:color w:val="auto"/>
        </w:rPr>
        <w:t>从</w:t>
      </w:r>
      <w:r>
        <w:rPr>
          <w:rFonts w:hint="eastAsia"/>
          <w:color w:val="auto"/>
        </w:rPr>
        <w:t>干扰素刺激基因中</w:t>
      </w:r>
      <w:r>
        <w:rPr>
          <w:color w:val="auto"/>
        </w:rPr>
        <w:t>选择了10种，成功增强了</w:t>
      </w:r>
      <w:r>
        <w:rPr>
          <w:rFonts w:hint="eastAsia"/>
          <w:color w:val="auto"/>
        </w:rPr>
        <w:t>人类</w:t>
      </w:r>
      <w:r>
        <w:rPr>
          <w:color w:val="auto"/>
        </w:rPr>
        <w:t>细胞</w:t>
      </w:r>
      <w:r>
        <w:rPr>
          <w:rFonts w:hint="eastAsia"/>
          <w:color w:val="auto"/>
        </w:rPr>
        <w:t>和小鼠</w:t>
      </w:r>
      <w:r>
        <w:rPr>
          <w:color w:val="auto"/>
        </w:rPr>
        <w:t>对流感、寨卡</w:t>
      </w:r>
      <w:r>
        <w:rPr>
          <w:rFonts w:hint="eastAsia"/>
          <w:color w:val="auto"/>
        </w:rPr>
        <w:t>和新冠病毒的抵抗能力。</w:t>
      </w:r>
      <w:r>
        <w:rPr>
          <w:color w:val="auto"/>
        </w:rPr>
        <w:t>这</w:t>
      </w:r>
      <w:r>
        <w:rPr>
          <w:rFonts w:hint="eastAsia"/>
          <w:color w:val="auto"/>
        </w:rPr>
        <w:t>种新疗法可在体外和体内预防病毒感染，</w:t>
      </w:r>
      <w:r>
        <w:rPr>
          <w:color w:val="auto"/>
        </w:rPr>
        <w:t>有望成为广谱抗病毒药物。</w:t>
      </w:r>
    </w:p>
    <w:p w14:paraId="6B560457">
      <w:pPr>
        <w:pStyle w:val="52"/>
      </w:pPr>
      <w:bookmarkStart w:id="14" w:name="_Toc207801732"/>
      <w:r>
        <w:rPr>
          <w:rFonts w:hint="eastAsia"/>
        </w:rPr>
        <w:t>美国芝加哥大学研究荧光蛋白自旋量子比特，</w:t>
      </w:r>
      <w:r>
        <w:t>实现活体内量子操控</w:t>
      </w:r>
      <w:bookmarkEnd w:id="14"/>
    </w:p>
    <w:p w14:paraId="5DF16F92">
      <w:pPr>
        <w:pStyle w:val="50"/>
        <w:rPr>
          <w:color w:val="auto"/>
        </w:rPr>
      </w:pPr>
      <w:r>
        <w:rPr>
          <w:rFonts w:hint="eastAsia"/>
          <w:color w:val="auto"/>
        </w:rPr>
        <w:t>2025年8月20日，美国芝加哥大学</w:t>
      </w:r>
      <w:r>
        <w:rPr>
          <w:color w:val="auto"/>
        </w:rPr>
        <w:t>首次在增强黄色荧光蛋白中实现了光学可寻址的自旋量子比特</w:t>
      </w:r>
      <w:r>
        <w:rPr>
          <w:rStyle w:val="27"/>
          <w:color w:val="auto"/>
        </w:rPr>
        <w:footnoteReference w:id="14"/>
      </w:r>
      <w:r>
        <w:rPr>
          <w:color w:val="auto"/>
        </w:rPr>
        <w:t>，并在哺乳动物和细菌细胞中成功进行了自旋操控与读出。</w:t>
      </w:r>
      <w:r>
        <w:rPr>
          <w:rFonts w:hint="eastAsia"/>
          <w:color w:val="auto"/>
        </w:rPr>
        <w:t>该</w:t>
      </w:r>
      <w:r>
        <w:rPr>
          <w:color w:val="auto"/>
        </w:rPr>
        <w:t>研究标志着</w:t>
      </w:r>
      <w:r>
        <w:rPr>
          <w:rFonts w:hint="eastAsia"/>
          <w:color w:val="auto"/>
        </w:rPr>
        <w:t>生命系统内部量子探测的可能性被真正打开，</w:t>
      </w:r>
      <w:r>
        <w:rPr>
          <w:color w:val="auto"/>
        </w:rPr>
        <w:t>未来有望实现纳米级</w:t>
      </w:r>
      <w:r>
        <w:rPr>
          <w:rFonts w:hint="eastAsia"/>
          <w:color w:val="auto"/>
        </w:rPr>
        <w:t>场传感和基于自旋的成像模式，在药物研发领域有望提高药物设计效率。</w:t>
      </w:r>
    </w:p>
    <w:p w14:paraId="4E418292">
      <w:pPr>
        <w:pStyle w:val="52"/>
      </w:pPr>
      <w:bookmarkStart w:id="15" w:name="_Toc207801733"/>
      <w:r>
        <w:rPr>
          <w:rFonts w:hint="eastAsia"/>
        </w:rPr>
        <w:t>德国SpiNNcloud公司</w:t>
      </w:r>
      <w:r>
        <w:t>向莱比锡大学</w:t>
      </w:r>
      <w:r>
        <w:rPr>
          <w:rFonts w:hint="eastAsia"/>
        </w:rPr>
        <w:t>交付</w:t>
      </w:r>
      <w:r>
        <w:t>类脑超级计算机</w:t>
      </w:r>
      <w:r>
        <w:rPr>
          <w:rFonts w:hint="eastAsia"/>
        </w:rPr>
        <w:t>，推动AI药物发现</w:t>
      </w:r>
      <w:bookmarkEnd w:id="15"/>
    </w:p>
    <w:p w14:paraId="75F6C70F">
      <w:pPr>
        <w:pStyle w:val="50"/>
        <w:rPr>
          <w:color w:val="EE0000"/>
        </w:rPr>
      </w:pPr>
      <w:r>
        <w:rPr>
          <w:rFonts w:hint="eastAsia"/>
          <w:color w:val="auto"/>
        </w:rPr>
        <w:t>2025年7月28日，德国SpiNNcloud公司与莱比锡大学达成一项协议，向莱比锡大学交付一台类脑超级计算机</w:t>
      </w:r>
      <w:r>
        <w:rPr>
          <w:rStyle w:val="27"/>
          <w:color w:val="auto"/>
        </w:rPr>
        <w:footnoteReference w:id="15"/>
      </w:r>
      <w:r>
        <w:rPr>
          <w:rFonts w:hint="eastAsia"/>
          <w:color w:val="auto"/>
        </w:rPr>
        <w:t>，是专用于药物发现的最大SpiNNcloud系统，</w:t>
      </w:r>
      <w:commentRangeStart w:id="1"/>
      <w:r>
        <w:rPr>
          <w:rFonts w:hint="eastAsia"/>
          <w:color w:val="auto"/>
        </w:rPr>
        <w:t>包含约65万个内核，</w:t>
      </w:r>
      <w:ins w:id="14" w:author="David" w:date="2025-09-05T21:13:24Z">
        <w:r>
          <w:rPr>
            <w:rFonts w:hint="eastAsia"/>
            <w:color w:val="auto"/>
            <w:lang w:val="en-US" w:eastAsia="zh-CN"/>
          </w:rPr>
          <w:t>据官方称</w:t>
        </w:r>
      </w:ins>
      <w:r>
        <w:rPr>
          <w:color w:val="auto"/>
        </w:rPr>
        <w:t>可模拟</w:t>
      </w:r>
      <w:r>
        <w:rPr>
          <w:rFonts w:hint="eastAsia"/>
          <w:color w:val="auto"/>
        </w:rPr>
        <w:t>多达</w:t>
      </w:r>
      <w:r>
        <w:rPr>
          <w:color w:val="auto"/>
        </w:rPr>
        <w:t>105亿个神经元</w:t>
      </w:r>
      <w:ins w:id="15" w:author="David" w:date="2025-09-05T21:13:38Z">
        <w:r>
          <w:rPr>
            <w:rFonts w:hint="default"/>
            <w:color w:val="auto"/>
            <w:rPrChange w:id="16" w:author="David" w:date="2025-09-05T21:13:38Z">
              <w:rPr>
                <w:rFonts w:hint="default"/>
              </w:rPr>
            </w:rPrChange>
          </w:rPr>
          <w:t>（具体数值在不同报道中有差异）</w:t>
        </w:r>
      </w:ins>
      <w:r>
        <w:rPr>
          <w:rFonts w:hint="eastAsia"/>
          <w:color w:val="auto"/>
        </w:rPr>
        <w:t>。</w:t>
      </w:r>
      <w:commentRangeEnd w:id="1"/>
      <w:r>
        <w:commentReference w:id="1"/>
      </w:r>
      <w:r>
        <w:rPr>
          <w:rFonts w:hint="eastAsia"/>
          <w:color w:val="auto"/>
        </w:rPr>
        <w:t>该系统</w:t>
      </w:r>
      <w:r>
        <w:rPr>
          <w:color w:val="auto"/>
        </w:rPr>
        <w:t>旨在用于模拟蛋白质折叠，以实现个性化医疗</w:t>
      </w:r>
      <w:r>
        <w:rPr>
          <w:rFonts w:hint="eastAsia"/>
          <w:color w:val="auto"/>
        </w:rPr>
        <w:t>。这是</w:t>
      </w:r>
      <w:r>
        <w:rPr>
          <w:color w:val="auto"/>
        </w:rPr>
        <w:t>个性化医疗</w:t>
      </w:r>
      <w:r>
        <w:rPr>
          <w:rFonts w:hint="eastAsia"/>
          <w:color w:val="auto"/>
        </w:rPr>
        <w:t>小分子计算研究的一个重要里程碑。</w:t>
      </w:r>
    </w:p>
    <w:p w14:paraId="6E80B54C">
      <w:pPr>
        <w:keepNext/>
        <w:keepLines/>
        <w:spacing w:before="120" w:after="120" w:line="500" w:lineRule="exact"/>
        <w:jc w:val="both"/>
        <w:outlineLvl w:val="0"/>
        <w:rPr>
          <w:rFonts w:ascii="Times New Roman" w:hAnsi="Times New Roman" w:eastAsia="SimHei" w:cs="Times New Roman"/>
          <w:b/>
          <w:bCs/>
          <w:color w:val="4472C4"/>
          <w:sz w:val="32"/>
          <w:szCs w:val="32"/>
          <w14:ligatures w14:val="none"/>
        </w:rPr>
      </w:pPr>
      <w:bookmarkStart w:id="16" w:name="_Toc207801734"/>
      <w:r>
        <w:rPr>
          <w:rFonts w:hint="eastAsia" w:ascii="Times New Roman" w:hAnsi="Times New Roman" w:eastAsia="SimHei" w:cs="Times New Roman"/>
          <w:b/>
          <w:bCs/>
          <w:color w:val="4472C4"/>
          <w:sz w:val="32"/>
          <w:szCs w:val="32"/>
          <w14:ligatures w14:val="none"/>
        </w:rPr>
        <w:t>产品动态</w:t>
      </w:r>
      <w:bookmarkEnd w:id="16"/>
    </w:p>
    <w:p w14:paraId="36C87F50">
      <w:pPr>
        <w:pStyle w:val="52"/>
      </w:pPr>
      <w:bookmarkStart w:id="17" w:name="_Toc207801735"/>
      <w:r>
        <w:rPr>
          <w:rFonts w:hint="eastAsia"/>
        </w:rPr>
        <w:t>美国</w:t>
      </w:r>
      <w:r>
        <w:t>FDA批准</w:t>
      </w:r>
      <w:r>
        <w:rPr>
          <w:rFonts w:hint="eastAsia"/>
        </w:rPr>
        <w:t>全球</w:t>
      </w:r>
      <w:r>
        <w:t>首</w:t>
      </w:r>
      <w:r>
        <w:rPr>
          <w:rFonts w:hint="eastAsia"/>
        </w:rPr>
        <w:t>款</w:t>
      </w:r>
      <w:r>
        <w:t>针对复发性呼吸道乳头状瘤病的</w:t>
      </w:r>
      <w:r>
        <w:rPr>
          <w:rFonts w:hint="eastAsia"/>
        </w:rPr>
        <w:t xml:space="preserve"> </w:t>
      </w:r>
      <w:r>
        <w:t>免疫疗法</w:t>
      </w:r>
      <w:r>
        <w:rPr>
          <w:rFonts w:hint="eastAsia"/>
        </w:rPr>
        <w:t>Papzimeos上市</w:t>
      </w:r>
      <w:bookmarkEnd w:id="17"/>
    </w:p>
    <w:p w14:paraId="0531486F">
      <w:pPr>
        <w:pStyle w:val="50"/>
        <w:rPr>
          <w:color w:val="EE0000"/>
        </w:rPr>
      </w:pPr>
      <w:r>
        <w:rPr>
          <w:rFonts w:hint="eastAsia"/>
          <w:color w:val="auto"/>
        </w:rPr>
        <w:t>2025年</w:t>
      </w:r>
      <w:r>
        <w:rPr>
          <w:color w:val="auto"/>
        </w:rPr>
        <w:t>8月14日，</w:t>
      </w:r>
      <w:r>
        <w:rPr>
          <w:rFonts w:hint="eastAsia"/>
          <w:color w:val="auto"/>
        </w:rPr>
        <w:t>美国FDA批准Precigen公司（美国）的首创</w:t>
      </w:r>
      <w:r>
        <w:rPr>
          <w:color w:val="auto"/>
        </w:rPr>
        <w:t>免疫疗法</w:t>
      </w:r>
      <w:r>
        <w:rPr>
          <w:rFonts w:hint="eastAsia"/>
          <w:color w:val="auto"/>
        </w:rPr>
        <w:t>Papzimeos</w:t>
      </w:r>
      <w:r>
        <w:rPr>
          <w:rStyle w:val="27"/>
          <w:color w:val="auto"/>
        </w:rPr>
        <w:footnoteReference w:id="16"/>
      </w:r>
      <w:r>
        <w:rPr>
          <w:rFonts w:hint="eastAsia"/>
          <w:color w:val="auto"/>
        </w:rPr>
        <w:t>上市，并不再需要验证性临床试验。这是全球首个</w:t>
      </w:r>
      <w:r>
        <w:rPr>
          <w:color w:val="auto"/>
        </w:rPr>
        <w:t>基于非复制</w:t>
      </w:r>
      <w:r>
        <w:rPr>
          <w:rFonts w:hint="eastAsia"/>
          <w:color w:val="auto"/>
        </w:rPr>
        <w:t>型</w:t>
      </w:r>
      <w:r>
        <w:rPr>
          <w:color w:val="auto"/>
        </w:rPr>
        <w:t>腺病毒载体的免疫疗法，用于治疗</w:t>
      </w:r>
      <w:r>
        <w:rPr>
          <w:rFonts w:hint="eastAsia"/>
          <w:color w:val="auto"/>
        </w:rPr>
        <w:t>成人</w:t>
      </w:r>
      <w:r>
        <w:rPr>
          <w:color w:val="auto"/>
        </w:rPr>
        <w:t>复发性呼吸道乳头状瘤病</w:t>
      </w:r>
      <w:r>
        <w:rPr>
          <w:rFonts w:hint="eastAsia"/>
          <w:color w:val="auto"/>
        </w:rPr>
        <w:t>。</w:t>
      </w:r>
      <w:r>
        <w:rPr>
          <w:color w:val="auto"/>
        </w:rPr>
        <w:t>该疗法</w:t>
      </w:r>
      <w:r>
        <w:rPr>
          <w:rFonts w:hint="eastAsia"/>
          <w:color w:val="auto"/>
        </w:rPr>
        <w:t>有望改变</w:t>
      </w:r>
      <w:r>
        <w:rPr>
          <w:color w:val="auto"/>
        </w:rPr>
        <w:t>复发性呼吸道乳头状瘤病</w:t>
      </w:r>
      <w:r>
        <w:rPr>
          <w:rFonts w:hint="eastAsia"/>
          <w:color w:val="auto"/>
        </w:rPr>
        <w:t>的治疗格局，将为需要重复手术来控制疾病症状的患者提供持久缓解疗法。</w:t>
      </w:r>
    </w:p>
    <w:p w14:paraId="611F54BC">
      <w:pPr>
        <w:pStyle w:val="52"/>
      </w:pPr>
      <w:bookmarkStart w:id="18" w:name="_Toc207801736"/>
      <w:r>
        <w:rPr>
          <w:rFonts w:hint="eastAsia"/>
        </w:rPr>
        <w:t>美国</w:t>
      </w:r>
      <w:r>
        <w:t>FDA批准</w:t>
      </w:r>
      <w:r>
        <w:rPr>
          <w:rFonts w:hint="eastAsia"/>
        </w:rPr>
        <w:t>首创新药</w:t>
      </w:r>
      <w:r>
        <w:t>Tonmya</w:t>
      </w:r>
      <w:r>
        <w:rPr>
          <w:rFonts w:hint="eastAsia"/>
        </w:rPr>
        <w:t>用于</w:t>
      </w:r>
      <w:r>
        <w:t>治疗纤维肌痛</w:t>
      </w:r>
      <w:bookmarkEnd w:id="18"/>
      <w:r>
        <w:rPr>
          <w:rFonts w:hint="eastAsia"/>
        </w:rPr>
        <w:t>上市</w:t>
      </w:r>
    </w:p>
    <w:p w14:paraId="0417E86A">
      <w:pPr>
        <w:pStyle w:val="50"/>
        <w:rPr>
          <w:color w:val="auto"/>
        </w:rPr>
      </w:pPr>
      <w:r>
        <w:rPr>
          <w:rFonts w:hint="eastAsia"/>
          <w:color w:val="auto"/>
        </w:rPr>
        <w:t>2025年</w:t>
      </w:r>
      <w:r>
        <w:rPr>
          <w:color w:val="auto"/>
        </w:rPr>
        <w:t>8月15日，</w:t>
      </w:r>
      <w:r>
        <w:rPr>
          <w:rFonts w:hint="eastAsia"/>
          <w:color w:val="auto"/>
        </w:rPr>
        <w:t>美国</w:t>
      </w:r>
      <w:r>
        <w:rPr>
          <w:color w:val="auto"/>
        </w:rPr>
        <w:t>Tonix Pharmaceuticals公司宣布，FDA已批准其</w:t>
      </w:r>
      <w:r>
        <w:rPr>
          <w:rFonts w:hint="eastAsia"/>
          <w:color w:val="auto"/>
        </w:rPr>
        <w:t>首创新药（F</w:t>
      </w:r>
      <w:r>
        <w:rPr>
          <w:color w:val="auto"/>
        </w:rPr>
        <w:t>irst</w:t>
      </w:r>
      <w:r>
        <w:rPr>
          <w:rFonts w:hint="eastAsia"/>
          <w:color w:val="auto"/>
        </w:rPr>
        <w:t xml:space="preserve"> </w:t>
      </w:r>
      <w:r>
        <w:rPr>
          <w:color w:val="auto"/>
        </w:rPr>
        <w:t>in</w:t>
      </w:r>
      <w:r>
        <w:rPr>
          <w:rFonts w:hint="eastAsia"/>
          <w:color w:val="auto"/>
        </w:rPr>
        <w:t xml:space="preserve"> c</w:t>
      </w:r>
      <w:r>
        <w:rPr>
          <w:color w:val="auto"/>
        </w:rPr>
        <w:t>lass</w:t>
      </w:r>
      <w:r>
        <w:rPr>
          <w:rFonts w:hint="eastAsia"/>
          <w:color w:val="auto"/>
        </w:rPr>
        <w:t>）</w:t>
      </w:r>
      <w:r>
        <w:rPr>
          <w:color w:val="auto"/>
        </w:rPr>
        <w:t>Tonmya</w:t>
      </w:r>
      <w:r>
        <w:rPr>
          <w:rStyle w:val="27"/>
          <w:color w:val="auto"/>
        </w:rPr>
        <w:footnoteReference w:id="17"/>
      </w:r>
      <w:r>
        <w:rPr>
          <w:rFonts w:hint="eastAsia"/>
          <w:color w:val="auto"/>
        </w:rPr>
        <w:t>，</w:t>
      </w:r>
      <w:r>
        <w:rPr>
          <w:color w:val="auto"/>
        </w:rPr>
        <w:t>用于治疗</w:t>
      </w:r>
      <w:r>
        <w:rPr>
          <w:rFonts w:hint="eastAsia"/>
          <w:color w:val="auto"/>
        </w:rPr>
        <w:t>成人</w:t>
      </w:r>
      <w:r>
        <w:rPr>
          <w:color w:val="auto"/>
        </w:rPr>
        <w:t>纤维肌痛。Tonmya是15年来首个获FDA批准用于治疗纤维肌痛的</w:t>
      </w:r>
      <w:r>
        <w:rPr>
          <w:rFonts w:hint="eastAsia"/>
          <w:color w:val="auto"/>
        </w:rPr>
        <w:t>药物</w:t>
      </w:r>
      <w:r>
        <w:rPr>
          <w:color w:val="auto"/>
        </w:rPr>
        <w:t>。</w:t>
      </w:r>
      <w:r>
        <w:rPr>
          <w:rFonts w:hint="eastAsia"/>
          <w:color w:val="auto"/>
        </w:rPr>
        <w:t>纤维肌痛是一种慢性疼痛，影响美国超过1000万成年人，其中大部分是女性，严重影响患者</w:t>
      </w:r>
      <w:r>
        <w:rPr>
          <w:color w:val="auto"/>
        </w:rPr>
        <w:t>日常活动</w:t>
      </w:r>
      <w:r>
        <w:rPr>
          <w:rFonts w:hint="eastAsia"/>
          <w:color w:val="auto"/>
        </w:rPr>
        <w:t>。</w:t>
      </w:r>
      <w:r>
        <w:rPr>
          <w:color w:val="auto"/>
        </w:rPr>
        <w:t>Tonmya预计将于第四季度上市</w:t>
      </w:r>
      <w:r>
        <w:rPr>
          <w:rFonts w:hint="eastAsia"/>
          <w:color w:val="auto"/>
        </w:rPr>
        <w:t>，对于患者来说是</w:t>
      </w:r>
      <w:r>
        <w:rPr>
          <w:color w:val="auto"/>
        </w:rPr>
        <w:t>一个里程碑式的进</w:t>
      </w:r>
      <w:r>
        <w:rPr>
          <w:rFonts w:hint="eastAsia"/>
          <w:color w:val="auto"/>
        </w:rPr>
        <w:t>展。</w:t>
      </w:r>
    </w:p>
    <w:p w14:paraId="40E979F8">
      <w:pPr>
        <w:pStyle w:val="52"/>
      </w:pPr>
      <w:bookmarkStart w:id="19" w:name="_Toc207801737"/>
      <w:bookmarkStart w:id="20" w:name="_Toc203053550"/>
      <w:bookmarkStart w:id="21" w:name="OLE_LINK2"/>
      <w:r>
        <w:rPr>
          <w:rFonts w:hint="eastAsia"/>
        </w:rPr>
        <w:t>欧盟委员会批准首个</w:t>
      </w:r>
      <w:r>
        <w:t>针对无法获得合适供体细胞</w:t>
      </w:r>
      <w:r>
        <w:rPr>
          <w:rFonts w:hint="eastAsia"/>
        </w:rPr>
        <w:t>的</w:t>
      </w:r>
      <w:r>
        <w:t>血癌细胞疗法</w:t>
      </w:r>
      <w:r>
        <w:rPr>
          <w:rFonts w:hint="eastAsia"/>
        </w:rPr>
        <w:t>有条件上市</w:t>
      </w:r>
      <w:bookmarkEnd w:id="19"/>
    </w:p>
    <w:bookmarkEnd w:id="20"/>
    <w:bookmarkEnd w:id="21"/>
    <w:p w14:paraId="57F8FB7B">
      <w:pPr>
        <w:pStyle w:val="50"/>
        <w:rPr>
          <w:color w:val="auto"/>
        </w:rPr>
      </w:pPr>
      <w:r>
        <w:rPr>
          <w:rFonts w:hint="eastAsia"/>
          <w:color w:val="auto"/>
        </w:rPr>
        <w:t>2025年8月27日，</w:t>
      </w:r>
      <w:bookmarkStart w:id="22" w:name="OLE_LINK4"/>
      <w:r>
        <w:rPr>
          <w:rFonts w:hint="eastAsia"/>
          <w:color w:val="auto"/>
        </w:rPr>
        <w:t>欧盟委员会授予</w:t>
      </w:r>
      <w:bookmarkEnd w:id="22"/>
      <w:r>
        <w:rPr>
          <w:rFonts w:hint="eastAsia"/>
          <w:color w:val="auto"/>
        </w:rPr>
        <w:t>ExCellThera</w:t>
      </w:r>
      <w:r>
        <w:rPr>
          <w:color w:val="auto"/>
        </w:rPr>
        <w:t>公司</w:t>
      </w:r>
      <w:r>
        <w:rPr>
          <w:rFonts w:hint="eastAsia"/>
          <w:color w:val="auto"/>
        </w:rPr>
        <w:t>的Zemcelpro有条件上市许可</w:t>
      </w:r>
      <w:r>
        <w:rPr>
          <w:rStyle w:val="27"/>
          <w:color w:val="auto"/>
        </w:rPr>
        <w:footnoteReference w:id="18"/>
      </w:r>
      <w:r>
        <w:rPr>
          <w:rFonts w:hint="eastAsia"/>
          <w:color w:val="auto"/>
        </w:rPr>
        <w:t>，用于</w:t>
      </w:r>
      <w:bookmarkStart w:id="23" w:name="OLE_LINK5"/>
      <w:r>
        <w:rPr>
          <w:rFonts w:hint="eastAsia"/>
          <w:color w:val="auto"/>
        </w:rPr>
        <w:t>治疗</w:t>
      </w:r>
      <w:r>
        <w:rPr>
          <w:color w:val="auto"/>
        </w:rPr>
        <w:t>在清髓性预处理后需要同种异体造血干细胞移植</w:t>
      </w:r>
      <w:r>
        <w:rPr>
          <w:rFonts w:hint="eastAsia"/>
          <w:color w:val="auto"/>
        </w:rPr>
        <w:t>、</w:t>
      </w:r>
      <w:r>
        <w:rPr>
          <w:color w:val="auto"/>
        </w:rPr>
        <w:t>且没有其他合适供体细胞</w:t>
      </w:r>
      <w:r>
        <w:rPr>
          <w:rFonts w:hint="eastAsia"/>
          <w:color w:val="auto"/>
        </w:rPr>
        <w:t>的成人血液恶性肿瘤</w:t>
      </w:r>
      <w:bookmarkEnd w:id="23"/>
      <w:r>
        <w:rPr>
          <w:rFonts w:hint="eastAsia"/>
          <w:color w:val="auto"/>
        </w:rPr>
        <w:t>。这是首个获批的</w:t>
      </w:r>
      <w:r>
        <w:rPr>
          <w:color w:val="auto"/>
        </w:rPr>
        <w:t>用于无法获得合适供体细胞</w:t>
      </w:r>
      <w:r>
        <w:rPr>
          <w:rFonts w:hint="eastAsia"/>
          <w:color w:val="auto"/>
        </w:rPr>
        <w:t>的血癌</w:t>
      </w:r>
      <w:r>
        <w:rPr>
          <w:color w:val="auto"/>
        </w:rPr>
        <w:t>细胞疗法，</w:t>
      </w:r>
      <w:r>
        <w:rPr>
          <w:rFonts w:hint="eastAsia"/>
          <w:color w:val="auto"/>
        </w:rPr>
        <w:t>为患者提供了新的干细胞移植选择。</w:t>
      </w:r>
    </w:p>
    <w:p w14:paraId="391532DC">
      <w:pPr>
        <w:pStyle w:val="52"/>
      </w:pPr>
      <w:bookmarkStart w:id="24" w:name="_Toc207801738"/>
      <w:r>
        <w:rPr>
          <w:rFonts w:hint="eastAsia"/>
        </w:rPr>
        <w:t>英国药品和健康产品管理局批准英国近30年来首个治疗尿路感染的新型抗生素</w:t>
      </w:r>
      <w:bookmarkEnd w:id="24"/>
    </w:p>
    <w:p w14:paraId="647844EF">
      <w:pPr>
        <w:pStyle w:val="50"/>
        <w:rPr>
          <w:color w:val="auto"/>
        </w:rPr>
      </w:pPr>
      <w:r>
        <w:rPr>
          <w:rFonts w:hint="eastAsia"/>
          <w:color w:val="auto"/>
        </w:rPr>
        <w:t>2025年8月27日，英国药品和健康产品管理局批准了英国葛兰素史克公司的新型口服抗生素Gepotidacin</w:t>
      </w:r>
      <w:r>
        <w:rPr>
          <w:rStyle w:val="27"/>
          <w:color w:val="auto"/>
        </w:rPr>
        <w:footnoteReference w:id="19"/>
      </w:r>
      <w:r>
        <w:rPr>
          <w:rFonts w:hint="eastAsia"/>
          <w:color w:val="auto"/>
        </w:rPr>
        <w:t>，</w:t>
      </w:r>
      <w:r>
        <w:rPr>
          <w:color w:val="auto"/>
        </w:rPr>
        <w:t>用于治疗12岁</w:t>
      </w:r>
      <w:r>
        <w:rPr>
          <w:rFonts w:hint="eastAsia"/>
          <w:color w:val="auto"/>
        </w:rPr>
        <w:t>以上、</w:t>
      </w:r>
      <w:r>
        <w:rPr>
          <w:color w:val="auto"/>
        </w:rPr>
        <w:t>体重40公斤</w:t>
      </w:r>
      <w:r>
        <w:rPr>
          <w:rFonts w:hint="eastAsia"/>
          <w:color w:val="auto"/>
        </w:rPr>
        <w:t>以上</w:t>
      </w:r>
      <w:r>
        <w:rPr>
          <w:color w:val="auto"/>
        </w:rPr>
        <w:t>的女性无并发症尿路感染</w:t>
      </w:r>
      <w:r>
        <w:rPr>
          <w:rFonts w:hint="eastAsia"/>
          <w:color w:val="auto"/>
        </w:rPr>
        <w:t>。这是英国近30年来批准的首个治疗尿路感染的新型抗生素。英</w:t>
      </w:r>
      <w:r>
        <w:rPr>
          <w:color w:val="auto"/>
        </w:rPr>
        <w:t>国约半数女性受这一疾病困扰</w:t>
      </w:r>
      <w:r>
        <w:rPr>
          <w:rFonts w:hint="eastAsia"/>
          <w:color w:val="auto"/>
        </w:rPr>
        <w:t>，Gepotidacin提供了一种新的治疗方案。</w:t>
      </w:r>
    </w:p>
    <w:p w14:paraId="79B792D8">
      <w:pPr>
        <w:pStyle w:val="52"/>
      </w:pPr>
      <w:bookmarkStart w:id="25" w:name="_Toc207801739"/>
      <w:r>
        <w:t>英矽智能</w:t>
      </w:r>
      <w:r>
        <w:rPr>
          <w:rFonts w:hint="eastAsia"/>
        </w:rPr>
        <w:t>公司</w:t>
      </w:r>
      <w:r>
        <w:t>治疗帕金森病</w:t>
      </w:r>
      <w:r>
        <w:rPr>
          <w:rFonts w:hint="eastAsia"/>
        </w:rPr>
        <w:t>的AI赋能药物</w:t>
      </w:r>
      <w:r>
        <w:t>ISM8969</w:t>
      </w:r>
      <w:r>
        <w:rPr>
          <w:rFonts w:hint="eastAsia"/>
        </w:rPr>
        <w:t>完成</w:t>
      </w:r>
      <w:bookmarkStart w:id="26" w:name="_Hlk207700305"/>
      <w:r>
        <w:rPr>
          <w:rFonts w:hint="eastAsia"/>
        </w:rPr>
        <w:t>IND申请所需研究</w:t>
      </w:r>
      <w:bookmarkEnd w:id="25"/>
      <w:bookmarkEnd w:id="26"/>
    </w:p>
    <w:p w14:paraId="4CB61A16">
      <w:pPr>
        <w:pStyle w:val="50"/>
        <w:rPr>
          <w:color w:val="auto"/>
        </w:rPr>
      </w:pPr>
      <w:r>
        <w:rPr>
          <w:rFonts w:hint="eastAsia"/>
          <w:color w:val="auto"/>
        </w:rPr>
        <w:t>2025年8月14日，英矽智能公司宣布其</w:t>
      </w:r>
      <w:r>
        <w:rPr>
          <w:color w:val="auto"/>
        </w:rPr>
        <w:t>靶向炎症和神经退行性疾病的口服NLRP3抑制剂ISM8969</w:t>
      </w:r>
      <w:r>
        <w:rPr>
          <w:rFonts w:hint="eastAsia"/>
          <w:color w:val="auto"/>
        </w:rPr>
        <w:t>已完成新药临床研究（IND）申请所需研究</w:t>
      </w:r>
      <w:r>
        <w:rPr>
          <w:rStyle w:val="27"/>
          <w:color w:val="auto"/>
        </w:rPr>
        <w:footnoteReference w:id="20"/>
      </w:r>
      <w:r>
        <w:rPr>
          <w:rFonts w:hint="eastAsia"/>
          <w:color w:val="auto"/>
        </w:rPr>
        <w:t>，计划于2025年第四季度提交IND申请。在英矽智能Pharma.AI平台的赋能下，ISM8969</w:t>
      </w:r>
      <w:r>
        <w:rPr>
          <w:color w:val="auto"/>
        </w:rPr>
        <w:t>在动物模型中表现出</w:t>
      </w:r>
      <w:r>
        <w:rPr>
          <w:rFonts w:hint="eastAsia"/>
          <w:color w:val="auto"/>
        </w:rPr>
        <w:t>良好的药效/药代动力学特征以及剂量依赖性运动功能改善效果，未来有望成为</w:t>
      </w:r>
      <w:r>
        <w:rPr>
          <w:color w:val="auto"/>
        </w:rPr>
        <w:t>帕金森病的变革性疗法</w:t>
      </w:r>
      <w:r>
        <w:rPr>
          <w:rFonts w:hint="eastAsia"/>
          <w:color w:val="auto"/>
        </w:rPr>
        <w:t>。</w:t>
      </w:r>
    </w:p>
    <w:sectPr>
      <w:footerReference r:id="rId14" w:type="first"/>
      <w:footerReference r:id="rId13" w:type="default"/>
      <w:pgSz w:w="11906" w:h="16838"/>
      <w:pgMar w:top="1440" w:right="1800" w:bottom="1440" w:left="1800" w:header="851" w:footer="992" w:gutter="0"/>
      <w:pgNumType w:start="1"/>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avid" w:date="2025-09-05T20:34:34Z" w:initials="">
    <w:p w14:paraId="5ED6641D">
      <w:pPr>
        <w:pStyle w:val="3"/>
        <w:keepNext w:val="0"/>
        <w:keepLines w:val="0"/>
        <w:widowControl/>
        <w:suppressLineNumbers w:val="0"/>
      </w:pPr>
      <w:r>
        <w:t>需要修正的地方：</w:t>
      </w:r>
    </w:p>
    <w:p w14:paraId="39A1E7A4">
      <w:pPr>
        <w:keepNext w:val="0"/>
        <w:keepLines w:val="0"/>
        <w:widowControl/>
        <w:numPr>
          <w:ilvl w:val="0"/>
          <w:numId w:val="1"/>
        </w:numPr>
        <w:suppressLineNumbers w:val="0"/>
        <w:spacing w:before="0" w:beforeAutospacing="1" w:after="0" w:afterAutospacing="1"/>
        <w:ind w:left="720" w:hanging="360"/>
      </w:pPr>
      <w:r>
        <w:rPr>
          <w:rStyle w:val="24"/>
        </w:rPr>
        <w:t>发布性质</w:t>
      </w:r>
      <w:r>
        <w:t>：这是一篇发表在arXiv上的学术论文，而不是正式的产品发布</w:t>
      </w:r>
    </w:p>
    <w:p w14:paraId="58836B9C">
      <w:pPr>
        <w:keepNext w:val="0"/>
        <w:keepLines w:val="0"/>
        <w:widowControl/>
        <w:numPr>
          <w:ilvl w:val="0"/>
          <w:numId w:val="1"/>
        </w:numPr>
        <w:suppressLineNumbers w:val="0"/>
        <w:spacing w:before="0" w:beforeAutospacing="1" w:after="0" w:afterAutospacing="1"/>
        <w:ind w:left="720" w:hanging="360"/>
      </w:pPr>
      <w:r>
        <w:rPr>
          <w:rStyle w:val="24"/>
        </w:rPr>
        <w:t>机构归属</w:t>
      </w:r>
      <w:r>
        <w:t>：这是多机构合作项目，包括耶鲁大学、宾夕法尼亚大学、慕尼黑亥姆霍兹中心、斯坦福大学、Google DeepMind和哈佛大学，而不是单纯的"美国耶鲁大学发布"</w:t>
      </w:r>
    </w:p>
    <w:p w14:paraId="7278511D">
      <w:pPr>
        <w:keepNext w:val="0"/>
        <w:keepLines w:val="0"/>
        <w:widowControl/>
        <w:numPr>
          <w:ilvl w:val="0"/>
          <w:numId w:val="1"/>
        </w:numPr>
        <w:suppressLineNumbers w:val="0"/>
        <w:spacing w:before="0" w:beforeAutospacing="1" w:after="0" w:afterAutospacing="1"/>
        <w:ind w:left="720" w:hanging="360"/>
      </w:pPr>
      <w:r>
        <w:rPr>
          <w:rStyle w:val="24"/>
        </w:rPr>
        <w:t>技术细节</w:t>
      </w:r>
      <w:r>
        <w:t>：CellForge采用多智能体框架，包含任务分析、方法设计和实验执行三个核心模块</w:t>
      </w:r>
    </w:p>
    <w:p w14:paraId="2502F97D">
      <w:pPr>
        <w:pStyle w:val="11"/>
      </w:pPr>
    </w:p>
  </w:comment>
  <w:comment w:id="1" w:author="David" w:date="2025-09-05T21:13:08Z" w:initials="">
    <w:p w14:paraId="31567FF3">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平台报道</w:t>
      </w:r>
      <w:r>
        <w:rPr>
          <w:rStyle w:val="24"/>
          <w:rFonts w:ascii="宋体" w:hAnsi="宋体" w:eastAsia="宋体" w:cs="宋体"/>
          <w:kern w:val="0"/>
          <w:sz w:val="24"/>
          <w:szCs w:val="24"/>
          <w:lang w:val="en-US" w:eastAsia="zh-CN" w:bidi="ar"/>
          <w14:ligatures w14:val="standardContextual"/>
        </w:rPr>
        <w:t>656,640个内核</w:t>
      </w:r>
      <w:r>
        <w:rPr>
          <w:rFonts w:ascii="宋体" w:hAnsi="宋体" w:eastAsia="宋体" w:cs="宋体"/>
          <w:kern w:val="0"/>
          <w:sz w:val="24"/>
          <w:szCs w:val="24"/>
          <w:lang w:val="en-US" w:eastAsia="zh-CN" w:bidi="ar"/>
          <w14:ligatures w14:val="standardContextual"/>
        </w:rPr>
        <w:t>；“可模拟**≥105亿</w:t>
      </w:r>
      <w:r>
        <w:rPr>
          <w:rStyle w:val="24"/>
          <w:rFonts w:ascii="宋体" w:hAnsi="宋体" w:eastAsia="宋体" w:cs="宋体"/>
          <w:kern w:val="0"/>
          <w:sz w:val="24"/>
          <w:szCs w:val="24"/>
          <w:lang w:val="en-US" w:eastAsia="zh-CN" w:bidi="ar"/>
          <w14:ligatures w14:val="standardContextual"/>
        </w:rPr>
        <w:t>神经元”见投融资/行业稿的</w:t>
      </w:r>
      <w:r>
        <w:rPr>
          <w:rFonts w:ascii="宋体" w:hAnsi="宋体" w:eastAsia="宋体" w:cs="宋体"/>
          <w:kern w:val="0"/>
          <w:sz w:val="24"/>
          <w:szCs w:val="24"/>
          <w:lang w:val="en-US" w:eastAsia="zh-CN" w:bidi="ar"/>
          <w14:ligatures w14:val="standardContextual"/>
        </w:rPr>
        <w:t>估算**描述，非同行评审指标，建议标注为“官方宣称/市场口径”。</w:t>
      </w:r>
    </w:p>
    <w:p w14:paraId="249C4971">
      <w:pPr>
        <w:pStyle w:val="11"/>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02F97D" w15:done="0"/>
  <w15:commentEx w15:paraId="249C497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SimHei">
    <w:altName w:val="汉仪中黑KW"/>
    <w:panose1 w:val="02010600030101010101"/>
    <w:charset w:val="00"/>
    <w:family w:val="auto"/>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30AB7">
    <w:pPr>
      <w:pStyle w:val="1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66200">
    <w:pPr>
      <w:pStyle w:val="14"/>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800F6">
    <w:pPr>
      <w:pStyle w:val="14"/>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6892740"/>
      <w:docPartObj>
        <w:docPartGallery w:val="autotext"/>
      </w:docPartObj>
    </w:sdtPr>
    <w:sdtEndPr>
      <w:rPr>
        <w:rFonts w:ascii="Times New Roman" w:hAnsi="Times New Roman" w:cs="Times New Roman"/>
      </w:rPr>
    </w:sdtEndPr>
    <w:sdtContent>
      <w:p w14:paraId="3888DE3C">
        <w:pPr>
          <w:pStyle w:val="14"/>
          <w:ind w:firstLine="5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9781341"/>
      <w:docPartObj>
        <w:docPartGallery w:val="autotext"/>
      </w:docPartObj>
    </w:sdtPr>
    <w:sdtEndPr>
      <w:rPr>
        <w:rFonts w:ascii="Times New Roman" w:hAnsi="Times New Roman" w:cs="Times New Roman"/>
      </w:rPr>
    </w:sdtEndPr>
    <w:sdtContent>
      <w:p w14:paraId="5C4B2EA8">
        <w:pPr>
          <w:pStyle w:val="14"/>
          <w:ind w:firstLine="5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2">
    <w:p>
      <w:pPr>
        <w:spacing w:before="0" w:after="0" w:line="278" w:lineRule="auto"/>
      </w:pPr>
      <w:r>
        <w:separator/>
      </w:r>
    </w:p>
  </w:footnote>
  <w:footnote w:type="continuationSeparator" w:id="43">
    <w:p>
      <w:pPr>
        <w:spacing w:before="0" w:after="0" w:line="278" w:lineRule="auto"/>
      </w:pPr>
      <w:r>
        <w:continuationSeparator/>
      </w:r>
    </w:p>
  </w:footnote>
  <w:footnote w:id="0">
    <w:p w14:paraId="3AE7FE0C">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https://www.whitehouse.gov/presidential-actions/2025/08/ensuring-american-pharmaceutical-supply-chain-resilience-by-filling-the-strategic-active-pharmaceutical-ingredients-reserve/</w:t>
      </w:r>
    </w:p>
  </w:footnote>
  <w:footnote w:id="1">
    <w:p w14:paraId="2C030174">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https://www.whitehouse.gov/fact-sheets/2025/08/fact-sheet-president-donald-j-trump-ensures-american-pharmaceutical-supply-chain-resilience-by-filling-the-strategic-active-pharmaceutical-ingredients-reserve/</w:t>
      </w:r>
    </w:p>
  </w:footnote>
  <w:footnote w:id="2">
    <w:p w14:paraId="55B6AD29">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https://www.hhs.gov/press-room/hhs-winds-down-mrna-development-under-barda.html</w:t>
      </w:r>
    </w:p>
  </w:footnote>
  <w:footnote w:id="3">
    <w:p w14:paraId="0687A02D">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https://www.fda.gov/news-events/press-announcements/fda-announces-new-fda-precheck-program-boost-us-drug-manufacturing</w:t>
      </w:r>
    </w:p>
  </w:footnote>
  <w:footnote w:id="4">
    <w:p w14:paraId="0BA40D5E">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https://www.militaryaerospace.com/sensors/article/55307209/microsystems-that-control-biological-functions-and-create-artificial-cells</w:t>
      </w:r>
    </w:p>
  </w:footnote>
  <w:footnote w:id="5">
    <w:p w14:paraId="487E290C">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https://www.nsf.gov/news/nsf-invests-nearly-32m-accelerate-novel-ai-driven-approaches</w:t>
      </w:r>
    </w:p>
  </w:footnote>
  <w:footnote w:id="6">
    <w:p w14:paraId="61DA150D">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https://openai.com/index/accelerating-life-sciences-research-with-retro-biosciences/</w:t>
      </w:r>
    </w:p>
  </w:footnote>
  <w:footnote w:id="7">
    <w:p w14:paraId="73EE7E93">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https://arxiv.org/abs/2508.02276</w:t>
      </w:r>
    </w:p>
  </w:footnote>
  <w:footnote w:id="8">
    <w:p w14:paraId="3030D2A6">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https://www.sciencedirect.com/science/article/pii/S0092867425008554?via%3Dihub</w:t>
      </w:r>
    </w:p>
  </w:footnote>
  <w:footnote w:id="9">
    <w:p w14:paraId="5BC1F78C">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https://www.science.org/doi/10.1126/science.adp9583</w:t>
      </w:r>
    </w:p>
  </w:footnote>
  <w:footnote w:id="10">
    <w:p w14:paraId="2F1C81DF">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https://www.nature.com/articles/s41586-025-09429-6</w:t>
      </w:r>
    </w:p>
  </w:footnote>
  <w:footnote w:id="11">
    <w:p w14:paraId="74664516">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https://www.nature.com/articles/s41587-025-02761-2</w:t>
      </w:r>
    </w:p>
  </w:footnote>
  <w:footnote w:id="12">
    <w:p w14:paraId="6E966985">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https://www.news.uzh.ch/en/articles/media/2025/AI-genome-editing.html</w:t>
      </w:r>
    </w:p>
  </w:footnote>
  <w:footnote w:id="13">
    <w:p w14:paraId="6ADEC22B">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https://doi.org/10.1126/scitranslmed.adx5758</w:t>
      </w:r>
    </w:p>
  </w:footnote>
  <w:footnote w:id="14">
    <w:p w14:paraId="12521885">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https://www.nature.com/articles/s41586-025-09417-w</w:t>
      </w:r>
    </w:p>
  </w:footnote>
  <w:footnote w:id="15">
    <w:p w14:paraId="325AD89A">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https://silicon-saxony.de/en/spinncloud-spinncloud-expands-in-germany-with-leipzig-university-ai-and-hpc-system/</w:t>
      </w:r>
    </w:p>
  </w:footnote>
  <w:footnote w:id="16">
    <w:p w14:paraId="1C9B8BC3">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https://www.fda.gov/news-events/press-announcements/fda-approves-first-immunotherapy-recurrent-respiratory-papillomatosis</w:t>
      </w:r>
    </w:p>
  </w:footnote>
  <w:footnote w:id="17">
    <w:p w14:paraId="7E5D0C60">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https://ir.tonixpharma.com/news-events/press-releases/detail/1585/tonix-pharmaceuticals-announces-fda-approval-of</w:t>
      </w:r>
    </w:p>
  </w:footnote>
  <w:footnote w:id="18">
    <w:p w14:paraId="05D4761A">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https://excellthera.com/news/zemcelpro-um171-cell-therapy-receives-ec-authorization-as-the-first-and-only-cell-therapy-for-blood-cancer-patients-without-access-to-suitable-donor-cells/</w:t>
      </w:r>
    </w:p>
  </w:footnote>
  <w:footnote w:id="19">
    <w:p w14:paraId="292C9677">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https://www.gov.uk/government/news/mhra-approves-uks-first-new-type-of-antibiotic-for-urinary-tract-infections-in-nearly-30-years</w:t>
      </w:r>
    </w:p>
  </w:footnote>
  <w:footnote w:id="20">
    <w:p w14:paraId="2FAB64DC">
      <w:pPr>
        <w:pStyle w:val="18"/>
        <w:spacing w:after="0" w:line="240" w:lineRule="auto"/>
        <w:rPr>
          <w:rFonts w:ascii="Times New Roman" w:hAnsi="Times New Roman" w:cs="Times New Roman"/>
        </w:rPr>
      </w:pPr>
      <w:r>
        <w:rPr>
          <w:rStyle w:val="27"/>
          <w:rFonts w:ascii="Times New Roman" w:hAnsi="Times New Roman" w:cs="Times New Roman"/>
        </w:rPr>
        <w:footnoteRef/>
      </w:r>
      <w:r>
        <w:rPr>
          <w:rFonts w:ascii="Times New Roman" w:hAnsi="Times New Roman" w:cs="Times New Roman"/>
        </w:rPr>
        <w:t xml:space="preserve"> https://insilico.com/tpost/fyvt4m40f1-transforming-parkinsons-disease-treatmen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653CD">
    <w:pPr>
      <w:pStyle w:val="15"/>
      <w:jc w:val="lef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2DA88">
    <w:pPr>
      <w:pStyle w:val="1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A1BF6">
    <w:pPr>
      <w:pStyle w:val="15"/>
      <w:jc w:val="left"/>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F33E1"/>
    <w:multiLevelType w:val="multilevel"/>
    <w:tmpl w:val="FF7F33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vid">
    <w15:presenceInfo w15:providerId="WPS Office" w15:userId="15267913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trackRevisions w:val="1"/>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42"/>
    <w:footnote w:id="43"/>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9D3"/>
    <w:rsid w:val="00002D96"/>
    <w:rsid w:val="00012A99"/>
    <w:rsid w:val="00052734"/>
    <w:rsid w:val="00056170"/>
    <w:rsid w:val="000639D3"/>
    <w:rsid w:val="000733F0"/>
    <w:rsid w:val="00081546"/>
    <w:rsid w:val="000E1F2E"/>
    <w:rsid w:val="000E7151"/>
    <w:rsid w:val="000F2319"/>
    <w:rsid w:val="00111985"/>
    <w:rsid w:val="00123544"/>
    <w:rsid w:val="00140905"/>
    <w:rsid w:val="001444D0"/>
    <w:rsid w:val="0016699A"/>
    <w:rsid w:val="001A313A"/>
    <w:rsid w:val="001C3552"/>
    <w:rsid w:val="001D46A9"/>
    <w:rsid w:val="001F0E55"/>
    <w:rsid w:val="00230B25"/>
    <w:rsid w:val="0029166C"/>
    <w:rsid w:val="00296F73"/>
    <w:rsid w:val="002A5200"/>
    <w:rsid w:val="002B0918"/>
    <w:rsid w:val="002D0FA0"/>
    <w:rsid w:val="002E52CD"/>
    <w:rsid w:val="002F07F5"/>
    <w:rsid w:val="002F2BEE"/>
    <w:rsid w:val="00305C95"/>
    <w:rsid w:val="00322898"/>
    <w:rsid w:val="00323C21"/>
    <w:rsid w:val="00334A81"/>
    <w:rsid w:val="003360E7"/>
    <w:rsid w:val="003400DD"/>
    <w:rsid w:val="00357CEF"/>
    <w:rsid w:val="00372CE5"/>
    <w:rsid w:val="003D27A9"/>
    <w:rsid w:val="003F35AD"/>
    <w:rsid w:val="00427F85"/>
    <w:rsid w:val="004302E1"/>
    <w:rsid w:val="004445B5"/>
    <w:rsid w:val="004A7209"/>
    <w:rsid w:val="00675764"/>
    <w:rsid w:val="006872E8"/>
    <w:rsid w:val="00693751"/>
    <w:rsid w:val="006A64EF"/>
    <w:rsid w:val="006B6ED4"/>
    <w:rsid w:val="006D1E07"/>
    <w:rsid w:val="006F0767"/>
    <w:rsid w:val="00704F08"/>
    <w:rsid w:val="00710919"/>
    <w:rsid w:val="0071525F"/>
    <w:rsid w:val="00782C14"/>
    <w:rsid w:val="00796448"/>
    <w:rsid w:val="007F3D73"/>
    <w:rsid w:val="007F6E86"/>
    <w:rsid w:val="00832402"/>
    <w:rsid w:val="008633C3"/>
    <w:rsid w:val="00866835"/>
    <w:rsid w:val="008857CF"/>
    <w:rsid w:val="00886FCC"/>
    <w:rsid w:val="008B50D8"/>
    <w:rsid w:val="008D168D"/>
    <w:rsid w:val="008D1752"/>
    <w:rsid w:val="008F3096"/>
    <w:rsid w:val="00914749"/>
    <w:rsid w:val="00926FD4"/>
    <w:rsid w:val="00956B06"/>
    <w:rsid w:val="00984937"/>
    <w:rsid w:val="00992424"/>
    <w:rsid w:val="009A4637"/>
    <w:rsid w:val="009A5794"/>
    <w:rsid w:val="009D320B"/>
    <w:rsid w:val="009D6BEB"/>
    <w:rsid w:val="009E641E"/>
    <w:rsid w:val="00A23EA4"/>
    <w:rsid w:val="00A27813"/>
    <w:rsid w:val="00A44F02"/>
    <w:rsid w:val="00A5132D"/>
    <w:rsid w:val="00A53A01"/>
    <w:rsid w:val="00A75ED3"/>
    <w:rsid w:val="00A760D6"/>
    <w:rsid w:val="00A800A9"/>
    <w:rsid w:val="00AA2039"/>
    <w:rsid w:val="00AF30FB"/>
    <w:rsid w:val="00AF4866"/>
    <w:rsid w:val="00B34FBB"/>
    <w:rsid w:val="00B410F3"/>
    <w:rsid w:val="00B44D9F"/>
    <w:rsid w:val="00B44FAD"/>
    <w:rsid w:val="00B61EC2"/>
    <w:rsid w:val="00B707B6"/>
    <w:rsid w:val="00B87695"/>
    <w:rsid w:val="00B90106"/>
    <w:rsid w:val="00BB73A4"/>
    <w:rsid w:val="00BF5B62"/>
    <w:rsid w:val="00C276BC"/>
    <w:rsid w:val="00C46022"/>
    <w:rsid w:val="00C82FA9"/>
    <w:rsid w:val="00CA1DFE"/>
    <w:rsid w:val="00CA518E"/>
    <w:rsid w:val="00CB129A"/>
    <w:rsid w:val="00CC4B14"/>
    <w:rsid w:val="00CF546C"/>
    <w:rsid w:val="00D27FC7"/>
    <w:rsid w:val="00D32AA0"/>
    <w:rsid w:val="00D3636B"/>
    <w:rsid w:val="00D425EF"/>
    <w:rsid w:val="00D53A9C"/>
    <w:rsid w:val="00DB01D9"/>
    <w:rsid w:val="00DB24F1"/>
    <w:rsid w:val="00E10BA5"/>
    <w:rsid w:val="00E3731C"/>
    <w:rsid w:val="00E63361"/>
    <w:rsid w:val="00E648E5"/>
    <w:rsid w:val="00E66E42"/>
    <w:rsid w:val="00E703B9"/>
    <w:rsid w:val="00E86DED"/>
    <w:rsid w:val="00ED5256"/>
    <w:rsid w:val="00EE74E8"/>
    <w:rsid w:val="00EF00E5"/>
    <w:rsid w:val="00F07505"/>
    <w:rsid w:val="00F131A8"/>
    <w:rsid w:val="00F4105F"/>
    <w:rsid w:val="00F94A8E"/>
    <w:rsid w:val="00FD08D0"/>
    <w:rsid w:val="1EBFECAC"/>
    <w:rsid w:val="951E6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3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3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3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toc 3"/>
    <w:basedOn w:val="1"/>
    <w:next w:val="1"/>
    <w:autoRedefine/>
    <w:unhideWhenUsed/>
    <w:qFormat/>
    <w:uiPriority w:val="39"/>
    <w:pPr>
      <w:spacing w:after="0" w:line="240" w:lineRule="auto"/>
      <w:ind w:left="840" w:leftChars="400"/>
      <w:jc w:val="both"/>
    </w:pPr>
    <w:rPr>
      <w:rFonts w:ascii="Times New Roman" w:hAnsi="Times New Roman" w:eastAsia="宋体"/>
      <w:sz w:val="21"/>
      <w:szCs w:val="22"/>
      <w14:ligatures w14:val="none"/>
    </w:rPr>
  </w:style>
  <w:style w:type="paragraph" w:styleId="13">
    <w:name w:val="Date"/>
    <w:basedOn w:val="1"/>
    <w:next w:val="1"/>
    <w:link w:val="49"/>
    <w:semiHidden/>
    <w:unhideWhenUsed/>
    <w:uiPriority w:val="99"/>
    <w:pPr>
      <w:ind w:left="100" w:leftChars="2500"/>
    </w:pPr>
  </w:style>
  <w:style w:type="paragraph" w:styleId="14">
    <w:name w:val="footer"/>
    <w:basedOn w:val="1"/>
    <w:link w:val="47"/>
    <w:unhideWhenUsed/>
    <w:uiPriority w:val="99"/>
    <w:pPr>
      <w:tabs>
        <w:tab w:val="center" w:pos="4153"/>
        <w:tab w:val="right" w:pos="8306"/>
      </w:tabs>
      <w:snapToGrid w:val="0"/>
      <w:spacing w:line="240" w:lineRule="auto"/>
    </w:pPr>
    <w:rPr>
      <w:sz w:val="18"/>
      <w:szCs w:val="18"/>
    </w:rPr>
  </w:style>
  <w:style w:type="paragraph" w:styleId="15">
    <w:name w:val="header"/>
    <w:basedOn w:val="1"/>
    <w:link w:val="46"/>
    <w:unhideWhenUsed/>
    <w:uiPriority w:val="99"/>
    <w:pPr>
      <w:tabs>
        <w:tab w:val="center" w:pos="4153"/>
        <w:tab w:val="right" w:pos="8306"/>
      </w:tabs>
      <w:snapToGrid w:val="0"/>
      <w:spacing w:line="240" w:lineRule="auto"/>
      <w:jc w:val="center"/>
    </w:pPr>
    <w:rPr>
      <w:sz w:val="18"/>
      <w:szCs w:val="18"/>
    </w:rPr>
  </w:style>
  <w:style w:type="paragraph" w:styleId="16">
    <w:name w:val="toc 1"/>
    <w:basedOn w:val="1"/>
    <w:next w:val="1"/>
    <w:autoRedefine/>
    <w:unhideWhenUsed/>
    <w:uiPriority w:val="39"/>
    <w:pPr>
      <w:spacing w:after="0" w:line="240" w:lineRule="auto"/>
      <w:jc w:val="both"/>
    </w:pPr>
    <w:rPr>
      <w:sz w:val="21"/>
      <w:szCs w:val="22"/>
      <w14:ligatures w14:val="none"/>
    </w:rPr>
  </w:style>
  <w:style w:type="paragraph" w:styleId="17">
    <w:name w:val="Subtitle"/>
    <w:basedOn w:val="1"/>
    <w:next w:val="1"/>
    <w:link w:val="3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footnote text"/>
    <w:basedOn w:val="1"/>
    <w:link w:val="54"/>
    <w:unhideWhenUsed/>
    <w:qFormat/>
    <w:uiPriority w:val="99"/>
    <w:pPr>
      <w:snapToGrid w:val="0"/>
    </w:pPr>
    <w:rPr>
      <w:sz w:val="18"/>
      <w:szCs w:val="18"/>
    </w:rPr>
  </w:style>
  <w:style w:type="paragraph" w:styleId="19">
    <w:name w:val="toc 2"/>
    <w:basedOn w:val="1"/>
    <w:next w:val="1"/>
    <w:autoRedefine/>
    <w:unhideWhenUsed/>
    <w:uiPriority w:val="39"/>
    <w:pPr>
      <w:ind w:left="420" w:leftChars="200"/>
    </w:pPr>
  </w:style>
  <w:style w:type="paragraph" w:styleId="20">
    <w:name w:val="Normal (Web)"/>
    <w:basedOn w:val="1"/>
    <w:semiHidden/>
    <w:unhideWhenUsed/>
    <w:uiPriority w:val="99"/>
    <w:rPr>
      <w:rFonts w:ascii="Times New Roman" w:hAnsi="Times New Roman" w:cs="Times New Roman"/>
      <w:sz w:val="24"/>
    </w:rPr>
  </w:style>
  <w:style w:type="paragraph" w:styleId="21">
    <w:name w:val="Title"/>
    <w:basedOn w:val="1"/>
    <w:next w:val="1"/>
    <w:link w:val="3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4">
    <w:name w:val="Strong"/>
    <w:basedOn w:val="23"/>
    <w:qFormat/>
    <w:uiPriority w:val="22"/>
    <w:rPr>
      <w:b/>
      <w:bCs/>
    </w:rPr>
  </w:style>
  <w:style w:type="character" w:styleId="25">
    <w:name w:val="FollowedHyperlink"/>
    <w:basedOn w:val="23"/>
    <w:semiHidden/>
    <w:unhideWhenUsed/>
    <w:uiPriority w:val="99"/>
    <w:rPr>
      <w:color w:val="954F72" w:themeColor="followedHyperlink"/>
      <w:u w:val="single"/>
      <w14:textFill>
        <w14:solidFill>
          <w14:schemeClr w14:val="folHlink"/>
        </w14:solidFill>
      </w14:textFill>
    </w:rPr>
  </w:style>
  <w:style w:type="character" w:styleId="26">
    <w:name w:val="Hyperlink"/>
    <w:basedOn w:val="23"/>
    <w:unhideWhenUsed/>
    <w:qFormat/>
    <w:uiPriority w:val="99"/>
    <w:rPr>
      <w:color w:val="0563C1" w:themeColor="hyperlink"/>
      <w:u w:val="single"/>
      <w14:textFill>
        <w14:solidFill>
          <w14:schemeClr w14:val="hlink"/>
        </w14:solidFill>
      </w14:textFill>
    </w:rPr>
  </w:style>
  <w:style w:type="character" w:styleId="27">
    <w:name w:val="footnote reference"/>
    <w:basedOn w:val="23"/>
    <w:unhideWhenUsed/>
    <w:qFormat/>
    <w:uiPriority w:val="99"/>
    <w:rPr>
      <w:vertAlign w:val="superscript"/>
    </w:rPr>
  </w:style>
  <w:style w:type="character" w:customStyle="1" w:styleId="28">
    <w:name w:val="标题 1 字符"/>
    <w:basedOn w:val="23"/>
    <w:link w:val="2"/>
    <w:uiPriority w:val="9"/>
    <w:rPr>
      <w:rFonts w:asciiTheme="majorHAnsi" w:hAnsiTheme="majorHAnsi" w:eastAsiaTheme="majorEastAsia" w:cstheme="majorBidi"/>
      <w:color w:val="2F5597" w:themeColor="accent1" w:themeShade="BF"/>
      <w:sz w:val="48"/>
      <w:szCs w:val="48"/>
    </w:rPr>
  </w:style>
  <w:style w:type="character" w:customStyle="1" w:styleId="29">
    <w:name w:val="标题 2 字符"/>
    <w:basedOn w:val="23"/>
    <w:link w:val="3"/>
    <w:uiPriority w:val="9"/>
    <w:rPr>
      <w:rFonts w:asciiTheme="majorHAnsi" w:hAnsiTheme="majorHAnsi" w:eastAsiaTheme="majorEastAsia" w:cstheme="majorBidi"/>
      <w:color w:val="2F5597" w:themeColor="accent1" w:themeShade="BF"/>
      <w:sz w:val="40"/>
      <w:szCs w:val="40"/>
    </w:rPr>
  </w:style>
  <w:style w:type="character" w:customStyle="1" w:styleId="30">
    <w:name w:val="标题 3 字符"/>
    <w:basedOn w:val="23"/>
    <w:link w:val="4"/>
    <w:semiHidden/>
    <w:uiPriority w:val="9"/>
    <w:rPr>
      <w:rFonts w:asciiTheme="majorHAnsi" w:hAnsiTheme="majorHAnsi" w:eastAsiaTheme="majorEastAsia" w:cstheme="majorBidi"/>
      <w:color w:val="2F5597" w:themeColor="accent1" w:themeShade="BF"/>
      <w:sz w:val="32"/>
      <w:szCs w:val="32"/>
    </w:rPr>
  </w:style>
  <w:style w:type="character" w:customStyle="1" w:styleId="31">
    <w:name w:val="标题 4 字符"/>
    <w:basedOn w:val="23"/>
    <w:link w:val="5"/>
    <w:semiHidden/>
    <w:uiPriority w:val="9"/>
    <w:rPr>
      <w:rFonts w:cstheme="majorBidi"/>
      <w:color w:val="2F5597" w:themeColor="accent1" w:themeShade="BF"/>
      <w:sz w:val="28"/>
      <w:szCs w:val="28"/>
    </w:rPr>
  </w:style>
  <w:style w:type="character" w:customStyle="1" w:styleId="32">
    <w:name w:val="标题 5 字符"/>
    <w:basedOn w:val="23"/>
    <w:link w:val="6"/>
    <w:semiHidden/>
    <w:uiPriority w:val="9"/>
    <w:rPr>
      <w:rFonts w:cstheme="majorBidi"/>
      <w:color w:val="2F5597" w:themeColor="accent1" w:themeShade="BF"/>
      <w:sz w:val="24"/>
    </w:rPr>
  </w:style>
  <w:style w:type="character" w:customStyle="1" w:styleId="33">
    <w:name w:val="标题 6 字符"/>
    <w:basedOn w:val="23"/>
    <w:link w:val="7"/>
    <w:semiHidden/>
    <w:uiPriority w:val="9"/>
    <w:rPr>
      <w:rFonts w:cstheme="majorBidi"/>
      <w:b/>
      <w:bCs/>
      <w:color w:val="2F5597" w:themeColor="accent1" w:themeShade="BF"/>
    </w:rPr>
  </w:style>
  <w:style w:type="character" w:customStyle="1" w:styleId="34">
    <w:name w:val="标题 7 字符"/>
    <w:basedOn w:val="23"/>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5">
    <w:name w:val="标题 8 字符"/>
    <w:basedOn w:val="23"/>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6">
    <w:name w:val="标题 9 字符"/>
    <w:basedOn w:val="23"/>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标题 字符"/>
    <w:basedOn w:val="23"/>
    <w:link w:val="21"/>
    <w:uiPriority w:val="10"/>
    <w:rPr>
      <w:rFonts w:asciiTheme="majorHAnsi" w:hAnsiTheme="majorHAnsi" w:eastAsiaTheme="majorEastAsia" w:cstheme="majorBidi"/>
      <w:spacing w:val="-10"/>
      <w:kern w:val="28"/>
      <w:sz w:val="56"/>
      <w:szCs w:val="56"/>
    </w:rPr>
  </w:style>
  <w:style w:type="character" w:customStyle="1" w:styleId="38">
    <w:name w:val="副标题 字符"/>
    <w:basedOn w:val="23"/>
    <w:link w:val="17"/>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引用 字符"/>
    <w:basedOn w:val="23"/>
    <w:link w:val="39"/>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
    <w:basedOn w:val="23"/>
    <w:qFormat/>
    <w:uiPriority w:val="21"/>
    <w:rPr>
      <w:i/>
      <w:iCs/>
      <w:color w:val="2F5597" w:themeColor="accent1" w:themeShade="BF"/>
    </w:rPr>
  </w:style>
  <w:style w:type="paragraph" w:styleId="43">
    <w:name w:val="Intense Quote"/>
    <w:basedOn w:val="1"/>
    <w:next w:val="1"/>
    <w:link w:val="4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4">
    <w:name w:val="明显引用 字符"/>
    <w:basedOn w:val="23"/>
    <w:link w:val="43"/>
    <w:uiPriority w:val="30"/>
    <w:rPr>
      <w:i/>
      <w:iCs/>
      <w:color w:val="2F5597" w:themeColor="accent1" w:themeShade="BF"/>
    </w:rPr>
  </w:style>
  <w:style w:type="character" w:customStyle="1" w:styleId="45">
    <w:name w:val="Intense Reference"/>
    <w:basedOn w:val="23"/>
    <w:qFormat/>
    <w:uiPriority w:val="32"/>
    <w:rPr>
      <w:b/>
      <w:bCs/>
      <w:smallCaps/>
      <w:color w:val="2F5597" w:themeColor="accent1" w:themeShade="BF"/>
      <w:spacing w:val="5"/>
    </w:rPr>
  </w:style>
  <w:style w:type="character" w:customStyle="1" w:styleId="46">
    <w:name w:val="页眉 字符"/>
    <w:basedOn w:val="23"/>
    <w:link w:val="15"/>
    <w:uiPriority w:val="99"/>
    <w:rPr>
      <w:sz w:val="18"/>
      <w:szCs w:val="18"/>
    </w:rPr>
  </w:style>
  <w:style w:type="character" w:customStyle="1" w:styleId="47">
    <w:name w:val="页脚 字符"/>
    <w:basedOn w:val="23"/>
    <w:link w:val="14"/>
    <w:uiPriority w:val="99"/>
    <w:rPr>
      <w:sz w:val="18"/>
      <w:szCs w:val="18"/>
    </w:rPr>
  </w:style>
  <w:style w:type="character" w:customStyle="1" w:styleId="48">
    <w:name w:val="Unresolved Mention"/>
    <w:basedOn w:val="23"/>
    <w:semiHidden/>
    <w:unhideWhenUsed/>
    <w:uiPriority w:val="99"/>
    <w:rPr>
      <w:color w:val="605E5C"/>
      <w:shd w:val="clear" w:color="auto" w:fill="E1DFDD"/>
    </w:rPr>
  </w:style>
  <w:style w:type="character" w:customStyle="1" w:styleId="49">
    <w:name w:val="日期 字符"/>
    <w:basedOn w:val="23"/>
    <w:link w:val="13"/>
    <w:semiHidden/>
    <w:uiPriority w:val="99"/>
  </w:style>
  <w:style w:type="paragraph" w:customStyle="1" w:styleId="50">
    <w:name w:val="创新药简报"/>
    <w:basedOn w:val="1"/>
    <w:link w:val="51"/>
    <w:qFormat/>
    <w:uiPriority w:val="0"/>
    <w:pPr>
      <w:widowControl/>
      <w:shd w:val="clear" w:color="auto" w:fill="FFFFFF"/>
      <w:spacing w:after="0" w:line="500" w:lineRule="exact"/>
      <w:ind w:firstLine="592" w:firstLineChars="200"/>
      <w:jc w:val="both"/>
    </w:pPr>
    <w:rPr>
      <w:rFonts w:ascii="Times New Roman" w:hAnsi="Times New Roman" w:eastAsia="仿宋" w:cs="Times New Roman"/>
      <w:color w:val="222222"/>
      <w:spacing w:val="8"/>
      <w:kern w:val="0"/>
      <w:sz w:val="28"/>
      <w:szCs w:val="28"/>
      <w14:ligatures w14:val="none"/>
    </w:rPr>
  </w:style>
  <w:style w:type="character" w:customStyle="1" w:styleId="51">
    <w:name w:val="创新药简报 字符"/>
    <w:basedOn w:val="23"/>
    <w:link w:val="50"/>
    <w:uiPriority w:val="0"/>
    <w:rPr>
      <w:rFonts w:ascii="Times New Roman" w:hAnsi="Times New Roman" w:eastAsia="仿宋" w:cs="Times New Roman"/>
      <w:color w:val="222222"/>
      <w:spacing w:val="8"/>
      <w:kern w:val="0"/>
      <w:sz w:val="28"/>
      <w:szCs w:val="28"/>
      <w:shd w:val="clear" w:color="auto" w:fill="FFFFFF"/>
      <w14:ligatures w14:val="none"/>
    </w:rPr>
  </w:style>
  <w:style w:type="paragraph" w:customStyle="1" w:styleId="52">
    <w:name w:val="创新药标题"/>
    <w:basedOn w:val="1"/>
    <w:link w:val="53"/>
    <w:qFormat/>
    <w:uiPriority w:val="0"/>
    <w:pPr>
      <w:keepNext/>
      <w:keepLines/>
      <w:spacing w:before="260" w:after="260" w:line="415" w:lineRule="auto"/>
      <w:jc w:val="center"/>
      <w:outlineLvl w:val="1"/>
    </w:pPr>
    <w:rPr>
      <w:rFonts w:ascii="Times New Roman" w:hAnsi="Times New Roman" w:eastAsia="SimHei" w:cs="Times New Roman"/>
      <w:b/>
      <w:bCs/>
      <w:sz w:val="32"/>
      <w:szCs w:val="32"/>
      <w14:ligatures w14:val="none"/>
    </w:rPr>
  </w:style>
  <w:style w:type="character" w:customStyle="1" w:styleId="53">
    <w:name w:val="创新药标题 字符"/>
    <w:basedOn w:val="23"/>
    <w:link w:val="52"/>
    <w:uiPriority w:val="0"/>
    <w:rPr>
      <w:rFonts w:ascii="Times New Roman" w:hAnsi="Times New Roman" w:eastAsia="SimHei" w:cs="Times New Roman"/>
      <w:b/>
      <w:bCs/>
      <w:sz w:val="32"/>
      <w:szCs w:val="32"/>
      <w14:ligatures w14:val="none"/>
    </w:rPr>
  </w:style>
  <w:style w:type="character" w:customStyle="1" w:styleId="54">
    <w:name w:val="脚注文本 字符"/>
    <w:basedOn w:val="23"/>
    <w:link w:val="18"/>
    <w:qFormat/>
    <w:uiPriority w:val="99"/>
    <w:rPr>
      <w:sz w:val="18"/>
      <w:szCs w:val="18"/>
    </w:rPr>
  </w:style>
  <w:style w:type="paragraph" w:customStyle="1" w:styleId="55">
    <w:name w:val="发-生物标题"/>
    <w:basedOn w:val="4"/>
    <w:link w:val="56"/>
    <w:qFormat/>
    <w:uiPriority w:val="0"/>
    <w:pPr>
      <w:spacing w:before="260" w:after="260" w:line="415" w:lineRule="auto"/>
      <w:jc w:val="center"/>
    </w:pPr>
    <w:rPr>
      <w:rFonts w:ascii="Times New Roman" w:hAnsi="Times New Roman" w:eastAsia="SimHei" w:cs="Times New Roman"/>
      <w:b/>
      <w:bCs/>
      <w14:ligatures w14:val="none"/>
    </w:rPr>
  </w:style>
  <w:style w:type="character" w:customStyle="1" w:styleId="56">
    <w:name w:val="发-生物标题 字符"/>
    <w:basedOn w:val="30"/>
    <w:link w:val="55"/>
    <w:uiPriority w:val="0"/>
    <w:rPr>
      <w:rFonts w:ascii="Times New Roman" w:hAnsi="Times New Roman" w:eastAsia="SimHei" w:cs="Times New Roman"/>
      <w:b/>
      <w:bCs/>
      <w:color w:val="2F5597" w:themeColor="accent1" w:themeShade="BF"/>
      <w:sz w:val="32"/>
      <w:szCs w:val="32"/>
      <w14:ligatures w14:val="none"/>
    </w:rPr>
  </w:style>
  <w:style w:type="paragraph" w:customStyle="1" w:styleId="57">
    <w:name w:val="发改委生物"/>
    <w:basedOn w:val="20"/>
    <w:link w:val="58"/>
    <w:qFormat/>
    <w:uiPriority w:val="0"/>
    <w:pPr>
      <w:widowControl/>
      <w:shd w:val="clear" w:color="auto" w:fill="FFFFFF"/>
      <w:spacing w:after="0" w:line="500" w:lineRule="exact"/>
      <w:ind w:firstLine="200" w:firstLineChars="200"/>
      <w:jc w:val="both"/>
    </w:pPr>
    <w:rPr>
      <w:rFonts w:eastAsia="仿宋"/>
      <w:color w:val="222222"/>
      <w:spacing w:val="8"/>
      <w:kern w:val="0"/>
      <w:sz w:val="28"/>
      <w:szCs w:val="28"/>
      <w14:ligatures w14:val="none"/>
    </w:rPr>
  </w:style>
  <w:style w:type="character" w:customStyle="1" w:styleId="58">
    <w:name w:val="发改委生物 字符"/>
    <w:basedOn w:val="23"/>
    <w:link w:val="57"/>
    <w:uiPriority w:val="0"/>
    <w:rPr>
      <w:rFonts w:ascii="Times New Roman" w:hAnsi="Times New Roman" w:eastAsia="仿宋" w:cs="Times New Roman"/>
      <w:color w:val="222222"/>
      <w:spacing w:val="8"/>
      <w:kern w:val="0"/>
      <w:sz w:val="28"/>
      <w:szCs w:val="28"/>
      <w:shd w:val="clear" w:color="auto" w:fill="FFFFFF"/>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2964</Words>
  <Characters>3470</Characters>
  <Lines>133</Lines>
  <Paragraphs>91</Paragraphs>
  <TotalTime>101</TotalTime>
  <ScaleCrop>false</ScaleCrop>
  <LinksUpToDate>false</LinksUpToDate>
  <CharactersWithSpaces>6343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2025-08-31T04:23:00Z</dcterms:created>
  <dc:creator>丽雪 邹</dc:creator>
  <cp:lastModifiedBy>W</cp:lastModifiedBy>
  <dcterms:modified xsi:type="dcterms:W3CDTF">2025-09-08T14:31:38Z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2B51F0A5FFB8B3E24A78BE6805A4C59F_43</vt:lpwstr>
  </property>
</Properties>
</file>