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239F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643" w:firstLineChars="200"/>
        <w:jc w:val="left"/>
        <w:textAlignment w:val="auto"/>
        <w:outlineLvl w:val="0"/>
        <w:rPr>
          <w:rFonts w:hint="eastAsia" w:ascii="仿宋_GB2312" w:hAnsi="仿宋_GB2312" w:eastAsia="仿宋_GB2312" w:cs="仿宋_GB2312"/>
          <w:b/>
          <w:bCs/>
          <w:sz w:val="28"/>
          <w:szCs w:val="28"/>
        </w:rPr>
      </w:pPr>
      <w:r>
        <w:rPr>
          <w:rFonts w:hint="eastAsia" w:ascii="仿宋_GB2312" w:hAnsi="仿宋_GB2312" w:eastAsia="仿宋_GB2312" w:cs="仿宋_GB2312"/>
          <w:b/>
          <w:bCs/>
          <w:color w:val="0E0E0E"/>
          <w:kern w:val="0"/>
          <w:sz w:val="32"/>
          <w:szCs w:val="32"/>
          <w:lang w:val="en-US" w:eastAsia="zh-CN" w:bidi="ar"/>
        </w:rPr>
        <w:t>二、当前创新药评价存在问题及原因研究</w:t>
      </w:r>
    </w:p>
    <w:p w14:paraId="4228ECDF">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1"/>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lang w:val="en-US" w:eastAsia="zh-CN"/>
        </w:rPr>
        <w:t>一</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创新药医保管理政策</w:t>
      </w:r>
      <w:r>
        <w:rPr>
          <w:rFonts w:hint="eastAsia" w:ascii="仿宋_GB2312" w:hAnsi="仿宋_GB2312" w:eastAsia="仿宋_GB2312" w:cs="仿宋_GB2312"/>
          <w:b/>
          <w:bCs/>
          <w:sz w:val="32"/>
          <w:szCs w:val="32"/>
          <w:lang w:val="en-US" w:eastAsia="zh-CN"/>
        </w:rPr>
        <w:t>研究</w:t>
      </w:r>
    </w:p>
    <w:p w14:paraId="64C85435">
      <w:pPr>
        <w:pStyle w:val="18"/>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2"/>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w:t>
      </w:r>
      <w:r>
        <w:rPr>
          <w:rStyle w:val="13"/>
          <w:rFonts w:hint="eastAsia" w:ascii="仿宋_GB2312" w:hAnsi="仿宋_GB2312" w:eastAsia="仿宋_GB2312" w:cs="仿宋_GB2312"/>
          <w:b/>
          <w:bCs/>
          <w:sz w:val="32"/>
          <w:szCs w:val="32"/>
        </w:rPr>
        <w:t xml:space="preserve"> </w:t>
      </w:r>
      <w:r>
        <w:rPr>
          <w:rStyle w:val="13"/>
          <w:rFonts w:hint="eastAsia" w:ascii="仿宋_GB2312" w:hAnsi="仿宋_GB2312" w:eastAsia="仿宋_GB2312" w:cs="仿宋_GB2312"/>
          <w:b/>
          <w:bCs/>
          <w:sz w:val="32"/>
          <w:szCs w:val="32"/>
          <w:lang w:val="en-US" w:eastAsia="zh-CN"/>
        </w:rPr>
        <w:t>主要</w:t>
      </w:r>
      <w:r>
        <w:rPr>
          <w:rStyle w:val="17"/>
          <w:rFonts w:hint="eastAsia" w:ascii="仿宋_GB2312" w:hAnsi="仿宋_GB2312" w:eastAsia="仿宋_GB2312" w:cs="仿宋_GB2312"/>
          <w:b/>
          <w:bCs/>
          <w:sz w:val="32"/>
          <w:szCs w:val="32"/>
        </w:rPr>
        <w:t>政策梳理</w:t>
      </w:r>
    </w:p>
    <w:p w14:paraId="2D5ED1FB">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1.1国家层面政策梳理</w:t>
      </w:r>
    </w:p>
    <w:p w14:paraId="3DFFCE8A">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在我国推动创新药物进入医保体系过程中，各阶段政策均发挥了一定作用，但在实际操作中，仍存在着亟待解决的问题。本研究对</w:t>
      </w:r>
      <w:r>
        <w:rPr>
          <w:rFonts w:hint="eastAsia" w:ascii="仿宋_GB2312" w:hAnsi="仿宋_GB2312" w:eastAsia="仿宋_GB2312" w:cs="仿宋_GB2312"/>
          <w:b/>
          <w:bCs/>
          <w:sz w:val="32"/>
          <w:szCs w:val="32"/>
          <w:lang w:val="en-US" w:eastAsia="zh-CN"/>
        </w:rPr>
        <w:t>研发与市场准入、医保谈判与价格谈判、集中采购与价格确定、药品定价与市场监管，以及后期监管与再评估</w:t>
      </w:r>
      <w:r>
        <w:rPr>
          <w:rFonts w:hint="eastAsia" w:ascii="仿宋_GB2312" w:hAnsi="仿宋_GB2312" w:eastAsia="仿宋_GB2312" w:cs="仿宋_GB2312"/>
          <w:sz w:val="32"/>
          <w:szCs w:val="32"/>
          <w:lang w:val="en-US" w:eastAsia="zh-CN"/>
        </w:rPr>
        <w:t>等阶段的政策进行了梳理，并对存在的政策问题进行分析论述。</w:t>
      </w:r>
    </w:p>
    <w:p w14:paraId="53FDD056">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4"/>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1.1.1研发与市场准入阶段：政策框架初步成型，但对创新药专门激励不足</w:t>
      </w:r>
    </w:p>
    <w:p w14:paraId="484CB83B">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sz w:val="32"/>
          <w:szCs w:val="32"/>
          <w:lang w:val="en-US" w:eastAsia="zh-CN"/>
        </w:rPr>
        <w:t>在研发与市场准入阶段，我国现行政策主要依托《国家基本药物目录》、《药品注册管理办法》和《药品管理法》等文件，确立了药品质量安全和基本用药的法律基础，保障了常用药品的医保支付。然而，</w:t>
      </w:r>
      <w:r>
        <w:rPr>
          <w:rFonts w:hint="eastAsia" w:ascii="仿宋_GB2312" w:hAnsi="仿宋_GB2312" w:eastAsia="仿宋_GB2312" w:cs="仿宋_GB2312"/>
          <w:b/>
          <w:bCs/>
          <w:sz w:val="32"/>
          <w:szCs w:val="32"/>
          <w:lang w:val="en-US" w:eastAsia="zh-CN"/>
        </w:rPr>
        <w:t>这一阶段的政策框架在鼓励突破性创新药的快速市场准入方面存在明显不足。</w:t>
      </w:r>
      <w:r>
        <w:rPr>
          <w:rFonts w:hint="eastAsia" w:ascii="仿宋_GB2312" w:hAnsi="仿宋_GB2312" w:eastAsia="仿宋_GB2312" w:cs="仿宋_GB2312"/>
          <w:sz w:val="32"/>
          <w:szCs w:val="32"/>
          <w:lang w:val="en-US" w:eastAsia="zh-CN"/>
        </w:rPr>
        <w:t>根据中国外商投资企业协会药品研制和开发行业委员会发布的《国家医保谈判药品落地现状和地方实践经验研究报告》，早期的《国家基本药物目录》侧重于基础药品的普及，对高研发投入和高临床价值的创新药物并未提供明确的优先审批或绿色通道；而《药品注册管理办法》虽然规范了审批程序，却依然采用传统模式，审批周期长，未能满足创新药研发周期较长和成本高昂的特点。尽管《中华人民共和国药品管理法》的修订在制度上对药品管理进行了全面规范，但其细则中缺乏针对性激励措施，使得部分临床价值显著的新药在市场准入上仍遭遇延迟。总体来看，</w:t>
      </w:r>
      <w:r>
        <w:rPr>
          <w:rFonts w:hint="eastAsia" w:ascii="仿宋_GB2312" w:hAnsi="仿宋_GB2312" w:eastAsia="仿宋_GB2312" w:cs="仿宋_GB2312"/>
          <w:b/>
          <w:bCs/>
          <w:sz w:val="32"/>
          <w:szCs w:val="32"/>
          <w:lang w:val="en-US" w:eastAsia="zh-CN"/>
        </w:rPr>
        <w:t>研发与市场准入阶段虽为药品提供了基本监管框架，但在促进高创新性药物快速落地方面，尚需在审批流程优化和创新激励政策上做出更有针对性的调整。</w:t>
      </w:r>
    </w:p>
    <w:p w14:paraId="6AD732A0">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4"/>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1.1.2医保目录谈判与价格谈判阶段：常态化谈判已建立，但综合评价不足</w:t>
      </w:r>
    </w:p>
    <w:p w14:paraId="6B16E961">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医保目录谈判与价格谈判阶段是推动创新药物进入医保体系的重要环节。通过《药品医保支付标准调整政策》和《国家药品谈判政策》，医保部门逐步实现了对创新药的价格谈判，并依托每年更新的《国家基本医疗保险、工伤保险和生育保险药品目录》对药品进行动态调整。据《中国创新药医保准入及政策改革年度报告》数据，近年来全球首创药物的续约成功率显著提升。然而，</w:t>
      </w:r>
      <w:r>
        <w:rPr>
          <w:rFonts w:hint="eastAsia" w:ascii="仿宋_GB2312" w:hAnsi="仿宋_GB2312" w:eastAsia="仿宋_GB2312" w:cs="仿宋_GB2312"/>
          <w:b/>
          <w:bCs/>
          <w:sz w:val="32"/>
          <w:szCs w:val="32"/>
          <w:lang w:val="en-US" w:eastAsia="zh-CN"/>
        </w:rPr>
        <w:t>这一阶段的谈判机制主要聚焦于降价和经济性评估，较少涵盖药物的长期临床效果和社会效益。</w:t>
      </w:r>
      <w:r>
        <w:rPr>
          <w:rFonts w:hint="eastAsia" w:ascii="仿宋_GB2312" w:hAnsi="仿宋_GB2312" w:eastAsia="仿宋_GB2312" w:cs="仿宋_GB2312"/>
          <w:sz w:val="32"/>
          <w:szCs w:val="32"/>
          <w:lang w:val="en-US" w:eastAsia="zh-CN"/>
        </w:rPr>
        <w:t>正如报告中所指出的，谈判过程中“降价换量”的趋势普遍存在，使得部分研发成本高昂、具备突破性疗效的创新药在谈判中不得不接受较大幅度降价，这不仅压缩了企业的研发回报，也可能影响后续的创新投入。因此，医保谈判机制在实现价格合理化的同时，应进一步整合多维度评估指标，确保创新药的综合价值得到充分体现。</w:t>
      </w:r>
    </w:p>
    <w:p w14:paraId="5079ED3D">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4"/>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1.1.3集中采购与价格确定阶段：量换价模式压缩创新收益</w:t>
      </w:r>
    </w:p>
    <w:p w14:paraId="33918551">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集中采购与价格确定阶段通过《药品集中采购和使用管理办法》和《国家药品集中采购试点方案》等政策，实现了大规模集采，有效压低了药品价格，减轻了患者经济负担。国务院办公厅发布的《关于推动药品集中带量采购工作常态化制度化开展的意见》进一步明确了以量换价的政策目标。然而，这种模式在实践中对高研发成本、高风险的创新药物构成了压力。由于“量换价”的核心逻辑要求药品必须达到一定的规模效应，尚处于市场推广初期或产能未形成规模化的创新药物在谈判中往往处于不利地位，其溢价难以得到合理体现。</w:t>
      </w:r>
      <w:r>
        <w:rPr>
          <w:rFonts w:hint="eastAsia" w:ascii="仿宋_GB2312" w:hAnsi="仿宋_GB2312" w:eastAsia="仿宋_GB2312" w:cs="仿宋_GB2312"/>
          <w:b/>
          <w:bCs/>
          <w:sz w:val="32"/>
          <w:szCs w:val="32"/>
          <w:lang w:val="en-US" w:eastAsia="zh-CN"/>
        </w:rPr>
        <w:t>国家组织的多批次带量采购虽然不断扩大覆盖面，但对创新药价值评估及差异化定价方式的探索仍不足，</w:t>
      </w:r>
      <w:r>
        <w:rPr>
          <w:rFonts w:hint="eastAsia" w:ascii="仿宋_GB2312" w:hAnsi="仿宋_GB2312" w:eastAsia="仿宋_GB2312" w:cs="仿宋_GB2312"/>
          <w:sz w:val="32"/>
          <w:szCs w:val="32"/>
          <w:lang w:val="en-US" w:eastAsia="zh-CN"/>
        </w:rPr>
        <w:t>企业的研发回报与实际投入之间存在较大落差，可能会抑制后续高端创新药物的开发。</w:t>
      </w:r>
    </w:p>
    <w:p w14:paraId="112BC16C">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4"/>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1.1.4药品定价与市场监管阶段：监管手段丰富，激励机制灵活性待提升</w:t>
      </w:r>
    </w:p>
    <w:p w14:paraId="4F5FEBE0">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药品定价与市场监管阶段主要通过《药品价格管理暂行办法》、《药品价格动态调整政策》以及《关于建立药品价格评估机制的通知》等文件，构建了一套较为完善的市场监管体系。这些政策在维护市场秩序、防范恶性价格波动方面发挥了积极作用，并通过动态调整机制不断优化药品定价。然而，</w:t>
      </w:r>
      <w:r>
        <w:rPr>
          <w:rFonts w:hint="eastAsia" w:ascii="仿宋_GB2312" w:hAnsi="仿宋_GB2312" w:eastAsia="仿宋_GB2312" w:cs="仿宋_GB2312"/>
          <w:b/>
          <w:bCs/>
          <w:sz w:val="32"/>
          <w:szCs w:val="32"/>
          <w:lang w:val="en-US" w:eastAsia="zh-CN"/>
        </w:rPr>
        <w:t>当前监管手段主要依赖短期市场数据和初步的药物经济学测算，未能充分纳入创新药物长期临床效果和社会效益的评估。</w:t>
      </w:r>
      <w:r>
        <w:rPr>
          <w:rFonts w:hint="eastAsia" w:ascii="仿宋_GB2312" w:hAnsi="仿宋_GB2312" w:eastAsia="仿宋_GB2312" w:cs="仿宋_GB2312"/>
          <w:sz w:val="32"/>
          <w:szCs w:val="32"/>
          <w:lang w:val="en-US" w:eastAsia="zh-CN"/>
        </w:rPr>
        <w:t>对于那些具有高研发投入和突破性治疗效果的药物，严格的价格监管往往导致其定价空间受到挤压，从而影响企业的利润回报和未来研发积极性。虽然监管部门在打击价格欺诈和垄断行为方面取得一定成效，但在如何为高创新性药物提供合理定价及激励方面，仍缺乏灵活性和前瞻性的政策指导。</w:t>
      </w:r>
    </w:p>
    <w:p w14:paraId="5829E11A">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4"/>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1.1.5后期监管与再评估阶段：动态监测体系欠缺，长期效益未获充分体现</w:t>
      </w:r>
    </w:p>
    <w:p w14:paraId="6418EFEF">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在后期监管与再评估阶段，现有政策主要依托《药品注册管理办法》和《药品临床评估与再评估政策》，以对上市药品的质量、安全和短期临床效果进行动态监控和调整。然而，</w:t>
      </w:r>
      <w:r>
        <w:rPr>
          <w:rFonts w:hint="eastAsia" w:ascii="仿宋_GB2312" w:hAnsi="仿宋_GB2312" w:eastAsia="仿宋_GB2312" w:cs="仿宋_GB2312"/>
          <w:b/>
          <w:bCs/>
          <w:sz w:val="32"/>
          <w:szCs w:val="32"/>
          <w:lang w:val="en-US" w:eastAsia="zh-CN"/>
        </w:rPr>
        <w:t>与研发、准入和价格谈判等阶段相比，该阶段缺乏一套独立、系统化的政策体系。</w:t>
      </w:r>
      <w:r>
        <w:rPr>
          <w:rFonts w:hint="eastAsia" w:ascii="仿宋_GB2312" w:hAnsi="仿宋_GB2312" w:eastAsia="仿宋_GB2312" w:cs="仿宋_GB2312"/>
          <w:sz w:val="32"/>
          <w:szCs w:val="32"/>
          <w:lang w:val="en-US" w:eastAsia="zh-CN"/>
        </w:rPr>
        <w:t>当前，</w:t>
      </w:r>
      <w:r>
        <w:rPr>
          <w:rFonts w:hint="eastAsia" w:ascii="仿宋_GB2312" w:hAnsi="仿宋_GB2312" w:eastAsia="仿宋_GB2312" w:cs="仿宋_GB2312"/>
          <w:b/>
          <w:bCs/>
          <w:sz w:val="32"/>
          <w:szCs w:val="32"/>
          <w:lang w:val="en-US" w:eastAsia="zh-CN"/>
        </w:rPr>
        <w:t>监管部门并未出台专门针对创新药长期效益、真实世界数据采集和经济社会效益评价的完善制度，导致药品在上市后其持续性贡献和长期社会效益难以得到科学、全面的衡量。</w:t>
      </w:r>
      <w:r>
        <w:rPr>
          <w:rFonts w:hint="eastAsia" w:ascii="仿宋_GB2312" w:hAnsi="仿宋_GB2312" w:eastAsia="仿宋_GB2312" w:cs="仿宋_GB2312"/>
          <w:sz w:val="32"/>
          <w:szCs w:val="32"/>
          <w:lang w:val="en-US" w:eastAsia="zh-CN"/>
        </w:rPr>
        <w:t>这种局面不仅使得部分创新药在经过初期良好临床验证后，难以在医保续约中获得及时的政策支持，也阻碍了对药品长期价值动态调整机制的构建，从而影响了医保部门基于真实世界证据做出前瞻性决策的能力。</w:t>
      </w:r>
    </w:p>
    <w:p w14:paraId="766DE5F7">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总体而言，我国创新药医保管理各阶段政策在推动创新药进入医保体系方面取得了一定成果，但在整体衔接和执行过程中仍存在明显不足。研发与市场准入阶段的政策框架虽已初步成型，但对创新药物快速审批和专门激励的设计不够完善；医保目录谈判阶段主要以降价为主，忽视了对药品长期临床价值和社会效益的综合考量；集中采购阶段采用的“量换价”模式在降低价格的同时，压缩了企业研发回报，可能影响后续创新投入；药品定价与市场监管阶段虽有丰富的监管手段，但动态调整机制尚未能充分反映创新药物的长远价值；后期监管与再评估阶段则缺乏独立、系统化的长期监测与评价体系，致使部分创新药的持续性贡献难以体现。为真正实现创新药物的持续激励与科学管理，</w:t>
      </w:r>
      <w:r>
        <w:rPr>
          <w:rFonts w:hint="eastAsia" w:ascii="仿宋_GB2312" w:hAnsi="仿宋_GB2312" w:eastAsia="仿宋_GB2312" w:cs="仿宋_GB2312"/>
          <w:b/>
          <w:bCs/>
          <w:sz w:val="32"/>
          <w:szCs w:val="32"/>
          <w:lang w:val="en-US" w:eastAsia="zh-CN"/>
        </w:rPr>
        <w:t>必须构建一个多维度、动态调整的综合评价体系，完善各阶段政策的衔接和执行机制，</w:t>
      </w:r>
      <w:r>
        <w:rPr>
          <w:rFonts w:hint="eastAsia" w:ascii="仿宋_GB2312" w:hAnsi="仿宋_GB2312" w:eastAsia="仿宋_GB2312" w:cs="仿宋_GB2312"/>
          <w:sz w:val="32"/>
          <w:szCs w:val="32"/>
          <w:lang w:val="en-US" w:eastAsia="zh-CN"/>
        </w:rPr>
        <w:t>既保障医保基金的可持续性，又为企业持续创新提供充足的回报空间。</w:t>
      </w:r>
    </w:p>
    <w:p w14:paraId="175E1C4C">
      <w:pPr>
        <w:pStyle w:val="14"/>
        <w:keepNext w:val="0"/>
        <w:keepLines w:val="0"/>
        <w:pageBreakBefore w:val="0"/>
        <w:widowControl/>
        <w:suppressLineNumbers w:val="0"/>
        <w:kinsoku/>
        <w:wordWrap/>
        <w:overflowPunct/>
        <w:topLinePunct w:val="0"/>
        <w:autoSpaceDE/>
        <w:autoSpaceDN/>
        <w:bidi w:val="0"/>
        <w:adjustRightInd/>
        <w:snapToGrid/>
        <w:jc w:val="center"/>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表2.1 国家层面医保管理政策梳理</w:t>
      </w:r>
    </w:p>
    <w:tbl>
      <w:tblPr>
        <w:tblStyle w:val="7"/>
        <w:tblW w:w="85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72"/>
        <w:gridCol w:w="2142"/>
        <w:gridCol w:w="1125"/>
        <w:gridCol w:w="1207"/>
        <w:gridCol w:w="3477"/>
      </w:tblGrid>
      <w:tr w14:paraId="0BEA6B6D">
        <w:trPr>
          <w:trHeight w:val="337" w:hRule="atLeast"/>
        </w:trPr>
        <w:tc>
          <w:tcPr>
            <w:tcW w:w="5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E24BA">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lang w:val="en-US" w:eastAsia="zh-CN"/>
              </w:rPr>
            </w:pPr>
            <w:r>
              <w:rPr>
                <w:rFonts w:hint="eastAsia" w:ascii="仿宋_GB2312" w:hAnsi="仿宋_GB2312" w:eastAsia="仿宋_GB2312" w:cs="仿宋_GB2312"/>
                <w:b/>
                <w:bCs/>
                <w:i w:val="0"/>
                <w:iCs w:val="0"/>
                <w:color w:val="000000"/>
                <w:sz w:val="21"/>
                <w:szCs w:val="21"/>
                <w:u w:val="none"/>
                <w:lang w:val="en-US" w:eastAsia="zh-CN"/>
              </w:rPr>
              <w:t>阶段</w:t>
            </w: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793593">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政策名称</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63C093">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发布时间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E367E4">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发布主体</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B6327">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lang w:val="en-US" w:eastAsia="zh-CN"/>
              </w:rPr>
            </w:pPr>
            <w:r>
              <w:rPr>
                <w:rFonts w:hint="eastAsia" w:ascii="仿宋_GB2312" w:hAnsi="仿宋_GB2312" w:eastAsia="仿宋_GB2312" w:cs="仿宋_GB2312"/>
                <w:b/>
                <w:bCs/>
                <w:i w:val="0"/>
                <w:iCs w:val="0"/>
                <w:color w:val="000000"/>
                <w:sz w:val="21"/>
                <w:szCs w:val="21"/>
                <w:u w:val="none"/>
                <w:lang w:val="en-US" w:eastAsia="zh-CN"/>
              </w:rPr>
              <w:t>主要内容</w:t>
            </w:r>
          </w:p>
        </w:tc>
      </w:tr>
      <w:tr w14:paraId="493DF81C">
        <w:trPr>
          <w:trHeight w:val="1992" w:hRule="atLeast"/>
        </w:trPr>
        <w:tc>
          <w:tcPr>
            <w:tcW w:w="57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851D43F">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研发与市场准入阶段</w:t>
            </w: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13599D">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《国家基本药物目录》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13ACA5">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2009年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F647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国家卫生健康委员会</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064265">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确定了各类药物的优先使用目录，创新药可以在此目录中获得医保支付支持，从而增加药品的市场接受度。</w:t>
            </w:r>
          </w:p>
        </w:tc>
      </w:tr>
      <w:tr w14:paraId="5428C97E">
        <w:trPr>
          <w:trHeight w:val="2323"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C803C7">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AFD99E">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《药品注册管理办法》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A465A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2020年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93A55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国家市场监督管理总局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1EB37">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在研发与市场准入阶段，该政策的作用是规范药品注册行为，明确药品注册申请、审评、批准等程序，确保药品的质量和安全，促进创新药的市场准入。</w:t>
            </w:r>
          </w:p>
        </w:tc>
      </w:tr>
      <w:tr w14:paraId="730CDE5C">
        <w:trPr>
          <w:trHeight w:val="1661"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64AB03">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DAFB1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《药品管理法》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AC787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2021年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E6353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全国人大常委会</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DD9B66">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对药品管理的各个环节做出了法律规定，创新药审批、注册和市场准入的整体框架已被法律化。</w:t>
            </w:r>
          </w:p>
        </w:tc>
      </w:tr>
      <w:tr w14:paraId="28BFEDA1">
        <w:trPr>
          <w:trHeight w:val="1992"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98CA71">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DD12EF">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《境内生产药品再注册申报程序和申报资料要求》</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79CC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B9D1B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国家药品监督管理局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5AC4B6">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规范境内生产药品再注册的申报程序和资料要求，确保药品质量和安全。</w:t>
            </w:r>
          </w:p>
        </w:tc>
      </w:tr>
      <w:tr w14:paraId="246930E4">
        <w:trPr>
          <w:trHeight w:val="2985"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5C322D">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0401D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《国务院办公厅关于全面深化药品医疗器械监管改革促进医药产业高质量发展的意见》</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12BE0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6FE2D3">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国务院办公厅</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30F2E8">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深化药品医疗器械监管改革，促进医药产业高质量发展，支持创新药研发和市场准入。</w:t>
            </w:r>
          </w:p>
        </w:tc>
      </w:tr>
      <w:tr w14:paraId="1BF2E40D">
        <w:trPr>
          <w:trHeight w:val="2985"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584CE7">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1B5A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《中华人民共和国药品管理法》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976E8">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2024年12月修订</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7EBF4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全国人民代表大会常务委员会</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2CE1DB">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在该阶段的作用是规定药品管理的各个环节，包括创新药的审批、注册、市场准入等方面。它通过法律框架保障药品的质量和安全，为创新药的进入市场提供法律依据和规范。</w:t>
            </w:r>
          </w:p>
        </w:tc>
      </w:tr>
      <w:tr w14:paraId="462477B4">
        <w:trPr>
          <w:trHeight w:val="1992" w:hRule="atLeast"/>
        </w:trPr>
        <w:tc>
          <w:tcPr>
            <w:tcW w:w="57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4D57E0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医保目录谈判与价格谈判阶段</w:t>
            </w: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4B912D">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《药品医保支付标准调整政策》</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B6AFF">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2017年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822EC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国家医疗保障局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52A88">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通过调整医保支付标准，确保医保对创新药的支付能够反映其创新价值，保障医保基金的可持续性。</w:t>
            </w:r>
          </w:p>
        </w:tc>
      </w:tr>
      <w:tr w14:paraId="2A9663BF">
        <w:trPr>
          <w:trHeight w:val="1661"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4D8EDE">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4124A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《国家药品谈判政策》</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CC3888">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2018年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75108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国家医疗保障局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017ECB">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明确药品谈判的规则和流程，通过与药企的谈判，确定创新药的医保支付价格及其纳入医保的可能性。</w:t>
            </w:r>
          </w:p>
        </w:tc>
      </w:tr>
      <w:tr w14:paraId="44A2704D">
        <w:trPr>
          <w:trHeight w:val="6627"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04AE4C">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87F35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《国家基本医疗保险、工伤保险和生育保险药品目录》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F411D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每年更新</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DB0B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国家医疗保障局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3EEBC5">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每年对医保目录进行动态调整，创新药是否纳入医保目录以及具体支付标准将被审议。2020年，通过谈判，119种药品成功纳入医保目录，平均降价50.64%。2021年，新增74种药品，平均降价61.71%。2022年，新增药品数量和降价幅度持续增加，进一步减轻患者负担。2023年，继续扩大医保覆盖范围，优化药品目录结构。2024年，新增91种药品，调出43种，进一步优化医保药品结构。</w:t>
            </w:r>
          </w:p>
        </w:tc>
      </w:tr>
      <w:tr w14:paraId="1B55447D">
        <w:trPr>
          <w:trHeight w:val="2985"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7AB8AF">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4B4F7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《全链条支持创新药发展实施方案》</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0933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83132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国务院常务会议</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76FE7A">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强调调动各方面科技创新资源，强化新药创制基础研究，涵盖研发、审评、应用、支付、融资等方面，帮助企业提升研发速度、降低研发成本，利好创新药企发展。</w:t>
            </w:r>
          </w:p>
        </w:tc>
      </w:tr>
      <w:tr w14:paraId="1C8AA85E">
        <w:trPr>
          <w:trHeight w:val="1661" w:hRule="atLeast"/>
        </w:trPr>
        <w:tc>
          <w:tcPr>
            <w:tcW w:w="57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54CD5C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集中采购与价格确定阶段</w:t>
            </w: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B37BE">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《药品集中采购和使用管理办法》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21BE4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2019年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58256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国家医保局、国家卫健委</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A07BF">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通过集采政策，集中采购创新药品，促使药品价格下降，提高医保支付效益，同时优化资源配置。</w:t>
            </w:r>
          </w:p>
        </w:tc>
      </w:tr>
      <w:tr w14:paraId="72C42093">
        <w:trPr>
          <w:trHeight w:val="668"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5A15DC">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A866B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《高值医用耗材集采政策》</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9D98B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2021年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3C8E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国家医保局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FD8B2">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针对高值医用耗材的集中采购，间接影响创新药品的定价和医保支付，推动创新药价格与市场需求的平衡。</w:t>
            </w:r>
          </w:p>
        </w:tc>
      </w:tr>
      <w:tr w14:paraId="53CAD1FA">
        <w:trPr>
          <w:trHeight w:val="1661"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7DC175">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D64B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《国家药品集中采购试点方案》</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6DEB6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2020年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2C3E3">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国家医保局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9AD413">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通过全国范围内的药品集中采购试点，创新药品的价格被进一步压缩，形成价格竞争机制。</w:t>
            </w:r>
          </w:p>
        </w:tc>
      </w:tr>
      <w:tr w14:paraId="51CD4ACD">
        <w:trPr>
          <w:trHeight w:val="2654"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ACC2CCD">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715E5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《国务院办公厅关于推动药品集中带量采购工作常态化制度化开展的意见》</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E4A02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2021年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5FCF6F">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国务院办公厅</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5158F2">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auto"/>
                <w:sz w:val="21"/>
                <w:szCs w:val="21"/>
                <w:u w:val="none"/>
              </w:rPr>
              <w:t>明确药品集中带量采购的常态化制度化要求，强调以量换价，保障药品质量和供应，逐步覆盖临床必需、质量可靠的各类药品。</w:t>
            </w:r>
          </w:p>
        </w:tc>
      </w:tr>
      <w:tr w14:paraId="10838C08">
        <w:trPr>
          <w:trHeight w:val="1661"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253884">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B13FC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《关于开展第二～十一批国家组织药品集中带量采购工作的通知》</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92087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2020年1月16日 (第2批) 至 2024年12月（第11批）</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C64FF">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国家医疗保障局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E5354">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连续发布的通知涵盖了第2至第11批国家组织药品集中带量采购的工作，推动了创新药品的大规模采购，并持续降低药品价格，减轻患者负担，确保药品供应。每批次的采购范围逐步扩大，药品种类逐年增加，形成了价格竞争机制，推动了市场的透明化和药品的可及性。</w:t>
            </w:r>
          </w:p>
        </w:tc>
      </w:tr>
      <w:tr w14:paraId="424B4119">
        <w:trPr>
          <w:trHeight w:val="1661" w:hRule="atLeast"/>
        </w:trPr>
        <w:tc>
          <w:tcPr>
            <w:tcW w:w="57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FA38144">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药品定价与市场监管阶段</w:t>
            </w: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E8193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《药品价格管理暂行办法》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DD03D5">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2021年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E5A29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国家发改委、国家医保局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AFC01B">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对药品价格进行严格监管，防止创新药品的价格过高，保障患者能够负担得起的医保费用。</w:t>
            </w:r>
          </w:p>
        </w:tc>
      </w:tr>
      <w:tr w14:paraId="72AFD063">
        <w:trPr>
          <w:trHeight w:val="1992"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F08EB8">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9749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《药品价格动态调整政策》</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B665C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2022年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2A4FF3">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国家医保局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1C843E">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根据药品市场的表现、疗效及经济性评估等因素，对创新药的价格进行动态调整，确保药品价格与市场需求相匹配。</w:t>
            </w:r>
          </w:p>
        </w:tc>
      </w:tr>
      <w:tr w14:paraId="6930AFBA">
        <w:trPr>
          <w:trHeight w:val="668"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021892">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DBBE06">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《关于进一步加强药品价格监管的通知》</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F6999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2023年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BC7B5">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国家发改委</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627A88">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强化对药品价格的监管，避免价格恶性波动，确保药品价格符合合理范围，促进市场公平竞争。</w:t>
            </w:r>
          </w:p>
        </w:tc>
      </w:tr>
      <w:tr w14:paraId="2DE8BC92">
        <w:trPr>
          <w:trHeight w:val="1992"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39193B">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6445B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《关于建立药品价格评估机制的通知》</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78EC1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CA283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国家医保局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FC0E25">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建立药品价格评估机制，对新药、创新药的定价进行审查，确保定价与市场需求、创新价值相匹配。</w:t>
            </w:r>
          </w:p>
        </w:tc>
      </w:tr>
      <w:tr w14:paraId="147EA6F2">
        <w:trPr>
          <w:trHeight w:val="1661"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EB1D60">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782E7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《药品价格违法行为处罚规定》</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1CDCC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A2DA05">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国家市场监管总局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8003BD">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加强对药品价格违法行为的查处，对价格欺诈、垄断行为进行严厉处罚，维护药品市场秩序。</w:t>
            </w:r>
          </w:p>
        </w:tc>
      </w:tr>
      <w:tr w14:paraId="6186D34D">
        <w:trPr>
          <w:trHeight w:val="2654" w:hRule="atLeast"/>
        </w:trPr>
        <w:tc>
          <w:tcPr>
            <w:tcW w:w="57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D4620B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后期监管与再评估阶段</w:t>
            </w: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7F99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《药品注册管理办法》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B86C8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2020年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32740E">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国家市场监督管理总局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2218C2">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在后期监管与再评估阶段，该政策的作用是对药品进行定期审查与评估，确保药品在上市后的质量安全和效用，同时为药品再注册提供指南，保证药品持续符合监管标准。</w:t>
            </w:r>
          </w:p>
        </w:tc>
      </w:tr>
      <w:tr w14:paraId="65C44A7B">
        <w:trPr>
          <w:trHeight w:val="1661"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8948B6">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484D3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《药品临床评估与再评估政策》</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9BB86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2021年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D0FA6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国家医疗保障局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4FE020">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通过定期对药品的临床效果进行评估，判断药品在医保目录中的地位和支付标准是否需要调整。</w:t>
            </w:r>
          </w:p>
        </w:tc>
      </w:tr>
      <w:tr w14:paraId="524DB1D7">
        <w:trPr>
          <w:trHeight w:val="4641"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835408">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2F243E">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《国家基本医疗保险、工伤保险和生育保险药品目录》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D256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每年更新</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C30E5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国家医疗保障局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F13E0">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主要是对药品的临床效果、市场需求以及患者负担等多方面因素进行动态评估，调整医保目录。随着市场环境的变化，医保目录的调整能够确保新药、创新药能及时纳入医保覆盖范围，并根据实际疗效和临床价值对已纳入的药品进行评估，以优化医保支付的结构，确保政策的适应性与灵活性。</w:t>
            </w:r>
          </w:p>
        </w:tc>
      </w:tr>
      <w:tr w14:paraId="27AC2591">
        <w:trPr>
          <w:trHeight w:val="3653"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D3C5B3">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44633">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《中华人民共和国药品管理法》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7CF07E">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2024年12月修订</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97CF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全国人民代表大会常务委员会</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E3C82C">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在该阶段的作用是加强药品的持续管理和监督。它确保药品在上市后的质量、安全和效用，维护公众的用药安全和合法权益，促进药品的合法使用，并对药品的质量进行长时间的监管，保障其符合国家的标准和要求。</w:t>
            </w:r>
          </w:p>
        </w:tc>
      </w:tr>
    </w:tbl>
    <w:p w14:paraId="7F711227">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p>
    <w:p w14:paraId="1027199B">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p>
    <w:p w14:paraId="0D3505CE">
      <w:pPr>
        <w:pStyle w:val="14"/>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rPr>
          <w:ins w:id="0" w:author="W" w:date="2025-03-09T16:03:23Z"/>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1.2地方层面政策梳理</w:t>
      </w:r>
    </w:p>
    <w:p w14:paraId="6956339E">
      <w:pPr>
        <w:pStyle w:val="14"/>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rPr>
          <w:rFonts w:hint="eastAsia" w:ascii="仿宋_GB2312" w:hAnsi="仿宋_GB2312" w:eastAsia="仿宋_GB2312" w:cs="仿宋_GB2312"/>
          <w:sz w:val="32"/>
          <w:szCs w:val="32"/>
          <w:lang w:val="en-US" w:eastAsia="zh-CN"/>
        </w:rPr>
      </w:pPr>
      <w:ins w:id="1" w:author="W" w:date="2025-03-09T16:16:22Z">
        <w:r>
          <w:rPr>
            <w:rFonts w:hint="eastAsia" w:ascii="仿宋_GB2312" w:hAnsi="仿宋_GB2312" w:eastAsia="仿宋_GB2312" w:cs="仿宋_GB2312"/>
            <w:sz w:val="32"/>
            <w:szCs w:val="32"/>
            <w:lang w:val="en-US" w:eastAsia="zh-CN"/>
          </w:rPr>
          <w:t>在国家层面积极推进医保改革的背景下，地方层面的医保政策创新与实践成为推动医疗保障体系完善的关键力量。本报告将梳理地方层面的医保政策，特别选取北京、上海、广东、江苏、浙江作为案例进行深入分析。这些地区在医保改革中具有代表性，它们结合国家政策框架，积极探索创新，形成了各具特色的地方政策体系。全国共有32个城市被确定为DRG/DIP付费示范点，这些示范点城市在推进医保支付方式改革中起到了引领作用</w:t>
        </w:r>
      </w:ins>
      <w:ins w:id="2" w:author="W" w:date="2025-03-09T16:16:53Z">
        <w:r>
          <w:rPr>
            <w:rFonts w:hint="eastAsia" w:ascii="仿宋_GB2312" w:hAnsi="仿宋_GB2312" w:eastAsia="仿宋_GB2312" w:cs="仿宋_GB2312"/>
            <w:sz w:val="32"/>
            <w:szCs w:val="32"/>
            <w:lang w:val="en-US" w:eastAsia="zh-CN"/>
          </w:rPr>
          <w:t>，</w:t>
        </w:r>
      </w:ins>
      <w:ins w:id="3" w:author="W" w:date="2025-03-09T16:16:58Z">
        <w:r>
          <w:rPr>
            <w:rFonts w:hint="eastAsia" w:ascii="仿宋_GB2312" w:hAnsi="仿宋_GB2312" w:eastAsia="仿宋_GB2312" w:cs="仿宋_GB2312"/>
            <w:sz w:val="32"/>
            <w:szCs w:val="32"/>
            <w:lang w:val="en-US" w:eastAsia="zh-CN"/>
          </w:rPr>
          <w:t>以上</w:t>
        </w:r>
      </w:ins>
      <w:ins w:id="4" w:author="W" w:date="2025-03-09T16:16:59Z">
        <w:r>
          <w:rPr>
            <w:rFonts w:hint="eastAsia" w:ascii="仿宋_GB2312" w:hAnsi="仿宋_GB2312" w:eastAsia="仿宋_GB2312" w:cs="仿宋_GB2312"/>
            <w:sz w:val="32"/>
            <w:szCs w:val="32"/>
            <w:lang w:val="en-US" w:eastAsia="zh-CN"/>
          </w:rPr>
          <w:t>5</w:t>
        </w:r>
      </w:ins>
      <w:ins w:id="5" w:author="W" w:date="2025-03-09T16:17:02Z">
        <w:r>
          <w:rPr>
            <w:rFonts w:hint="eastAsia" w:ascii="仿宋_GB2312" w:hAnsi="仿宋_GB2312" w:eastAsia="仿宋_GB2312" w:cs="仿宋_GB2312"/>
            <w:sz w:val="32"/>
            <w:szCs w:val="32"/>
            <w:lang w:val="en-US" w:eastAsia="zh-CN"/>
          </w:rPr>
          <w:t>个</w:t>
        </w:r>
      </w:ins>
      <w:ins w:id="6" w:author="W" w:date="2025-03-09T16:17:00Z">
        <w:r>
          <w:rPr>
            <w:rFonts w:hint="eastAsia" w:ascii="仿宋_GB2312" w:hAnsi="仿宋_GB2312" w:eastAsia="仿宋_GB2312" w:cs="仿宋_GB2312"/>
            <w:sz w:val="32"/>
            <w:szCs w:val="32"/>
            <w:lang w:val="en-US" w:eastAsia="zh-CN"/>
          </w:rPr>
          <w:t>省市</w:t>
        </w:r>
      </w:ins>
      <w:ins w:id="7" w:author="W" w:date="2025-03-09T16:16:22Z">
        <w:r>
          <w:rPr>
            <w:rFonts w:hint="eastAsia" w:ascii="仿宋_GB2312" w:hAnsi="仿宋_GB2312" w:eastAsia="仿宋_GB2312" w:cs="仿宋_GB2312"/>
            <w:sz w:val="32"/>
            <w:szCs w:val="32"/>
            <w:lang w:val="en-US" w:eastAsia="zh-CN"/>
          </w:rPr>
          <w:t>均有城市入选DRG/DIP付费示范点。</w:t>
        </w:r>
      </w:ins>
      <w:ins w:id="8" w:author="W" w:date="2025-03-09T16:18:55Z">
        <w:r>
          <w:rPr>
            <w:rFonts w:hint="eastAsia" w:ascii="仿宋_GB2312" w:hAnsi="仿宋_GB2312" w:eastAsia="仿宋_GB2312" w:cs="仿宋_GB2312"/>
            <w:sz w:val="32"/>
            <w:szCs w:val="32"/>
            <w:rPrChange w:id="9" w:author="W" w:date="2025-03-09T16:18:55Z">
              <w:rPr>
                <w:rFonts w:hint="eastAsia"/>
              </w:rPr>
            </w:rPrChange>
          </w:rPr>
          <w:t>北京作为首都</w:t>
        </w:r>
      </w:ins>
      <w:ins w:id="11" w:author="W" w:date="2025-03-09T16:21:04Z">
        <w:r>
          <w:rPr>
            <w:rFonts w:hint="eastAsia" w:ascii="仿宋_GB2312" w:hAnsi="仿宋_GB2312" w:eastAsia="仿宋_GB2312" w:cs="仿宋_GB2312"/>
            <w:sz w:val="32"/>
            <w:szCs w:val="32"/>
            <w:lang w:val="en-US" w:eastAsia="zh-CN"/>
          </w:rPr>
          <w:t>以及</w:t>
        </w:r>
      </w:ins>
      <w:ins w:id="12" w:author="W" w:date="2025-03-09T16:21:10Z">
        <w:r>
          <w:rPr>
            <w:rFonts w:hint="eastAsia" w:ascii="仿宋_GB2312" w:hAnsi="仿宋_GB2312" w:eastAsia="仿宋_GB2312" w:cs="仿宋_GB2312"/>
            <w:sz w:val="32"/>
            <w:szCs w:val="32"/>
            <w:rPrChange w:id="13" w:author="W" w:date="2025-03-09T16:21:10Z">
              <w:rPr>
                <w:rFonts w:hint="eastAsia"/>
              </w:rPr>
            </w:rPrChange>
          </w:rPr>
          <w:t>DRG示范点</w:t>
        </w:r>
      </w:ins>
      <w:ins w:id="15" w:author="W" w:date="2025-03-09T16:18:55Z">
        <w:r>
          <w:rPr>
            <w:rFonts w:hint="eastAsia" w:ascii="仿宋_GB2312" w:hAnsi="仿宋_GB2312" w:eastAsia="仿宋_GB2312" w:cs="仿宋_GB2312"/>
            <w:sz w:val="32"/>
            <w:szCs w:val="32"/>
            <w:rPrChange w:id="16" w:author="W" w:date="2025-03-09T16:18:55Z">
              <w:rPr>
                <w:rFonts w:hint="eastAsia"/>
              </w:rPr>
            </w:rPrChange>
          </w:rPr>
          <w:t>，在政策实施方面具有示范效应，其在医疗资源、政策创新和实施能力方面具有显著优势</w:t>
        </w:r>
      </w:ins>
      <w:ins w:id="18" w:author="W" w:date="2025-03-09T16:19:09Z">
        <w:r>
          <w:rPr>
            <w:rFonts w:hint="eastAsia" w:ascii="仿宋_GB2312" w:hAnsi="仿宋_GB2312" w:eastAsia="仿宋_GB2312" w:cs="仿宋_GB2312"/>
            <w:sz w:val="32"/>
            <w:szCs w:val="32"/>
            <w:lang w:eastAsia="zh-CN"/>
          </w:rPr>
          <w:t>；</w:t>
        </w:r>
      </w:ins>
      <w:ins w:id="19" w:author="W" w:date="2025-03-09T16:19:05Z">
        <w:r>
          <w:rPr>
            <w:rFonts w:hint="eastAsia" w:ascii="仿宋_GB2312" w:hAnsi="仿宋_GB2312" w:eastAsia="仿宋_GB2312" w:cs="仿宋_GB2312"/>
            <w:sz w:val="32"/>
            <w:szCs w:val="32"/>
            <w:rPrChange w:id="20" w:author="W" w:date="2025-03-09T16:19:05Z">
              <w:rPr>
                <w:rFonts w:hint="eastAsia"/>
              </w:rPr>
            </w:rPrChange>
          </w:rPr>
          <w:t>上海作为经济中心</w:t>
        </w:r>
      </w:ins>
      <w:ins w:id="22" w:author="W" w:date="2025-03-09T16:19:14Z">
        <w:r>
          <w:rPr>
            <w:rFonts w:hint="eastAsia" w:ascii="仿宋_GB2312" w:hAnsi="仿宋_GB2312" w:eastAsia="仿宋_GB2312" w:cs="仿宋_GB2312"/>
            <w:sz w:val="32"/>
            <w:szCs w:val="32"/>
            <w:lang w:val="en-US" w:eastAsia="zh-CN"/>
          </w:rPr>
          <w:t>以及</w:t>
        </w:r>
      </w:ins>
      <w:ins w:id="23" w:author="W" w:date="2025-03-09T16:19:20Z">
        <w:r>
          <w:rPr>
            <w:rFonts w:hint="eastAsia" w:ascii="仿宋_GB2312" w:hAnsi="仿宋_GB2312" w:eastAsia="仿宋_GB2312" w:cs="仿宋_GB2312"/>
            <w:sz w:val="32"/>
            <w:szCs w:val="32"/>
            <w:lang w:val="en-US" w:eastAsia="zh-CN"/>
          </w:rPr>
          <w:t>DRG/DIP</w:t>
        </w:r>
      </w:ins>
      <w:ins w:id="24" w:author="W" w:date="2025-03-09T16:19:21Z">
        <w:r>
          <w:rPr>
            <w:rFonts w:hint="eastAsia" w:ascii="仿宋_GB2312" w:hAnsi="仿宋_GB2312" w:eastAsia="仿宋_GB2312" w:cs="仿宋_GB2312"/>
            <w:sz w:val="32"/>
            <w:szCs w:val="32"/>
            <w:lang w:val="en-US" w:eastAsia="zh-CN"/>
          </w:rPr>
          <w:t>综合</w:t>
        </w:r>
      </w:ins>
      <w:ins w:id="25" w:author="W" w:date="2025-03-09T16:19:22Z">
        <w:r>
          <w:rPr>
            <w:rFonts w:hint="eastAsia" w:ascii="仿宋_GB2312" w:hAnsi="仿宋_GB2312" w:eastAsia="仿宋_GB2312" w:cs="仿宋_GB2312"/>
            <w:sz w:val="32"/>
            <w:szCs w:val="32"/>
            <w:lang w:val="en-US" w:eastAsia="zh-CN"/>
          </w:rPr>
          <w:t>示范</w:t>
        </w:r>
      </w:ins>
      <w:ins w:id="26" w:author="W" w:date="2025-03-09T16:21:45Z">
        <w:r>
          <w:rPr>
            <w:rFonts w:hint="eastAsia" w:ascii="仿宋_GB2312" w:hAnsi="仿宋_GB2312" w:eastAsia="仿宋_GB2312" w:cs="仿宋_GB2312"/>
            <w:sz w:val="32"/>
            <w:szCs w:val="32"/>
            <w:lang w:val="en-US" w:eastAsia="zh-CN"/>
          </w:rPr>
          <w:t>点</w:t>
        </w:r>
      </w:ins>
      <w:ins w:id="27" w:author="W" w:date="2025-03-09T16:19:05Z">
        <w:r>
          <w:rPr>
            <w:rFonts w:hint="eastAsia" w:ascii="仿宋_GB2312" w:hAnsi="仿宋_GB2312" w:eastAsia="仿宋_GB2312" w:cs="仿宋_GB2312"/>
            <w:sz w:val="32"/>
            <w:szCs w:val="32"/>
            <w:rPrChange w:id="28" w:author="W" w:date="2025-03-09T16:19:05Z">
              <w:rPr>
                <w:rFonts w:hint="eastAsia"/>
              </w:rPr>
            </w:rPrChange>
          </w:rPr>
          <w:t>，不仅在医保支付方式改革方面取得显著成效，还积极推动长三角医保一体化建设</w:t>
        </w:r>
      </w:ins>
      <w:ins w:id="30" w:author="W" w:date="2025-03-09T16:19:08Z">
        <w:r>
          <w:rPr>
            <w:rFonts w:hint="eastAsia" w:ascii="仿宋_GB2312" w:hAnsi="仿宋_GB2312" w:eastAsia="仿宋_GB2312" w:cs="仿宋_GB2312"/>
            <w:sz w:val="32"/>
            <w:szCs w:val="32"/>
            <w:lang w:eastAsia="zh-CN"/>
          </w:rPr>
          <w:t>；</w:t>
        </w:r>
      </w:ins>
      <w:ins w:id="31" w:author="W" w:date="2025-03-09T16:19:44Z">
        <w:r>
          <w:rPr>
            <w:rFonts w:hint="eastAsia" w:ascii="仿宋_GB2312" w:hAnsi="仿宋_GB2312" w:eastAsia="仿宋_GB2312" w:cs="仿宋_GB2312"/>
            <w:sz w:val="32"/>
            <w:szCs w:val="32"/>
            <w:rPrChange w:id="32" w:author="W" w:date="2025-03-09T16:19:44Z">
              <w:rPr>
                <w:rFonts w:hint="eastAsia"/>
              </w:rPr>
            </w:rPrChange>
          </w:rPr>
          <w:t>广东作为改革开放前沿阵地，在医保基金结算政策等方面进行了优化和创新</w:t>
        </w:r>
      </w:ins>
      <w:ins w:id="34" w:author="W" w:date="2025-03-09T16:22:15Z">
        <w:r>
          <w:rPr>
            <w:rFonts w:hint="eastAsia" w:ascii="仿宋_GB2312" w:hAnsi="仿宋_GB2312" w:eastAsia="仿宋_GB2312" w:cs="仿宋_GB2312"/>
            <w:sz w:val="32"/>
            <w:szCs w:val="32"/>
            <w:lang w:eastAsia="zh-CN"/>
          </w:rPr>
          <w:t>，</w:t>
        </w:r>
      </w:ins>
      <w:ins w:id="35" w:author="W" w:date="2025-03-09T16:22:17Z">
        <w:r>
          <w:rPr>
            <w:rFonts w:hint="eastAsia" w:ascii="仿宋_GB2312" w:hAnsi="仿宋_GB2312" w:eastAsia="仿宋_GB2312" w:cs="仿宋_GB2312"/>
            <w:sz w:val="32"/>
            <w:szCs w:val="32"/>
            <w:lang w:val="en-US" w:eastAsia="zh-CN"/>
          </w:rPr>
          <w:t>其中广州市是</w:t>
        </w:r>
      </w:ins>
      <w:ins w:id="36" w:author="W" w:date="2025-03-09T16:22:17Z">
        <w:r>
          <w:rPr>
            <w:rFonts w:hint="eastAsia" w:ascii="仿宋_GB2312" w:hAnsi="仿宋_GB2312" w:eastAsia="仿宋_GB2312" w:cs="仿宋_GB2312"/>
            <w:sz w:val="32"/>
            <w:szCs w:val="32"/>
          </w:rPr>
          <w:t>DIP示范点</w:t>
        </w:r>
      </w:ins>
      <w:ins w:id="37" w:author="W" w:date="2025-03-09T16:19:44Z">
        <w:r>
          <w:rPr>
            <w:rFonts w:hint="eastAsia" w:ascii="仿宋_GB2312" w:hAnsi="仿宋_GB2312" w:eastAsia="仿宋_GB2312" w:cs="仿宋_GB2312"/>
            <w:sz w:val="32"/>
            <w:szCs w:val="32"/>
            <w:rPrChange w:id="38" w:author="W" w:date="2025-03-09T16:19:44Z">
              <w:rPr>
                <w:rFonts w:hint="eastAsia"/>
              </w:rPr>
            </w:rPrChange>
          </w:rPr>
          <w:t>；江苏和浙江则在医保支付改革、基金监管和信息化建设等方面做出了突出成绩</w:t>
        </w:r>
      </w:ins>
      <w:ins w:id="40" w:author="W" w:date="2025-03-09T16:20:35Z">
        <w:r>
          <w:rPr>
            <w:rFonts w:hint="eastAsia" w:ascii="仿宋_GB2312" w:hAnsi="仿宋_GB2312" w:eastAsia="仿宋_GB2312" w:cs="仿宋_GB2312"/>
            <w:sz w:val="32"/>
            <w:szCs w:val="32"/>
            <w:lang w:eastAsia="zh-CN"/>
          </w:rPr>
          <w:t>，</w:t>
        </w:r>
      </w:ins>
      <w:ins w:id="41" w:author="W" w:date="2025-03-09T16:20:35Z">
        <w:r>
          <w:rPr>
            <w:rFonts w:hint="eastAsia" w:ascii="仿宋_GB2312" w:hAnsi="仿宋_GB2312" w:eastAsia="仿宋_GB2312" w:cs="仿宋_GB2312"/>
            <w:sz w:val="32"/>
            <w:szCs w:val="32"/>
            <w:lang w:val="en-US" w:eastAsia="zh-CN"/>
          </w:rPr>
          <w:t>且</w:t>
        </w:r>
      </w:ins>
      <w:ins w:id="42" w:author="W" w:date="2025-03-09T16:20:37Z">
        <w:r>
          <w:rPr>
            <w:rFonts w:hint="eastAsia" w:ascii="仿宋_GB2312" w:hAnsi="仿宋_GB2312" w:eastAsia="仿宋_GB2312" w:cs="仿宋_GB2312"/>
            <w:sz w:val="32"/>
            <w:szCs w:val="32"/>
            <w:lang w:val="en-US" w:eastAsia="zh-CN"/>
          </w:rPr>
          <w:t>浙江省</w:t>
        </w:r>
      </w:ins>
      <w:ins w:id="43" w:author="W" w:date="2025-03-09T16:20:38Z">
        <w:r>
          <w:rPr>
            <w:rFonts w:hint="eastAsia" w:ascii="仿宋_GB2312" w:hAnsi="仿宋_GB2312" w:eastAsia="仿宋_GB2312" w:cs="仿宋_GB2312"/>
            <w:sz w:val="32"/>
            <w:szCs w:val="32"/>
            <w:lang w:val="en-US" w:eastAsia="zh-CN"/>
          </w:rPr>
          <w:t>为</w:t>
        </w:r>
      </w:ins>
      <w:ins w:id="44" w:author="W" w:date="2025-03-09T16:20:50Z">
        <w:r>
          <w:rPr>
            <w:rFonts w:hint="eastAsia" w:ascii="仿宋_GB2312" w:hAnsi="仿宋_GB2312" w:eastAsia="仿宋_GB2312" w:cs="仿宋_GB2312"/>
            <w:sz w:val="32"/>
            <w:szCs w:val="32"/>
            <w:rPrChange w:id="45" w:author="W" w:date="2025-03-09T16:20:50Z">
              <w:rPr>
                <w:rFonts w:hint="eastAsia"/>
              </w:rPr>
            </w:rPrChange>
          </w:rPr>
          <w:t>深化医疗服务价格改革试点地区</w:t>
        </w:r>
      </w:ins>
      <w:ins w:id="47" w:author="W" w:date="2025-03-09T16:19:44Z">
        <w:r>
          <w:rPr>
            <w:rFonts w:hint="eastAsia" w:ascii="仿宋_GB2312" w:hAnsi="仿宋_GB2312" w:eastAsia="仿宋_GB2312" w:cs="仿宋_GB2312"/>
            <w:sz w:val="32"/>
            <w:szCs w:val="32"/>
            <w:rPrChange w:id="48" w:author="W" w:date="2025-03-09T16:19:44Z">
              <w:rPr>
                <w:rFonts w:hint="eastAsia"/>
              </w:rPr>
            </w:rPrChange>
          </w:rPr>
          <w:t>。这些地方的政策实践为全国医保改革提供了宝贵经验和参考。</w:t>
        </w:r>
      </w:ins>
    </w:p>
    <w:p w14:paraId="4E16C8DD">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4"/>
        <w:rPr>
          <w:del w:id="50" w:author="W" w:date="2025-03-09T16:16:25Z"/>
          <w:rFonts w:hint="eastAsia" w:ascii="仿宋_GB2312" w:hAnsi="仿宋_GB2312" w:eastAsia="仿宋_GB2312" w:cs="仿宋_GB2312"/>
          <w:sz w:val="32"/>
          <w:szCs w:val="32"/>
          <w:lang w:val="en-US" w:eastAsia="zh-CN"/>
        </w:rPr>
      </w:pPr>
      <w:del w:id="51" w:author="W" w:date="2025-03-09T16:16:25Z">
        <w:r>
          <w:rPr>
            <w:rFonts w:hint="eastAsia" w:ascii="仿宋_GB2312" w:hAnsi="仿宋_GB2312" w:eastAsia="仿宋_GB2312" w:cs="仿宋_GB2312"/>
            <w:sz w:val="32"/>
            <w:szCs w:val="32"/>
            <w:lang w:val="en-US" w:eastAsia="zh-CN"/>
          </w:rPr>
          <w:delText>（依据明确：比如医保改革试点示范区）</w:delText>
        </w:r>
      </w:del>
    </w:p>
    <w:p w14:paraId="2768E551">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4"/>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1.2.1北京</w:t>
      </w:r>
    </w:p>
    <w:p w14:paraId="625D720E">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52" w:author="W" w:date="2025-03-09T15:37:53Z"/>
          <w:rFonts w:hint="eastAsia" w:ascii="仿宋_GB2312" w:hAnsi="仿宋_GB2312" w:eastAsia="仿宋_GB2312" w:cs="仿宋_GB2312"/>
          <w:sz w:val="32"/>
          <w:szCs w:val="32"/>
          <w:rPrChange w:id="53" w:author="W" w:date="2025-03-09T15:37:53Z">
            <w:rPr>
              <w:ins w:id="54" w:author="W" w:date="2025-03-09T15:37:53Z"/>
              <w:rFonts w:hint="eastAsia"/>
            </w:rPr>
          </w:rPrChange>
        </w:rPr>
      </w:pPr>
      <w:ins w:id="55" w:author="W" w:date="2025-03-09T15:37:53Z">
        <w:r>
          <w:rPr>
            <w:rFonts w:hint="eastAsia" w:ascii="仿宋_GB2312" w:hAnsi="仿宋_GB2312" w:eastAsia="仿宋_GB2312" w:cs="仿宋_GB2312"/>
            <w:sz w:val="32"/>
            <w:szCs w:val="32"/>
            <w:rPrChange w:id="56" w:author="W" w:date="2025-03-09T15:37:53Z">
              <w:rPr>
                <w:rFonts w:hint="eastAsia"/>
              </w:rPr>
            </w:rPrChange>
          </w:rPr>
          <w:t>北京市的创新药医保管理政策在创新药物的市场准入和医保支付方面，表现出了灵活性与前瞻性。通过实施CHS-DRG支付模式和“除外支付管理办法”，北京市有效解决了创新药进入医保系统后支付滞后的问题。这一支付模式的实施，突破了传统按项目计费的局限，使得创新药的支付更加与药品的临床疗效和患者治疗需求相契合，从而避免了资源的浪费和支付不公平的现象。北京市进一步推动国家医保谈判药品“双通道”工作，继续扩大试点范围，探索将非国家医保谈判药品纳入试点范围，将符合条件的创新药械及相关技术服务纳入本市疾病诊断相关分组（CHS-DRG）付费除外支付范围。</w:t>
        </w:r>
      </w:ins>
    </w:p>
    <w:p w14:paraId="5DEC9C8D">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58" w:author="W" w:date="2025-03-09T15:37:53Z"/>
          <w:rFonts w:hint="eastAsia" w:ascii="仿宋_GB2312" w:hAnsi="仿宋_GB2312" w:eastAsia="仿宋_GB2312" w:cs="仿宋_GB2312"/>
          <w:sz w:val="32"/>
          <w:szCs w:val="32"/>
          <w:rPrChange w:id="59" w:author="W" w:date="2025-03-09T15:37:53Z">
            <w:rPr>
              <w:ins w:id="60" w:author="W" w:date="2025-03-09T15:37:53Z"/>
              <w:rFonts w:hint="eastAsia"/>
            </w:rPr>
          </w:rPrChange>
        </w:rPr>
      </w:pPr>
      <w:ins w:id="61" w:author="W" w:date="2025-03-09T15:37:53Z">
        <w:r>
          <w:rPr>
            <w:rFonts w:hint="eastAsia" w:ascii="仿宋_GB2312" w:hAnsi="仿宋_GB2312" w:eastAsia="仿宋_GB2312" w:cs="仿宋_GB2312"/>
            <w:sz w:val="32"/>
            <w:szCs w:val="32"/>
            <w:rPrChange w:id="62" w:author="W" w:date="2025-03-09T15:37:53Z">
              <w:rPr>
                <w:rFonts w:hint="eastAsia"/>
              </w:rPr>
            </w:rPrChange>
          </w:rPr>
          <w:t>在创新药的研发和产业化过程中，北京市的政策通过多维度支持措施，推动了药品研发的加速与市场化。专项资金、税收优惠以及对企业研发的政策扶持，有效解决了创新药物在初期研发阶段的资金瓶颈，为创新药企业提供了更为强有力的支持。北京市通过优化审评审批流程，将临床试验启动整体用时压缩至28周以内，着力提升临床研究质效，并解除了涉及国谈药的诊疗项目对医药机构总额预算指标的限制，对符合条件的新药新技术费用，不计入DRG病组支付标准，进行单独支付。此外，北京市还推动医疗机构建立定期召开药事管理与药物治疗学委员会工作会议的长效机制，引导市属医院将创新药加快入院应用，对纳入医保目录的药品本着“应配尽配”原则尽快入院，显著缩短了创新药从研发到临床应用的时间，加速了创新药的市场推广。</w:t>
        </w:r>
      </w:ins>
    </w:p>
    <w:p w14:paraId="088CFF7C">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64" w:author="W" w:date="2025-03-09T15:37:49Z"/>
          <w:rFonts w:hint="eastAsia" w:ascii="仿宋_GB2312" w:hAnsi="仿宋_GB2312" w:eastAsia="仿宋_GB2312" w:cs="仿宋_GB2312"/>
          <w:sz w:val="32"/>
          <w:szCs w:val="32"/>
          <w:lang w:val="en-US" w:eastAsia="zh-CN"/>
        </w:rPr>
      </w:pPr>
      <w:ins w:id="65" w:author="W" w:date="2025-03-09T15:37:53Z">
        <w:r>
          <w:rPr>
            <w:rFonts w:hint="eastAsia" w:ascii="仿宋_GB2312" w:hAnsi="仿宋_GB2312" w:eastAsia="仿宋_GB2312" w:cs="仿宋_GB2312"/>
            <w:sz w:val="32"/>
            <w:szCs w:val="32"/>
            <w:rPrChange w:id="66" w:author="W" w:date="2025-03-09T15:37:53Z">
              <w:rPr>
                <w:rFonts w:hint="eastAsia"/>
              </w:rPr>
            </w:rPrChange>
          </w:rPr>
          <w:t>北京市的创新药医保管理政策在实践中呈现出地方政策的独特优势，特别是在跨部门协作与制度创新方面。通过协调医疗、医保和医药等领域的资源，北京市构建了一个多层次、高效协同的政策体系，推动了不同部门在药品审批、支付及管理环节中的无缝对接。北京市持续推动京津冀“3+N”药品、医用耗材集中带量采购合作，支持创新药械在京津冀地区使用，这种区域协同合作不仅提高了药品采购的效率，还促进了创新药在更大范围内的应用。同时，北京市取消医疗机构药品数量限制，推动建立医疗机构药事会规范化流程，国谈药目录公布后一个月内召开药事会，全年药事会召开不少于4次，并将国谈药使用情况纳入本市公立医疗机构绩效考核和定点医疗机构总额预算管理，确保了创新药能够及时进入医疗机构，提高了创新药的可及性。此外，北京市还推进《中关村创新医疗器械产品目录》和首台（套）重大技术装备目录产品进医院，实施创新药械“随批随进”，进一步加快了创新药械的临床应用速度，确保患者能够及时获得所需药物。</w:t>
        </w:r>
      </w:ins>
    </w:p>
    <w:p w14:paraId="365FDD44">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68" w:author="W" w:date="2025-03-09T15:38:01Z"/>
          <w:rFonts w:hint="eastAsia" w:ascii="仿宋_GB2312" w:hAnsi="仿宋_GB2312" w:eastAsia="仿宋_GB2312" w:cs="仿宋_GB2312"/>
          <w:sz w:val="32"/>
          <w:szCs w:val="32"/>
          <w:lang w:val="en-US" w:eastAsia="zh-CN"/>
        </w:rPr>
      </w:pPr>
      <w:del w:id="69" w:author="W" w:date="2025-03-09T15:38:01Z">
        <w:r>
          <w:rPr>
            <w:rFonts w:hint="eastAsia" w:ascii="仿宋_GB2312" w:hAnsi="仿宋_GB2312" w:eastAsia="仿宋_GB2312" w:cs="仿宋_GB2312"/>
            <w:sz w:val="32"/>
            <w:szCs w:val="32"/>
            <w:lang w:val="en-US" w:eastAsia="zh-CN"/>
          </w:rPr>
          <w:delText>北京市的创新药医保管理政策在创新药物的市场准入和医保支付方面，表现出了高度的灵活性与前瞻性。通过实施CHS-DRG支付模式和“除外支付管理办法”，北京市有效解决了创新药进入医保系统后支付滞后的问题。这一支付模式的实施，突破了传统按项目计费的局限，使得创新药的支付更加与药品的临床疗效和患者治疗需求相契合，从而避免了资源的浪费和支付不公平的现象。</w:delText>
        </w:r>
      </w:del>
    </w:p>
    <w:p w14:paraId="795614F6">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70" w:author="W" w:date="2025-03-09T15:38:01Z"/>
          <w:rFonts w:hint="eastAsia" w:ascii="仿宋_GB2312" w:hAnsi="仿宋_GB2312" w:eastAsia="仿宋_GB2312" w:cs="仿宋_GB2312"/>
          <w:sz w:val="32"/>
          <w:szCs w:val="32"/>
          <w:lang w:val="en-US" w:eastAsia="zh-CN"/>
        </w:rPr>
      </w:pPr>
      <w:del w:id="71" w:author="W" w:date="2025-03-09T15:38:01Z">
        <w:r>
          <w:rPr>
            <w:rFonts w:hint="eastAsia" w:ascii="仿宋_GB2312" w:hAnsi="仿宋_GB2312" w:eastAsia="仿宋_GB2312" w:cs="仿宋_GB2312"/>
            <w:sz w:val="32"/>
            <w:szCs w:val="32"/>
            <w:lang w:val="en-US" w:eastAsia="zh-CN"/>
          </w:rPr>
          <w:delText>在创新药的研发和产业化过程中，北京市的政策通过多维度支持措施，推动了药品研发的加速与市场化。专项资金、税收优惠以及对企业研发的政策扶持，有效解决了创新药物在初期研发阶段的资金瓶颈，为创新药企业提供了更为强有力的支持。此外，北京市通过优化审评审批流程，缩短了创新药的上市周期，加速了药物从实验室到临床应用的转化，确保了新药能够及时投入市场，满足患者的急迫需求。</w:delText>
        </w:r>
      </w:del>
    </w:p>
    <w:p w14:paraId="34DF5C78">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72" w:author="W" w:date="2025-03-09T15:38:01Z"/>
          <w:rFonts w:hint="eastAsia" w:ascii="仿宋_GB2312" w:hAnsi="仿宋_GB2312" w:eastAsia="仿宋_GB2312" w:cs="仿宋_GB2312"/>
          <w:sz w:val="32"/>
          <w:szCs w:val="32"/>
          <w:lang w:val="en-US" w:eastAsia="zh-CN"/>
        </w:rPr>
      </w:pPr>
      <w:del w:id="73" w:author="W" w:date="2025-03-09T15:38:01Z">
        <w:r>
          <w:rPr>
            <w:rFonts w:hint="eastAsia" w:ascii="仿宋_GB2312" w:hAnsi="仿宋_GB2312" w:eastAsia="仿宋_GB2312" w:cs="仿宋_GB2312"/>
            <w:sz w:val="32"/>
            <w:szCs w:val="32"/>
            <w:lang w:val="en-US" w:eastAsia="zh-CN"/>
          </w:rPr>
          <w:delText>北京市的创新药医保管理政策在实践中呈现出地方政策的独特优势，特别是在跨部门协作与制度创新方面。通过协调医疗、医保和医药等领域的资源，北京市构建了一个多层次、高效协同的政策体系，推动了不同部门在药品审批、支付及管理环节中的无缝对接。这种协同治理模式为创新药的及时应用和医保支付提供了强有力的支持，进一步促进了医药产业的健康发展。</w:delText>
        </w:r>
      </w:del>
    </w:p>
    <w:p w14:paraId="26E2A5E3">
      <w:pPr>
        <w:pStyle w:val="14"/>
        <w:keepNext w:val="0"/>
        <w:keepLines w:val="0"/>
        <w:pageBreakBefore w:val="0"/>
        <w:widowControl/>
        <w:suppressLineNumbers w:val="0"/>
        <w:kinsoku/>
        <w:wordWrap/>
        <w:overflowPunct/>
        <w:topLinePunct w:val="0"/>
        <w:autoSpaceDE/>
        <w:autoSpaceDN/>
        <w:bidi w:val="0"/>
        <w:adjustRightInd/>
        <w:snapToGrid/>
        <w:jc w:val="center"/>
        <w:textAlignment w:val="auto"/>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表2.2 北京市创新药医保管理相关政策梳理</w:t>
      </w:r>
    </w:p>
    <w:tbl>
      <w:tblPr>
        <w:tblStyle w:val="7"/>
        <w:tblW w:w="9313"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Change w:id="74" w:author="W" w:date="2025-03-09T15:39:55Z">
          <w:tblPr>
            <w:tblStyle w:val="7"/>
            <w:tblW w:w="9313"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PrChange>
      </w:tblPr>
      <w:tblGrid>
        <w:gridCol w:w="2001"/>
        <w:gridCol w:w="1931"/>
        <w:gridCol w:w="1997"/>
        <w:gridCol w:w="3384"/>
        <w:tblGridChange w:id="75">
          <w:tblGrid>
            <w:gridCol w:w="1787"/>
            <w:gridCol w:w="1725"/>
            <w:gridCol w:w="1784"/>
            <w:gridCol w:w="3022"/>
          </w:tblGrid>
        </w:tblGridChange>
      </w:tblGrid>
      <w:tr w14:paraId="35379441">
        <w:trPr>
          <w:wAfter w:w="0" w:type="auto"/>
          <w:trHeight w:val="340" w:hRule="atLeast"/>
          <w:del w:id="76" w:author="W" w:date="2025-03-09T15:41:10Z"/>
          <w:trPrChange w:id="77" w:author="W" w:date="2025-03-09T15:39:55Z">
            <w:trPr>
              <w:wAfter w:w="995" w:type="dxa"/>
              <w:trHeight w:val="340" w:hRule="atLeast"/>
            </w:trPr>
          </w:trPrChange>
        </w:trPr>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Change w:id="78" w:author="W" w:date="2025-03-09T15:39:55Z">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295D59B8">
            <w:pPr>
              <w:keepNext w:val="0"/>
              <w:keepLines w:val="0"/>
              <w:widowControl/>
              <w:suppressLineNumbers w:val="0"/>
              <w:jc w:val="center"/>
              <w:textAlignment w:val="center"/>
              <w:rPr>
                <w:del w:id="79" w:author="W" w:date="2025-03-09T15:41:10Z"/>
                <w:rFonts w:hint="eastAsia" w:ascii="仿宋_GB2312" w:hAnsi="仿宋_GB2312" w:eastAsia="仿宋_GB2312" w:cs="仿宋_GB2312"/>
                <w:b/>
                <w:bCs/>
                <w:color w:val="0E0E0E"/>
                <w:kern w:val="0"/>
                <w:sz w:val="21"/>
                <w:szCs w:val="21"/>
                <w:lang w:val="en-US" w:eastAsia="zh-CN" w:bidi="ar"/>
              </w:rPr>
            </w:pPr>
            <w:del w:id="80" w:author="W" w:date="2025-03-09T15:41:10Z">
              <w:r>
                <w:rPr>
                  <w:rFonts w:hint="eastAsia" w:ascii="仿宋_GB2312" w:hAnsi="仿宋_GB2312" w:eastAsia="仿宋_GB2312" w:cs="仿宋_GB2312"/>
                  <w:b/>
                  <w:bCs/>
                  <w:color w:val="0E0E0E"/>
                  <w:kern w:val="0"/>
                  <w:sz w:val="21"/>
                  <w:szCs w:val="21"/>
                  <w:lang w:val="en-US" w:eastAsia="zh-CN" w:bidi="ar"/>
                </w:rPr>
                <w:delText>政策名称</w:delText>
              </w:r>
            </w:del>
          </w:p>
        </w:tc>
        <w:tc>
          <w:tcPr>
            <w:tcW w:w="1931" w:type="dxa"/>
            <w:tcBorders>
              <w:top w:val="single" w:color="000000" w:sz="4" w:space="0"/>
              <w:left w:val="single" w:color="000000" w:sz="4" w:space="0"/>
              <w:bottom w:val="single" w:color="000000" w:sz="4" w:space="0"/>
              <w:right w:val="single" w:color="000000" w:sz="4" w:space="0"/>
            </w:tcBorders>
            <w:shd w:val="clear" w:color="auto" w:fill="auto"/>
            <w:vAlign w:val="center"/>
            <w:tcPrChange w:id="81" w:author="W" w:date="2025-03-09T15:39:55Z">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11B7225C">
            <w:pPr>
              <w:keepNext w:val="0"/>
              <w:keepLines w:val="0"/>
              <w:widowControl/>
              <w:suppressLineNumbers w:val="0"/>
              <w:jc w:val="center"/>
              <w:textAlignment w:val="center"/>
              <w:rPr>
                <w:del w:id="82" w:author="W" w:date="2025-03-09T15:41:10Z"/>
                <w:rFonts w:hint="eastAsia" w:ascii="仿宋_GB2312" w:hAnsi="仿宋_GB2312" w:eastAsia="仿宋_GB2312" w:cs="仿宋_GB2312"/>
                <w:b/>
                <w:bCs/>
                <w:color w:val="0E0E0E"/>
                <w:kern w:val="0"/>
                <w:sz w:val="21"/>
                <w:szCs w:val="21"/>
                <w:lang w:val="en-US" w:eastAsia="zh-CN" w:bidi="ar"/>
              </w:rPr>
            </w:pPr>
            <w:del w:id="83" w:author="W" w:date="2025-03-09T15:41:10Z">
              <w:r>
                <w:rPr>
                  <w:rFonts w:hint="eastAsia" w:ascii="仿宋_GB2312" w:hAnsi="仿宋_GB2312" w:eastAsia="仿宋_GB2312" w:cs="仿宋_GB2312"/>
                  <w:b/>
                  <w:bCs/>
                  <w:color w:val="0E0E0E"/>
                  <w:kern w:val="0"/>
                  <w:sz w:val="21"/>
                  <w:szCs w:val="21"/>
                  <w:lang w:val="en-US" w:eastAsia="zh-CN" w:bidi="ar"/>
                </w:rPr>
                <w:delText>发布时间</w:delText>
              </w:r>
            </w:del>
          </w:p>
        </w:tc>
        <w:tc>
          <w:tcPr>
            <w:tcW w:w="1997" w:type="dxa"/>
            <w:tcBorders>
              <w:top w:val="single" w:color="000000" w:sz="4" w:space="0"/>
              <w:left w:val="single" w:color="000000" w:sz="4" w:space="0"/>
              <w:bottom w:val="single" w:color="000000" w:sz="4" w:space="0"/>
              <w:right w:val="single" w:color="000000" w:sz="4" w:space="0"/>
            </w:tcBorders>
            <w:shd w:val="clear" w:color="auto" w:fill="auto"/>
            <w:vAlign w:val="center"/>
            <w:tcPrChange w:id="84" w:author="W" w:date="2025-03-09T15:39:55Z">
              <w:tcPr>
                <w:tcW w:w="1784"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747545DD">
            <w:pPr>
              <w:keepNext w:val="0"/>
              <w:keepLines w:val="0"/>
              <w:widowControl/>
              <w:suppressLineNumbers w:val="0"/>
              <w:jc w:val="center"/>
              <w:textAlignment w:val="center"/>
              <w:rPr>
                <w:del w:id="85" w:author="W" w:date="2025-03-09T15:41:10Z"/>
                <w:rFonts w:hint="eastAsia" w:ascii="仿宋_GB2312" w:hAnsi="仿宋_GB2312" w:eastAsia="仿宋_GB2312" w:cs="仿宋_GB2312"/>
                <w:b/>
                <w:bCs/>
                <w:color w:val="0E0E0E"/>
                <w:kern w:val="0"/>
                <w:sz w:val="21"/>
                <w:szCs w:val="21"/>
                <w:lang w:val="en-US" w:eastAsia="zh-CN" w:bidi="ar"/>
              </w:rPr>
            </w:pPr>
            <w:del w:id="86" w:author="W" w:date="2025-03-09T15:41:10Z">
              <w:r>
                <w:rPr>
                  <w:rFonts w:hint="eastAsia" w:ascii="仿宋_GB2312" w:hAnsi="仿宋_GB2312" w:eastAsia="仿宋_GB2312" w:cs="仿宋_GB2312"/>
                  <w:b/>
                  <w:bCs/>
                  <w:color w:val="0E0E0E"/>
                  <w:kern w:val="0"/>
                  <w:sz w:val="21"/>
                  <w:szCs w:val="21"/>
                  <w:lang w:val="en-US" w:eastAsia="zh-CN" w:bidi="ar"/>
                </w:rPr>
                <w:delText>发布主体</w:delText>
              </w:r>
            </w:del>
          </w:p>
        </w:tc>
        <w:tc>
          <w:tcPr>
            <w:tcW w:w="3384" w:type="dxa"/>
            <w:tcBorders>
              <w:top w:val="single" w:color="000000" w:sz="4" w:space="0"/>
              <w:left w:val="single" w:color="000000" w:sz="4" w:space="0"/>
              <w:bottom w:val="single" w:color="000000" w:sz="4" w:space="0"/>
              <w:right w:val="single" w:color="000000" w:sz="4" w:space="0"/>
            </w:tcBorders>
            <w:shd w:val="clear" w:color="auto" w:fill="auto"/>
            <w:vAlign w:val="center"/>
            <w:tcPrChange w:id="87" w:author="W" w:date="2025-03-09T15:39:55Z">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1EEF0E60">
            <w:pPr>
              <w:keepNext w:val="0"/>
              <w:keepLines w:val="0"/>
              <w:widowControl/>
              <w:suppressLineNumbers w:val="0"/>
              <w:jc w:val="center"/>
              <w:textAlignment w:val="center"/>
              <w:rPr>
                <w:del w:id="88" w:author="W" w:date="2025-03-09T15:41:10Z"/>
                <w:rFonts w:hint="eastAsia" w:ascii="仿宋_GB2312" w:hAnsi="仿宋_GB2312" w:eastAsia="仿宋_GB2312" w:cs="仿宋_GB2312"/>
                <w:b/>
                <w:bCs/>
                <w:color w:val="0E0E0E"/>
                <w:kern w:val="0"/>
                <w:sz w:val="21"/>
                <w:szCs w:val="21"/>
                <w:lang w:val="en-US" w:eastAsia="zh-CN" w:bidi="ar"/>
              </w:rPr>
            </w:pPr>
            <w:del w:id="89" w:author="W" w:date="2025-03-09T15:41:10Z">
              <w:r>
                <w:rPr>
                  <w:rFonts w:hint="eastAsia" w:ascii="仿宋_GB2312" w:hAnsi="仿宋_GB2312" w:eastAsia="仿宋_GB2312" w:cs="仿宋_GB2312"/>
                  <w:b/>
                  <w:bCs/>
                  <w:color w:val="0E0E0E"/>
                  <w:kern w:val="0"/>
                  <w:sz w:val="21"/>
                  <w:szCs w:val="21"/>
                  <w:lang w:val="en-US" w:eastAsia="zh-CN" w:bidi="ar"/>
                </w:rPr>
                <w:delText>主要内容</w:delText>
              </w:r>
            </w:del>
          </w:p>
        </w:tc>
      </w:tr>
      <w:tr w14:paraId="528C3B94">
        <w:trPr>
          <w:wAfter w:w="0" w:type="auto"/>
          <w:trHeight w:val="1360" w:hRule="atLeast"/>
          <w:del w:id="90" w:author="W" w:date="2025-03-09T15:41:10Z"/>
          <w:trPrChange w:id="91" w:author="W" w:date="2025-03-09T15:39:55Z">
            <w:trPr>
              <w:wAfter w:w="995" w:type="dxa"/>
              <w:trHeight w:val="1360" w:hRule="atLeast"/>
            </w:trPr>
          </w:trPrChange>
        </w:trPr>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Change w:id="92" w:author="W" w:date="2025-03-09T15:39:55Z">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31DF92B7">
            <w:pPr>
              <w:keepNext w:val="0"/>
              <w:keepLines w:val="0"/>
              <w:widowControl/>
              <w:suppressLineNumbers w:val="0"/>
              <w:jc w:val="center"/>
              <w:textAlignment w:val="center"/>
              <w:rPr>
                <w:del w:id="93" w:author="W" w:date="2025-03-09T15:41:10Z"/>
                <w:rFonts w:hint="eastAsia" w:ascii="仿宋_GB2312" w:hAnsi="仿宋_GB2312" w:eastAsia="仿宋_GB2312" w:cs="仿宋_GB2312"/>
                <w:color w:val="0E0E0E"/>
                <w:kern w:val="0"/>
                <w:sz w:val="21"/>
                <w:szCs w:val="21"/>
                <w:lang w:val="en-US" w:eastAsia="zh-CN" w:bidi="ar"/>
              </w:rPr>
            </w:pPr>
            <w:del w:id="94" w:author="W" w:date="2025-03-09T15:41:10Z">
              <w:r>
                <w:rPr>
                  <w:rFonts w:hint="eastAsia" w:ascii="仿宋_GB2312" w:hAnsi="仿宋_GB2312" w:eastAsia="仿宋_GB2312" w:cs="仿宋_GB2312"/>
                  <w:color w:val="0E0E0E"/>
                  <w:kern w:val="0"/>
                  <w:sz w:val="21"/>
                  <w:szCs w:val="21"/>
                  <w:lang w:val="en-US" w:eastAsia="zh-CN" w:bidi="ar"/>
                </w:rPr>
                <w:delText>《北京市生物医药产业发展规划（2020-2025年）》</w:delText>
              </w:r>
            </w:del>
          </w:p>
        </w:tc>
        <w:tc>
          <w:tcPr>
            <w:tcW w:w="1931" w:type="dxa"/>
            <w:tcBorders>
              <w:top w:val="single" w:color="000000" w:sz="4" w:space="0"/>
              <w:left w:val="single" w:color="000000" w:sz="4" w:space="0"/>
              <w:bottom w:val="single" w:color="000000" w:sz="4" w:space="0"/>
              <w:right w:val="single" w:color="000000" w:sz="4" w:space="0"/>
            </w:tcBorders>
            <w:shd w:val="clear" w:color="auto" w:fill="auto"/>
            <w:vAlign w:val="center"/>
            <w:tcPrChange w:id="95" w:author="W" w:date="2025-03-09T15:39:55Z">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5FEAE97A">
            <w:pPr>
              <w:keepNext w:val="0"/>
              <w:keepLines w:val="0"/>
              <w:widowControl/>
              <w:suppressLineNumbers w:val="0"/>
              <w:jc w:val="center"/>
              <w:textAlignment w:val="center"/>
              <w:rPr>
                <w:del w:id="96" w:author="W" w:date="2025-03-09T15:41:10Z"/>
                <w:rFonts w:hint="eastAsia" w:ascii="仿宋_GB2312" w:hAnsi="仿宋_GB2312" w:eastAsia="仿宋_GB2312" w:cs="仿宋_GB2312"/>
                <w:color w:val="0E0E0E"/>
                <w:kern w:val="0"/>
                <w:sz w:val="21"/>
                <w:szCs w:val="21"/>
                <w:lang w:val="en-US" w:eastAsia="zh-CN" w:bidi="ar"/>
              </w:rPr>
            </w:pPr>
            <w:del w:id="97" w:author="W" w:date="2025-03-09T15:41:10Z">
              <w:r>
                <w:rPr>
                  <w:rFonts w:hint="eastAsia" w:ascii="仿宋_GB2312" w:hAnsi="仿宋_GB2312" w:eastAsia="仿宋_GB2312" w:cs="仿宋_GB2312"/>
                  <w:color w:val="0E0E0E"/>
                  <w:kern w:val="0"/>
                  <w:sz w:val="21"/>
                  <w:szCs w:val="21"/>
                  <w:lang w:val="en-US" w:eastAsia="zh-CN" w:bidi="ar"/>
                </w:rPr>
                <w:delText>2020年</w:delText>
              </w:r>
            </w:del>
          </w:p>
        </w:tc>
        <w:tc>
          <w:tcPr>
            <w:tcW w:w="1997" w:type="dxa"/>
            <w:tcBorders>
              <w:top w:val="single" w:color="000000" w:sz="4" w:space="0"/>
              <w:left w:val="single" w:color="000000" w:sz="4" w:space="0"/>
              <w:bottom w:val="single" w:color="000000" w:sz="4" w:space="0"/>
              <w:right w:val="single" w:color="000000" w:sz="4" w:space="0"/>
            </w:tcBorders>
            <w:shd w:val="clear" w:color="auto" w:fill="auto"/>
            <w:vAlign w:val="center"/>
            <w:tcPrChange w:id="98" w:author="W" w:date="2025-03-09T15:39:55Z">
              <w:tcPr>
                <w:tcW w:w="1784"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1E2F230F">
            <w:pPr>
              <w:keepNext w:val="0"/>
              <w:keepLines w:val="0"/>
              <w:widowControl/>
              <w:suppressLineNumbers w:val="0"/>
              <w:jc w:val="center"/>
              <w:textAlignment w:val="center"/>
              <w:rPr>
                <w:del w:id="99" w:author="W" w:date="2025-03-09T15:41:10Z"/>
                <w:rFonts w:hint="eastAsia" w:ascii="仿宋_GB2312" w:hAnsi="仿宋_GB2312" w:eastAsia="仿宋_GB2312" w:cs="仿宋_GB2312"/>
                <w:color w:val="0E0E0E"/>
                <w:kern w:val="0"/>
                <w:sz w:val="21"/>
                <w:szCs w:val="21"/>
                <w:lang w:val="en-US" w:eastAsia="zh-CN" w:bidi="ar"/>
              </w:rPr>
            </w:pPr>
            <w:del w:id="100" w:author="W" w:date="2025-03-09T15:41:10Z">
              <w:r>
                <w:rPr>
                  <w:rFonts w:hint="eastAsia" w:ascii="仿宋_GB2312" w:hAnsi="仿宋_GB2312" w:eastAsia="仿宋_GB2312" w:cs="仿宋_GB2312"/>
                  <w:color w:val="0E0E0E"/>
                  <w:kern w:val="0"/>
                  <w:sz w:val="21"/>
                  <w:szCs w:val="21"/>
                  <w:lang w:val="en-US" w:eastAsia="zh-CN" w:bidi="ar"/>
                </w:rPr>
                <w:delText>北京市人民政府</w:delText>
              </w:r>
            </w:del>
          </w:p>
        </w:tc>
        <w:tc>
          <w:tcPr>
            <w:tcW w:w="3384" w:type="dxa"/>
            <w:tcBorders>
              <w:top w:val="single" w:color="000000" w:sz="4" w:space="0"/>
              <w:left w:val="single" w:color="000000" w:sz="4" w:space="0"/>
              <w:bottom w:val="single" w:color="000000" w:sz="4" w:space="0"/>
              <w:right w:val="single" w:color="000000" w:sz="4" w:space="0"/>
            </w:tcBorders>
            <w:shd w:val="clear" w:color="auto" w:fill="auto"/>
            <w:vAlign w:val="center"/>
            <w:tcPrChange w:id="101" w:author="W" w:date="2025-03-09T15:39:55Z">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515134EC">
            <w:pPr>
              <w:keepNext w:val="0"/>
              <w:keepLines w:val="0"/>
              <w:widowControl/>
              <w:suppressLineNumbers w:val="0"/>
              <w:jc w:val="left"/>
              <w:textAlignment w:val="center"/>
              <w:rPr>
                <w:del w:id="102" w:author="W" w:date="2025-03-09T15:41:10Z"/>
                <w:rFonts w:hint="eastAsia" w:ascii="仿宋_GB2312" w:hAnsi="仿宋_GB2312" w:eastAsia="仿宋_GB2312" w:cs="仿宋_GB2312"/>
                <w:color w:val="0E0E0E"/>
                <w:kern w:val="0"/>
                <w:sz w:val="21"/>
                <w:szCs w:val="21"/>
                <w:lang w:val="en-US" w:eastAsia="zh-CN" w:bidi="ar"/>
              </w:rPr>
            </w:pPr>
            <w:del w:id="103" w:author="W" w:date="2025-03-09T15:41:10Z">
              <w:r>
                <w:rPr>
                  <w:rFonts w:hint="eastAsia" w:ascii="仿宋_GB2312" w:hAnsi="仿宋_GB2312" w:eastAsia="仿宋_GB2312" w:cs="仿宋_GB2312"/>
                  <w:color w:val="0E0E0E"/>
                  <w:kern w:val="0"/>
                  <w:sz w:val="21"/>
                  <w:szCs w:val="21"/>
                  <w:lang w:val="en-US" w:eastAsia="zh-CN" w:bidi="ar"/>
                </w:rPr>
                <w:delText>提出加强创新药研发、市场准入和产业化，推动生物医药产业的高质量发展。</w:delText>
              </w:r>
            </w:del>
          </w:p>
        </w:tc>
      </w:tr>
      <w:tr w14:paraId="0D5A7273">
        <w:trPr>
          <w:wAfter w:w="0" w:type="auto"/>
          <w:trHeight w:val="2020" w:hRule="atLeast"/>
          <w:del w:id="104" w:author="W" w:date="2025-03-09T15:39:55Z"/>
          <w:trPrChange w:id="105" w:author="W" w:date="2025-03-09T15:39:55Z">
            <w:trPr>
              <w:wAfter w:w="995" w:type="dxa"/>
              <w:trHeight w:val="2020" w:hRule="atLeast"/>
            </w:trPr>
          </w:trPrChange>
        </w:trPr>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Change w:id="106" w:author="W" w:date="2025-03-09T15:39:55Z">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5713C040">
            <w:pPr>
              <w:keepNext w:val="0"/>
              <w:keepLines w:val="0"/>
              <w:widowControl/>
              <w:suppressLineNumbers w:val="0"/>
              <w:jc w:val="center"/>
              <w:textAlignment w:val="center"/>
              <w:rPr>
                <w:del w:id="107" w:author="W" w:date="2025-03-09T15:39:55Z"/>
                <w:rFonts w:hint="eastAsia" w:ascii="仿宋_GB2312" w:hAnsi="仿宋_GB2312" w:eastAsia="仿宋_GB2312" w:cs="仿宋_GB2312"/>
                <w:color w:val="0E0E0E"/>
                <w:kern w:val="0"/>
                <w:sz w:val="21"/>
                <w:szCs w:val="21"/>
                <w:lang w:val="en-US" w:eastAsia="zh-CN" w:bidi="ar"/>
              </w:rPr>
            </w:pPr>
            <w:del w:id="108" w:author="W" w:date="2025-03-09T15:39:55Z">
              <w:r>
                <w:rPr>
                  <w:rFonts w:hint="eastAsia" w:ascii="仿宋_GB2312" w:hAnsi="仿宋_GB2312" w:eastAsia="仿宋_GB2312" w:cs="仿宋_GB2312"/>
                  <w:color w:val="0E0E0E"/>
                  <w:kern w:val="0"/>
                  <w:sz w:val="21"/>
                  <w:szCs w:val="21"/>
                  <w:lang w:val="en-US" w:eastAsia="zh-CN" w:bidi="ar"/>
                </w:rPr>
                <w:delText>《关于印发CHS-DRG付费新药新技术除外支付管理办法的通知（试行）》</w:delText>
              </w:r>
            </w:del>
          </w:p>
        </w:tc>
        <w:tc>
          <w:tcPr>
            <w:tcW w:w="1931" w:type="dxa"/>
            <w:tcBorders>
              <w:top w:val="single" w:color="000000" w:sz="4" w:space="0"/>
              <w:left w:val="single" w:color="000000" w:sz="4" w:space="0"/>
              <w:bottom w:val="single" w:color="000000" w:sz="4" w:space="0"/>
              <w:right w:val="single" w:color="000000" w:sz="4" w:space="0"/>
            </w:tcBorders>
            <w:shd w:val="clear" w:color="auto" w:fill="auto"/>
            <w:vAlign w:val="center"/>
            <w:tcPrChange w:id="109" w:author="W" w:date="2025-03-09T15:39:55Z">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47660A9E">
            <w:pPr>
              <w:keepNext w:val="0"/>
              <w:keepLines w:val="0"/>
              <w:widowControl/>
              <w:suppressLineNumbers w:val="0"/>
              <w:jc w:val="center"/>
              <w:textAlignment w:val="center"/>
              <w:rPr>
                <w:del w:id="110" w:author="W" w:date="2025-03-09T15:39:55Z"/>
                <w:rFonts w:hint="eastAsia" w:ascii="仿宋_GB2312" w:hAnsi="仿宋_GB2312" w:eastAsia="仿宋_GB2312" w:cs="仿宋_GB2312"/>
                <w:color w:val="0E0E0E"/>
                <w:kern w:val="0"/>
                <w:sz w:val="21"/>
                <w:szCs w:val="21"/>
                <w:lang w:val="en-US" w:eastAsia="zh-CN" w:bidi="ar"/>
              </w:rPr>
            </w:pPr>
            <w:del w:id="111" w:author="W" w:date="2025-03-09T15:39:55Z">
              <w:r>
                <w:rPr>
                  <w:rFonts w:hint="eastAsia" w:ascii="仿宋_GB2312" w:hAnsi="仿宋_GB2312" w:eastAsia="仿宋_GB2312" w:cs="仿宋_GB2312"/>
                  <w:color w:val="0E0E0E"/>
                  <w:kern w:val="0"/>
                  <w:sz w:val="21"/>
                  <w:szCs w:val="21"/>
                  <w:lang w:val="en-US" w:eastAsia="zh-CN" w:bidi="ar"/>
                </w:rPr>
                <w:delText>2022年</w:delText>
              </w:r>
            </w:del>
          </w:p>
        </w:tc>
        <w:tc>
          <w:tcPr>
            <w:tcW w:w="1997" w:type="dxa"/>
            <w:tcBorders>
              <w:top w:val="single" w:color="000000" w:sz="4" w:space="0"/>
              <w:left w:val="single" w:color="000000" w:sz="4" w:space="0"/>
              <w:bottom w:val="single" w:color="000000" w:sz="4" w:space="0"/>
              <w:right w:val="single" w:color="000000" w:sz="4" w:space="0"/>
            </w:tcBorders>
            <w:shd w:val="clear" w:color="auto" w:fill="auto"/>
            <w:vAlign w:val="center"/>
            <w:tcPrChange w:id="112" w:author="W" w:date="2025-03-09T15:39:55Z">
              <w:tcPr>
                <w:tcW w:w="1784"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649CD2FA">
            <w:pPr>
              <w:keepNext w:val="0"/>
              <w:keepLines w:val="0"/>
              <w:widowControl/>
              <w:suppressLineNumbers w:val="0"/>
              <w:jc w:val="center"/>
              <w:textAlignment w:val="center"/>
              <w:rPr>
                <w:del w:id="113" w:author="W" w:date="2025-03-09T15:39:55Z"/>
                <w:rFonts w:hint="eastAsia" w:ascii="仿宋_GB2312" w:hAnsi="仿宋_GB2312" w:eastAsia="仿宋_GB2312" w:cs="仿宋_GB2312"/>
                <w:color w:val="0E0E0E"/>
                <w:kern w:val="0"/>
                <w:sz w:val="21"/>
                <w:szCs w:val="21"/>
                <w:lang w:val="en-US" w:eastAsia="zh-CN" w:bidi="ar"/>
              </w:rPr>
            </w:pPr>
            <w:del w:id="114" w:author="W" w:date="2025-03-09T15:39:55Z">
              <w:r>
                <w:rPr>
                  <w:rFonts w:hint="eastAsia" w:ascii="仿宋_GB2312" w:hAnsi="仿宋_GB2312" w:eastAsia="仿宋_GB2312" w:cs="仿宋_GB2312"/>
                  <w:color w:val="0E0E0E"/>
                  <w:kern w:val="0"/>
                  <w:sz w:val="21"/>
                  <w:szCs w:val="21"/>
                  <w:lang w:val="en-US" w:eastAsia="zh-CN" w:bidi="ar"/>
                </w:rPr>
                <w:delText>北京市医疗保障局</w:delText>
              </w:r>
            </w:del>
          </w:p>
        </w:tc>
        <w:tc>
          <w:tcPr>
            <w:tcW w:w="3384" w:type="dxa"/>
            <w:tcBorders>
              <w:top w:val="single" w:color="000000" w:sz="4" w:space="0"/>
              <w:left w:val="single" w:color="000000" w:sz="4" w:space="0"/>
              <w:bottom w:val="single" w:color="000000" w:sz="4" w:space="0"/>
              <w:right w:val="single" w:color="000000" w:sz="4" w:space="0"/>
            </w:tcBorders>
            <w:shd w:val="clear" w:color="auto" w:fill="auto"/>
            <w:vAlign w:val="center"/>
            <w:tcPrChange w:id="115" w:author="W" w:date="2025-03-09T15:39:55Z">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4D1788CF">
            <w:pPr>
              <w:keepNext w:val="0"/>
              <w:keepLines w:val="0"/>
              <w:widowControl/>
              <w:suppressLineNumbers w:val="0"/>
              <w:jc w:val="left"/>
              <w:textAlignment w:val="center"/>
              <w:rPr>
                <w:del w:id="116" w:author="W" w:date="2025-03-09T15:39:55Z"/>
                <w:rFonts w:hint="eastAsia" w:ascii="仿宋_GB2312" w:hAnsi="仿宋_GB2312" w:eastAsia="仿宋_GB2312" w:cs="仿宋_GB2312"/>
                <w:color w:val="0E0E0E"/>
                <w:kern w:val="0"/>
                <w:sz w:val="21"/>
                <w:szCs w:val="21"/>
                <w:lang w:val="en-US" w:eastAsia="zh-CN" w:bidi="ar"/>
              </w:rPr>
            </w:pPr>
            <w:del w:id="117" w:author="W" w:date="2025-03-09T15:39:55Z">
              <w:r>
                <w:rPr>
                  <w:rFonts w:hint="eastAsia" w:ascii="仿宋_GB2312" w:hAnsi="仿宋_GB2312" w:eastAsia="仿宋_GB2312" w:cs="仿宋_GB2312"/>
                  <w:color w:val="0E0E0E"/>
                  <w:kern w:val="0"/>
                  <w:sz w:val="21"/>
                  <w:szCs w:val="21"/>
                  <w:lang w:val="en-US" w:eastAsia="zh-CN" w:bidi="ar"/>
                </w:rPr>
                <w:delText>通过试行CHS-DRG付费方式，为创新药物的医保支付提供灵活机制。</w:delText>
              </w:r>
            </w:del>
          </w:p>
        </w:tc>
      </w:tr>
      <w:tr w14:paraId="1E1DACDB">
        <w:trPr>
          <w:wAfter w:w="0" w:type="auto"/>
          <w:trHeight w:val="1360" w:hRule="atLeast"/>
          <w:del w:id="118" w:author="W" w:date="2025-03-09T15:39:59Z"/>
          <w:trPrChange w:id="119" w:author="W" w:date="2025-03-09T15:39:55Z">
            <w:trPr>
              <w:wAfter w:w="995" w:type="dxa"/>
              <w:trHeight w:val="1360" w:hRule="atLeast"/>
            </w:trPr>
          </w:trPrChange>
        </w:trPr>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Change w:id="120" w:author="W" w:date="2025-03-09T15:39:55Z">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6248D666">
            <w:pPr>
              <w:keepNext w:val="0"/>
              <w:keepLines w:val="0"/>
              <w:widowControl/>
              <w:suppressLineNumbers w:val="0"/>
              <w:jc w:val="center"/>
              <w:textAlignment w:val="center"/>
              <w:rPr>
                <w:del w:id="121" w:author="W" w:date="2025-03-09T15:39:59Z"/>
                <w:rFonts w:hint="eastAsia" w:ascii="仿宋_GB2312" w:hAnsi="仿宋_GB2312" w:eastAsia="仿宋_GB2312" w:cs="仿宋_GB2312"/>
                <w:color w:val="0E0E0E"/>
                <w:kern w:val="0"/>
                <w:sz w:val="21"/>
                <w:szCs w:val="21"/>
                <w:lang w:val="en-US" w:eastAsia="zh-CN" w:bidi="ar"/>
              </w:rPr>
            </w:pPr>
            <w:del w:id="122" w:author="W" w:date="2025-03-09T15:39:59Z">
              <w:r>
                <w:rPr>
                  <w:rFonts w:hint="eastAsia" w:ascii="仿宋_GB2312" w:hAnsi="仿宋_GB2312" w:eastAsia="仿宋_GB2312" w:cs="仿宋_GB2312"/>
                  <w:color w:val="0E0E0E"/>
                  <w:kern w:val="0"/>
                  <w:sz w:val="21"/>
                  <w:szCs w:val="21"/>
                  <w:lang w:val="en-US" w:eastAsia="zh-CN" w:bidi="ar"/>
                </w:rPr>
                <w:delText>《北京市医疗保障条例》</w:delText>
              </w:r>
            </w:del>
          </w:p>
        </w:tc>
        <w:tc>
          <w:tcPr>
            <w:tcW w:w="1931" w:type="dxa"/>
            <w:tcBorders>
              <w:top w:val="single" w:color="000000" w:sz="4" w:space="0"/>
              <w:left w:val="single" w:color="000000" w:sz="4" w:space="0"/>
              <w:bottom w:val="single" w:color="000000" w:sz="4" w:space="0"/>
              <w:right w:val="single" w:color="000000" w:sz="4" w:space="0"/>
            </w:tcBorders>
            <w:shd w:val="clear" w:color="auto" w:fill="auto"/>
            <w:vAlign w:val="center"/>
            <w:tcPrChange w:id="123" w:author="W" w:date="2025-03-09T15:39:55Z">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4CD5CD37">
            <w:pPr>
              <w:keepNext w:val="0"/>
              <w:keepLines w:val="0"/>
              <w:widowControl/>
              <w:suppressLineNumbers w:val="0"/>
              <w:jc w:val="center"/>
              <w:textAlignment w:val="center"/>
              <w:rPr>
                <w:del w:id="124" w:author="W" w:date="2025-03-09T15:39:59Z"/>
                <w:rFonts w:hint="eastAsia" w:ascii="仿宋_GB2312" w:hAnsi="仿宋_GB2312" w:eastAsia="仿宋_GB2312" w:cs="仿宋_GB2312"/>
                <w:color w:val="0E0E0E"/>
                <w:kern w:val="0"/>
                <w:sz w:val="21"/>
                <w:szCs w:val="21"/>
                <w:lang w:val="en-US" w:eastAsia="zh-CN" w:bidi="ar"/>
              </w:rPr>
            </w:pPr>
            <w:del w:id="125" w:author="W" w:date="2025-03-09T15:39:59Z">
              <w:r>
                <w:rPr>
                  <w:rFonts w:hint="eastAsia" w:ascii="仿宋_GB2312" w:hAnsi="仿宋_GB2312" w:eastAsia="仿宋_GB2312" w:cs="仿宋_GB2312"/>
                  <w:color w:val="0E0E0E"/>
                  <w:kern w:val="0"/>
                  <w:sz w:val="21"/>
                  <w:szCs w:val="21"/>
                  <w:lang w:val="en-US" w:eastAsia="zh-CN" w:bidi="ar"/>
                </w:rPr>
                <w:delText>2024年</w:delText>
              </w:r>
            </w:del>
          </w:p>
        </w:tc>
        <w:tc>
          <w:tcPr>
            <w:tcW w:w="1997" w:type="dxa"/>
            <w:tcBorders>
              <w:top w:val="single" w:color="000000" w:sz="4" w:space="0"/>
              <w:left w:val="single" w:color="000000" w:sz="4" w:space="0"/>
              <w:bottom w:val="single" w:color="000000" w:sz="4" w:space="0"/>
              <w:right w:val="single" w:color="000000" w:sz="4" w:space="0"/>
            </w:tcBorders>
            <w:shd w:val="clear" w:color="auto" w:fill="auto"/>
            <w:vAlign w:val="center"/>
            <w:tcPrChange w:id="126" w:author="W" w:date="2025-03-09T15:39:55Z">
              <w:tcPr>
                <w:tcW w:w="1784"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5369F2EA">
            <w:pPr>
              <w:keepNext w:val="0"/>
              <w:keepLines w:val="0"/>
              <w:widowControl/>
              <w:suppressLineNumbers w:val="0"/>
              <w:jc w:val="center"/>
              <w:textAlignment w:val="center"/>
              <w:rPr>
                <w:del w:id="127" w:author="W" w:date="2025-03-09T15:39:59Z"/>
                <w:rFonts w:hint="eastAsia" w:ascii="仿宋_GB2312" w:hAnsi="仿宋_GB2312" w:eastAsia="仿宋_GB2312" w:cs="仿宋_GB2312"/>
                <w:color w:val="0E0E0E"/>
                <w:kern w:val="0"/>
                <w:sz w:val="21"/>
                <w:szCs w:val="21"/>
                <w:lang w:val="en-US" w:eastAsia="zh-CN" w:bidi="ar"/>
              </w:rPr>
            </w:pPr>
            <w:del w:id="128" w:author="W" w:date="2025-03-09T15:39:59Z">
              <w:r>
                <w:rPr>
                  <w:rFonts w:hint="eastAsia" w:ascii="仿宋_GB2312" w:hAnsi="仿宋_GB2312" w:eastAsia="仿宋_GB2312" w:cs="仿宋_GB2312"/>
                  <w:color w:val="0E0E0E"/>
                  <w:kern w:val="0"/>
                  <w:sz w:val="21"/>
                  <w:szCs w:val="21"/>
                  <w:lang w:val="en-US" w:eastAsia="zh-CN" w:bidi="ar"/>
                </w:rPr>
                <w:delText>北京市人民代表大会常务委员会</w:delText>
              </w:r>
            </w:del>
          </w:p>
        </w:tc>
        <w:tc>
          <w:tcPr>
            <w:tcW w:w="3384" w:type="dxa"/>
            <w:tcBorders>
              <w:top w:val="single" w:color="000000" w:sz="4" w:space="0"/>
              <w:left w:val="single" w:color="000000" w:sz="4" w:space="0"/>
              <w:bottom w:val="single" w:color="000000" w:sz="4" w:space="0"/>
              <w:right w:val="single" w:color="000000" w:sz="4" w:space="0"/>
            </w:tcBorders>
            <w:shd w:val="clear" w:color="auto" w:fill="auto"/>
            <w:vAlign w:val="center"/>
            <w:tcPrChange w:id="129" w:author="W" w:date="2025-03-09T15:39:55Z">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1DFDF6A7">
            <w:pPr>
              <w:keepNext w:val="0"/>
              <w:keepLines w:val="0"/>
              <w:widowControl/>
              <w:suppressLineNumbers w:val="0"/>
              <w:jc w:val="left"/>
              <w:textAlignment w:val="center"/>
              <w:rPr>
                <w:del w:id="130" w:author="W" w:date="2025-03-09T15:39:59Z"/>
                <w:rFonts w:hint="eastAsia" w:ascii="仿宋_GB2312" w:hAnsi="仿宋_GB2312" w:eastAsia="仿宋_GB2312" w:cs="仿宋_GB2312"/>
                <w:color w:val="0E0E0E"/>
                <w:kern w:val="0"/>
                <w:sz w:val="21"/>
                <w:szCs w:val="21"/>
                <w:lang w:val="en-US" w:eastAsia="zh-CN" w:bidi="ar"/>
              </w:rPr>
            </w:pPr>
            <w:del w:id="131" w:author="W" w:date="2025-03-09T15:39:59Z">
              <w:r>
                <w:rPr>
                  <w:rFonts w:hint="eastAsia" w:ascii="仿宋_GB2312" w:hAnsi="仿宋_GB2312" w:eastAsia="仿宋_GB2312" w:cs="仿宋_GB2312"/>
                  <w:color w:val="0E0E0E"/>
                  <w:kern w:val="0"/>
                  <w:sz w:val="21"/>
                  <w:szCs w:val="21"/>
                  <w:lang w:val="en-US" w:eastAsia="zh-CN" w:bidi="ar"/>
                </w:rPr>
                <w:delText>旨在规范医疗保障关系，建设多层次医疗保障体系，为创新药物提供更灵活的医保支付准入。</w:delText>
              </w:r>
            </w:del>
          </w:p>
        </w:tc>
      </w:tr>
      <w:tr w14:paraId="03A1463C">
        <w:trPr>
          <w:wAfter w:w="0" w:type="auto"/>
          <w:trHeight w:val="1680" w:hRule="atLeast"/>
          <w:del w:id="132" w:author="W" w:date="2025-03-09T15:40:11Z"/>
          <w:trPrChange w:id="133" w:author="W" w:date="2025-03-09T15:39:55Z">
            <w:trPr>
              <w:wAfter w:w="995" w:type="dxa"/>
              <w:trHeight w:val="1680" w:hRule="atLeast"/>
            </w:trPr>
          </w:trPrChange>
        </w:trPr>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Change w:id="134" w:author="W" w:date="2025-03-09T15:39:55Z">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7E5CBCAD">
            <w:pPr>
              <w:keepNext w:val="0"/>
              <w:keepLines w:val="0"/>
              <w:widowControl/>
              <w:suppressLineNumbers w:val="0"/>
              <w:jc w:val="center"/>
              <w:textAlignment w:val="center"/>
              <w:rPr>
                <w:del w:id="135" w:author="W" w:date="2025-03-09T15:40:11Z"/>
                <w:rFonts w:hint="eastAsia" w:ascii="仿宋_GB2312" w:hAnsi="仿宋_GB2312" w:eastAsia="仿宋_GB2312" w:cs="仿宋_GB2312"/>
                <w:color w:val="0E0E0E"/>
                <w:kern w:val="0"/>
                <w:sz w:val="21"/>
                <w:szCs w:val="21"/>
                <w:lang w:val="en-US" w:eastAsia="zh-CN" w:bidi="ar"/>
              </w:rPr>
            </w:pPr>
            <w:del w:id="136" w:author="W" w:date="2025-03-09T15:40:11Z">
              <w:r>
                <w:rPr>
                  <w:rFonts w:hint="eastAsia" w:ascii="仿宋_GB2312" w:hAnsi="仿宋_GB2312" w:eastAsia="仿宋_GB2312" w:cs="仿宋_GB2312"/>
                  <w:color w:val="0E0E0E"/>
                  <w:kern w:val="0"/>
                  <w:sz w:val="21"/>
                  <w:szCs w:val="21"/>
                  <w:lang w:val="en-US" w:eastAsia="zh-CN" w:bidi="ar"/>
                </w:rPr>
                <w:delText>《北京市支持创新医药高质量发展若干措施（2024年）》</w:delText>
              </w:r>
            </w:del>
          </w:p>
        </w:tc>
        <w:tc>
          <w:tcPr>
            <w:tcW w:w="1931" w:type="dxa"/>
            <w:tcBorders>
              <w:top w:val="single" w:color="000000" w:sz="4" w:space="0"/>
              <w:left w:val="single" w:color="000000" w:sz="4" w:space="0"/>
              <w:bottom w:val="single" w:color="000000" w:sz="4" w:space="0"/>
              <w:right w:val="single" w:color="000000" w:sz="4" w:space="0"/>
            </w:tcBorders>
            <w:shd w:val="clear" w:color="auto" w:fill="auto"/>
            <w:vAlign w:val="center"/>
            <w:tcPrChange w:id="137" w:author="W" w:date="2025-03-09T15:39:55Z">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5DDA563C">
            <w:pPr>
              <w:keepNext w:val="0"/>
              <w:keepLines w:val="0"/>
              <w:widowControl/>
              <w:suppressLineNumbers w:val="0"/>
              <w:jc w:val="center"/>
              <w:textAlignment w:val="center"/>
              <w:rPr>
                <w:del w:id="138" w:author="W" w:date="2025-03-09T15:40:11Z"/>
                <w:rFonts w:hint="eastAsia" w:ascii="仿宋_GB2312" w:hAnsi="仿宋_GB2312" w:eastAsia="仿宋_GB2312" w:cs="仿宋_GB2312"/>
                <w:color w:val="0E0E0E"/>
                <w:kern w:val="0"/>
                <w:sz w:val="21"/>
                <w:szCs w:val="21"/>
                <w:lang w:val="en-US" w:eastAsia="zh-CN" w:bidi="ar"/>
              </w:rPr>
            </w:pPr>
            <w:del w:id="139" w:author="W" w:date="2025-03-09T15:40:11Z">
              <w:r>
                <w:rPr>
                  <w:rFonts w:hint="eastAsia" w:ascii="仿宋_GB2312" w:hAnsi="仿宋_GB2312" w:eastAsia="仿宋_GB2312" w:cs="仿宋_GB2312"/>
                  <w:color w:val="0E0E0E"/>
                  <w:kern w:val="0"/>
                  <w:sz w:val="21"/>
                  <w:szCs w:val="21"/>
                  <w:lang w:val="en-US" w:eastAsia="zh-CN" w:bidi="ar"/>
                </w:rPr>
                <w:delText>2024年</w:delText>
              </w:r>
            </w:del>
          </w:p>
        </w:tc>
        <w:tc>
          <w:tcPr>
            <w:tcW w:w="1997" w:type="dxa"/>
            <w:tcBorders>
              <w:top w:val="single" w:color="000000" w:sz="4" w:space="0"/>
              <w:left w:val="single" w:color="000000" w:sz="4" w:space="0"/>
              <w:bottom w:val="single" w:color="000000" w:sz="4" w:space="0"/>
              <w:right w:val="single" w:color="000000" w:sz="4" w:space="0"/>
            </w:tcBorders>
            <w:shd w:val="clear" w:color="auto" w:fill="auto"/>
            <w:vAlign w:val="center"/>
            <w:tcPrChange w:id="140" w:author="W" w:date="2025-03-09T15:39:55Z">
              <w:tcPr>
                <w:tcW w:w="1784"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27E84DE6">
            <w:pPr>
              <w:keepNext w:val="0"/>
              <w:keepLines w:val="0"/>
              <w:widowControl/>
              <w:suppressLineNumbers w:val="0"/>
              <w:jc w:val="center"/>
              <w:textAlignment w:val="center"/>
              <w:rPr>
                <w:del w:id="141" w:author="W" w:date="2025-03-09T15:40:11Z"/>
                <w:rFonts w:hint="eastAsia" w:ascii="仿宋_GB2312" w:hAnsi="仿宋_GB2312" w:eastAsia="仿宋_GB2312" w:cs="仿宋_GB2312"/>
                <w:color w:val="0E0E0E"/>
                <w:kern w:val="0"/>
                <w:sz w:val="21"/>
                <w:szCs w:val="21"/>
                <w:lang w:val="en-US" w:eastAsia="zh-CN" w:bidi="ar"/>
              </w:rPr>
            </w:pPr>
            <w:del w:id="142" w:author="W" w:date="2025-03-09T15:40:11Z">
              <w:r>
                <w:rPr>
                  <w:rFonts w:hint="eastAsia" w:ascii="仿宋_GB2312" w:hAnsi="仿宋_GB2312" w:eastAsia="仿宋_GB2312" w:cs="仿宋_GB2312"/>
                  <w:color w:val="0E0E0E"/>
                  <w:kern w:val="0"/>
                  <w:sz w:val="21"/>
                  <w:szCs w:val="21"/>
                  <w:lang w:val="en-US" w:eastAsia="zh-CN" w:bidi="ar"/>
                </w:rPr>
                <w:delText>北京市医疗保障局等九部门</w:delText>
              </w:r>
            </w:del>
          </w:p>
        </w:tc>
        <w:tc>
          <w:tcPr>
            <w:tcW w:w="3384" w:type="dxa"/>
            <w:tcBorders>
              <w:top w:val="single" w:color="000000" w:sz="4" w:space="0"/>
              <w:left w:val="single" w:color="000000" w:sz="4" w:space="0"/>
              <w:bottom w:val="single" w:color="000000" w:sz="4" w:space="0"/>
              <w:right w:val="single" w:color="000000" w:sz="4" w:space="0"/>
            </w:tcBorders>
            <w:shd w:val="clear" w:color="auto" w:fill="auto"/>
            <w:vAlign w:val="center"/>
            <w:tcPrChange w:id="143" w:author="W" w:date="2025-03-09T15:39:55Z">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3A17AC47">
            <w:pPr>
              <w:keepNext w:val="0"/>
              <w:keepLines w:val="0"/>
              <w:widowControl/>
              <w:suppressLineNumbers w:val="0"/>
              <w:jc w:val="left"/>
              <w:textAlignment w:val="center"/>
              <w:rPr>
                <w:del w:id="144" w:author="W" w:date="2025-03-09T15:40:11Z"/>
                <w:rFonts w:hint="eastAsia" w:ascii="仿宋_GB2312" w:hAnsi="仿宋_GB2312" w:eastAsia="仿宋_GB2312" w:cs="仿宋_GB2312"/>
                <w:color w:val="0E0E0E"/>
                <w:kern w:val="0"/>
                <w:sz w:val="21"/>
                <w:szCs w:val="21"/>
                <w:lang w:val="en-US" w:eastAsia="zh-CN" w:bidi="ar"/>
              </w:rPr>
            </w:pPr>
            <w:del w:id="145" w:author="W" w:date="2025-03-09T15:40:11Z">
              <w:r>
                <w:rPr>
                  <w:rFonts w:hint="eastAsia" w:ascii="仿宋_GB2312" w:hAnsi="仿宋_GB2312" w:eastAsia="仿宋_GB2312" w:cs="仿宋_GB2312"/>
                  <w:color w:val="0E0E0E"/>
                  <w:kern w:val="0"/>
                  <w:sz w:val="21"/>
                  <w:szCs w:val="21"/>
                  <w:lang w:val="en-US" w:eastAsia="zh-CN" w:bidi="ar"/>
                </w:rPr>
                <w:delText>提升创新医药研发质效，优化创新药审评审批，促进创新药产业化和临床应用。</w:delText>
              </w:r>
            </w:del>
          </w:p>
        </w:tc>
      </w:tr>
    </w:tbl>
    <w:tbl>
      <w:tblPr>
        <w:tblW w:w="8418"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Change w:id="146" w:author="W" w:date="2025-03-09T15:40:39Z">
          <w:tblPr>
            <w:tblW w:w="9313"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PrChange>
      </w:tblPr>
      <w:tblGrid>
        <w:gridCol w:w="1809"/>
        <w:gridCol w:w="1745"/>
        <w:gridCol w:w="1805"/>
        <w:gridCol w:w="3059"/>
        <w:tblGridChange w:id="147">
          <w:tblGrid>
            <w:gridCol w:w="2001"/>
            <w:gridCol w:w="1931"/>
            <w:gridCol w:w="1997"/>
            <w:gridCol w:w="3384"/>
          </w:tblGrid>
        </w:tblGridChange>
      </w:tblGrid>
      <w:tr w14:paraId="3BFD0767">
        <w:trPr>
          <w:wAfter w:w="995" w:type="dxa"/>
          <w:trHeight w:val="630" w:hRule="atLeast"/>
          <w:ins w:id="148" w:author="W" w:date="2025-03-09T15:39:20Z"/>
          <w:trPrChange w:id="149" w:author="W" w:date="2025-03-09T15:40:39Z">
            <w:trPr>
              <w:wAfter w:w="995" w:type="dxa"/>
              <w:trHeight w:val="34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color="auto" w:fill="auto"/>
            <w:vAlign w:val="center"/>
            <w:tcPrChange w:id="150" w:author="W" w:date="2025-03-09T15:40:39Z">
              <w:tcPr>
                <w:tcW w:w="1787" w:type="dxa"/>
                <w:tcBorders>
                  <w:top w:val="single" w:color="000000" w:sz="4" w:space="0"/>
                  <w:left w:val="single" w:color="000000" w:sz="4" w:space="0"/>
                  <w:bottom w:val="single" w:color="000000" w:sz="4" w:space="0"/>
                  <w:right w:val="single" w:color="000000" w:sz="4" w:space="0"/>
                </w:tcBorders>
                <w:vAlign w:val="center"/>
              </w:tcPr>
            </w:tcPrChange>
          </w:tcPr>
          <w:p w14:paraId="30B7E0D4">
            <w:pPr>
              <w:keepNext w:val="0"/>
              <w:keepLines w:val="0"/>
              <w:widowControl/>
              <w:suppressLineNumbers w:val="0"/>
              <w:jc w:val="center"/>
              <w:textAlignment w:val="center"/>
              <w:rPr>
                <w:ins w:id="151" w:author="W" w:date="2025-03-09T15:39:20Z"/>
                <w:rFonts w:hint="eastAsia" w:ascii="仿宋_GB2312" w:hAnsi="仿宋_GB2312" w:eastAsia="仿宋_GB2312" w:cs="仿宋_GB2312"/>
                <w:b/>
                <w:bCs/>
                <w:color w:val="0E0E0E"/>
                <w:kern w:val="0"/>
                <w:sz w:val="21"/>
                <w:szCs w:val="21"/>
                <w:lang w:val="en-US" w:eastAsia="zh-CN" w:bidi="ar"/>
              </w:rPr>
            </w:pPr>
            <w:r>
              <w:rPr>
                <w:rFonts w:hint="eastAsia" w:ascii="仿宋_GB2312" w:hAnsi="仿宋_GB2312" w:eastAsia="仿宋_GB2312" w:cs="仿宋_GB2312"/>
                <w:b/>
                <w:bCs/>
                <w:color w:val="0E0E0E"/>
                <w:kern w:val="0"/>
                <w:sz w:val="21"/>
                <w:szCs w:val="21"/>
                <w:lang w:val="en-US" w:eastAsia="zh-CN" w:bidi="ar"/>
              </w:rPr>
              <w:t>政策名称</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center"/>
            <w:tcPrChange w:id="152" w:author="W" w:date="2025-03-09T15:40:39Z">
              <w:tcPr>
                <w:tcW w:w="1725" w:type="dxa"/>
                <w:tcBorders>
                  <w:top w:val="single" w:color="000000" w:sz="4" w:space="0"/>
                  <w:left w:val="single" w:color="000000" w:sz="4" w:space="0"/>
                  <w:bottom w:val="single" w:color="000000" w:sz="4" w:space="0"/>
                  <w:right w:val="single" w:color="000000" w:sz="4" w:space="0"/>
                </w:tcBorders>
                <w:vAlign w:val="center"/>
              </w:tcPr>
            </w:tcPrChange>
          </w:tcPr>
          <w:p w14:paraId="7C422A8D">
            <w:pPr>
              <w:keepNext w:val="0"/>
              <w:keepLines w:val="0"/>
              <w:widowControl/>
              <w:suppressLineNumbers w:val="0"/>
              <w:jc w:val="center"/>
              <w:textAlignment w:val="center"/>
              <w:rPr>
                <w:ins w:id="153" w:author="W" w:date="2025-03-09T15:39:20Z"/>
                <w:rFonts w:hint="default" w:ascii="仿宋_GB2312" w:hAnsi="仿宋_GB2312" w:eastAsia="仿宋_GB2312" w:cs="仿宋_GB2312"/>
                <w:b/>
                <w:bCs/>
                <w:color w:val="0E0E0E"/>
                <w:kern w:val="0"/>
                <w:sz w:val="21"/>
                <w:szCs w:val="21"/>
                <w:lang w:val="en-US" w:eastAsia="zh-CN" w:bidi="ar"/>
              </w:rPr>
            </w:pPr>
            <w:r>
              <w:rPr>
                <w:rFonts w:hint="eastAsia" w:ascii="仿宋_GB2312" w:hAnsi="仿宋_GB2312" w:eastAsia="仿宋_GB2312" w:cs="仿宋_GB2312"/>
                <w:b/>
                <w:bCs/>
                <w:color w:val="0E0E0E"/>
                <w:kern w:val="0"/>
                <w:sz w:val="21"/>
                <w:szCs w:val="21"/>
                <w:lang w:val="en-US" w:eastAsia="zh-CN" w:bidi="ar"/>
              </w:rPr>
              <w:t>发布时间</w:t>
            </w:r>
          </w:p>
        </w:tc>
        <w:tc>
          <w:tcPr>
            <w:tcW w:w="1805" w:type="dxa"/>
            <w:tcBorders>
              <w:top w:val="single" w:color="000000" w:sz="4" w:space="0"/>
              <w:left w:val="single" w:color="000000" w:sz="4" w:space="0"/>
              <w:bottom w:val="single" w:color="000000" w:sz="4" w:space="0"/>
              <w:right w:val="single" w:color="000000" w:sz="4" w:space="0"/>
            </w:tcBorders>
            <w:shd w:val="clear" w:color="auto" w:fill="auto"/>
            <w:vAlign w:val="center"/>
            <w:tcPrChange w:id="154" w:author="W" w:date="2025-03-09T15:40:39Z">
              <w:tcPr>
                <w:tcW w:w="1784" w:type="dxa"/>
                <w:tcBorders>
                  <w:top w:val="single" w:color="000000" w:sz="4" w:space="0"/>
                  <w:left w:val="single" w:color="000000" w:sz="4" w:space="0"/>
                  <w:bottom w:val="single" w:color="000000" w:sz="4" w:space="0"/>
                  <w:right w:val="single" w:color="000000" w:sz="4" w:space="0"/>
                </w:tcBorders>
                <w:vAlign w:val="center"/>
              </w:tcPr>
            </w:tcPrChange>
          </w:tcPr>
          <w:p w14:paraId="6E708E3E">
            <w:pPr>
              <w:keepNext w:val="0"/>
              <w:keepLines w:val="0"/>
              <w:widowControl/>
              <w:suppressLineNumbers w:val="0"/>
              <w:jc w:val="center"/>
              <w:textAlignment w:val="center"/>
              <w:rPr>
                <w:ins w:id="155" w:author="W" w:date="2025-03-09T15:39:20Z"/>
                <w:rFonts w:hint="default" w:ascii="仿宋_GB2312" w:hAnsi="仿宋_GB2312" w:eastAsia="仿宋_GB2312" w:cs="仿宋_GB2312"/>
                <w:b/>
                <w:bCs/>
                <w:color w:val="0E0E0E"/>
                <w:kern w:val="0"/>
                <w:sz w:val="21"/>
                <w:szCs w:val="21"/>
                <w:lang w:val="en-US" w:eastAsia="zh-CN" w:bidi="ar"/>
              </w:rPr>
            </w:pPr>
            <w:r>
              <w:rPr>
                <w:rFonts w:hint="eastAsia" w:ascii="仿宋_GB2312" w:hAnsi="仿宋_GB2312" w:eastAsia="仿宋_GB2312" w:cs="仿宋_GB2312"/>
                <w:b/>
                <w:bCs/>
                <w:color w:val="0E0E0E"/>
                <w:kern w:val="0"/>
                <w:sz w:val="21"/>
                <w:szCs w:val="21"/>
                <w:lang w:val="en-US" w:eastAsia="zh-CN" w:bidi="ar"/>
              </w:rPr>
              <w:t>发布主体</w:t>
            </w:r>
          </w:p>
        </w:tc>
        <w:tc>
          <w:tcPr>
            <w:tcW w:w="3059" w:type="dxa"/>
            <w:tcBorders>
              <w:top w:val="single" w:color="000000" w:sz="4" w:space="0"/>
              <w:left w:val="single" w:color="000000" w:sz="4" w:space="0"/>
              <w:bottom w:val="single" w:color="000000" w:sz="4" w:space="0"/>
              <w:right w:val="single" w:color="000000" w:sz="4" w:space="0"/>
            </w:tcBorders>
            <w:shd w:val="clear" w:color="auto" w:fill="auto"/>
            <w:vAlign w:val="center"/>
            <w:tcPrChange w:id="156" w:author="W" w:date="2025-03-09T15:40:39Z">
              <w:tcPr>
                <w:tcW w:w="3022" w:type="dxa"/>
                <w:tcBorders>
                  <w:top w:val="single" w:color="000000" w:sz="4" w:space="0"/>
                  <w:left w:val="single" w:color="000000" w:sz="4" w:space="0"/>
                  <w:bottom w:val="single" w:color="000000" w:sz="4" w:space="0"/>
                  <w:right w:val="single" w:color="000000" w:sz="4" w:space="0"/>
                </w:tcBorders>
                <w:vAlign w:val="center"/>
              </w:tcPr>
            </w:tcPrChange>
          </w:tcPr>
          <w:p w14:paraId="12BE786E">
            <w:pPr>
              <w:keepNext w:val="0"/>
              <w:keepLines w:val="0"/>
              <w:widowControl/>
              <w:suppressLineNumbers w:val="0"/>
              <w:jc w:val="center"/>
              <w:textAlignment w:val="center"/>
              <w:rPr>
                <w:ins w:id="157" w:author="W" w:date="2025-03-09T15:39:20Z"/>
                <w:rFonts w:hint="default" w:ascii="仿宋_GB2312" w:hAnsi="仿宋_GB2312" w:eastAsia="仿宋_GB2312" w:cs="仿宋_GB2312"/>
                <w:b/>
                <w:bCs/>
                <w:color w:val="0E0E0E"/>
                <w:kern w:val="0"/>
                <w:sz w:val="21"/>
                <w:szCs w:val="21"/>
                <w:lang w:val="en-US" w:eastAsia="zh-CN" w:bidi="ar"/>
              </w:rPr>
            </w:pPr>
            <w:r>
              <w:rPr>
                <w:rFonts w:hint="eastAsia" w:ascii="仿宋_GB2312" w:hAnsi="仿宋_GB2312" w:eastAsia="仿宋_GB2312" w:cs="仿宋_GB2312"/>
                <w:b/>
                <w:bCs/>
                <w:color w:val="0E0E0E"/>
                <w:kern w:val="0"/>
                <w:sz w:val="21"/>
                <w:szCs w:val="21"/>
                <w:lang w:val="en-US" w:eastAsia="zh-CN" w:bidi="ar"/>
              </w:rPr>
              <w:t>主要内容</w:t>
            </w:r>
          </w:p>
        </w:tc>
      </w:tr>
      <w:tr w14:paraId="5875E3F3">
        <w:trPr>
          <w:wAfter w:w="995" w:type="dxa"/>
          <w:trHeight w:val="1262" w:hRule="atLeast"/>
          <w:ins w:id="158" w:author="W" w:date="2025-03-09T15:39:20Z"/>
          <w:trPrChange w:id="159" w:author="W" w:date="2025-03-09T15:40:39Z">
            <w:trPr>
              <w:wAfter w:w="995" w:type="dxa"/>
              <w:trHeight w:val="126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vAlign w:val="center"/>
            <w:tcPrChange w:id="160" w:author="W" w:date="2025-03-09T15:40:39Z">
              <w:tcPr>
                <w:tcW w:w="1787" w:type="dxa"/>
                <w:tcBorders>
                  <w:top w:val="single" w:color="000000" w:sz="4" w:space="0"/>
                  <w:left w:val="single" w:color="000000" w:sz="4" w:space="0"/>
                  <w:bottom w:val="single" w:color="000000" w:sz="4" w:space="0"/>
                  <w:right w:val="single" w:color="000000" w:sz="4" w:space="0"/>
                </w:tcBorders>
                <w:vAlign w:val="center"/>
              </w:tcPr>
            </w:tcPrChange>
          </w:tcPr>
          <w:p w14:paraId="5C9C45C6">
            <w:pPr>
              <w:keepNext w:val="0"/>
              <w:keepLines w:val="0"/>
              <w:widowControl/>
              <w:suppressLineNumbers w:val="0"/>
              <w:jc w:val="center"/>
              <w:textAlignment w:val="center"/>
              <w:rPr>
                <w:ins w:id="161" w:author="W" w:date="2025-03-09T15:39:20Z"/>
                <w:rFonts w:hint="default" w:ascii="仿宋_GB2312" w:hAnsi="宋体" w:eastAsia="仿宋_GB2312" w:cs="仿宋_GB2312"/>
                <w:i w:val="0"/>
                <w:iCs w:val="0"/>
                <w:color w:val="060607"/>
                <w:sz w:val="21"/>
                <w:szCs w:val="21"/>
                <w:u w:val="none"/>
              </w:rPr>
            </w:pPr>
            <w:ins w:id="162"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《北京市生物医药产业发展规划（2020-2025年）》</w:t>
              </w:r>
            </w:ins>
          </w:p>
        </w:tc>
        <w:tc>
          <w:tcPr>
            <w:tcW w:w="1745" w:type="dxa"/>
            <w:tcBorders>
              <w:top w:val="single" w:color="000000" w:sz="4" w:space="0"/>
              <w:left w:val="single" w:color="000000" w:sz="4" w:space="0"/>
              <w:bottom w:val="single" w:color="000000" w:sz="4" w:space="0"/>
              <w:right w:val="single" w:color="000000" w:sz="4" w:space="0"/>
            </w:tcBorders>
            <w:shd w:val="clear"/>
            <w:vAlign w:val="center"/>
            <w:tcPrChange w:id="163" w:author="W" w:date="2025-03-09T15:40:39Z">
              <w:tcPr>
                <w:tcW w:w="1725" w:type="dxa"/>
                <w:tcBorders>
                  <w:top w:val="single" w:color="000000" w:sz="4" w:space="0"/>
                  <w:left w:val="single" w:color="000000" w:sz="4" w:space="0"/>
                  <w:bottom w:val="single" w:color="000000" w:sz="4" w:space="0"/>
                  <w:right w:val="single" w:color="000000" w:sz="4" w:space="0"/>
                </w:tcBorders>
                <w:vAlign w:val="center"/>
              </w:tcPr>
            </w:tcPrChange>
          </w:tcPr>
          <w:p w14:paraId="64335801">
            <w:pPr>
              <w:keepNext w:val="0"/>
              <w:keepLines w:val="0"/>
              <w:widowControl/>
              <w:suppressLineNumbers w:val="0"/>
              <w:jc w:val="center"/>
              <w:textAlignment w:val="center"/>
              <w:rPr>
                <w:ins w:id="164" w:author="W" w:date="2025-03-09T15:39:20Z"/>
                <w:rFonts w:hint="default" w:ascii="仿宋_GB2312" w:hAnsi="宋体" w:eastAsia="仿宋_GB2312" w:cs="仿宋_GB2312"/>
                <w:i w:val="0"/>
                <w:iCs w:val="0"/>
                <w:color w:val="060607"/>
                <w:sz w:val="21"/>
                <w:szCs w:val="21"/>
                <w:u w:val="none"/>
              </w:rPr>
            </w:pPr>
            <w:ins w:id="165"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2020年</w:t>
              </w:r>
            </w:ins>
          </w:p>
        </w:tc>
        <w:tc>
          <w:tcPr>
            <w:tcW w:w="1805" w:type="dxa"/>
            <w:tcBorders>
              <w:top w:val="single" w:color="000000" w:sz="4" w:space="0"/>
              <w:left w:val="single" w:color="000000" w:sz="4" w:space="0"/>
              <w:bottom w:val="single" w:color="000000" w:sz="4" w:space="0"/>
              <w:right w:val="single" w:color="000000" w:sz="4" w:space="0"/>
            </w:tcBorders>
            <w:shd w:val="clear"/>
            <w:vAlign w:val="center"/>
            <w:tcPrChange w:id="166" w:author="W" w:date="2025-03-09T15:40:39Z">
              <w:tcPr>
                <w:tcW w:w="1784" w:type="dxa"/>
                <w:tcBorders>
                  <w:top w:val="single" w:color="000000" w:sz="4" w:space="0"/>
                  <w:left w:val="single" w:color="000000" w:sz="4" w:space="0"/>
                  <w:bottom w:val="single" w:color="000000" w:sz="4" w:space="0"/>
                  <w:right w:val="single" w:color="000000" w:sz="4" w:space="0"/>
                </w:tcBorders>
                <w:vAlign w:val="center"/>
              </w:tcPr>
            </w:tcPrChange>
          </w:tcPr>
          <w:p w14:paraId="07CEF803">
            <w:pPr>
              <w:keepNext w:val="0"/>
              <w:keepLines w:val="0"/>
              <w:widowControl/>
              <w:suppressLineNumbers w:val="0"/>
              <w:jc w:val="center"/>
              <w:textAlignment w:val="center"/>
              <w:rPr>
                <w:ins w:id="167" w:author="W" w:date="2025-03-09T15:39:20Z"/>
                <w:rFonts w:hint="default" w:ascii="仿宋_GB2312" w:hAnsi="宋体" w:eastAsia="仿宋_GB2312" w:cs="仿宋_GB2312"/>
                <w:i w:val="0"/>
                <w:iCs w:val="0"/>
                <w:color w:val="060607"/>
                <w:sz w:val="21"/>
                <w:szCs w:val="21"/>
                <w:u w:val="none"/>
              </w:rPr>
            </w:pPr>
            <w:ins w:id="168"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北京市人民政府</w:t>
              </w:r>
            </w:ins>
          </w:p>
        </w:tc>
        <w:tc>
          <w:tcPr>
            <w:tcW w:w="3059" w:type="dxa"/>
            <w:tcBorders>
              <w:top w:val="single" w:color="000000" w:sz="4" w:space="0"/>
              <w:left w:val="single" w:color="000000" w:sz="4" w:space="0"/>
              <w:bottom w:val="single" w:color="000000" w:sz="4" w:space="0"/>
              <w:right w:val="single" w:color="000000" w:sz="4" w:space="0"/>
            </w:tcBorders>
            <w:shd w:val="clear"/>
            <w:vAlign w:val="center"/>
            <w:tcPrChange w:id="169" w:author="W" w:date="2025-03-09T15:40:39Z">
              <w:tcPr>
                <w:tcW w:w="3022" w:type="dxa"/>
                <w:tcBorders>
                  <w:top w:val="single" w:color="000000" w:sz="4" w:space="0"/>
                  <w:left w:val="single" w:color="000000" w:sz="4" w:space="0"/>
                  <w:bottom w:val="single" w:color="000000" w:sz="4" w:space="0"/>
                  <w:right w:val="single" w:color="000000" w:sz="4" w:space="0"/>
                </w:tcBorders>
                <w:vAlign w:val="center"/>
              </w:tcPr>
            </w:tcPrChange>
          </w:tcPr>
          <w:p w14:paraId="47059AB0">
            <w:pPr>
              <w:keepNext w:val="0"/>
              <w:keepLines w:val="0"/>
              <w:widowControl/>
              <w:suppressLineNumbers w:val="0"/>
              <w:jc w:val="center"/>
              <w:textAlignment w:val="center"/>
              <w:rPr>
                <w:ins w:id="170" w:author="W" w:date="2025-03-09T15:39:20Z"/>
                <w:rFonts w:hint="default" w:ascii="仿宋_GB2312" w:hAnsi="宋体" w:eastAsia="仿宋_GB2312" w:cs="仿宋_GB2312"/>
                <w:i w:val="0"/>
                <w:iCs w:val="0"/>
                <w:color w:val="060607"/>
                <w:sz w:val="21"/>
                <w:szCs w:val="21"/>
                <w:u w:val="none"/>
              </w:rPr>
            </w:pPr>
            <w:ins w:id="171"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提出加强创新药研发、市场准入和产业化，推动生物医药产业的高质量发展。</w:t>
              </w:r>
            </w:ins>
          </w:p>
        </w:tc>
      </w:tr>
      <w:tr w14:paraId="62EFC153">
        <w:trPr>
          <w:wAfter w:w="995" w:type="dxa"/>
          <w:trHeight w:val="1878" w:hRule="atLeast"/>
          <w:ins w:id="172" w:author="W" w:date="2025-03-09T15:39:20Z"/>
          <w:trPrChange w:id="173" w:author="W" w:date="2025-03-09T15:40:39Z">
            <w:trPr>
              <w:wAfter w:w="995" w:type="dxa"/>
              <w:trHeight w:val="188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vAlign w:val="center"/>
            <w:tcPrChange w:id="174" w:author="W" w:date="2025-03-09T15:40:39Z">
              <w:tcPr>
                <w:tcW w:w="1787" w:type="dxa"/>
                <w:tcBorders>
                  <w:top w:val="single" w:color="000000" w:sz="4" w:space="0"/>
                  <w:left w:val="single" w:color="000000" w:sz="4" w:space="0"/>
                  <w:bottom w:val="single" w:color="000000" w:sz="4" w:space="0"/>
                  <w:right w:val="single" w:color="000000" w:sz="4" w:space="0"/>
                </w:tcBorders>
                <w:vAlign w:val="center"/>
              </w:tcPr>
            </w:tcPrChange>
          </w:tcPr>
          <w:p w14:paraId="7D8EDE6A">
            <w:pPr>
              <w:keepNext w:val="0"/>
              <w:keepLines w:val="0"/>
              <w:widowControl/>
              <w:suppressLineNumbers w:val="0"/>
              <w:jc w:val="center"/>
              <w:textAlignment w:val="center"/>
              <w:rPr>
                <w:ins w:id="175" w:author="W" w:date="2025-03-09T15:39:20Z"/>
                <w:rFonts w:hint="default" w:ascii="仿宋_GB2312" w:hAnsi="宋体" w:eastAsia="仿宋_GB2312" w:cs="仿宋_GB2312"/>
                <w:i w:val="0"/>
                <w:iCs w:val="0"/>
                <w:color w:val="060607"/>
                <w:sz w:val="21"/>
                <w:szCs w:val="21"/>
                <w:u w:val="none"/>
              </w:rPr>
            </w:pPr>
            <w:ins w:id="176"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《关于印发CHS-DRG付费新药新技术除外支付管理办法的通知（试行）》</w:t>
              </w:r>
            </w:ins>
          </w:p>
        </w:tc>
        <w:tc>
          <w:tcPr>
            <w:tcW w:w="1745" w:type="dxa"/>
            <w:tcBorders>
              <w:top w:val="single" w:color="000000" w:sz="4" w:space="0"/>
              <w:left w:val="single" w:color="000000" w:sz="4" w:space="0"/>
              <w:bottom w:val="single" w:color="000000" w:sz="4" w:space="0"/>
              <w:right w:val="single" w:color="000000" w:sz="4" w:space="0"/>
            </w:tcBorders>
            <w:shd w:val="clear"/>
            <w:vAlign w:val="center"/>
            <w:tcPrChange w:id="177" w:author="W" w:date="2025-03-09T15:40:39Z">
              <w:tcPr>
                <w:tcW w:w="1725" w:type="dxa"/>
                <w:tcBorders>
                  <w:top w:val="single" w:color="000000" w:sz="4" w:space="0"/>
                  <w:left w:val="single" w:color="000000" w:sz="4" w:space="0"/>
                  <w:bottom w:val="single" w:color="000000" w:sz="4" w:space="0"/>
                  <w:right w:val="single" w:color="000000" w:sz="4" w:space="0"/>
                </w:tcBorders>
                <w:vAlign w:val="center"/>
              </w:tcPr>
            </w:tcPrChange>
          </w:tcPr>
          <w:p w14:paraId="181015CA">
            <w:pPr>
              <w:keepNext w:val="0"/>
              <w:keepLines w:val="0"/>
              <w:widowControl/>
              <w:suppressLineNumbers w:val="0"/>
              <w:jc w:val="center"/>
              <w:textAlignment w:val="center"/>
              <w:rPr>
                <w:ins w:id="178" w:author="W" w:date="2025-03-09T15:39:20Z"/>
                <w:rFonts w:hint="default" w:ascii="仿宋_GB2312" w:hAnsi="宋体" w:eastAsia="仿宋_GB2312" w:cs="仿宋_GB2312"/>
                <w:i w:val="0"/>
                <w:iCs w:val="0"/>
                <w:color w:val="060607"/>
                <w:sz w:val="21"/>
                <w:szCs w:val="21"/>
                <w:u w:val="none"/>
              </w:rPr>
            </w:pPr>
            <w:ins w:id="179"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2022年</w:t>
              </w:r>
            </w:ins>
          </w:p>
        </w:tc>
        <w:tc>
          <w:tcPr>
            <w:tcW w:w="1805" w:type="dxa"/>
            <w:tcBorders>
              <w:top w:val="single" w:color="000000" w:sz="4" w:space="0"/>
              <w:left w:val="single" w:color="000000" w:sz="4" w:space="0"/>
              <w:bottom w:val="single" w:color="000000" w:sz="4" w:space="0"/>
              <w:right w:val="single" w:color="000000" w:sz="4" w:space="0"/>
            </w:tcBorders>
            <w:shd w:val="clear"/>
            <w:vAlign w:val="center"/>
            <w:tcPrChange w:id="180" w:author="W" w:date="2025-03-09T15:40:39Z">
              <w:tcPr>
                <w:tcW w:w="1784" w:type="dxa"/>
                <w:tcBorders>
                  <w:top w:val="single" w:color="000000" w:sz="4" w:space="0"/>
                  <w:left w:val="single" w:color="000000" w:sz="4" w:space="0"/>
                  <w:bottom w:val="single" w:color="000000" w:sz="4" w:space="0"/>
                  <w:right w:val="single" w:color="000000" w:sz="4" w:space="0"/>
                </w:tcBorders>
                <w:vAlign w:val="center"/>
              </w:tcPr>
            </w:tcPrChange>
          </w:tcPr>
          <w:p w14:paraId="6ED7279E">
            <w:pPr>
              <w:keepNext w:val="0"/>
              <w:keepLines w:val="0"/>
              <w:widowControl/>
              <w:suppressLineNumbers w:val="0"/>
              <w:jc w:val="center"/>
              <w:textAlignment w:val="center"/>
              <w:rPr>
                <w:ins w:id="181" w:author="W" w:date="2025-03-09T15:39:20Z"/>
                <w:rFonts w:hint="default" w:ascii="仿宋_GB2312" w:hAnsi="宋体" w:eastAsia="仿宋_GB2312" w:cs="仿宋_GB2312"/>
                <w:i w:val="0"/>
                <w:iCs w:val="0"/>
                <w:color w:val="060607"/>
                <w:sz w:val="21"/>
                <w:szCs w:val="21"/>
                <w:u w:val="none"/>
              </w:rPr>
            </w:pPr>
            <w:ins w:id="182"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北京市医疗保障局</w:t>
              </w:r>
            </w:ins>
          </w:p>
        </w:tc>
        <w:tc>
          <w:tcPr>
            <w:tcW w:w="3059" w:type="dxa"/>
            <w:tcBorders>
              <w:top w:val="single" w:color="000000" w:sz="4" w:space="0"/>
              <w:left w:val="single" w:color="000000" w:sz="4" w:space="0"/>
              <w:bottom w:val="single" w:color="000000" w:sz="4" w:space="0"/>
              <w:right w:val="single" w:color="000000" w:sz="4" w:space="0"/>
            </w:tcBorders>
            <w:shd w:val="clear"/>
            <w:vAlign w:val="center"/>
            <w:tcPrChange w:id="183" w:author="W" w:date="2025-03-09T15:40:39Z">
              <w:tcPr>
                <w:tcW w:w="3022" w:type="dxa"/>
                <w:tcBorders>
                  <w:top w:val="single" w:color="000000" w:sz="4" w:space="0"/>
                  <w:left w:val="single" w:color="000000" w:sz="4" w:space="0"/>
                  <w:bottom w:val="single" w:color="000000" w:sz="4" w:space="0"/>
                  <w:right w:val="single" w:color="000000" w:sz="4" w:space="0"/>
                </w:tcBorders>
                <w:vAlign w:val="center"/>
              </w:tcPr>
            </w:tcPrChange>
          </w:tcPr>
          <w:p w14:paraId="391D084E">
            <w:pPr>
              <w:keepNext w:val="0"/>
              <w:keepLines w:val="0"/>
              <w:widowControl/>
              <w:suppressLineNumbers w:val="0"/>
              <w:jc w:val="center"/>
              <w:textAlignment w:val="center"/>
              <w:rPr>
                <w:ins w:id="184" w:author="W" w:date="2025-03-09T15:39:20Z"/>
                <w:rFonts w:hint="default" w:ascii="仿宋_GB2312" w:hAnsi="宋体" w:eastAsia="仿宋_GB2312" w:cs="仿宋_GB2312"/>
                <w:i w:val="0"/>
                <w:iCs w:val="0"/>
                <w:color w:val="060607"/>
                <w:sz w:val="21"/>
                <w:szCs w:val="21"/>
                <w:u w:val="none"/>
              </w:rPr>
            </w:pPr>
            <w:ins w:id="185"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通过试行CHS-DRG付费方式，为创新药物的医保支付提供灵活机制。</w:t>
              </w:r>
            </w:ins>
          </w:p>
        </w:tc>
      </w:tr>
      <w:tr w14:paraId="2D9C1303">
        <w:trPr>
          <w:wAfter w:w="995" w:type="dxa"/>
          <w:trHeight w:val="944" w:hRule="atLeast"/>
          <w:ins w:id="186" w:author="W" w:date="2025-03-09T15:39:20Z"/>
          <w:trPrChange w:id="187" w:author="W" w:date="2025-03-09T15:40:39Z">
            <w:trPr>
              <w:wAfter w:w="995" w:type="dxa"/>
              <w:trHeight w:val="94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vAlign w:val="center"/>
            <w:tcPrChange w:id="188" w:author="W" w:date="2025-03-09T15:40:39Z">
              <w:tcPr>
                <w:tcW w:w="1787" w:type="dxa"/>
                <w:tcBorders>
                  <w:top w:val="single" w:color="000000" w:sz="4" w:space="0"/>
                  <w:left w:val="single" w:color="000000" w:sz="4" w:space="0"/>
                  <w:bottom w:val="single" w:color="000000" w:sz="4" w:space="0"/>
                  <w:right w:val="single" w:color="000000" w:sz="4" w:space="0"/>
                </w:tcBorders>
                <w:vAlign w:val="center"/>
              </w:tcPr>
            </w:tcPrChange>
          </w:tcPr>
          <w:p w14:paraId="31AE5914">
            <w:pPr>
              <w:keepNext w:val="0"/>
              <w:keepLines w:val="0"/>
              <w:widowControl/>
              <w:suppressLineNumbers w:val="0"/>
              <w:jc w:val="center"/>
              <w:textAlignment w:val="center"/>
              <w:rPr>
                <w:ins w:id="189" w:author="W" w:date="2025-03-09T15:39:20Z"/>
                <w:rFonts w:hint="default" w:ascii="仿宋_GB2312" w:hAnsi="宋体" w:eastAsia="仿宋_GB2312" w:cs="仿宋_GB2312"/>
                <w:i w:val="0"/>
                <w:iCs w:val="0"/>
                <w:color w:val="060607"/>
                <w:sz w:val="21"/>
                <w:szCs w:val="21"/>
                <w:u w:val="none"/>
              </w:rPr>
            </w:pPr>
            <w:ins w:id="190"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《北京市医疗保障条例》</w:t>
              </w:r>
            </w:ins>
          </w:p>
        </w:tc>
        <w:tc>
          <w:tcPr>
            <w:tcW w:w="1745" w:type="dxa"/>
            <w:tcBorders>
              <w:top w:val="single" w:color="000000" w:sz="4" w:space="0"/>
              <w:left w:val="single" w:color="000000" w:sz="4" w:space="0"/>
              <w:bottom w:val="single" w:color="000000" w:sz="4" w:space="0"/>
              <w:right w:val="single" w:color="000000" w:sz="4" w:space="0"/>
            </w:tcBorders>
            <w:shd w:val="clear"/>
            <w:vAlign w:val="center"/>
            <w:tcPrChange w:id="191" w:author="W" w:date="2025-03-09T15:40:39Z">
              <w:tcPr>
                <w:tcW w:w="1725" w:type="dxa"/>
                <w:tcBorders>
                  <w:top w:val="single" w:color="000000" w:sz="4" w:space="0"/>
                  <w:left w:val="single" w:color="000000" w:sz="4" w:space="0"/>
                  <w:bottom w:val="single" w:color="000000" w:sz="4" w:space="0"/>
                  <w:right w:val="single" w:color="000000" w:sz="4" w:space="0"/>
                </w:tcBorders>
                <w:vAlign w:val="center"/>
              </w:tcPr>
            </w:tcPrChange>
          </w:tcPr>
          <w:p w14:paraId="2F5FDEF1">
            <w:pPr>
              <w:keepNext w:val="0"/>
              <w:keepLines w:val="0"/>
              <w:widowControl/>
              <w:suppressLineNumbers w:val="0"/>
              <w:jc w:val="center"/>
              <w:textAlignment w:val="center"/>
              <w:rPr>
                <w:ins w:id="192" w:author="W" w:date="2025-03-09T15:39:20Z"/>
                <w:rFonts w:hint="default" w:ascii="仿宋_GB2312" w:hAnsi="宋体" w:eastAsia="仿宋_GB2312" w:cs="仿宋_GB2312"/>
                <w:i w:val="0"/>
                <w:iCs w:val="0"/>
                <w:color w:val="060607"/>
                <w:sz w:val="21"/>
                <w:szCs w:val="21"/>
                <w:u w:val="none"/>
              </w:rPr>
            </w:pPr>
            <w:ins w:id="193"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2024年</w:t>
              </w:r>
            </w:ins>
          </w:p>
        </w:tc>
        <w:tc>
          <w:tcPr>
            <w:tcW w:w="1805" w:type="dxa"/>
            <w:tcBorders>
              <w:top w:val="single" w:color="000000" w:sz="4" w:space="0"/>
              <w:left w:val="single" w:color="000000" w:sz="4" w:space="0"/>
              <w:bottom w:val="single" w:color="000000" w:sz="4" w:space="0"/>
              <w:right w:val="single" w:color="000000" w:sz="4" w:space="0"/>
            </w:tcBorders>
            <w:shd w:val="clear"/>
            <w:vAlign w:val="center"/>
            <w:tcPrChange w:id="194" w:author="W" w:date="2025-03-09T15:40:39Z">
              <w:tcPr>
                <w:tcW w:w="1784" w:type="dxa"/>
                <w:tcBorders>
                  <w:top w:val="single" w:color="000000" w:sz="4" w:space="0"/>
                  <w:left w:val="single" w:color="000000" w:sz="4" w:space="0"/>
                  <w:bottom w:val="single" w:color="000000" w:sz="4" w:space="0"/>
                  <w:right w:val="single" w:color="000000" w:sz="4" w:space="0"/>
                </w:tcBorders>
                <w:vAlign w:val="center"/>
              </w:tcPr>
            </w:tcPrChange>
          </w:tcPr>
          <w:p w14:paraId="79874FA3">
            <w:pPr>
              <w:keepNext w:val="0"/>
              <w:keepLines w:val="0"/>
              <w:widowControl/>
              <w:suppressLineNumbers w:val="0"/>
              <w:jc w:val="center"/>
              <w:textAlignment w:val="center"/>
              <w:rPr>
                <w:ins w:id="195" w:author="W" w:date="2025-03-09T15:39:20Z"/>
                <w:rFonts w:hint="default" w:ascii="仿宋_GB2312" w:hAnsi="宋体" w:eastAsia="仿宋_GB2312" w:cs="仿宋_GB2312"/>
                <w:i w:val="0"/>
                <w:iCs w:val="0"/>
                <w:color w:val="060607"/>
                <w:sz w:val="21"/>
                <w:szCs w:val="21"/>
                <w:u w:val="none"/>
              </w:rPr>
            </w:pPr>
            <w:ins w:id="196"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北京市人民代表大会常务委员会</w:t>
              </w:r>
            </w:ins>
          </w:p>
        </w:tc>
        <w:tc>
          <w:tcPr>
            <w:tcW w:w="3059" w:type="dxa"/>
            <w:tcBorders>
              <w:top w:val="single" w:color="000000" w:sz="4" w:space="0"/>
              <w:left w:val="single" w:color="000000" w:sz="4" w:space="0"/>
              <w:bottom w:val="single" w:color="000000" w:sz="4" w:space="0"/>
              <w:right w:val="single" w:color="000000" w:sz="4" w:space="0"/>
            </w:tcBorders>
            <w:shd w:val="clear"/>
            <w:vAlign w:val="center"/>
            <w:tcPrChange w:id="197" w:author="W" w:date="2025-03-09T15:40:39Z">
              <w:tcPr>
                <w:tcW w:w="3022" w:type="dxa"/>
                <w:tcBorders>
                  <w:top w:val="single" w:color="000000" w:sz="4" w:space="0"/>
                  <w:left w:val="single" w:color="000000" w:sz="4" w:space="0"/>
                  <w:bottom w:val="single" w:color="000000" w:sz="4" w:space="0"/>
                  <w:right w:val="single" w:color="000000" w:sz="4" w:space="0"/>
                </w:tcBorders>
                <w:vAlign w:val="center"/>
              </w:tcPr>
            </w:tcPrChange>
          </w:tcPr>
          <w:p w14:paraId="3F52DCFA">
            <w:pPr>
              <w:keepNext w:val="0"/>
              <w:keepLines w:val="0"/>
              <w:widowControl/>
              <w:suppressLineNumbers w:val="0"/>
              <w:jc w:val="center"/>
              <w:textAlignment w:val="center"/>
              <w:rPr>
                <w:ins w:id="198" w:author="W" w:date="2025-03-09T15:39:20Z"/>
                <w:rFonts w:hint="default" w:ascii="仿宋_GB2312" w:hAnsi="宋体" w:eastAsia="仿宋_GB2312" w:cs="仿宋_GB2312"/>
                <w:i w:val="0"/>
                <w:iCs w:val="0"/>
                <w:color w:val="060607"/>
                <w:sz w:val="21"/>
                <w:szCs w:val="21"/>
                <w:u w:val="none"/>
              </w:rPr>
            </w:pPr>
            <w:ins w:id="199"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旨在规范医疗保障关系，建设多层次医疗保障体系，为创新药物提供更灵活的医保支付准入。</w:t>
              </w:r>
            </w:ins>
          </w:p>
        </w:tc>
      </w:tr>
      <w:tr w14:paraId="3B1A0EAC">
        <w:trPr>
          <w:wAfter w:w="995" w:type="dxa"/>
          <w:trHeight w:val="1560" w:hRule="atLeast"/>
          <w:ins w:id="200" w:author="W" w:date="2025-03-09T15:39:20Z"/>
          <w:trPrChange w:id="201" w:author="W" w:date="2025-03-09T15:40:39Z">
            <w:trPr>
              <w:wAfter w:w="995" w:type="dxa"/>
              <w:trHeight w:val="156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vAlign w:val="center"/>
            <w:tcPrChange w:id="202" w:author="W" w:date="2025-03-09T15:40:39Z">
              <w:tcPr>
                <w:tcW w:w="1787" w:type="dxa"/>
                <w:tcBorders>
                  <w:top w:val="single" w:color="000000" w:sz="4" w:space="0"/>
                  <w:left w:val="single" w:color="000000" w:sz="4" w:space="0"/>
                  <w:bottom w:val="single" w:color="000000" w:sz="4" w:space="0"/>
                  <w:right w:val="single" w:color="000000" w:sz="4" w:space="0"/>
                </w:tcBorders>
                <w:vAlign w:val="center"/>
              </w:tcPr>
            </w:tcPrChange>
          </w:tcPr>
          <w:p w14:paraId="56C3BAC0">
            <w:pPr>
              <w:keepNext w:val="0"/>
              <w:keepLines w:val="0"/>
              <w:widowControl/>
              <w:suppressLineNumbers w:val="0"/>
              <w:jc w:val="center"/>
              <w:textAlignment w:val="center"/>
              <w:rPr>
                <w:ins w:id="203" w:author="W" w:date="2025-03-09T15:39:20Z"/>
                <w:rFonts w:hint="default" w:ascii="仿宋_GB2312" w:hAnsi="宋体" w:eastAsia="仿宋_GB2312" w:cs="仿宋_GB2312"/>
                <w:i w:val="0"/>
                <w:iCs w:val="0"/>
                <w:color w:val="060607"/>
                <w:sz w:val="21"/>
                <w:szCs w:val="21"/>
                <w:u w:val="none"/>
              </w:rPr>
            </w:pPr>
            <w:ins w:id="204"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《北京市支持创新医药高质量发展若干措施（2024年）》</w:t>
              </w:r>
            </w:ins>
          </w:p>
        </w:tc>
        <w:tc>
          <w:tcPr>
            <w:tcW w:w="1745" w:type="dxa"/>
            <w:tcBorders>
              <w:top w:val="single" w:color="000000" w:sz="4" w:space="0"/>
              <w:left w:val="single" w:color="000000" w:sz="4" w:space="0"/>
              <w:bottom w:val="single" w:color="000000" w:sz="4" w:space="0"/>
              <w:right w:val="single" w:color="000000" w:sz="4" w:space="0"/>
            </w:tcBorders>
            <w:shd w:val="clear"/>
            <w:vAlign w:val="center"/>
            <w:tcPrChange w:id="205" w:author="W" w:date="2025-03-09T15:40:39Z">
              <w:tcPr>
                <w:tcW w:w="1725" w:type="dxa"/>
                <w:tcBorders>
                  <w:top w:val="single" w:color="000000" w:sz="4" w:space="0"/>
                  <w:left w:val="single" w:color="000000" w:sz="4" w:space="0"/>
                  <w:bottom w:val="single" w:color="000000" w:sz="4" w:space="0"/>
                  <w:right w:val="single" w:color="000000" w:sz="4" w:space="0"/>
                </w:tcBorders>
                <w:vAlign w:val="center"/>
              </w:tcPr>
            </w:tcPrChange>
          </w:tcPr>
          <w:p w14:paraId="27CE3C40">
            <w:pPr>
              <w:keepNext w:val="0"/>
              <w:keepLines w:val="0"/>
              <w:widowControl/>
              <w:suppressLineNumbers w:val="0"/>
              <w:jc w:val="center"/>
              <w:textAlignment w:val="center"/>
              <w:rPr>
                <w:ins w:id="206" w:author="W" w:date="2025-03-09T15:39:20Z"/>
                <w:rFonts w:hint="default" w:ascii="仿宋_GB2312" w:hAnsi="宋体" w:eastAsia="仿宋_GB2312" w:cs="仿宋_GB2312"/>
                <w:i w:val="0"/>
                <w:iCs w:val="0"/>
                <w:color w:val="060607"/>
                <w:sz w:val="21"/>
                <w:szCs w:val="21"/>
                <w:u w:val="none"/>
              </w:rPr>
            </w:pPr>
            <w:ins w:id="207"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2024年</w:t>
              </w:r>
            </w:ins>
          </w:p>
        </w:tc>
        <w:tc>
          <w:tcPr>
            <w:tcW w:w="1805" w:type="dxa"/>
            <w:tcBorders>
              <w:top w:val="single" w:color="000000" w:sz="4" w:space="0"/>
              <w:left w:val="single" w:color="000000" w:sz="4" w:space="0"/>
              <w:bottom w:val="single" w:color="000000" w:sz="4" w:space="0"/>
              <w:right w:val="single" w:color="000000" w:sz="4" w:space="0"/>
            </w:tcBorders>
            <w:shd w:val="clear"/>
            <w:vAlign w:val="center"/>
            <w:tcPrChange w:id="208" w:author="W" w:date="2025-03-09T15:40:39Z">
              <w:tcPr>
                <w:tcW w:w="1784" w:type="dxa"/>
                <w:tcBorders>
                  <w:top w:val="single" w:color="000000" w:sz="4" w:space="0"/>
                  <w:left w:val="single" w:color="000000" w:sz="4" w:space="0"/>
                  <w:bottom w:val="single" w:color="000000" w:sz="4" w:space="0"/>
                  <w:right w:val="single" w:color="000000" w:sz="4" w:space="0"/>
                </w:tcBorders>
                <w:vAlign w:val="center"/>
              </w:tcPr>
            </w:tcPrChange>
          </w:tcPr>
          <w:p w14:paraId="4C8B342A">
            <w:pPr>
              <w:keepNext w:val="0"/>
              <w:keepLines w:val="0"/>
              <w:widowControl/>
              <w:suppressLineNumbers w:val="0"/>
              <w:jc w:val="center"/>
              <w:textAlignment w:val="center"/>
              <w:rPr>
                <w:ins w:id="209" w:author="W" w:date="2025-03-09T15:39:20Z"/>
                <w:rFonts w:hint="default" w:ascii="仿宋_GB2312" w:hAnsi="宋体" w:eastAsia="仿宋_GB2312" w:cs="仿宋_GB2312"/>
                <w:i w:val="0"/>
                <w:iCs w:val="0"/>
                <w:color w:val="060607"/>
                <w:sz w:val="21"/>
                <w:szCs w:val="21"/>
                <w:u w:val="none"/>
              </w:rPr>
            </w:pPr>
            <w:ins w:id="210"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北京市医疗保障局等九部门</w:t>
              </w:r>
            </w:ins>
          </w:p>
        </w:tc>
        <w:tc>
          <w:tcPr>
            <w:tcW w:w="3059" w:type="dxa"/>
            <w:tcBorders>
              <w:top w:val="single" w:color="000000" w:sz="4" w:space="0"/>
              <w:left w:val="single" w:color="000000" w:sz="4" w:space="0"/>
              <w:bottom w:val="single" w:color="000000" w:sz="4" w:space="0"/>
              <w:right w:val="single" w:color="000000" w:sz="4" w:space="0"/>
            </w:tcBorders>
            <w:shd w:val="clear"/>
            <w:vAlign w:val="center"/>
            <w:tcPrChange w:id="211" w:author="W" w:date="2025-03-09T15:40:39Z">
              <w:tcPr>
                <w:tcW w:w="3022" w:type="dxa"/>
                <w:tcBorders>
                  <w:top w:val="single" w:color="000000" w:sz="4" w:space="0"/>
                  <w:left w:val="single" w:color="000000" w:sz="4" w:space="0"/>
                  <w:bottom w:val="single" w:color="000000" w:sz="4" w:space="0"/>
                  <w:right w:val="single" w:color="000000" w:sz="4" w:space="0"/>
                </w:tcBorders>
                <w:vAlign w:val="center"/>
              </w:tcPr>
            </w:tcPrChange>
          </w:tcPr>
          <w:p w14:paraId="00DDBBF1">
            <w:pPr>
              <w:keepNext w:val="0"/>
              <w:keepLines w:val="0"/>
              <w:widowControl/>
              <w:suppressLineNumbers w:val="0"/>
              <w:jc w:val="center"/>
              <w:textAlignment w:val="center"/>
              <w:rPr>
                <w:ins w:id="212" w:author="W" w:date="2025-03-09T15:39:20Z"/>
                <w:rFonts w:hint="default" w:ascii="仿宋_GB2312" w:hAnsi="宋体" w:eastAsia="仿宋_GB2312" w:cs="仿宋_GB2312"/>
                <w:i w:val="0"/>
                <w:iCs w:val="0"/>
                <w:color w:val="060607"/>
                <w:sz w:val="21"/>
                <w:szCs w:val="21"/>
                <w:u w:val="none"/>
              </w:rPr>
            </w:pPr>
            <w:ins w:id="213"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提升创新医药研发质效，优化创新药审评审批，促进创新药产业化和临床应用。</w:t>
              </w:r>
            </w:ins>
          </w:p>
        </w:tc>
      </w:tr>
      <w:tr w14:paraId="6035C325">
        <w:trPr>
          <w:wAfter w:w="995" w:type="dxa"/>
          <w:trHeight w:val="1560" w:hRule="atLeast"/>
          <w:ins w:id="214" w:author="W" w:date="2025-03-09T15:39:20Z"/>
          <w:trPrChange w:id="215" w:author="W" w:date="2025-03-09T15:40:39Z">
            <w:trPr>
              <w:wAfter w:w="995" w:type="dxa"/>
              <w:trHeight w:val="156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vAlign w:val="center"/>
            <w:tcPrChange w:id="216" w:author="W" w:date="2025-03-09T15:40:39Z">
              <w:tcPr>
                <w:tcW w:w="1787" w:type="dxa"/>
                <w:tcBorders>
                  <w:top w:val="single" w:color="000000" w:sz="4" w:space="0"/>
                  <w:left w:val="single" w:color="000000" w:sz="4" w:space="0"/>
                  <w:bottom w:val="single" w:color="000000" w:sz="4" w:space="0"/>
                  <w:right w:val="single" w:color="000000" w:sz="4" w:space="0"/>
                </w:tcBorders>
                <w:vAlign w:val="center"/>
              </w:tcPr>
            </w:tcPrChange>
          </w:tcPr>
          <w:p w14:paraId="13C99A29">
            <w:pPr>
              <w:keepNext w:val="0"/>
              <w:keepLines w:val="0"/>
              <w:widowControl/>
              <w:suppressLineNumbers w:val="0"/>
              <w:jc w:val="center"/>
              <w:textAlignment w:val="center"/>
              <w:rPr>
                <w:ins w:id="217" w:author="W" w:date="2025-03-09T15:39:20Z"/>
                <w:rFonts w:hint="default" w:ascii="仿宋_GB2312" w:hAnsi="宋体" w:eastAsia="仿宋_GB2312" w:cs="仿宋_GB2312"/>
                <w:i w:val="0"/>
                <w:iCs w:val="0"/>
                <w:color w:val="060607"/>
                <w:sz w:val="21"/>
                <w:szCs w:val="21"/>
                <w:u w:val="none"/>
              </w:rPr>
            </w:pPr>
            <w:ins w:id="218"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《北京市加快医药健康协同创新行动计划（2024-2026年）》</w:t>
              </w:r>
            </w:ins>
          </w:p>
        </w:tc>
        <w:tc>
          <w:tcPr>
            <w:tcW w:w="1745" w:type="dxa"/>
            <w:tcBorders>
              <w:top w:val="single" w:color="000000" w:sz="4" w:space="0"/>
              <w:left w:val="single" w:color="000000" w:sz="4" w:space="0"/>
              <w:bottom w:val="single" w:color="000000" w:sz="4" w:space="0"/>
              <w:right w:val="single" w:color="000000" w:sz="4" w:space="0"/>
            </w:tcBorders>
            <w:shd w:val="clear"/>
            <w:vAlign w:val="center"/>
            <w:tcPrChange w:id="219" w:author="W" w:date="2025-03-09T15:40:39Z">
              <w:tcPr>
                <w:tcW w:w="1725" w:type="dxa"/>
                <w:tcBorders>
                  <w:top w:val="single" w:color="000000" w:sz="4" w:space="0"/>
                  <w:left w:val="single" w:color="000000" w:sz="4" w:space="0"/>
                  <w:bottom w:val="single" w:color="000000" w:sz="4" w:space="0"/>
                  <w:right w:val="single" w:color="000000" w:sz="4" w:space="0"/>
                </w:tcBorders>
                <w:vAlign w:val="center"/>
              </w:tcPr>
            </w:tcPrChange>
          </w:tcPr>
          <w:p w14:paraId="5338048A">
            <w:pPr>
              <w:keepNext w:val="0"/>
              <w:keepLines w:val="0"/>
              <w:widowControl/>
              <w:suppressLineNumbers w:val="0"/>
              <w:jc w:val="center"/>
              <w:textAlignment w:val="center"/>
              <w:rPr>
                <w:ins w:id="220" w:author="W" w:date="2025-03-09T15:39:20Z"/>
                <w:rFonts w:hint="default" w:ascii="仿宋_GB2312" w:hAnsi="宋体" w:eastAsia="仿宋_GB2312" w:cs="仿宋_GB2312"/>
                <w:i w:val="0"/>
                <w:iCs w:val="0"/>
                <w:color w:val="060607"/>
                <w:sz w:val="21"/>
                <w:szCs w:val="21"/>
                <w:u w:val="none"/>
              </w:rPr>
            </w:pPr>
            <w:ins w:id="221"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2024年</w:t>
              </w:r>
            </w:ins>
          </w:p>
        </w:tc>
        <w:tc>
          <w:tcPr>
            <w:tcW w:w="1805" w:type="dxa"/>
            <w:tcBorders>
              <w:top w:val="single" w:color="000000" w:sz="4" w:space="0"/>
              <w:left w:val="single" w:color="000000" w:sz="4" w:space="0"/>
              <w:bottom w:val="single" w:color="000000" w:sz="4" w:space="0"/>
              <w:right w:val="single" w:color="000000" w:sz="4" w:space="0"/>
            </w:tcBorders>
            <w:shd w:val="clear"/>
            <w:vAlign w:val="center"/>
            <w:tcPrChange w:id="222" w:author="W" w:date="2025-03-09T15:40:39Z">
              <w:tcPr>
                <w:tcW w:w="1784" w:type="dxa"/>
                <w:tcBorders>
                  <w:top w:val="single" w:color="000000" w:sz="4" w:space="0"/>
                  <w:left w:val="single" w:color="000000" w:sz="4" w:space="0"/>
                  <w:bottom w:val="single" w:color="000000" w:sz="4" w:space="0"/>
                  <w:right w:val="single" w:color="000000" w:sz="4" w:space="0"/>
                </w:tcBorders>
                <w:vAlign w:val="center"/>
              </w:tcPr>
            </w:tcPrChange>
          </w:tcPr>
          <w:p w14:paraId="11230358">
            <w:pPr>
              <w:keepNext w:val="0"/>
              <w:keepLines w:val="0"/>
              <w:widowControl/>
              <w:suppressLineNumbers w:val="0"/>
              <w:jc w:val="center"/>
              <w:textAlignment w:val="center"/>
              <w:rPr>
                <w:ins w:id="223" w:author="W" w:date="2025-03-09T15:39:20Z"/>
                <w:rFonts w:hint="default" w:ascii="仿宋_GB2312" w:hAnsi="宋体" w:eastAsia="仿宋_GB2312" w:cs="仿宋_GB2312"/>
                <w:i w:val="0"/>
                <w:iCs w:val="0"/>
                <w:color w:val="060607"/>
                <w:sz w:val="21"/>
                <w:szCs w:val="21"/>
                <w:u w:val="none"/>
              </w:rPr>
            </w:pPr>
            <w:ins w:id="224"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北京市人民政府办公厅</w:t>
              </w:r>
            </w:ins>
          </w:p>
        </w:tc>
        <w:tc>
          <w:tcPr>
            <w:tcW w:w="3059" w:type="dxa"/>
            <w:tcBorders>
              <w:top w:val="single" w:color="000000" w:sz="4" w:space="0"/>
              <w:left w:val="single" w:color="000000" w:sz="4" w:space="0"/>
              <w:bottom w:val="single" w:color="000000" w:sz="4" w:space="0"/>
              <w:right w:val="single" w:color="000000" w:sz="4" w:space="0"/>
            </w:tcBorders>
            <w:shd w:val="clear"/>
            <w:vAlign w:val="center"/>
            <w:tcPrChange w:id="225" w:author="W" w:date="2025-03-09T15:40:39Z">
              <w:tcPr>
                <w:tcW w:w="3022" w:type="dxa"/>
                <w:tcBorders>
                  <w:top w:val="single" w:color="000000" w:sz="4" w:space="0"/>
                  <w:left w:val="single" w:color="000000" w:sz="4" w:space="0"/>
                  <w:bottom w:val="single" w:color="000000" w:sz="4" w:space="0"/>
                  <w:right w:val="single" w:color="000000" w:sz="4" w:space="0"/>
                </w:tcBorders>
                <w:vAlign w:val="center"/>
              </w:tcPr>
            </w:tcPrChange>
          </w:tcPr>
          <w:p w14:paraId="5BBCBDF2">
            <w:pPr>
              <w:keepNext w:val="0"/>
              <w:keepLines w:val="0"/>
              <w:widowControl/>
              <w:suppressLineNumbers w:val="0"/>
              <w:jc w:val="center"/>
              <w:textAlignment w:val="center"/>
              <w:rPr>
                <w:ins w:id="226" w:author="W" w:date="2025-03-09T15:39:20Z"/>
                <w:rFonts w:hint="default" w:ascii="仿宋_GB2312" w:hAnsi="宋体" w:eastAsia="仿宋_GB2312" w:cs="仿宋_GB2312"/>
                <w:i w:val="0"/>
                <w:iCs w:val="0"/>
                <w:color w:val="060607"/>
                <w:sz w:val="21"/>
                <w:szCs w:val="21"/>
                <w:u w:val="none"/>
              </w:rPr>
            </w:pPr>
            <w:ins w:id="227"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推动医药健康领域的协同创新，支持创新药械的研发和应用。</w:t>
              </w:r>
            </w:ins>
          </w:p>
        </w:tc>
      </w:tr>
      <w:tr w14:paraId="0AE957B0">
        <w:trPr>
          <w:wAfter w:w="995" w:type="dxa"/>
          <w:trHeight w:val="1570" w:hRule="atLeast"/>
          <w:ins w:id="228" w:author="W" w:date="2025-03-09T15:39:20Z"/>
          <w:trPrChange w:id="229" w:author="W" w:date="2025-03-09T15:40:39Z">
            <w:trPr>
              <w:wAfter w:w="995" w:type="dxa"/>
              <w:trHeight w:val="156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vAlign w:val="center"/>
            <w:tcPrChange w:id="230" w:author="W" w:date="2025-03-09T15:40:39Z">
              <w:tcPr>
                <w:tcW w:w="1787" w:type="dxa"/>
                <w:tcBorders>
                  <w:top w:val="single" w:color="000000" w:sz="4" w:space="0"/>
                  <w:left w:val="single" w:color="000000" w:sz="4" w:space="0"/>
                  <w:bottom w:val="single" w:color="000000" w:sz="4" w:space="0"/>
                  <w:right w:val="single" w:color="000000" w:sz="4" w:space="0"/>
                </w:tcBorders>
                <w:vAlign w:val="center"/>
              </w:tcPr>
            </w:tcPrChange>
          </w:tcPr>
          <w:p w14:paraId="4627BA67">
            <w:pPr>
              <w:keepNext w:val="0"/>
              <w:keepLines w:val="0"/>
              <w:widowControl/>
              <w:suppressLineNumbers w:val="0"/>
              <w:jc w:val="center"/>
              <w:textAlignment w:val="center"/>
              <w:rPr>
                <w:ins w:id="231" w:author="W" w:date="2025-03-09T15:39:20Z"/>
                <w:rFonts w:hint="default" w:ascii="仿宋_GB2312" w:hAnsi="宋体" w:eastAsia="仿宋_GB2312" w:cs="仿宋_GB2312"/>
                <w:i w:val="0"/>
                <w:iCs w:val="0"/>
                <w:color w:val="060607"/>
                <w:sz w:val="21"/>
                <w:szCs w:val="21"/>
                <w:u w:val="none"/>
              </w:rPr>
            </w:pPr>
            <w:ins w:id="232"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《北京市关于进一步优化创新医疗器械全流程服务的工作方案》</w:t>
              </w:r>
            </w:ins>
          </w:p>
        </w:tc>
        <w:tc>
          <w:tcPr>
            <w:tcW w:w="1745" w:type="dxa"/>
            <w:tcBorders>
              <w:top w:val="single" w:color="000000" w:sz="4" w:space="0"/>
              <w:left w:val="single" w:color="000000" w:sz="4" w:space="0"/>
              <w:bottom w:val="single" w:color="000000" w:sz="4" w:space="0"/>
              <w:right w:val="single" w:color="000000" w:sz="4" w:space="0"/>
            </w:tcBorders>
            <w:shd w:val="clear"/>
            <w:vAlign w:val="center"/>
            <w:tcPrChange w:id="233" w:author="W" w:date="2025-03-09T15:40:39Z">
              <w:tcPr>
                <w:tcW w:w="1725" w:type="dxa"/>
                <w:tcBorders>
                  <w:top w:val="single" w:color="000000" w:sz="4" w:space="0"/>
                  <w:left w:val="single" w:color="000000" w:sz="4" w:space="0"/>
                  <w:bottom w:val="single" w:color="000000" w:sz="4" w:space="0"/>
                  <w:right w:val="single" w:color="000000" w:sz="4" w:space="0"/>
                </w:tcBorders>
                <w:vAlign w:val="center"/>
              </w:tcPr>
            </w:tcPrChange>
          </w:tcPr>
          <w:p w14:paraId="0DD47A64">
            <w:pPr>
              <w:keepNext w:val="0"/>
              <w:keepLines w:val="0"/>
              <w:widowControl/>
              <w:suppressLineNumbers w:val="0"/>
              <w:jc w:val="center"/>
              <w:textAlignment w:val="center"/>
              <w:rPr>
                <w:ins w:id="234" w:author="W" w:date="2025-03-09T15:39:20Z"/>
                <w:rFonts w:hint="default" w:ascii="仿宋_GB2312" w:hAnsi="宋体" w:eastAsia="仿宋_GB2312" w:cs="仿宋_GB2312"/>
                <w:i w:val="0"/>
                <w:iCs w:val="0"/>
                <w:color w:val="060607"/>
                <w:sz w:val="21"/>
                <w:szCs w:val="21"/>
                <w:u w:val="none"/>
              </w:rPr>
            </w:pPr>
            <w:ins w:id="235"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2024年</w:t>
              </w:r>
            </w:ins>
          </w:p>
        </w:tc>
        <w:tc>
          <w:tcPr>
            <w:tcW w:w="1805" w:type="dxa"/>
            <w:tcBorders>
              <w:top w:val="single" w:color="000000" w:sz="4" w:space="0"/>
              <w:left w:val="single" w:color="000000" w:sz="4" w:space="0"/>
              <w:bottom w:val="single" w:color="000000" w:sz="4" w:space="0"/>
              <w:right w:val="single" w:color="000000" w:sz="4" w:space="0"/>
            </w:tcBorders>
            <w:shd w:val="clear"/>
            <w:vAlign w:val="center"/>
            <w:tcPrChange w:id="236" w:author="W" w:date="2025-03-09T15:40:39Z">
              <w:tcPr>
                <w:tcW w:w="1784" w:type="dxa"/>
                <w:tcBorders>
                  <w:top w:val="single" w:color="000000" w:sz="4" w:space="0"/>
                  <w:left w:val="single" w:color="000000" w:sz="4" w:space="0"/>
                  <w:bottom w:val="single" w:color="000000" w:sz="4" w:space="0"/>
                  <w:right w:val="single" w:color="000000" w:sz="4" w:space="0"/>
                </w:tcBorders>
                <w:vAlign w:val="center"/>
              </w:tcPr>
            </w:tcPrChange>
          </w:tcPr>
          <w:p w14:paraId="7181D959">
            <w:pPr>
              <w:keepNext w:val="0"/>
              <w:keepLines w:val="0"/>
              <w:widowControl/>
              <w:suppressLineNumbers w:val="0"/>
              <w:jc w:val="center"/>
              <w:textAlignment w:val="center"/>
              <w:rPr>
                <w:ins w:id="237" w:author="W" w:date="2025-03-09T15:39:20Z"/>
                <w:rFonts w:hint="default" w:ascii="仿宋_GB2312" w:hAnsi="宋体" w:eastAsia="仿宋_GB2312" w:cs="仿宋_GB2312"/>
                <w:i w:val="0"/>
                <w:iCs w:val="0"/>
                <w:color w:val="060607"/>
                <w:sz w:val="21"/>
                <w:szCs w:val="21"/>
                <w:u w:val="none"/>
              </w:rPr>
            </w:pPr>
            <w:ins w:id="238"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北京市科学技术委员会、中关村科技园区管理委员会</w:t>
              </w:r>
            </w:ins>
          </w:p>
        </w:tc>
        <w:tc>
          <w:tcPr>
            <w:tcW w:w="3059" w:type="dxa"/>
            <w:tcBorders>
              <w:top w:val="single" w:color="000000" w:sz="4" w:space="0"/>
              <w:left w:val="single" w:color="000000" w:sz="4" w:space="0"/>
              <w:bottom w:val="single" w:color="000000" w:sz="4" w:space="0"/>
              <w:right w:val="single" w:color="000000" w:sz="4" w:space="0"/>
            </w:tcBorders>
            <w:shd w:val="clear"/>
            <w:vAlign w:val="center"/>
            <w:tcPrChange w:id="239" w:author="W" w:date="2025-03-09T15:40:39Z">
              <w:tcPr>
                <w:tcW w:w="3022" w:type="dxa"/>
                <w:tcBorders>
                  <w:top w:val="single" w:color="000000" w:sz="4" w:space="0"/>
                  <w:left w:val="single" w:color="000000" w:sz="4" w:space="0"/>
                  <w:bottom w:val="single" w:color="000000" w:sz="4" w:space="0"/>
                  <w:right w:val="single" w:color="000000" w:sz="4" w:space="0"/>
                </w:tcBorders>
                <w:vAlign w:val="center"/>
              </w:tcPr>
            </w:tcPrChange>
          </w:tcPr>
          <w:p w14:paraId="3E105C1C">
            <w:pPr>
              <w:keepNext w:val="0"/>
              <w:keepLines w:val="0"/>
              <w:widowControl/>
              <w:suppressLineNumbers w:val="0"/>
              <w:jc w:val="center"/>
              <w:textAlignment w:val="center"/>
              <w:rPr>
                <w:ins w:id="240" w:author="W" w:date="2025-03-09T15:39:20Z"/>
                <w:rFonts w:hint="default" w:ascii="仿宋_GB2312" w:hAnsi="宋体" w:eastAsia="仿宋_GB2312" w:cs="仿宋_GB2312"/>
                <w:i w:val="0"/>
                <w:iCs w:val="0"/>
                <w:color w:val="060607"/>
                <w:sz w:val="21"/>
                <w:szCs w:val="21"/>
                <w:u w:val="none"/>
              </w:rPr>
            </w:pPr>
            <w:ins w:id="241" w:author="W" w:date="2025-03-09T15:39:20Z">
              <w:r>
                <w:rPr>
                  <w:rFonts w:hint="default" w:ascii="仿宋_GB2312" w:hAnsi="宋体" w:eastAsia="仿宋_GB2312" w:cs="仿宋_GB2312"/>
                  <w:i w:val="0"/>
                  <w:iCs w:val="0"/>
                  <w:color w:val="060607"/>
                  <w:kern w:val="0"/>
                  <w:sz w:val="21"/>
                  <w:szCs w:val="21"/>
                  <w:u w:val="none"/>
                  <w:bdr w:val="none" w:color="auto" w:sz="0" w:space="0"/>
                  <w:lang w:val="en-US" w:eastAsia="zh-CN" w:bidi="ar"/>
                </w:rPr>
                <w:t>优化创新医疗器械的全流程服务，加速其临床应用。</w:t>
              </w:r>
            </w:ins>
          </w:p>
        </w:tc>
      </w:tr>
    </w:tbl>
    <w:p w14:paraId="5D991BDC">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p>
    <w:p w14:paraId="299BAB50">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4"/>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1.2.2上海</w:t>
      </w:r>
    </w:p>
    <w:p w14:paraId="737890BA">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242" w:author="W" w:date="2025-03-09T15:59:38Z"/>
          <w:rFonts w:hint="eastAsia" w:ascii="仿宋_GB2312" w:hAnsi="仿宋_GB2312" w:eastAsia="仿宋_GB2312" w:cs="仿宋_GB2312"/>
          <w:sz w:val="32"/>
          <w:szCs w:val="32"/>
          <w:rPrChange w:id="243" w:author="W" w:date="2025-03-09T15:59:38Z">
            <w:rPr>
              <w:ins w:id="244" w:author="W" w:date="2025-03-09T15:59:38Z"/>
              <w:rFonts w:hint="eastAsia"/>
            </w:rPr>
          </w:rPrChange>
        </w:rPr>
      </w:pPr>
      <w:ins w:id="245" w:author="W" w:date="2025-03-09T15:59:38Z">
        <w:r>
          <w:rPr>
            <w:rFonts w:hint="eastAsia" w:ascii="仿宋_GB2312" w:hAnsi="仿宋_GB2312" w:eastAsia="仿宋_GB2312" w:cs="仿宋_GB2312"/>
            <w:sz w:val="32"/>
            <w:szCs w:val="32"/>
            <w:rPrChange w:id="246" w:author="W" w:date="2025-03-09T15:59:38Z">
              <w:rPr>
                <w:rFonts w:hint="eastAsia"/>
              </w:rPr>
            </w:rPrChange>
          </w:rPr>
          <w:t>上海市在创新药领域的政策举措展现了其在提升创新药准入、支付及产业化方面的独特优势。与其他地区相比，上海的政策更加注重通过优化医保支付机制、促进药品产业化以及跨部门协作，解决创新药物面临的多重挑战。</w:t>
        </w:r>
      </w:ins>
    </w:p>
    <w:p w14:paraId="04033B37">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248" w:author="W" w:date="2025-03-09T15:59:38Z"/>
          <w:rFonts w:hint="eastAsia" w:ascii="仿宋_GB2312" w:hAnsi="仿宋_GB2312" w:eastAsia="仿宋_GB2312" w:cs="仿宋_GB2312"/>
          <w:sz w:val="32"/>
          <w:szCs w:val="32"/>
          <w:rPrChange w:id="249" w:author="W" w:date="2025-03-09T15:59:38Z">
            <w:rPr>
              <w:ins w:id="250" w:author="W" w:date="2025-03-09T15:59:38Z"/>
              <w:rFonts w:hint="eastAsia"/>
            </w:rPr>
          </w:rPrChange>
        </w:rPr>
      </w:pPr>
      <w:ins w:id="251" w:author="W" w:date="2025-03-09T15:59:38Z">
        <w:r>
          <w:rPr>
            <w:rFonts w:hint="eastAsia" w:ascii="仿宋_GB2312" w:hAnsi="仿宋_GB2312" w:eastAsia="仿宋_GB2312" w:cs="仿宋_GB2312"/>
            <w:sz w:val="32"/>
            <w:szCs w:val="32"/>
            <w:rPrChange w:id="252" w:author="W" w:date="2025-03-09T15:59:38Z">
              <w:rPr>
                <w:rFonts w:hint="eastAsia"/>
              </w:rPr>
            </w:rPrChange>
          </w:rPr>
          <w:t>上海市通过《上海市医疗保障条例》及相关政策，解决了创新药准入和支付滞后的问题。在医保支付方式方面，上海引入了创新支付机制，如“除外支付-倾斜支付-豁免支付-单独支付”的体系化管理方法。这一机制确保创新药物能够及时纳入医保支付体系，避免了传统医保支付方式中创新药物进入缓慢、支付不及时的问题。例如，对谈判纳入国家医保目录的创新药前三年实行单列预算，不纳入当年医院医保总额预算，第四年按前三年最高一年使用情况纳入总额预算测算基数。此外，上海还完善了多元支付机制，推动创新药械挂网、纳保、入院、支付有序高效衔接，积极推荐本市创新药纳入国家医保丙类药品目录，并做好目录衔接。</w:t>
        </w:r>
      </w:ins>
    </w:p>
    <w:p w14:paraId="372360EA">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254" w:author="W" w:date="2025-03-09T15:59:38Z"/>
          <w:rFonts w:hint="eastAsia" w:ascii="仿宋_GB2312" w:hAnsi="仿宋_GB2312" w:eastAsia="仿宋_GB2312" w:cs="仿宋_GB2312"/>
          <w:sz w:val="32"/>
          <w:szCs w:val="32"/>
          <w:rPrChange w:id="255" w:author="W" w:date="2025-03-09T15:59:38Z">
            <w:rPr>
              <w:ins w:id="256" w:author="W" w:date="2025-03-09T15:59:38Z"/>
              <w:rFonts w:hint="eastAsia"/>
            </w:rPr>
          </w:rPrChange>
        </w:rPr>
      </w:pPr>
      <w:ins w:id="257" w:author="W" w:date="2025-03-09T15:59:38Z">
        <w:r>
          <w:rPr>
            <w:rFonts w:hint="eastAsia" w:ascii="仿宋_GB2312" w:hAnsi="仿宋_GB2312" w:eastAsia="仿宋_GB2312" w:cs="仿宋_GB2312"/>
            <w:sz w:val="32"/>
            <w:szCs w:val="32"/>
            <w:rPrChange w:id="258" w:author="W" w:date="2025-03-09T15:59:38Z">
              <w:rPr>
                <w:rFonts w:hint="eastAsia"/>
              </w:rPr>
            </w:rPrChange>
          </w:rPr>
          <w:t>在创新药的挂网和采购方面，上海推出了多项具体举措。首先，开通创新药挂网“绿色通道”，简化流程，鼓励更多创新药物接受医保支付。其次，取消医疗器械本地医保编码申请事项，全面使用国家医保编码进行采购和结算。此外，对于取得国家医保耗材编码、符合本市可另收费耗材目录管理规定的产品，企业可直接申请挂网采购。这些措施显著优化了创新药的挂网流程，降低了企业成本，提升了创新药的市场可及性。</w:t>
        </w:r>
      </w:ins>
    </w:p>
    <w:p w14:paraId="0F28CDE0">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260" w:author="W" w:date="2025-03-09T15:59:38Z"/>
          <w:rFonts w:hint="eastAsia" w:ascii="仿宋_GB2312" w:hAnsi="仿宋_GB2312" w:eastAsia="仿宋_GB2312" w:cs="仿宋_GB2312"/>
          <w:sz w:val="32"/>
          <w:szCs w:val="32"/>
          <w:rPrChange w:id="261" w:author="W" w:date="2025-03-09T15:59:38Z">
            <w:rPr>
              <w:ins w:id="262" w:author="W" w:date="2025-03-09T15:59:38Z"/>
              <w:rFonts w:hint="eastAsia"/>
            </w:rPr>
          </w:rPrChange>
        </w:rPr>
      </w:pPr>
      <w:ins w:id="263" w:author="W" w:date="2025-03-09T15:59:38Z">
        <w:r>
          <w:rPr>
            <w:rFonts w:hint="eastAsia" w:ascii="仿宋_GB2312" w:hAnsi="仿宋_GB2312" w:eastAsia="仿宋_GB2312" w:cs="仿宋_GB2312"/>
            <w:sz w:val="32"/>
            <w:szCs w:val="32"/>
            <w:rPrChange w:id="264" w:author="W" w:date="2025-03-09T15:59:38Z">
              <w:rPr>
                <w:rFonts w:hint="eastAsia"/>
              </w:rPr>
            </w:rPrChange>
          </w:rPr>
          <w:t>上海市在创新药研发和产业化方面有着明确的差异化战略。通过《上海市生物医药产业发展行动计划》和《上海市支持创新药物产业化若干措施》等政策，上海市为创新药的研发提供了大量的资金支持与政策激励，促进了生物医药企业的技术创新和产品转化。这些政策特别注重通过税收优惠、专项资金以及人才引进等措施，为企业解决了创新药研发中常见的资金瓶颈问题。例如，上海市国资委设立了总规模1000亿元的三大先导产业投资母基金，其中一部分资金被合理配置到创新药领域，尤其是临床前阶段的项目。此外，上海还注重推动创新药的产业化，在提高研发效率的同时，确保创新药能够快速进入市场，满足患者的需求。</w:t>
        </w:r>
      </w:ins>
    </w:p>
    <w:p w14:paraId="09330586">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266" w:author="W" w:date="2025-03-09T15:59:35Z"/>
          <w:rFonts w:hint="eastAsia" w:ascii="仿宋_GB2312" w:hAnsi="仿宋_GB2312" w:eastAsia="仿宋_GB2312" w:cs="仿宋_GB2312"/>
          <w:sz w:val="32"/>
          <w:szCs w:val="32"/>
          <w:lang w:val="en-US" w:eastAsia="zh-CN"/>
        </w:rPr>
      </w:pPr>
      <w:ins w:id="267" w:author="W" w:date="2025-03-09T15:59:38Z">
        <w:r>
          <w:rPr>
            <w:rFonts w:hint="eastAsia" w:ascii="仿宋_GB2312" w:hAnsi="仿宋_GB2312" w:eastAsia="仿宋_GB2312" w:cs="仿宋_GB2312"/>
            <w:sz w:val="32"/>
            <w:szCs w:val="32"/>
            <w:rPrChange w:id="268" w:author="W" w:date="2025-03-09T15:59:38Z">
              <w:rPr>
                <w:rFonts w:hint="eastAsia"/>
              </w:rPr>
            </w:rPrChange>
          </w:rPr>
          <w:t>在临床应用方面，上海通过多种措施推动创新药械的快速应用。首先，督促医疗机构做到创新药“应配尽配”，不得以用药目录数量、“药/耗占比”等原因限制创新药械入院。其次，对符合条件的高价值创新医疗器械、创新医疗服务项目，在DRG/DIP改革中独立成组、提高支付标准、不受高倍率病例数限制。此外，上海还积极辅导推介本市符合条件的创新药参加国家谈判纳入医保药品目录，新版国家药品目录中，上海研发、生产、引进的创新药新增38个，占比居全国前列。</w:t>
        </w:r>
      </w:ins>
    </w:p>
    <w:p w14:paraId="2222F79F">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270" w:author="W" w:date="2025-03-09T15:59:54Z"/>
          <w:rFonts w:hint="eastAsia" w:ascii="仿宋_GB2312" w:hAnsi="仿宋_GB2312" w:eastAsia="仿宋_GB2312" w:cs="仿宋_GB2312"/>
          <w:sz w:val="32"/>
          <w:szCs w:val="32"/>
          <w:lang w:val="en-US" w:eastAsia="zh-CN"/>
        </w:rPr>
      </w:pPr>
      <w:del w:id="271" w:author="W" w:date="2025-03-09T15:59:54Z">
        <w:r>
          <w:rPr>
            <w:rFonts w:hint="eastAsia" w:ascii="仿宋_GB2312" w:hAnsi="仿宋_GB2312" w:eastAsia="仿宋_GB2312" w:cs="仿宋_GB2312"/>
            <w:sz w:val="32"/>
            <w:szCs w:val="32"/>
            <w:lang w:val="en-US" w:eastAsia="zh-CN"/>
          </w:rPr>
          <w:delText>上海市的创新药医保管理政策展现了其在提升创新药准入、支付及产业化方面的独特优势。与其他地区相比，上海的政策更加注重通过优化医保支付机制、促进药品产业化以及跨部门协作，解决创新药物面临的多重挑战。上海市通过《上海市医疗保障条例》和相关政策，解决了创新药准入和支付滞后的问题。尤其是在医保支付方式方面，上海引入了创新支付机制，如通过“除外支付管理办法”确保创新药物能够及时纳入医保支付体系，从而避免了传统医保支付方式中创新药物进入缓慢、支付不及时的问题。这一措施使得创新药物能够在临床治疗中及时获得医保支持，提升了患者对新药的可及性。</w:delText>
        </w:r>
      </w:del>
    </w:p>
    <w:p w14:paraId="4A131395">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272" w:author="W" w:date="2025-03-09T15:59:54Z"/>
          <w:rFonts w:hint="eastAsia" w:ascii="仿宋_GB2312" w:hAnsi="仿宋_GB2312" w:eastAsia="仿宋_GB2312" w:cs="仿宋_GB2312"/>
          <w:sz w:val="32"/>
          <w:szCs w:val="32"/>
          <w:lang w:val="en-US" w:eastAsia="zh-CN"/>
        </w:rPr>
      </w:pPr>
      <w:del w:id="273" w:author="W" w:date="2025-03-09T15:59:54Z">
        <w:r>
          <w:rPr>
            <w:rFonts w:hint="eastAsia" w:ascii="仿宋_GB2312" w:hAnsi="仿宋_GB2312" w:eastAsia="仿宋_GB2312" w:cs="仿宋_GB2312"/>
            <w:sz w:val="32"/>
            <w:szCs w:val="32"/>
            <w:lang w:val="en-US" w:eastAsia="zh-CN"/>
          </w:rPr>
          <w:delText>上海市在创新药研发和产业化方面也有着明确的差异化战略。通过《上海市生物医药产业发展行动计划》和《上海市支持创新药物产业化若干措施》等政策，上海市为创新药的研发提供了大量的资金支持与政策激励，促进了生物医药企业的技术创新和产品转化。这些政策特别注重通过税收优惠、专项资金以及人才引进等措施，为企业解决了创新药研发中常见的资金瓶颈问题，并通过优化药品审评审批流程，加快了新药的市场准入速度。此外，上海注重推动创新药的产业化，在提高研发效率的同时，确保创新药能够快速进入市场，满足患者的需求。</w:delText>
        </w:r>
      </w:del>
    </w:p>
    <w:p w14:paraId="06B4BC54">
      <w:pPr>
        <w:pStyle w:val="14"/>
        <w:keepNext w:val="0"/>
        <w:keepLines w:val="0"/>
        <w:pageBreakBefore w:val="0"/>
        <w:widowControl/>
        <w:suppressLineNumbers w:val="0"/>
        <w:kinsoku/>
        <w:wordWrap/>
        <w:overflowPunct/>
        <w:topLinePunct w:val="0"/>
        <w:autoSpaceDE/>
        <w:autoSpaceDN/>
        <w:bidi w:val="0"/>
        <w:adjustRightInd/>
        <w:snapToGrid/>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表2.3 上海市创新药医保管理相关政策梳理</w:t>
      </w:r>
    </w:p>
    <w:tbl>
      <w:tblPr>
        <w:tblStyle w:val="7"/>
        <w:tblW w:w="8078"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13"/>
        <w:gridCol w:w="1630"/>
        <w:gridCol w:w="1666"/>
        <w:gridCol w:w="2769"/>
      </w:tblGrid>
      <w:tr w14:paraId="20EA6CA1">
        <w:trPr>
          <w:trHeight w:val="390"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E07D1">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政策名称</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35712C">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发布时间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E810A">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发布主体</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79365">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主要内容</w:t>
            </w:r>
          </w:p>
        </w:tc>
      </w:tr>
      <w:tr w14:paraId="2AC885BA">
        <w:trPr>
          <w:trHeight w:val="1145"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E01F2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《上海市生物医药产业发展行动计划（2014-2017年）》</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9039F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2014年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E27E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上海市人民政府</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A0C4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提出了支持生物医药产业发展的具体措施，推动创新药研发与产业化，优化政策环境。</w:t>
            </w:r>
          </w:p>
        </w:tc>
      </w:tr>
      <w:tr w14:paraId="00C167F0">
        <w:trPr>
          <w:trHeight w:val="2274"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66233D">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《上海市促进产业高质量发展专项资金管理办法（暂行）》</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F927A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2018年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C034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上海市人民政府</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7CFCC8">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设立专项资金，支持生物医药产业特别是创新药的高质量发展，推动技术创新和成果转化。</w:t>
            </w:r>
          </w:p>
        </w:tc>
      </w:tr>
      <w:tr w14:paraId="0E448513">
        <w:trPr>
          <w:trHeight w:val="1896"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8FD72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《上海市支持创新药物产业化若干措施》</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1C53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2020年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813CA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上海市人民政府</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4061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通过资金支持、税收优惠、人才引进等措施，推动创新药产业化，助力药品的快速应用。</w:t>
            </w:r>
          </w:p>
        </w:tc>
      </w:tr>
      <w:tr w14:paraId="7BE06B1D">
        <w:trPr>
          <w:trHeight w:val="2276"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B480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《上海市进一步完善多元支付机制支持创新药械发展的若干措施》</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01C5A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2023年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C2746">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上海市医疗保障局</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D44C3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明确医保部门支持创新药械，推动创新药纳入医保支付体系并实现多元支付方式。</w:t>
            </w:r>
          </w:p>
        </w:tc>
      </w:tr>
      <w:tr w14:paraId="52257DEB">
        <w:trPr>
          <w:trHeight w:val="2652"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6C21F">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《上海市人民政府办公厅关于支持生物医药产业全链条创新发展的若干意见》</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F625C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bookmarkStart w:id="0" w:name="_GoBack"/>
            <w:bookmarkEnd w:id="0"/>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FE0065">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上海市人民政府</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20D88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提出对创新药物的研发提供资金支持，推动产业化及技术创新，解决资金瓶颈，优化政策环境。</w:t>
            </w:r>
          </w:p>
        </w:tc>
      </w:tr>
      <w:tr w14:paraId="32FF0F8C">
        <w:trPr>
          <w:trHeight w:val="2653"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DDF6D">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《上海市2024年度“科技创新行动计划”创新药械产品应用示范项目申报指南》</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1429F6">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37F24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上海市科技委员会</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7AAF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支持1类、2类新药的应用示范项目，通过真实世界疗效评价加速药品市场推广应用。</w:t>
            </w:r>
          </w:p>
        </w:tc>
      </w:tr>
      <w:tr w14:paraId="7B0180E8">
        <w:trPr>
          <w:trHeight w:val="2280"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EB63F">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《上海市医疗保障条例》</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D21E5">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020ED">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上海市人民代表大会常务委员会</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D54D3">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为创新药物的医保支付提供灵活机制，推动医疗保障服务的全面发展，确保创新药的市场准入。</w:t>
            </w:r>
          </w:p>
        </w:tc>
      </w:tr>
    </w:tbl>
    <w:p w14:paraId="7CFF1960">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4"/>
        <w:rPr>
          <w:ins w:id="274" w:author="W" w:date="2025-03-09T14:37:17Z"/>
          <w:rFonts w:hint="default" w:ascii="仿宋_GB2312" w:hAnsi="仿宋_GB2312" w:eastAsia="仿宋_GB2312" w:cs="仿宋_GB2312"/>
          <w:sz w:val="32"/>
          <w:szCs w:val="32"/>
          <w:lang w:val="en-US" w:eastAsia="zh-CN"/>
        </w:rPr>
      </w:pPr>
      <w:ins w:id="275" w:author="W" w:date="2025-03-09T14:37:17Z">
        <w:r>
          <w:rPr>
            <w:rFonts w:hint="eastAsia" w:ascii="仿宋_GB2312" w:hAnsi="仿宋_GB2312" w:eastAsia="仿宋_GB2312" w:cs="仿宋_GB2312"/>
            <w:sz w:val="32"/>
            <w:szCs w:val="32"/>
            <w:lang w:val="en-US" w:eastAsia="zh-CN"/>
          </w:rPr>
          <w:t>1.2.</w:t>
        </w:r>
      </w:ins>
      <w:ins w:id="276" w:author="W" w:date="2025-03-09T14:37:20Z">
        <w:r>
          <w:rPr>
            <w:rFonts w:hint="eastAsia" w:ascii="仿宋_GB2312" w:hAnsi="仿宋_GB2312" w:eastAsia="仿宋_GB2312" w:cs="仿宋_GB2312"/>
            <w:sz w:val="32"/>
            <w:szCs w:val="32"/>
            <w:lang w:val="en-US" w:eastAsia="zh-CN"/>
          </w:rPr>
          <w:t>3</w:t>
        </w:r>
      </w:ins>
      <w:ins w:id="277" w:author="W" w:date="2025-03-09T14:37:24Z">
        <w:r>
          <w:rPr>
            <w:rFonts w:hint="eastAsia" w:ascii="仿宋_GB2312" w:hAnsi="仿宋_GB2312" w:eastAsia="仿宋_GB2312" w:cs="仿宋_GB2312"/>
            <w:sz w:val="32"/>
            <w:szCs w:val="32"/>
            <w:lang w:val="en-US" w:eastAsia="zh-CN"/>
          </w:rPr>
          <w:t xml:space="preserve"> 广东</w:t>
        </w:r>
      </w:ins>
    </w:p>
    <w:p w14:paraId="32E1823D">
      <w:pPr>
        <w:pStyle w:val="14"/>
        <w:keepNext w:val="0"/>
        <w:keepLines w:val="0"/>
        <w:pageBreakBefore w:val="0"/>
        <w:widowControl/>
        <w:numPr>
          <w:ilvl w:val="-1"/>
          <w:numId w:val="0"/>
        </w:numPr>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9"/>
        <w:rPr>
          <w:ins w:id="279" w:author="W" w:date="2025-03-09T14:58:50Z"/>
          <w:rFonts w:hint="eastAsia" w:ascii="仿宋_GB2312" w:hAnsi="仿宋_GB2312" w:eastAsia="仿宋_GB2312" w:cs="仿宋_GB2312"/>
          <w:b w:val="0"/>
          <w:bCs w:val="0"/>
          <w:sz w:val="32"/>
          <w:szCs w:val="32"/>
          <w:rPrChange w:id="280" w:author="W" w:date="2025-03-09T14:58:57Z">
            <w:rPr>
              <w:ins w:id="281" w:author="W" w:date="2025-03-09T14:58:50Z"/>
              <w:rFonts w:hint="eastAsia"/>
            </w:rPr>
          </w:rPrChange>
        </w:rPr>
        <w:pPrChange w:id="278" w:author="W" w:date="2025-03-09T14:37:30Z">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4"/>
          </w:pPr>
        </w:pPrChange>
      </w:pPr>
      <w:ins w:id="282" w:author="W" w:date="2025-03-09T14:58:50Z">
        <w:r>
          <w:rPr>
            <w:rFonts w:hint="eastAsia" w:ascii="仿宋_GB2312" w:hAnsi="仿宋_GB2312" w:eastAsia="仿宋_GB2312" w:cs="仿宋_GB2312"/>
            <w:b w:val="0"/>
            <w:bCs w:val="0"/>
            <w:sz w:val="32"/>
            <w:szCs w:val="32"/>
            <w:rPrChange w:id="283" w:author="W" w:date="2025-03-09T14:58:57Z">
              <w:rPr>
                <w:rFonts w:hint="eastAsia"/>
              </w:rPr>
            </w:rPrChange>
          </w:rPr>
          <w:t>广东省的创新药医保管理政策在推动创新药挂网采购、医保支付以及产业扶持等方面展现出独特优势。通过《广东省医疗保障局 广东省卫生健康委员会 广东省药品监督管理局关于建立完善国家医保谈判药品“双通道”管理机制的实施意见》等政策，明确挂网采购流程，鼓励企业参与医保谈判，加速创新药进入医保目录，提高支付灵活性和效率。同时，建立医保支付动态调整机制，根据药品临床价值和市场情况调整支付标准，加强监管评估，确保医保基金合理使用，为创新药企业创造稳定环境。</w:t>
        </w:r>
      </w:ins>
    </w:p>
    <w:p w14:paraId="04054048">
      <w:pPr>
        <w:pStyle w:val="14"/>
        <w:keepNext w:val="0"/>
        <w:keepLines w:val="0"/>
        <w:pageBreakBefore w:val="0"/>
        <w:widowControl/>
        <w:numPr>
          <w:ilvl w:val="-1"/>
          <w:numId w:val="0"/>
        </w:numPr>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9"/>
        <w:rPr>
          <w:ins w:id="286" w:author="W" w:date="2025-03-09T14:58:50Z"/>
          <w:rFonts w:hint="eastAsia" w:ascii="仿宋_GB2312" w:hAnsi="仿宋_GB2312" w:eastAsia="仿宋_GB2312" w:cs="仿宋_GB2312"/>
          <w:b w:val="0"/>
          <w:bCs w:val="0"/>
          <w:sz w:val="32"/>
          <w:szCs w:val="32"/>
          <w:rPrChange w:id="287" w:author="W" w:date="2025-03-09T14:58:57Z">
            <w:rPr>
              <w:ins w:id="288" w:author="W" w:date="2025-03-09T14:58:50Z"/>
              <w:rFonts w:hint="eastAsia"/>
            </w:rPr>
          </w:rPrChange>
        </w:rPr>
        <w:pPrChange w:id="285" w:author="W" w:date="2025-03-09T14:37:30Z">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4"/>
          </w:pPr>
        </w:pPrChange>
      </w:pPr>
      <w:ins w:id="289" w:author="W" w:date="2025-03-09T14:58:50Z">
        <w:r>
          <w:rPr>
            <w:rFonts w:hint="eastAsia" w:ascii="仿宋_GB2312" w:hAnsi="仿宋_GB2312" w:eastAsia="仿宋_GB2312" w:cs="仿宋_GB2312"/>
            <w:b w:val="0"/>
            <w:bCs w:val="0"/>
            <w:sz w:val="32"/>
            <w:szCs w:val="32"/>
            <w:rPrChange w:id="290" w:author="W" w:date="2025-03-09T14:58:57Z">
              <w:rPr>
                <w:rFonts w:hint="eastAsia"/>
              </w:rPr>
            </w:rPrChange>
          </w:rPr>
          <w:t>在产业扶持方面，广东省通过《广东省关于促进生物医药产业高质量发展的若干政策措施》等政策，加大对创新药研发的财政投入，优化审批流程，支持临床研究，推动产业化。这些举措有效解决了创新药初期研发资金不足的问题，加速了创新药从实验室到临床应用的转化，确保新药及时上市，满足患者需求。</w:t>
        </w:r>
      </w:ins>
    </w:p>
    <w:p w14:paraId="605C3F24">
      <w:pPr>
        <w:pStyle w:val="14"/>
        <w:keepNext w:val="0"/>
        <w:keepLines w:val="0"/>
        <w:pageBreakBefore w:val="0"/>
        <w:widowControl/>
        <w:numPr>
          <w:ilvl w:val="-1"/>
          <w:numId w:val="0"/>
        </w:numPr>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9"/>
        <w:rPr>
          <w:ins w:id="293" w:author="W" w:date="2025-03-09T14:37:17Z"/>
          <w:rFonts w:hint="eastAsia" w:ascii="仿宋_GB2312" w:hAnsi="仿宋_GB2312" w:eastAsia="仿宋_GB2312" w:cs="仿宋_GB2312"/>
          <w:b w:val="0"/>
          <w:bCs w:val="0"/>
          <w:sz w:val="32"/>
          <w:szCs w:val="32"/>
          <w:lang w:val="en-US" w:eastAsia="zh-CN"/>
          <w:rPrChange w:id="294" w:author="W" w:date="2025-03-09T14:58:57Z">
            <w:rPr>
              <w:ins w:id="295" w:author="W" w:date="2025-03-09T14:37:17Z"/>
              <w:rFonts w:hint="eastAsia" w:ascii="仿宋_GB2312" w:hAnsi="仿宋_GB2312" w:eastAsia="仿宋_GB2312" w:cs="仿宋_GB2312"/>
              <w:b/>
              <w:bCs/>
              <w:sz w:val="32"/>
              <w:szCs w:val="32"/>
              <w:lang w:val="en-US" w:eastAsia="zh-CN"/>
            </w:rPr>
          </w:rPrChange>
        </w:rPr>
        <w:pPrChange w:id="292" w:author="W" w:date="2025-03-09T14:37:30Z">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4"/>
          </w:pPr>
        </w:pPrChange>
      </w:pPr>
      <w:ins w:id="296" w:author="W" w:date="2025-03-09T14:58:50Z">
        <w:r>
          <w:rPr>
            <w:rFonts w:hint="eastAsia" w:ascii="仿宋_GB2312" w:hAnsi="仿宋_GB2312" w:eastAsia="仿宋_GB2312" w:cs="仿宋_GB2312"/>
            <w:b w:val="0"/>
            <w:bCs w:val="0"/>
            <w:sz w:val="32"/>
            <w:szCs w:val="32"/>
            <w:rPrChange w:id="297" w:author="W" w:date="2025-03-09T14:58:57Z">
              <w:rPr>
                <w:rFonts w:hint="eastAsia"/>
              </w:rPr>
            </w:rPrChange>
          </w:rPr>
          <w:t>此外，广东省还采取一系列综合措施解决创新药进入医保系统后支付滞后的问题。对定点医疗机构的创新药费用实行单列结算或按病种分值付费（DIP）分值加成，使支付更灵活，与药品临床疗效和患者需求相契合。同时，剔除创新药械费用在医保考核评价指标中的影响，消除医疗机构顾虑，鼓励其积极配备和使用创新药。执行省基本医保目录，及时将创新药械纳入医保支付范围，扩大“双通道”定点医药机构数量，提高医保报销比例，强化基本医保保障功能。深化“穗岁康”商业补充健康保险试点，对符合条件的创新药品在待遇上予以倾斜，发挥商业健康保险的补充作用。优化医保考核评价指标，剔除创新药械相关费用，加强对医疗机构创新药配备使用情况的监测，支持“双通道”药品纳入医疗机构药品目录及外配处方药品目录，加强药品供应保障。畅通创新药械进院渠道，确保其费用不纳入部分公立医院绩效考核指标，建立特殊病例单议机制，对使用创新药械导致医疗费用较高的特殊病例合理付费或提高支付标准。开展应用真实世界数据助力医保价值购买，建立相关政策体系和技术标准，使真实世界数据应用成为创新药械价值评估、医保服务质量评价、医药价格管理等医保价值购买以及大数据监管的重要工具</w:t>
        </w:r>
      </w:ins>
      <w:ins w:id="299" w:author="W" w:date="2025-03-09T14:58:59Z">
        <w:r>
          <w:rPr>
            <w:rFonts w:hint="eastAsia" w:ascii="仿宋_GB2312" w:hAnsi="仿宋_GB2312" w:eastAsia="仿宋_GB2312" w:cs="仿宋_GB2312"/>
            <w:b w:val="0"/>
            <w:bCs w:val="0"/>
            <w:sz w:val="32"/>
            <w:szCs w:val="32"/>
            <w:lang w:eastAsia="zh-CN"/>
          </w:rPr>
          <w:t>。</w:t>
        </w:r>
      </w:ins>
    </w:p>
    <w:p w14:paraId="61033524">
      <w:pPr>
        <w:pStyle w:val="14"/>
        <w:keepNext w:val="0"/>
        <w:keepLines w:val="0"/>
        <w:pageBreakBefore w:val="0"/>
        <w:widowControl/>
        <w:numPr>
          <w:ilvl w:val="-1"/>
          <w:numId w:val="0"/>
        </w:numPr>
        <w:suppressLineNumbers w:val="0"/>
        <w:kinsoku/>
        <w:wordWrap/>
        <w:overflowPunct/>
        <w:topLinePunct w:val="0"/>
        <w:autoSpaceDE/>
        <w:autoSpaceDN/>
        <w:bidi w:val="0"/>
        <w:adjustRightInd/>
        <w:snapToGrid/>
        <w:ind w:left="0" w:firstLine="0" w:firstLineChars="0"/>
        <w:jc w:val="center"/>
        <w:textAlignment w:val="auto"/>
        <w:outlineLvl w:val="9"/>
        <w:rPr>
          <w:ins w:id="301" w:author="W" w:date="2025-03-09T14:36:11Z"/>
          <w:rFonts w:hint="eastAsia" w:ascii="仿宋_GB2312" w:hAnsi="仿宋_GB2312" w:eastAsia="仿宋_GB2312" w:cs="仿宋_GB2312"/>
          <w:b/>
          <w:bCs/>
          <w:color w:val="0E0E0E"/>
          <w:kern w:val="0"/>
          <w:sz w:val="32"/>
          <w:szCs w:val="32"/>
          <w:lang w:val="en-US" w:eastAsia="zh-CN" w:bidi="ar"/>
        </w:rPr>
        <w:pPrChange w:id="300" w:author="W" w:date="2025-03-09T14:36:49Z">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4"/>
          </w:pPr>
        </w:pPrChange>
      </w:pPr>
      <w:ins w:id="302" w:author="W" w:date="2025-03-09T14:36:48Z">
        <w:r>
          <w:rPr>
            <w:rFonts w:hint="eastAsia" w:ascii="仿宋_GB2312" w:hAnsi="仿宋_GB2312" w:eastAsia="仿宋_GB2312" w:cs="仿宋_GB2312"/>
            <w:b/>
            <w:bCs/>
            <w:sz w:val="32"/>
            <w:szCs w:val="32"/>
            <w:lang w:val="en-US" w:eastAsia="zh-CN"/>
          </w:rPr>
          <w:t>表2.</w:t>
        </w:r>
      </w:ins>
      <w:ins w:id="303" w:author="W" w:date="2025-03-09T14:36:51Z">
        <w:r>
          <w:rPr>
            <w:rFonts w:hint="eastAsia" w:ascii="仿宋_GB2312" w:hAnsi="仿宋_GB2312" w:eastAsia="仿宋_GB2312" w:cs="仿宋_GB2312"/>
            <w:b/>
            <w:bCs/>
            <w:sz w:val="32"/>
            <w:szCs w:val="32"/>
            <w:lang w:val="en-US" w:eastAsia="zh-CN"/>
          </w:rPr>
          <w:t>4</w:t>
        </w:r>
      </w:ins>
      <w:ins w:id="304" w:author="W" w:date="2025-03-09T14:36:48Z">
        <w:r>
          <w:rPr>
            <w:rFonts w:hint="eastAsia" w:ascii="仿宋_GB2312" w:hAnsi="仿宋_GB2312" w:eastAsia="仿宋_GB2312" w:cs="仿宋_GB2312"/>
            <w:b/>
            <w:bCs/>
            <w:sz w:val="32"/>
            <w:szCs w:val="32"/>
            <w:lang w:val="en-US" w:eastAsia="zh-CN"/>
          </w:rPr>
          <w:t xml:space="preserve"> </w:t>
        </w:r>
      </w:ins>
      <w:ins w:id="305" w:author="W" w:date="2025-03-09T14:37:08Z">
        <w:r>
          <w:rPr>
            <w:rFonts w:hint="eastAsia" w:ascii="仿宋_GB2312" w:hAnsi="仿宋_GB2312" w:eastAsia="仿宋_GB2312" w:cs="仿宋_GB2312"/>
            <w:b/>
            <w:bCs/>
            <w:sz w:val="32"/>
            <w:szCs w:val="32"/>
            <w:lang w:val="en-US" w:eastAsia="zh-CN"/>
          </w:rPr>
          <w:t>广东省</w:t>
        </w:r>
      </w:ins>
      <w:ins w:id="306" w:author="W" w:date="2025-03-09T14:36:48Z">
        <w:r>
          <w:rPr>
            <w:rFonts w:hint="eastAsia" w:ascii="仿宋_GB2312" w:hAnsi="仿宋_GB2312" w:eastAsia="仿宋_GB2312" w:cs="仿宋_GB2312"/>
            <w:b/>
            <w:bCs/>
            <w:sz w:val="32"/>
            <w:szCs w:val="32"/>
            <w:lang w:val="en-US" w:eastAsia="zh-CN"/>
          </w:rPr>
          <w:t>创新药医保管理相关政策梳理</w:t>
        </w:r>
      </w:ins>
    </w:p>
    <w:tbl>
      <w:tblPr>
        <w:tblW w:w="8237"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Change w:id="307" w:author="W" w:date="2025-03-09T14:58:02Z">
          <w:tblPr>
            <w:tblW w:w="930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PrChange>
      </w:tblPr>
      <w:tblGrid>
        <w:gridCol w:w="1267"/>
        <w:gridCol w:w="1827"/>
        <w:gridCol w:w="1930"/>
        <w:gridCol w:w="3213"/>
        <w:tblGridChange w:id="308">
          <w:tblGrid>
            <w:gridCol w:w="1249"/>
            <w:gridCol w:w="183"/>
            <w:gridCol w:w="1618"/>
            <w:gridCol w:w="448"/>
            <w:gridCol w:w="1454"/>
            <w:gridCol w:w="728"/>
            <w:gridCol w:w="2438"/>
            <w:gridCol w:w="1195"/>
          </w:tblGrid>
        </w:tblGridChange>
      </w:tblGrid>
      <w:tr w14:paraId="5D815BCD">
        <w:trPr>
          <w:wAfter w:w="0" w:type="auto"/>
          <w:trHeight w:val="336" w:hRule="atLeast"/>
          <w:ins w:id="309" w:author="W" w:date="2025-03-09T14:36:12Z"/>
          <w:trPrChange w:id="310" w:author="W" w:date="2025-03-09T14:58:02Z">
            <w:trPr>
              <w:trHeight w:val="336"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311" w:author="W" w:date="2025-03-09T14:58:02Z">
              <w:tcPr>
                <w:tcW w:w="1432" w:type="dxa"/>
                <w:gridSpan w:val="2"/>
                <w:tcBorders>
                  <w:top w:val="single" w:color="000000" w:sz="4" w:space="0"/>
                  <w:left w:val="single" w:color="000000" w:sz="4" w:space="0"/>
                  <w:bottom w:val="single" w:color="000000" w:sz="4" w:space="0"/>
                  <w:right w:val="single" w:color="000000" w:sz="4" w:space="0"/>
                </w:tcBorders>
                <w:vAlign w:val="center"/>
              </w:tcPr>
            </w:tcPrChange>
          </w:tcPr>
          <w:p w14:paraId="7F6EA804">
            <w:pPr>
              <w:keepNext w:val="0"/>
              <w:keepLines w:val="0"/>
              <w:widowControl/>
              <w:suppressLineNumbers w:val="0"/>
              <w:jc w:val="center"/>
              <w:textAlignment w:val="center"/>
              <w:rPr>
                <w:ins w:id="313" w:author="W" w:date="2025-03-09T14:36:12Z"/>
                <w:rFonts w:hint="eastAsia" w:ascii="仿宋_GB2312" w:hAnsi="仿宋_GB2312" w:eastAsia="仿宋_GB2312" w:cs="仿宋_GB2312"/>
                <w:b/>
                <w:bCs/>
                <w:i w:val="0"/>
                <w:iCs w:val="0"/>
                <w:color w:val="000000"/>
                <w:kern w:val="0"/>
                <w:sz w:val="21"/>
                <w:szCs w:val="21"/>
                <w:u w:val="none"/>
                <w:lang w:bidi="ar"/>
                <w:rPrChange w:id="314" w:author="W" w:date="2025-03-09T15:17:55Z">
                  <w:rPr>
                    <w:ins w:id="315" w:author="W" w:date="2025-03-09T14:36:12Z"/>
                    <w:rFonts w:hint="eastAsia" w:ascii="宋体" w:hAnsi="宋体" w:eastAsia="宋体" w:cs="宋体"/>
                    <w:b/>
                    <w:bCs/>
                    <w:i w:val="0"/>
                    <w:iCs w:val="0"/>
                    <w:color w:val="060607"/>
                    <w:sz w:val="21"/>
                    <w:szCs w:val="21"/>
                    <w:u w:val="none"/>
                  </w:rPr>
                </w:rPrChange>
              </w:rPr>
              <w:pPrChange w:id="312" w:author="W" w:date="2025-03-09T14:36:27Z">
                <w:pPr>
                  <w:keepNext w:val="0"/>
                  <w:keepLines w:val="0"/>
                  <w:widowControl/>
                  <w:suppressLineNumbers w:val="0"/>
                  <w:jc w:val="center"/>
                  <w:textAlignment w:val="center"/>
                </w:pPr>
              </w:pPrChange>
            </w:pPr>
            <w:ins w:id="316" w:author="W" w:date="2025-03-09T14:36:12Z">
              <w:r>
                <w:rPr>
                  <w:rFonts w:hint="eastAsia" w:ascii="仿宋_GB2312" w:hAnsi="仿宋_GB2312" w:eastAsia="仿宋_GB2312" w:cs="仿宋_GB2312"/>
                  <w:b/>
                  <w:bCs/>
                  <w:i w:val="0"/>
                  <w:iCs w:val="0"/>
                  <w:color w:val="000000"/>
                  <w:kern w:val="0"/>
                  <w:sz w:val="21"/>
                  <w:szCs w:val="21"/>
                  <w:u w:val="none"/>
                  <w:bdr w:val="none" w:sz="4" w:space="0"/>
                  <w:lang w:val="en-US" w:eastAsia="zh-CN" w:bidi="ar"/>
                  <w:rPrChange w:id="317" w:author="W" w:date="2025-03-09T15:17:55Z">
                    <w:rPr>
                      <w:rFonts w:hint="eastAsia" w:ascii="宋体" w:hAnsi="宋体" w:eastAsia="宋体" w:cs="宋体"/>
                      <w:b/>
                      <w:bCs/>
                      <w:i w:val="0"/>
                      <w:iCs w:val="0"/>
                      <w:color w:val="060607"/>
                      <w:kern w:val="0"/>
                      <w:sz w:val="21"/>
                      <w:szCs w:val="21"/>
                      <w:u w:val="none"/>
                      <w:bdr w:val="none" w:color="auto" w:sz="0" w:space="0"/>
                      <w:lang w:val="en-US" w:eastAsia="zh-CN" w:bidi="ar"/>
                    </w:rPr>
                  </w:rPrChange>
                </w:rPr>
                <w:t>政策名称</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319" w:author="W" w:date="2025-03-09T14:58:02Z">
              <w:tcPr>
                <w:tcW w:w="2066" w:type="dxa"/>
                <w:gridSpan w:val="2"/>
                <w:tcBorders>
                  <w:top w:val="single" w:color="000000" w:sz="4" w:space="0"/>
                  <w:left w:val="single" w:color="000000" w:sz="4" w:space="0"/>
                  <w:bottom w:val="single" w:color="000000" w:sz="4" w:space="0"/>
                  <w:right w:val="single" w:color="000000" w:sz="4" w:space="0"/>
                </w:tcBorders>
                <w:vAlign w:val="center"/>
              </w:tcPr>
            </w:tcPrChange>
          </w:tcPr>
          <w:p w14:paraId="5B76CA59">
            <w:pPr>
              <w:keepNext w:val="0"/>
              <w:keepLines w:val="0"/>
              <w:widowControl/>
              <w:suppressLineNumbers w:val="0"/>
              <w:jc w:val="center"/>
              <w:textAlignment w:val="center"/>
              <w:rPr>
                <w:ins w:id="321" w:author="W" w:date="2025-03-09T14:36:12Z"/>
                <w:rFonts w:hint="eastAsia" w:ascii="仿宋_GB2312" w:hAnsi="仿宋_GB2312" w:eastAsia="仿宋_GB2312" w:cs="仿宋_GB2312"/>
                <w:b/>
                <w:bCs/>
                <w:i w:val="0"/>
                <w:iCs w:val="0"/>
                <w:color w:val="000000"/>
                <w:kern w:val="0"/>
                <w:sz w:val="21"/>
                <w:szCs w:val="21"/>
                <w:u w:val="none"/>
                <w:lang w:bidi="ar"/>
                <w:rPrChange w:id="322" w:author="W" w:date="2025-03-09T15:17:55Z">
                  <w:rPr>
                    <w:ins w:id="323" w:author="W" w:date="2025-03-09T14:36:12Z"/>
                    <w:rFonts w:hint="eastAsia" w:ascii="宋体" w:hAnsi="宋体" w:eastAsia="宋体" w:cs="宋体"/>
                    <w:b/>
                    <w:bCs/>
                    <w:i w:val="0"/>
                    <w:iCs w:val="0"/>
                    <w:color w:val="060607"/>
                    <w:sz w:val="21"/>
                    <w:szCs w:val="21"/>
                    <w:u w:val="none"/>
                  </w:rPr>
                </w:rPrChange>
              </w:rPr>
              <w:pPrChange w:id="320" w:author="W" w:date="2025-03-09T14:36:27Z">
                <w:pPr>
                  <w:keepNext w:val="0"/>
                  <w:keepLines w:val="0"/>
                  <w:widowControl/>
                  <w:suppressLineNumbers w:val="0"/>
                  <w:jc w:val="center"/>
                  <w:textAlignment w:val="center"/>
                </w:pPr>
              </w:pPrChange>
            </w:pPr>
            <w:ins w:id="324" w:author="W" w:date="2025-03-09T14:36:12Z">
              <w:r>
                <w:rPr>
                  <w:rFonts w:hint="eastAsia" w:ascii="仿宋_GB2312" w:hAnsi="仿宋_GB2312" w:eastAsia="仿宋_GB2312" w:cs="仿宋_GB2312"/>
                  <w:b/>
                  <w:bCs/>
                  <w:i w:val="0"/>
                  <w:iCs w:val="0"/>
                  <w:color w:val="000000"/>
                  <w:kern w:val="0"/>
                  <w:sz w:val="21"/>
                  <w:szCs w:val="21"/>
                  <w:u w:val="none"/>
                  <w:bdr w:val="none" w:sz="4" w:space="0"/>
                  <w:lang w:val="en-US" w:eastAsia="zh-CN" w:bidi="ar"/>
                  <w:rPrChange w:id="325" w:author="W" w:date="2025-03-09T15:17:55Z">
                    <w:rPr>
                      <w:rFonts w:hint="eastAsia" w:ascii="宋体" w:hAnsi="宋体" w:eastAsia="宋体" w:cs="宋体"/>
                      <w:b/>
                      <w:bCs/>
                      <w:i w:val="0"/>
                      <w:iCs w:val="0"/>
                      <w:color w:val="060607"/>
                      <w:kern w:val="0"/>
                      <w:sz w:val="21"/>
                      <w:szCs w:val="21"/>
                      <w:u w:val="none"/>
                      <w:bdr w:val="none" w:color="auto" w:sz="0" w:space="0"/>
                      <w:lang w:val="en-US" w:eastAsia="zh-CN" w:bidi="ar"/>
                    </w:rPr>
                  </w:rPrChange>
                </w:rPr>
                <w:t>发布时间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327" w:author="W" w:date="2025-03-09T14:58:02Z">
              <w:tcPr>
                <w:tcW w:w="2182" w:type="dxa"/>
                <w:gridSpan w:val="2"/>
                <w:tcBorders>
                  <w:top w:val="single" w:color="000000" w:sz="4" w:space="0"/>
                  <w:left w:val="single" w:color="000000" w:sz="4" w:space="0"/>
                  <w:bottom w:val="single" w:color="000000" w:sz="4" w:space="0"/>
                  <w:right w:val="single" w:color="000000" w:sz="4" w:space="0"/>
                </w:tcBorders>
                <w:vAlign w:val="center"/>
              </w:tcPr>
            </w:tcPrChange>
          </w:tcPr>
          <w:p w14:paraId="42036005">
            <w:pPr>
              <w:keepNext w:val="0"/>
              <w:keepLines w:val="0"/>
              <w:widowControl/>
              <w:suppressLineNumbers w:val="0"/>
              <w:jc w:val="center"/>
              <w:textAlignment w:val="center"/>
              <w:rPr>
                <w:ins w:id="329" w:author="W" w:date="2025-03-09T14:36:12Z"/>
                <w:rFonts w:hint="eastAsia" w:ascii="仿宋_GB2312" w:hAnsi="仿宋_GB2312" w:eastAsia="仿宋_GB2312" w:cs="仿宋_GB2312"/>
                <w:b/>
                <w:bCs/>
                <w:i w:val="0"/>
                <w:iCs w:val="0"/>
                <w:color w:val="000000"/>
                <w:kern w:val="0"/>
                <w:sz w:val="21"/>
                <w:szCs w:val="21"/>
                <w:u w:val="none"/>
                <w:lang w:bidi="ar"/>
                <w:rPrChange w:id="330" w:author="W" w:date="2025-03-09T15:17:55Z">
                  <w:rPr>
                    <w:ins w:id="331" w:author="W" w:date="2025-03-09T14:36:12Z"/>
                    <w:rFonts w:hint="eastAsia" w:ascii="宋体" w:hAnsi="宋体" w:eastAsia="宋体" w:cs="宋体"/>
                    <w:b/>
                    <w:bCs/>
                    <w:i w:val="0"/>
                    <w:iCs w:val="0"/>
                    <w:color w:val="060607"/>
                    <w:sz w:val="21"/>
                    <w:szCs w:val="21"/>
                    <w:u w:val="none"/>
                  </w:rPr>
                </w:rPrChange>
              </w:rPr>
              <w:pPrChange w:id="328" w:author="W" w:date="2025-03-09T14:36:27Z">
                <w:pPr>
                  <w:keepNext w:val="0"/>
                  <w:keepLines w:val="0"/>
                  <w:widowControl/>
                  <w:suppressLineNumbers w:val="0"/>
                  <w:jc w:val="center"/>
                  <w:textAlignment w:val="center"/>
                </w:pPr>
              </w:pPrChange>
            </w:pPr>
            <w:ins w:id="332" w:author="W" w:date="2025-03-09T14:36:12Z">
              <w:r>
                <w:rPr>
                  <w:rFonts w:hint="eastAsia" w:ascii="仿宋_GB2312" w:hAnsi="仿宋_GB2312" w:eastAsia="仿宋_GB2312" w:cs="仿宋_GB2312"/>
                  <w:b/>
                  <w:bCs/>
                  <w:i w:val="0"/>
                  <w:iCs w:val="0"/>
                  <w:color w:val="000000"/>
                  <w:kern w:val="0"/>
                  <w:sz w:val="21"/>
                  <w:szCs w:val="21"/>
                  <w:u w:val="none"/>
                  <w:bdr w:val="none" w:sz="4" w:space="0"/>
                  <w:lang w:val="en-US" w:eastAsia="zh-CN" w:bidi="ar"/>
                  <w:rPrChange w:id="333" w:author="W" w:date="2025-03-09T15:17:55Z">
                    <w:rPr>
                      <w:rFonts w:hint="eastAsia" w:ascii="宋体" w:hAnsi="宋体" w:eastAsia="宋体" w:cs="宋体"/>
                      <w:b/>
                      <w:bCs/>
                      <w:i w:val="0"/>
                      <w:iCs w:val="0"/>
                      <w:color w:val="060607"/>
                      <w:kern w:val="0"/>
                      <w:sz w:val="21"/>
                      <w:szCs w:val="21"/>
                      <w:u w:val="none"/>
                      <w:bdr w:val="none" w:color="auto" w:sz="0" w:space="0"/>
                      <w:lang w:val="en-US" w:eastAsia="zh-CN" w:bidi="ar"/>
                    </w:rPr>
                  </w:rPrChange>
                </w:rPr>
                <w:t>发布主体</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335" w:author="W" w:date="2025-03-09T14:58:02Z">
              <w:tcPr>
                <w:tcW w:w="3633" w:type="dxa"/>
                <w:gridSpan w:val="2"/>
                <w:tcBorders>
                  <w:top w:val="single" w:color="000000" w:sz="4" w:space="0"/>
                  <w:left w:val="single" w:color="000000" w:sz="4" w:space="0"/>
                  <w:bottom w:val="single" w:color="000000" w:sz="4" w:space="0"/>
                  <w:right w:val="single" w:color="000000" w:sz="4" w:space="0"/>
                </w:tcBorders>
                <w:vAlign w:val="center"/>
              </w:tcPr>
            </w:tcPrChange>
          </w:tcPr>
          <w:p w14:paraId="727D8060">
            <w:pPr>
              <w:keepNext w:val="0"/>
              <w:keepLines w:val="0"/>
              <w:widowControl/>
              <w:suppressLineNumbers w:val="0"/>
              <w:jc w:val="center"/>
              <w:textAlignment w:val="center"/>
              <w:rPr>
                <w:ins w:id="337" w:author="W" w:date="2025-03-09T14:36:12Z"/>
                <w:rFonts w:hint="eastAsia" w:ascii="仿宋_GB2312" w:hAnsi="仿宋_GB2312" w:eastAsia="仿宋_GB2312" w:cs="仿宋_GB2312"/>
                <w:b/>
                <w:bCs/>
                <w:i w:val="0"/>
                <w:iCs w:val="0"/>
                <w:color w:val="000000"/>
                <w:kern w:val="0"/>
                <w:sz w:val="21"/>
                <w:szCs w:val="21"/>
                <w:u w:val="none"/>
                <w:lang w:bidi="ar"/>
                <w:rPrChange w:id="338" w:author="W" w:date="2025-03-09T15:17:55Z">
                  <w:rPr>
                    <w:ins w:id="339" w:author="W" w:date="2025-03-09T14:36:12Z"/>
                    <w:rFonts w:hint="eastAsia" w:ascii="宋体" w:hAnsi="宋体" w:eastAsia="宋体" w:cs="宋体"/>
                    <w:b/>
                    <w:bCs/>
                    <w:i w:val="0"/>
                    <w:iCs w:val="0"/>
                    <w:color w:val="060607"/>
                    <w:sz w:val="21"/>
                    <w:szCs w:val="21"/>
                    <w:u w:val="none"/>
                  </w:rPr>
                </w:rPrChange>
              </w:rPr>
              <w:pPrChange w:id="336" w:author="W" w:date="2025-03-09T14:36:27Z">
                <w:pPr>
                  <w:keepNext w:val="0"/>
                  <w:keepLines w:val="0"/>
                  <w:widowControl/>
                  <w:suppressLineNumbers w:val="0"/>
                  <w:jc w:val="center"/>
                  <w:textAlignment w:val="center"/>
                </w:pPr>
              </w:pPrChange>
            </w:pPr>
            <w:ins w:id="340" w:author="W" w:date="2025-03-09T14:36:12Z">
              <w:r>
                <w:rPr>
                  <w:rFonts w:hint="eastAsia" w:ascii="仿宋_GB2312" w:hAnsi="仿宋_GB2312" w:eastAsia="仿宋_GB2312" w:cs="仿宋_GB2312"/>
                  <w:b/>
                  <w:bCs/>
                  <w:i w:val="0"/>
                  <w:iCs w:val="0"/>
                  <w:color w:val="000000"/>
                  <w:kern w:val="0"/>
                  <w:sz w:val="21"/>
                  <w:szCs w:val="21"/>
                  <w:u w:val="none"/>
                  <w:bdr w:val="none" w:sz="4" w:space="0"/>
                  <w:lang w:val="en-US" w:eastAsia="zh-CN" w:bidi="ar"/>
                  <w:rPrChange w:id="341" w:author="W" w:date="2025-03-09T15:17:55Z">
                    <w:rPr>
                      <w:rFonts w:hint="eastAsia" w:ascii="宋体" w:hAnsi="宋体" w:eastAsia="宋体" w:cs="宋体"/>
                      <w:b/>
                      <w:bCs/>
                      <w:i w:val="0"/>
                      <w:iCs w:val="0"/>
                      <w:color w:val="060607"/>
                      <w:kern w:val="0"/>
                      <w:sz w:val="21"/>
                      <w:szCs w:val="21"/>
                      <w:u w:val="none"/>
                      <w:bdr w:val="none" w:color="auto" w:sz="0" w:space="0"/>
                      <w:lang w:val="en-US" w:eastAsia="zh-CN" w:bidi="ar"/>
                    </w:rPr>
                  </w:rPrChange>
                </w:rPr>
                <w:t>主要内容</w:t>
              </w:r>
            </w:ins>
          </w:p>
        </w:tc>
      </w:tr>
      <w:tr w14:paraId="7946895B">
        <w:trPr>
          <w:wAfter w:w="0" w:type="auto"/>
          <w:trHeight w:val="1560" w:hRule="atLeast"/>
          <w:ins w:id="343" w:author="W" w:date="2025-03-09T14:57:46Z"/>
          <w:trPrChange w:id="344" w:author="W" w:date="2025-03-09T14:58:02Z">
            <w:trPr>
              <w:gridAfter w:val="1"/>
              <w:wAfter w:w="1195" w:type="dxa"/>
              <w:trHeight w:val="156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345"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758EAE21">
            <w:pPr>
              <w:keepNext w:val="0"/>
              <w:keepLines w:val="0"/>
              <w:widowControl/>
              <w:suppressLineNumbers w:val="0"/>
              <w:jc w:val="center"/>
              <w:textAlignment w:val="center"/>
              <w:rPr>
                <w:ins w:id="346" w:author="W" w:date="2025-03-09T14:57:46Z"/>
                <w:rFonts w:hint="eastAsia" w:ascii="仿宋_GB2312" w:hAnsi="仿宋_GB2312" w:eastAsia="仿宋_GB2312" w:cs="仿宋_GB2312"/>
                <w:i w:val="0"/>
                <w:iCs w:val="0"/>
                <w:color w:val="060607"/>
                <w:sz w:val="21"/>
                <w:szCs w:val="21"/>
                <w:u w:val="none"/>
                <w:rPrChange w:id="347" w:author="W" w:date="2025-03-09T15:17:55Z">
                  <w:rPr>
                    <w:ins w:id="348" w:author="W" w:date="2025-03-09T14:57:46Z"/>
                    <w:rFonts w:hint="eastAsia" w:ascii="宋体" w:hAnsi="宋体" w:eastAsia="宋体" w:cs="宋体"/>
                    <w:i w:val="0"/>
                    <w:iCs w:val="0"/>
                    <w:color w:val="060607"/>
                    <w:sz w:val="21"/>
                    <w:szCs w:val="21"/>
                    <w:u w:val="none"/>
                  </w:rPr>
                </w:rPrChange>
              </w:rPr>
            </w:pPr>
            <w:ins w:id="349"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350"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《广东省关于促进生物医药产业高质量发展的若干政策措施》</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352" w:author="W" w:date="2025-03-09T14:58:02Z">
              <w:tcPr>
                <w:tcW w:w="1801" w:type="dxa"/>
                <w:gridSpan w:val="2"/>
                <w:tcBorders>
                  <w:top w:val="single" w:color="000000" w:sz="4" w:space="0"/>
                  <w:left w:val="single" w:color="000000" w:sz="4" w:space="0"/>
                  <w:bottom w:val="single" w:color="000000" w:sz="4" w:space="0"/>
                  <w:right w:val="single" w:color="000000" w:sz="4" w:space="0"/>
                </w:tcBorders>
                <w:vAlign w:val="center"/>
              </w:tcPr>
            </w:tcPrChange>
          </w:tcPr>
          <w:p w14:paraId="48B0BF91">
            <w:pPr>
              <w:keepNext w:val="0"/>
              <w:keepLines w:val="0"/>
              <w:widowControl/>
              <w:suppressLineNumbers w:val="0"/>
              <w:jc w:val="center"/>
              <w:textAlignment w:val="center"/>
              <w:rPr>
                <w:ins w:id="353" w:author="W" w:date="2025-03-09T14:57:46Z"/>
                <w:rFonts w:hint="eastAsia" w:ascii="仿宋_GB2312" w:hAnsi="仿宋_GB2312" w:eastAsia="仿宋_GB2312" w:cs="仿宋_GB2312"/>
                <w:i w:val="0"/>
                <w:iCs w:val="0"/>
                <w:color w:val="060607"/>
                <w:sz w:val="21"/>
                <w:szCs w:val="21"/>
                <w:u w:val="none"/>
                <w:rPrChange w:id="354" w:author="W" w:date="2025-03-09T15:17:55Z">
                  <w:rPr>
                    <w:ins w:id="355" w:author="W" w:date="2025-03-09T14:57:46Z"/>
                    <w:rFonts w:hint="eastAsia" w:ascii="宋体" w:hAnsi="宋体" w:eastAsia="宋体" w:cs="宋体"/>
                    <w:i w:val="0"/>
                    <w:iCs w:val="0"/>
                    <w:color w:val="060607"/>
                    <w:sz w:val="21"/>
                    <w:szCs w:val="21"/>
                    <w:u w:val="none"/>
                  </w:rPr>
                </w:rPrChange>
              </w:rPr>
            </w:pPr>
            <w:ins w:id="356"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357"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2021年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359" w:author="W" w:date="2025-03-09T14:58:02Z">
              <w:tcPr>
                <w:tcW w:w="1902" w:type="dxa"/>
                <w:gridSpan w:val="2"/>
                <w:tcBorders>
                  <w:top w:val="single" w:color="000000" w:sz="4" w:space="0"/>
                  <w:left w:val="single" w:color="000000" w:sz="4" w:space="0"/>
                  <w:bottom w:val="single" w:color="000000" w:sz="4" w:space="0"/>
                  <w:right w:val="single" w:color="000000" w:sz="4" w:space="0"/>
                </w:tcBorders>
                <w:vAlign w:val="center"/>
              </w:tcPr>
            </w:tcPrChange>
          </w:tcPr>
          <w:p w14:paraId="340108D8">
            <w:pPr>
              <w:keepNext w:val="0"/>
              <w:keepLines w:val="0"/>
              <w:widowControl/>
              <w:suppressLineNumbers w:val="0"/>
              <w:jc w:val="center"/>
              <w:textAlignment w:val="center"/>
              <w:rPr>
                <w:ins w:id="360" w:author="W" w:date="2025-03-09T14:57:46Z"/>
                <w:rFonts w:hint="eastAsia" w:ascii="仿宋_GB2312" w:hAnsi="仿宋_GB2312" w:eastAsia="仿宋_GB2312" w:cs="仿宋_GB2312"/>
                <w:i w:val="0"/>
                <w:iCs w:val="0"/>
                <w:color w:val="060607"/>
                <w:sz w:val="21"/>
                <w:szCs w:val="21"/>
                <w:u w:val="none"/>
                <w:rPrChange w:id="361" w:author="W" w:date="2025-03-09T15:17:55Z">
                  <w:rPr>
                    <w:ins w:id="362" w:author="W" w:date="2025-03-09T14:57:46Z"/>
                    <w:rFonts w:hint="eastAsia" w:ascii="宋体" w:hAnsi="宋体" w:eastAsia="宋体" w:cs="宋体"/>
                    <w:i w:val="0"/>
                    <w:iCs w:val="0"/>
                    <w:color w:val="060607"/>
                    <w:sz w:val="21"/>
                    <w:szCs w:val="21"/>
                    <w:u w:val="none"/>
                  </w:rPr>
                </w:rPrChange>
              </w:rPr>
            </w:pPr>
            <w:ins w:id="363"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364"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广东省人民政府</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366" w:author="W" w:date="2025-03-09T14:58:02Z">
              <w:tcPr>
                <w:tcW w:w="3166" w:type="dxa"/>
                <w:gridSpan w:val="2"/>
                <w:tcBorders>
                  <w:top w:val="single" w:color="000000" w:sz="4" w:space="0"/>
                  <w:left w:val="single" w:color="000000" w:sz="4" w:space="0"/>
                  <w:bottom w:val="single" w:color="000000" w:sz="4" w:space="0"/>
                  <w:right w:val="single" w:color="000000" w:sz="4" w:space="0"/>
                </w:tcBorders>
                <w:vAlign w:val="center"/>
              </w:tcPr>
            </w:tcPrChange>
          </w:tcPr>
          <w:p w14:paraId="2C44BFC3">
            <w:pPr>
              <w:keepNext w:val="0"/>
              <w:keepLines w:val="0"/>
              <w:widowControl/>
              <w:suppressLineNumbers w:val="0"/>
              <w:jc w:val="center"/>
              <w:textAlignment w:val="center"/>
              <w:rPr>
                <w:ins w:id="367" w:author="W" w:date="2025-03-09T14:57:46Z"/>
                <w:rFonts w:hint="eastAsia" w:ascii="仿宋_GB2312" w:hAnsi="仿宋_GB2312" w:eastAsia="仿宋_GB2312" w:cs="仿宋_GB2312"/>
                <w:i w:val="0"/>
                <w:iCs w:val="0"/>
                <w:color w:val="060607"/>
                <w:sz w:val="21"/>
                <w:szCs w:val="21"/>
                <w:u w:val="none"/>
                <w:rPrChange w:id="368" w:author="W" w:date="2025-03-09T15:17:55Z">
                  <w:rPr>
                    <w:ins w:id="369" w:author="W" w:date="2025-03-09T14:57:46Z"/>
                    <w:rFonts w:hint="eastAsia" w:ascii="宋体" w:hAnsi="宋体" w:eastAsia="宋体" w:cs="宋体"/>
                    <w:i w:val="0"/>
                    <w:iCs w:val="0"/>
                    <w:color w:val="060607"/>
                    <w:sz w:val="21"/>
                    <w:szCs w:val="21"/>
                    <w:u w:val="none"/>
                  </w:rPr>
                </w:rPrChange>
              </w:rPr>
            </w:pPr>
            <w:ins w:id="370"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371"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从产业扶持角度，提出加大对创新药研发的财政投入，优化创新药审批流程，支持创新药临床研究，推动创新药产业化，为创新药医保管理提供产业基础和政策支持。</w:t>
              </w:r>
            </w:ins>
          </w:p>
        </w:tc>
      </w:tr>
      <w:tr w14:paraId="2A41A48B">
        <w:trPr>
          <w:wAfter w:w="0" w:type="auto"/>
          <w:trHeight w:val="3120" w:hRule="atLeast"/>
          <w:ins w:id="373" w:author="W" w:date="2025-03-09T14:57:46Z"/>
          <w:trPrChange w:id="374" w:author="W" w:date="2025-03-09T14:58:02Z">
            <w:trPr>
              <w:gridAfter w:val="1"/>
              <w:wAfter w:w="1195" w:type="dxa"/>
              <w:trHeight w:val="312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375"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08F7D704">
            <w:pPr>
              <w:keepNext w:val="0"/>
              <w:keepLines w:val="0"/>
              <w:widowControl/>
              <w:suppressLineNumbers w:val="0"/>
              <w:jc w:val="center"/>
              <w:textAlignment w:val="center"/>
              <w:rPr>
                <w:ins w:id="376" w:author="W" w:date="2025-03-09T14:57:46Z"/>
                <w:rFonts w:hint="eastAsia" w:ascii="仿宋_GB2312" w:hAnsi="仿宋_GB2312" w:eastAsia="仿宋_GB2312" w:cs="仿宋_GB2312"/>
                <w:i w:val="0"/>
                <w:iCs w:val="0"/>
                <w:color w:val="060607"/>
                <w:sz w:val="21"/>
                <w:szCs w:val="21"/>
                <w:u w:val="none"/>
                <w:rPrChange w:id="377" w:author="W" w:date="2025-03-09T15:17:55Z">
                  <w:rPr>
                    <w:ins w:id="378" w:author="W" w:date="2025-03-09T14:57:46Z"/>
                    <w:rFonts w:hint="eastAsia" w:ascii="宋体" w:hAnsi="宋体" w:eastAsia="宋体" w:cs="宋体"/>
                    <w:i w:val="0"/>
                    <w:iCs w:val="0"/>
                    <w:color w:val="060607"/>
                    <w:sz w:val="21"/>
                    <w:szCs w:val="21"/>
                    <w:u w:val="none"/>
                  </w:rPr>
                </w:rPrChange>
              </w:rPr>
            </w:pPr>
            <w:ins w:id="379"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380"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《广东省医疗保障局 广东省卫生健康委员会 广东省药品监督管理局关于建立完善国家医保谈判药品“双通道”管理机制的实施意见》</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382" w:author="W" w:date="2025-03-09T14:58:02Z">
              <w:tcPr>
                <w:tcW w:w="1801" w:type="dxa"/>
                <w:gridSpan w:val="2"/>
                <w:tcBorders>
                  <w:top w:val="single" w:color="000000" w:sz="4" w:space="0"/>
                  <w:left w:val="single" w:color="000000" w:sz="4" w:space="0"/>
                  <w:bottom w:val="single" w:color="000000" w:sz="4" w:space="0"/>
                  <w:right w:val="single" w:color="000000" w:sz="4" w:space="0"/>
                </w:tcBorders>
                <w:vAlign w:val="center"/>
              </w:tcPr>
            </w:tcPrChange>
          </w:tcPr>
          <w:p w14:paraId="3EA5EDDE">
            <w:pPr>
              <w:keepNext w:val="0"/>
              <w:keepLines w:val="0"/>
              <w:widowControl/>
              <w:suppressLineNumbers w:val="0"/>
              <w:jc w:val="center"/>
              <w:textAlignment w:val="center"/>
              <w:rPr>
                <w:ins w:id="383" w:author="W" w:date="2025-03-09T14:57:46Z"/>
                <w:rFonts w:hint="eastAsia" w:ascii="仿宋_GB2312" w:hAnsi="仿宋_GB2312" w:eastAsia="仿宋_GB2312" w:cs="仿宋_GB2312"/>
                <w:i w:val="0"/>
                <w:iCs w:val="0"/>
                <w:color w:val="060607"/>
                <w:sz w:val="21"/>
                <w:szCs w:val="21"/>
                <w:u w:val="none"/>
                <w:rPrChange w:id="384" w:author="W" w:date="2025-03-09T15:17:55Z">
                  <w:rPr>
                    <w:ins w:id="385" w:author="W" w:date="2025-03-09T14:57:46Z"/>
                    <w:rFonts w:hint="eastAsia" w:ascii="宋体" w:hAnsi="宋体" w:eastAsia="宋体" w:cs="宋体"/>
                    <w:i w:val="0"/>
                    <w:iCs w:val="0"/>
                    <w:color w:val="060607"/>
                    <w:sz w:val="21"/>
                    <w:szCs w:val="21"/>
                    <w:u w:val="none"/>
                  </w:rPr>
                </w:rPrChange>
              </w:rPr>
            </w:pPr>
            <w:ins w:id="386"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387"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2021年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389" w:author="W" w:date="2025-03-09T14:58:02Z">
              <w:tcPr>
                <w:tcW w:w="1902" w:type="dxa"/>
                <w:gridSpan w:val="2"/>
                <w:tcBorders>
                  <w:top w:val="single" w:color="000000" w:sz="4" w:space="0"/>
                  <w:left w:val="single" w:color="000000" w:sz="4" w:space="0"/>
                  <w:bottom w:val="single" w:color="000000" w:sz="4" w:space="0"/>
                  <w:right w:val="single" w:color="000000" w:sz="4" w:space="0"/>
                </w:tcBorders>
                <w:vAlign w:val="center"/>
              </w:tcPr>
            </w:tcPrChange>
          </w:tcPr>
          <w:p w14:paraId="4456A861">
            <w:pPr>
              <w:keepNext w:val="0"/>
              <w:keepLines w:val="0"/>
              <w:widowControl/>
              <w:suppressLineNumbers w:val="0"/>
              <w:jc w:val="center"/>
              <w:textAlignment w:val="center"/>
              <w:rPr>
                <w:ins w:id="390" w:author="W" w:date="2025-03-09T14:57:46Z"/>
                <w:rFonts w:hint="eastAsia" w:ascii="仿宋_GB2312" w:hAnsi="仿宋_GB2312" w:eastAsia="仿宋_GB2312" w:cs="仿宋_GB2312"/>
                <w:i w:val="0"/>
                <w:iCs w:val="0"/>
                <w:color w:val="060607"/>
                <w:sz w:val="21"/>
                <w:szCs w:val="21"/>
                <w:u w:val="none"/>
                <w:rPrChange w:id="391" w:author="W" w:date="2025-03-09T15:17:55Z">
                  <w:rPr>
                    <w:ins w:id="392" w:author="W" w:date="2025-03-09T14:57:46Z"/>
                    <w:rFonts w:hint="eastAsia" w:ascii="宋体" w:hAnsi="宋体" w:eastAsia="宋体" w:cs="宋体"/>
                    <w:i w:val="0"/>
                    <w:iCs w:val="0"/>
                    <w:color w:val="060607"/>
                    <w:sz w:val="21"/>
                    <w:szCs w:val="21"/>
                    <w:u w:val="none"/>
                  </w:rPr>
                </w:rPrChange>
              </w:rPr>
            </w:pPr>
            <w:ins w:id="393"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394"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广东省医疗保障局、广东省卫生健康委员会、广东省药品监督管理局</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396" w:author="W" w:date="2025-03-09T14:58:02Z">
              <w:tcPr>
                <w:tcW w:w="3166" w:type="dxa"/>
                <w:gridSpan w:val="2"/>
                <w:tcBorders>
                  <w:top w:val="single" w:color="000000" w:sz="4" w:space="0"/>
                  <w:left w:val="single" w:color="000000" w:sz="4" w:space="0"/>
                  <w:bottom w:val="single" w:color="000000" w:sz="4" w:space="0"/>
                  <w:right w:val="single" w:color="000000" w:sz="4" w:space="0"/>
                </w:tcBorders>
                <w:vAlign w:val="center"/>
              </w:tcPr>
            </w:tcPrChange>
          </w:tcPr>
          <w:p w14:paraId="523E4291">
            <w:pPr>
              <w:keepNext w:val="0"/>
              <w:keepLines w:val="0"/>
              <w:widowControl/>
              <w:suppressLineNumbers w:val="0"/>
              <w:jc w:val="center"/>
              <w:textAlignment w:val="center"/>
              <w:rPr>
                <w:ins w:id="397" w:author="W" w:date="2025-03-09T14:57:46Z"/>
                <w:rFonts w:hint="eastAsia" w:ascii="仿宋_GB2312" w:hAnsi="仿宋_GB2312" w:eastAsia="仿宋_GB2312" w:cs="仿宋_GB2312"/>
                <w:i w:val="0"/>
                <w:iCs w:val="0"/>
                <w:color w:val="060607"/>
                <w:sz w:val="21"/>
                <w:szCs w:val="21"/>
                <w:u w:val="none"/>
                <w:rPrChange w:id="398" w:author="W" w:date="2025-03-09T15:17:55Z">
                  <w:rPr>
                    <w:ins w:id="399" w:author="W" w:date="2025-03-09T14:57:46Z"/>
                    <w:rFonts w:hint="eastAsia" w:ascii="宋体" w:hAnsi="宋体" w:eastAsia="宋体" w:cs="宋体"/>
                    <w:i w:val="0"/>
                    <w:iCs w:val="0"/>
                    <w:color w:val="060607"/>
                    <w:sz w:val="21"/>
                    <w:szCs w:val="21"/>
                    <w:u w:val="none"/>
                  </w:rPr>
                </w:rPrChange>
              </w:rPr>
            </w:pPr>
            <w:ins w:id="400"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401"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提出建立完善国家医保谈判药品“双通道”管理机制，对定点医疗机构发生的国谈药品等创新药费用，实行单列结算或纳入按病种分值付费（DIP）予以分值加成，使支付更加灵活，与药品的临床疗效和患者需求相契合。</w:t>
              </w:r>
            </w:ins>
          </w:p>
        </w:tc>
      </w:tr>
      <w:tr w14:paraId="2D07A296">
        <w:trPr>
          <w:wAfter w:w="0" w:type="auto"/>
          <w:trHeight w:val="1560" w:hRule="atLeast"/>
          <w:ins w:id="403" w:author="W" w:date="2025-03-09T14:57:46Z"/>
          <w:trPrChange w:id="404" w:author="W" w:date="2025-03-09T14:58:02Z">
            <w:trPr>
              <w:gridAfter w:val="1"/>
              <w:wAfter w:w="1195" w:type="dxa"/>
              <w:trHeight w:val="156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405"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6E507D27">
            <w:pPr>
              <w:keepNext w:val="0"/>
              <w:keepLines w:val="0"/>
              <w:widowControl/>
              <w:suppressLineNumbers w:val="0"/>
              <w:jc w:val="center"/>
              <w:textAlignment w:val="center"/>
              <w:rPr>
                <w:ins w:id="406" w:author="W" w:date="2025-03-09T14:57:46Z"/>
                <w:rFonts w:hint="eastAsia" w:ascii="仿宋_GB2312" w:hAnsi="仿宋_GB2312" w:eastAsia="仿宋_GB2312" w:cs="仿宋_GB2312"/>
                <w:i w:val="0"/>
                <w:iCs w:val="0"/>
                <w:color w:val="060607"/>
                <w:sz w:val="21"/>
                <w:szCs w:val="21"/>
                <w:u w:val="none"/>
                <w:rPrChange w:id="407" w:author="W" w:date="2025-03-09T15:17:55Z">
                  <w:rPr>
                    <w:ins w:id="408" w:author="W" w:date="2025-03-09T14:57:46Z"/>
                    <w:rFonts w:hint="eastAsia" w:ascii="宋体" w:hAnsi="宋体" w:eastAsia="宋体" w:cs="宋体"/>
                    <w:i w:val="0"/>
                    <w:iCs w:val="0"/>
                    <w:color w:val="060607"/>
                    <w:sz w:val="21"/>
                    <w:szCs w:val="21"/>
                    <w:u w:val="none"/>
                  </w:rPr>
                </w:rPrChange>
              </w:rPr>
            </w:pPr>
            <w:ins w:id="409"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410"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《广东省医疗保障局关于创新药挂网采购和医保支付的指导意见》</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412" w:author="W" w:date="2025-03-09T14:58:02Z">
              <w:tcPr>
                <w:tcW w:w="1801" w:type="dxa"/>
                <w:gridSpan w:val="2"/>
                <w:tcBorders>
                  <w:top w:val="single" w:color="000000" w:sz="4" w:space="0"/>
                  <w:left w:val="single" w:color="000000" w:sz="4" w:space="0"/>
                  <w:bottom w:val="single" w:color="000000" w:sz="4" w:space="0"/>
                  <w:right w:val="single" w:color="000000" w:sz="4" w:space="0"/>
                </w:tcBorders>
                <w:vAlign w:val="center"/>
              </w:tcPr>
            </w:tcPrChange>
          </w:tcPr>
          <w:p w14:paraId="31DBA546">
            <w:pPr>
              <w:keepNext w:val="0"/>
              <w:keepLines w:val="0"/>
              <w:widowControl/>
              <w:suppressLineNumbers w:val="0"/>
              <w:jc w:val="center"/>
              <w:textAlignment w:val="center"/>
              <w:rPr>
                <w:ins w:id="413" w:author="W" w:date="2025-03-09T14:57:46Z"/>
                <w:rFonts w:hint="eastAsia" w:ascii="仿宋_GB2312" w:hAnsi="仿宋_GB2312" w:eastAsia="仿宋_GB2312" w:cs="仿宋_GB2312"/>
                <w:i w:val="0"/>
                <w:iCs w:val="0"/>
                <w:color w:val="060607"/>
                <w:sz w:val="21"/>
                <w:szCs w:val="21"/>
                <w:u w:val="none"/>
                <w:rPrChange w:id="414" w:author="W" w:date="2025-03-09T15:17:55Z">
                  <w:rPr>
                    <w:ins w:id="415" w:author="W" w:date="2025-03-09T14:57:46Z"/>
                    <w:rFonts w:hint="eastAsia" w:ascii="宋体" w:hAnsi="宋体" w:eastAsia="宋体" w:cs="宋体"/>
                    <w:i w:val="0"/>
                    <w:iCs w:val="0"/>
                    <w:color w:val="060607"/>
                    <w:sz w:val="21"/>
                    <w:szCs w:val="21"/>
                    <w:u w:val="none"/>
                  </w:rPr>
                </w:rPrChange>
              </w:rPr>
            </w:pPr>
            <w:ins w:id="416"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417"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2023年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419" w:author="W" w:date="2025-03-09T14:58:02Z">
              <w:tcPr>
                <w:tcW w:w="1902" w:type="dxa"/>
                <w:gridSpan w:val="2"/>
                <w:tcBorders>
                  <w:top w:val="single" w:color="000000" w:sz="4" w:space="0"/>
                  <w:left w:val="single" w:color="000000" w:sz="4" w:space="0"/>
                  <w:bottom w:val="single" w:color="000000" w:sz="4" w:space="0"/>
                  <w:right w:val="single" w:color="000000" w:sz="4" w:space="0"/>
                </w:tcBorders>
                <w:vAlign w:val="center"/>
              </w:tcPr>
            </w:tcPrChange>
          </w:tcPr>
          <w:p w14:paraId="40B88967">
            <w:pPr>
              <w:keepNext w:val="0"/>
              <w:keepLines w:val="0"/>
              <w:widowControl/>
              <w:suppressLineNumbers w:val="0"/>
              <w:jc w:val="center"/>
              <w:textAlignment w:val="center"/>
              <w:rPr>
                <w:ins w:id="420" w:author="W" w:date="2025-03-09T14:57:46Z"/>
                <w:rFonts w:hint="eastAsia" w:ascii="仿宋_GB2312" w:hAnsi="仿宋_GB2312" w:eastAsia="仿宋_GB2312" w:cs="仿宋_GB2312"/>
                <w:i w:val="0"/>
                <w:iCs w:val="0"/>
                <w:color w:val="060607"/>
                <w:sz w:val="21"/>
                <w:szCs w:val="21"/>
                <w:u w:val="none"/>
                <w:rPrChange w:id="421" w:author="W" w:date="2025-03-09T15:17:55Z">
                  <w:rPr>
                    <w:ins w:id="422" w:author="W" w:date="2025-03-09T14:57:46Z"/>
                    <w:rFonts w:hint="eastAsia" w:ascii="宋体" w:hAnsi="宋体" w:eastAsia="宋体" w:cs="宋体"/>
                    <w:i w:val="0"/>
                    <w:iCs w:val="0"/>
                    <w:color w:val="060607"/>
                    <w:sz w:val="21"/>
                    <w:szCs w:val="21"/>
                    <w:u w:val="none"/>
                  </w:rPr>
                </w:rPrChange>
              </w:rPr>
            </w:pPr>
            <w:ins w:id="423"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424"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广东省医疗保障局</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426" w:author="W" w:date="2025-03-09T14:58:02Z">
              <w:tcPr>
                <w:tcW w:w="3166" w:type="dxa"/>
                <w:gridSpan w:val="2"/>
                <w:tcBorders>
                  <w:top w:val="single" w:color="000000" w:sz="4" w:space="0"/>
                  <w:left w:val="single" w:color="000000" w:sz="4" w:space="0"/>
                  <w:bottom w:val="single" w:color="000000" w:sz="4" w:space="0"/>
                  <w:right w:val="single" w:color="000000" w:sz="4" w:space="0"/>
                </w:tcBorders>
                <w:vAlign w:val="center"/>
              </w:tcPr>
            </w:tcPrChange>
          </w:tcPr>
          <w:p w14:paraId="1CBBC6E6">
            <w:pPr>
              <w:keepNext w:val="0"/>
              <w:keepLines w:val="0"/>
              <w:widowControl/>
              <w:suppressLineNumbers w:val="0"/>
              <w:jc w:val="center"/>
              <w:textAlignment w:val="center"/>
              <w:rPr>
                <w:ins w:id="427" w:author="W" w:date="2025-03-09T14:57:46Z"/>
                <w:rFonts w:hint="eastAsia" w:ascii="仿宋_GB2312" w:hAnsi="仿宋_GB2312" w:eastAsia="仿宋_GB2312" w:cs="仿宋_GB2312"/>
                <w:i w:val="0"/>
                <w:iCs w:val="0"/>
                <w:color w:val="060607"/>
                <w:sz w:val="21"/>
                <w:szCs w:val="21"/>
                <w:u w:val="none"/>
                <w:rPrChange w:id="428" w:author="W" w:date="2025-03-09T15:17:55Z">
                  <w:rPr>
                    <w:ins w:id="429" w:author="W" w:date="2025-03-09T14:57:46Z"/>
                    <w:rFonts w:hint="eastAsia" w:ascii="宋体" w:hAnsi="宋体" w:eastAsia="宋体" w:cs="宋体"/>
                    <w:i w:val="0"/>
                    <w:iCs w:val="0"/>
                    <w:color w:val="060607"/>
                    <w:sz w:val="21"/>
                    <w:szCs w:val="21"/>
                    <w:u w:val="none"/>
                  </w:rPr>
                </w:rPrChange>
              </w:rPr>
            </w:pPr>
            <w:ins w:id="430"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431"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明确创新药挂网采购的具体流程和要求，鼓励创新药企业积极参与医保谈判，推动创新药尽快进入医保目录，提高医保支付的灵活性和效率。</w:t>
              </w:r>
            </w:ins>
          </w:p>
        </w:tc>
      </w:tr>
      <w:tr w14:paraId="25ED8491">
        <w:trPr>
          <w:wAfter w:w="0" w:type="auto"/>
          <w:trHeight w:val="1560" w:hRule="atLeast"/>
          <w:ins w:id="433" w:author="W" w:date="2025-03-09T14:57:46Z"/>
          <w:trPrChange w:id="434" w:author="W" w:date="2025-03-09T14:58:02Z">
            <w:trPr>
              <w:gridAfter w:val="1"/>
              <w:wAfter w:w="1195" w:type="dxa"/>
              <w:trHeight w:val="156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435"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35230CC9">
            <w:pPr>
              <w:keepNext w:val="0"/>
              <w:keepLines w:val="0"/>
              <w:widowControl/>
              <w:suppressLineNumbers w:val="0"/>
              <w:jc w:val="center"/>
              <w:textAlignment w:val="center"/>
              <w:rPr>
                <w:ins w:id="436" w:author="W" w:date="2025-03-09T14:57:46Z"/>
                <w:rFonts w:hint="eastAsia" w:ascii="仿宋_GB2312" w:hAnsi="仿宋_GB2312" w:eastAsia="仿宋_GB2312" w:cs="仿宋_GB2312"/>
                <w:i w:val="0"/>
                <w:iCs w:val="0"/>
                <w:color w:val="060607"/>
                <w:sz w:val="21"/>
                <w:szCs w:val="21"/>
                <w:u w:val="none"/>
                <w:rPrChange w:id="437" w:author="W" w:date="2025-03-09T15:17:55Z">
                  <w:rPr>
                    <w:ins w:id="438" w:author="W" w:date="2025-03-09T14:57:46Z"/>
                    <w:rFonts w:hint="eastAsia" w:ascii="宋体" w:hAnsi="宋体" w:eastAsia="宋体" w:cs="宋体"/>
                    <w:i w:val="0"/>
                    <w:iCs w:val="0"/>
                    <w:color w:val="060607"/>
                    <w:sz w:val="21"/>
                    <w:szCs w:val="21"/>
                    <w:u w:val="none"/>
                  </w:rPr>
                </w:rPrChange>
              </w:rPr>
            </w:pPr>
            <w:ins w:id="439"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440"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《广东省进一步完善创新药医保支付机制的若干措施》</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442" w:author="W" w:date="2025-03-09T14:58:02Z">
              <w:tcPr>
                <w:tcW w:w="1801" w:type="dxa"/>
                <w:gridSpan w:val="2"/>
                <w:tcBorders>
                  <w:top w:val="single" w:color="000000" w:sz="4" w:space="0"/>
                  <w:left w:val="single" w:color="000000" w:sz="4" w:space="0"/>
                  <w:bottom w:val="single" w:color="000000" w:sz="4" w:space="0"/>
                  <w:right w:val="single" w:color="000000" w:sz="4" w:space="0"/>
                </w:tcBorders>
                <w:vAlign w:val="center"/>
              </w:tcPr>
            </w:tcPrChange>
          </w:tcPr>
          <w:p w14:paraId="57577EAC">
            <w:pPr>
              <w:keepNext w:val="0"/>
              <w:keepLines w:val="0"/>
              <w:widowControl/>
              <w:suppressLineNumbers w:val="0"/>
              <w:jc w:val="center"/>
              <w:textAlignment w:val="center"/>
              <w:rPr>
                <w:ins w:id="443" w:author="W" w:date="2025-03-09T14:57:46Z"/>
                <w:rFonts w:hint="eastAsia" w:ascii="仿宋_GB2312" w:hAnsi="仿宋_GB2312" w:eastAsia="仿宋_GB2312" w:cs="仿宋_GB2312"/>
                <w:i w:val="0"/>
                <w:iCs w:val="0"/>
                <w:color w:val="060607"/>
                <w:sz w:val="21"/>
                <w:szCs w:val="21"/>
                <w:u w:val="none"/>
                <w:rPrChange w:id="444" w:author="W" w:date="2025-03-09T15:17:55Z">
                  <w:rPr>
                    <w:ins w:id="445" w:author="W" w:date="2025-03-09T14:57:46Z"/>
                    <w:rFonts w:hint="eastAsia" w:ascii="宋体" w:hAnsi="宋体" w:eastAsia="宋体" w:cs="宋体"/>
                    <w:i w:val="0"/>
                    <w:iCs w:val="0"/>
                    <w:color w:val="060607"/>
                    <w:sz w:val="21"/>
                    <w:szCs w:val="21"/>
                    <w:u w:val="none"/>
                  </w:rPr>
                </w:rPrChange>
              </w:rPr>
            </w:pPr>
            <w:ins w:id="446"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447"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2024年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449" w:author="W" w:date="2025-03-09T14:58:02Z">
              <w:tcPr>
                <w:tcW w:w="1902" w:type="dxa"/>
                <w:gridSpan w:val="2"/>
                <w:tcBorders>
                  <w:top w:val="single" w:color="000000" w:sz="4" w:space="0"/>
                  <w:left w:val="single" w:color="000000" w:sz="4" w:space="0"/>
                  <w:bottom w:val="single" w:color="000000" w:sz="4" w:space="0"/>
                  <w:right w:val="single" w:color="000000" w:sz="4" w:space="0"/>
                </w:tcBorders>
                <w:vAlign w:val="center"/>
              </w:tcPr>
            </w:tcPrChange>
          </w:tcPr>
          <w:p w14:paraId="303A5AC3">
            <w:pPr>
              <w:keepNext w:val="0"/>
              <w:keepLines w:val="0"/>
              <w:widowControl/>
              <w:suppressLineNumbers w:val="0"/>
              <w:jc w:val="center"/>
              <w:textAlignment w:val="center"/>
              <w:rPr>
                <w:ins w:id="450" w:author="W" w:date="2025-03-09T14:57:46Z"/>
                <w:rFonts w:hint="eastAsia" w:ascii="仿宋_GB2312" w:hAnsi="仿宋_GB2312" w:eastAsia="仿宋_GB2312" w:cs="仿宋_GB2312"/>
                <w:i w:val="0"/>
                <w:iCs w:val="0"/>
                <w:color w:val="060607"/>
                <w:sz w:val="21"/>
                <w:szCs w:val="21"/>
                <w:u w:val="none"/>
                <w:rPrChange w:id="451" w:author="W" w:date="2025-03-09T15:17:55Z">
                  <w:rPr>
                    <w:ins w:id="452" w:author="W" w:date="2025-03-09T14:57:46Z"/>
                    <w:rFonts w:hint="eastAsia" w:ascii="宋体" w:hAnsi="宋体" w:eastAsia="宋体" w:cs="宋体"/>
                    <w:i w:val="0"/>
                    <w:iCs w:val="0"/>
                    <w:color w:val="060607"/>
                    <w:sz w:val="21"/>
                    <w:szCs w:val="21"/>
                    <w:u w:val="none"/>
                  </w:rPr>
                </w:rPrChange>
              </w:rPr>
            </w:pPr>
            <w:ins w:id="453"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454"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广东省医疗保障局</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456" w:author="W" w:date="2025-03-09T14:58:02Z">
              <w:tcPr>
                <w:tcW w:w="3166" w:type="dxa"/>
                <w:gridSpan w:val="2"/>
                <w:tcBorders>
                  <w:top w:val="single" w:color="000000" w:sz="4" w:space="0"/>
                  <w:left w:val="single" w:color="000000" w:sz="4" w:space="0"/>
                  <w:bottom w:val="single" w:color="000000" w:sz="4" w:space="0"/>
                  <w:right w:val="single" w:color="000000" w:sz="4" w:space="0"/>
                </w:tcBorders>
                <w:vAlign w:val="center"/>
              </w:tcPr>
            </w:tcPrChange>
          </w:tcPr>
          <w:p w14:paraId="5667C246">
            <w:pPr>
              <w:keepNext w:val="0"/>
              <w:keepLines w:val="0"/>
              <w:widowControl/>
              <w:suppressLineNumbers w:val="0"/>
              <w:jc w:val="center"/>
              <w:textAlignment w:val="center"/>
              <w:rPr>
                <w:ins w:id="457" w:author="W" w:date="2025-03-09T14:57:46Z"/>
                <w:rFonts w:hint="eastAsia" w:ascii="仿宋_GB2312" w:hAnsi="仿宋_GB2312" w:eastAsia="仿宋_GB2312" w:cs="仿宋_GB2312"/>
                <w:i w:val="0"/>
                <w:iCs w:val="0"/>
                <w:color w:val="060607"/>
                <w:sz w:val="21"/>
                <w:szCs w:val="21"/>
                <w:u w:val="none"/>
                <w:rPrChange w:id="458" w:author="W" w:date="2025-03-09T15:17:55Z">
                  <w:rPr>
                    <w:ins w:id="459" w:author="W" w:date="2025-03-09T14:57:46Z"/>
                    <w:rFonts w:hint="eastAsia" w:ascii="宋体" w:hAnsi="宋体" w:eastAsia="宋体" w:cs="宋体"/>
                    <w:i w:val="0"/>
                    <w:iCs w:val="0"/>
                    <w:color w:val="060607"/>
                    <w:sz w:val="21"/>
                    <w:szCs w:val="21"/>
                    <w:u w:val="none"/>
                  </w:rPr>
                </w:rPrChange>
              </w:rPr>
            </w:pPr>
            <w:ins w:id="460"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461"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提出建立创新药医保支付动态调整机制，根据药品临床价值和市场情况，适时调整医保支付标准，加强对创新药医保支付的监管和评估，确保医保基金合理使用。</w:t>
              </w:r>
            </w:ins>
          </w:p>
        </w:tc>
      </w:tr>
      <w:tr w14:paraId="5E46B53B">
        <w:trPr>
          <w:wAfter w:w="0" w:type="auto"/>
          <w:trHeight w:val="1260" w:hRule="atLeast"/>
          <w:ins w:id="463" w:author="W" w:date="2025-03-09T14:57:46Z"/>
          <w:trPrChange w:id="464" w:author="W" w:date="2025-03-09T14:58:02Z">
            <w:trPr>
              <w:gridAfter w:val="1"/>
              <w:wAfter w:w="1195" w:type="dxa"/>
              <w:trHeight w:val="126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465"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661C5906">
            <w:pPr>
              <w:keepNext w:val="0"/>
              <w:keepLines w:val="0"/>
              <w:widowControl/>
              <w:suppressLineNumbers w:val="0"/>
              <w:jc w:val="center"/>
              <w:textAlignment w:val="center"/>
              <w:rPr>
                <w:ins w:id="466" w:author="W" w:date="2025-03-09T14:57:46Z"/>
                <w:rFonts w:hint="eastAsia" w:ascii="仿宋_GB2312" w:hAnsi="仿宋_GB2312" w:eastAsia="仿宋_GB2312" w:cs="仿宋_GB2312"/>
                <w:i w:val="0"/>
                <w:iCs w:val="0"/>
                <w:color w:val="060607"/>
                <w:sz w:val="21"/>
                <w:szCs w:val="21"/>
                <w:u w:val="none"/>
                <w:rPrChange w:id="467" w:author="W" w:date="2025-03-09T15:17:55Z">
                  <w:rPr>
                    <w:ins w:id="468" w:author="W" w:date="2025-03-09T14:57:46Z"/>
                    <w:rFonts w:hint="eastAsia" w:ascii="宋体" w:hAnsi="宋体" w:eastAsia="宋体" w:cs="宋体"/>
                    <w:i w:val="0"/>
                    <w:iCs w:val="0"/>
                    <w:color w:val="060607"/>
                    <w:sz w:val="21"/>
                    <w:szCs w:val="21"/>
                    <w:u w:val="none"/>
                  </w:rPr>
                </w:rPrChange>
              </w:rPr>
            </w:pPr>
            <w:ins w:id="469"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470"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《广东省基本医疗保险按病种分值付费管理办法》</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472" w:author="W" w:date="2025-03-09T14:58:02Z">
              <w:tcPr>
                <w:tcW w:w="1801" w:type="dxa"/>
                <w:gridSpan w:val="2"/>
                <w:tcBorders>
                  <w:top w:val="single" w:color="000000" w:sz="4" w:space="0"/>
                  <w:left w:val="single" w:color="000000" w:sz="4" w:space="0"/>
                  <w:bottom w:val="single" w:color="000000" w:sz="4" w:space="0"/>
                  <w:right w:val="single" w:color="000000" w:sz="4" w:space="0"/>
                </w:tcBorders>
                <w:vAlign w:val="center"/>
              </w:tcPr>
            </w:tcPrChange>
          </w:tcPr>
          <w:p w14:paraId="34DB1FBD">
            <w:pPr>
              <w:keepNext w:val="0"/>
              <w:keepLines w:val="0"/>
              <w:widowControl/>
              <w:suppressLineNumbers w:val="0"/>
              <w:jc w:val="center"/>
              <w:textAlignment w:val="center"/>
              <w:rPr>
                <w:ins w:id="473" w:author="W" w:date="2025-03-09T14:57:46Z"/>
                <w:rFonts w:hint="eastAsia" w:ascii="仿宋_GB2312" w:hAnsi="仿宋_GB2312" w:eastAsia="仿宋_GB2312" w:cs="仿宋_GB2312"/>
                <w:i w:val="0"/>
                <w:iCs w:val="0"/>
                <w:color w:val="060607"/>
                <w:sz w:val="21"/>
                <w:szCs w:val="21"/>
                <w:u w:val="none"/>
                <w:rPrChange w:id="474" w:author="W" w:date="2025-03-09T15:17:55Z">
                  <w:rPr>
                    <w:ins w:id="475" w:author="W" w:date="2025-03-09T14:57:46Z"/>
                    <w:rFonts w:hint="eastAsia" w:ascii="宋体" w:hAnsi="宋体" w:eastAsia="宋体" w:cs="宋体"/>
                    <w:i w:val="0"/>
                    <w:iCs w:val="0"/>
                    <w:color w:val="060607"/>
                    <w:sz w:val="21"/>
                    <w:szCs w:val="21"/>
                    <w:u w:val="none"/>
                  </w:rPr>
                </w:rPrChange>
              </w:rPr>
            </w:pPr>
            <w:ins w:id="476"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477"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2024年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479" w:author="W" w:date="2025-03-09T14:58:02Z">
              <w:tcPr>
                <w:tcW w:w="1902" w:type="dxa"/>
                <w:gridSpan w:val="2"/>
                <w:tcBorders>
                  <w:top w:val="single" w:color="000000" w:sz="4" w:space="0"/>
                  <w:left w:val="single" w:color="000000" w:sz="4" w:space="0"/>
                  <w:bottom w:val="single" w:color="000000" w:sz="4" w:space="0"/>
                  <w:right w:val="single" w:color="000000" w:sz="4" w:space="0"/>
                </w:tcBorders>
                <w:vAlign w:val="center"/>
              </w:tcPr>
            </w:tcPrChange>
          </w:tcPr>
          <w:p w14:paraId="3A5D194D">
            <w:pPr>
              <w:keepNext w:val="0"/>
              <w:keepLines w:val="0"/>
              <w:widowControl/>
              <w:suppressLineNumbers w:val="0"/>
              <w:jc w:val="center"/>
              <w:textAlignment w:val="center"/>
              <w:rPr>
                <w:ins w:id="480" w:author="W" w:date="2025-03-09T14:57:46Z"/>
                <w:rFonts w:hint="eastAsia" w:ascii="仿宋_GB2312" w:hAnsi="仿宋_GB2312" w:eastAsia="仿宋_GB2312" w:cs="仿宋_GB2312"/>
                <w:i w:val="0"/>
                <w:iCs w:val="0"/>
                <w:color w:val="060607"/>
                <w:sz w:val="21"/>
                <w:szCs w:val="21"/>
                <w:u w:val="none"/>
                <w:rPrChange w:id="481" w:author="W" w:date="2025-03-09T15:17:55Z">
                  <w:rPr>
                    <w:ins w:id="482" w:author="W" w:date="2025-03-09T14:57:46Z"/>
                    <w:rFonts w:hint="eastAsia" w:ascii="宋体" w:hAnsi="宋体" w:eastAsia="宋体" w:cs="宋体"/>
                    <w:i w:val="0"/>
                    <w:iCs w:val="0"/>
                    <w:color w:val="060607"/>
                    <w:sz w:val="21"/>
                    <w:szCs w:val="21"/>
                    <w:u w:val="none"/>
                  </w:rPr>
                </w:rPrChange>
              </w:rPr>
            </w:pPr>
            <w:ins w:id="483"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484"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广东省医疗保障局</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486" w:author="W" w:date="2025-03-09T14:58:02Z">
              <w:tcPr>
                <w:tcW w:w="3166" w:type="dxa"/>
                <w:gridSpan w:val="2"/>
                <w:tcBorders>
                  <w:top w:val="single" w:color="000000" w:sz="4" w:space="0"/>
                  <w:left w:val="single" w:color="000000" w:sz="4" w:space="0"/>
                  <w:bottom w:val="single" w:color="000000" w:sz="4" w:space="0"/>
                  <w:right w:val="single" w:color="000000" w:sz="4" w:space="0"/>
                </w:tcBorders>
                <w:vAlign w:val="center"/>
              </w:tcPr>
            </w:tcPrChange>
          </w:tcPr>
          <w:p w14:paraId="66DFCD89">
            <w:pPr>
              <w:keepNext w:val="0"/>
              <w:keepLines w:val="0"/>
              <w:widowControl/>
              <w:suppressLineNumbers w:val="0"/>
              <w:jc w:val="center"/>
              <w:textAlignment w:val="center"/>
              <w:rPr>
                <w:ins w:id="487" w:author="W" w:date="2025-03-09T14:57:46Z"/>
                <w:rFonts w:hint="eastAsia" w:ascii="仿宋_GB2312" w:hAnsi="仿宋_GB2312" w:eastAsia="仿宋_GB2312" w:cs="仿宋_GB2312"/>
                <w:i w:val="0"/>
                <w:iCs w:val="0"/>
                <w:color w:val="060607"/>
                <w:sz w:val="21"/>
                <w:szCs w:val="21"/>
                <w:u w:val="none"/>
                <w:rPrChange w:id="488" w:author="W" w:date="2025-03-09T15:17:55Z">
                  <w:rPr>
                    <w:ins w:id="489" w:author="W" w:date="2025-03-09T14:57:46Z"/>
                    <w:rFonts w:hint="eastAsia" w:ascii="宋体" w:hAnsi="宋体" w:eastAsia="宋体" w:cs="宋体"/>
                    <w:i w:val="0"/>
                    <w:iCs w:val="0"/>
                    <w:color w:val="060607"/>
                    <w:sz w:val="21"/>
                    <w:szCs w:val="21"/>
                    <w:u w:val="none"/>
                  </w:rPr>
                </w:rPrChange>
              </w:rPr>
            </w:pPr>
            <w:ins w:id="490"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491"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规范了按病种分值付费的管理，为创新药的支付提供了更加科学和合理的依据，推动了医保支付方式的改革。</w:t>
              </w:r>
            </w:ins>
          </w:p>
        </w:tc>
      </w:tr>
      <w:tr w14:paraId="0D2E80E2">
        <w:trPr>
          <w:wAfter w:w="0" w:type="auto"/>
          <w:trHeight w:val="1560" w:hRule="atLeast"/>
          <w:ins w:id="493" w:author="W" w:date="2025-03-09T14:57:46Z"/>
          <w:trPrChange w:id="494" w:author="W" w:date="2025-03-09T14:58:02Z">
            <w:trPr>
              <w:gridAfter w:val="1"/>
              <w:wAfter w:w="1195" w:type="dxa"/>
              <w:trHeight w:val="156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495"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58900AFE">
            <w:pPr>
              <w:keepNext w:val="0"/>
              <w:keepLines w:val="0"/>
              <w:widowControl/>
              <w:suppressLineNumbers w:val="0"/>
              <w:jc w:val="center"/>
              <w:textAlignment w:val="center"/>
              <w:rPr>
                <w:ins w:id="496" w:author="W" w:date="2025-03-09T14:57:46Z"/>
                <w:rFonts w:hint="eastAsia" w:ascii="仿宋_GB2312" w:hAnsi="仿宋_GB2312" w:eastAsia="仿宋_GB2312" w:cs="仿宋_GB2312"/>
                <w:i w:val="0"/>
                <w:iCs w:val="0"/>
                <w:color w:val="060607"/>
                <w:sz w:val="21"/>
                <w:szCs w:val="21"/>
                <w:u w:val="none"/>
                <w:rPrChange w:id="497" w:author="W" w:date="2025-03-09T15:17:55Z">
                  <w:rPr>
                    <w:ins w:id="498" w:author="W" w:date="2025-03-09T14:57:46Z"/>
                    <w:rFonts w:hint="eastAsia" w:ascii="宋体" w:hAnsi="宋体" w:eastAsia="宋体" w:cs="宋体"/>
                    <w:i w:val="0"/>
                    <w:iCs w:val="0"/>
                    <w:color w:val="060607"/>
                    <w:sz w:val="21"/>
                    <w:szCs w:val="21"/>
                    <w:u w:val="none"/>
                  </w:rPr>
                </w:rPrChange>
              </w:rPr>
            </w:pPr>
            <w:ins w:id="499"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500"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《广东省深化医药卫生体制改革近期重点工作任务》</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502" w:author="W" w:date="2025-03-09T14:58:02Z">
              <w:tcPr>
                <w:tcW w:w="1801" w:type="dxa"/>
                <w:gridSpan w:val="2"/>
                <w:tcBorders>
                  <w:top w:val="single" w:color="000000" w:sz="4" w:space="0"/>
                  <w:left w:val="single" w:color="000000" w:sz="4" w:space="0"/>
                  <w:bottom w:val="single" w:color="000000" w:sz="4" w:space="0"/>
                  <w:right w:val="single" w:color="000000" w:sz="4" w:space="0"/>
                </w:tcBorders>
                <w:vAlign w:val="center"/>
              </w:tcPr>
            </w:tcPrChange>
          </w:tcPr>
          <w:p w14:paraId="7E1B2446">
            <w:pPr>
              <w:keepNext w:val="0"/>
              <w:keepLines w:val="0"/>
              <w:widowControl/>
              <w:suppressLineNumbers w:val="0"/>
              <w:jc w:val="center"/>
              <w:textAlignment w:val="center"/>
              <w:rPr>
                <w:ins w:id="503" w:author="W" w:date="2025-03-09T14:57:46Z"/>
                <w:rFonts w:hint="eastAsia" w:ascii="仿宋_GB2312" w:hAnsi="仿宋_GB2312" w:eastAsia="仿宋_GB2312" w:cs="仿宋_GB2312"/>
                <w:i w:val="0"/>
                <w:iCs w:val="0"/>
                <w:color w:val="060607"/>
                <w:sz w:val="21"/>
                <w:szCs w:val="21"/>
                <w:u w:val="none"/>
                <w:rPrChange w:id="504" w:author="W" w:date="2025-03-09T15:17:55Z">
                  <w:rPr>
                    <w:ins w:id="505" w:author="W" w:date="2025-03-09T14:57:46Z"/>
                    <w:rFonts w:hint="eastAsia" w:ascii="宋体" w:hAnsi="宋体" w:eastAsia="宋体" w:cs="宋体"/>
                    <w:i w:val="0"/>
                    <w:iCs w:val="0"/>
                    <w:color w:val="060607"/>
                    <w:sz w:val="21"/>
                    <w:szCs w:val="21"/>
                    <w:u w:val="none"/>
                  </w:rPr>
                </w:rPrChange>
              </w:rPr>
            </w:pPr>
            <w:ins w:id="506"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507"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2024年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509" w:author="W" w:date="2025-03-09T14:58:02Z">
              <w:tcPr>
                <w:tcW w:w="1902" w:type="dxa"/>
                <w:gridSpan w:val="2"/>
                <w:tcBorders>
                  <w:top w:val="single" w:color="000000" w:sz="4" w:space="0"/>
                  <w:left w:val="single" w:color="000000" w:sz="4" w:space="0"/>
                  <w:bottom w:val="single" w:color="000000" w:sz="4" w:space="0"/>
                  <w:right w:val="single" w:color="000000" w:sz="4" w:space="0"/>
                </w:tcBorders>
                <w:vAlign w:val="center"/>
              </w:tcPr>
            </w:tcPrChange>
          </w:tcPr>
          <w:p w14:paraId="1E36E5DC">
            <w:pPr>
              <w:keepNext w:val="0"/>
              <w:keepLines w:val="0"/>
              <w:widowControl/>
              <w:suppressLineNumbers w:val="0"/>
              <w:jc w:val="center"/>
              <w:textAlignment w:val="center"/>
              <w:rPr>
                <w:ins w:id="510" w:author="W" w:date="2025-03-09T14:57:46Z"/>
                <w:rFonts w:hint="eastAsia" w:ascii="仿宋_GB2312" w:hAnsi="仿宋_GB2312" w:eastAsia="仿宋_GB2312" w:cs="仿宋_GB2312"/>
                <w:i w:val="0"/>
                <w:iCs w:val="0"/>
                <w:color w:val="060607"/>
                <w:sz w:val="21"/>
                <w:szCs w:val="21"/>
                <w:u w:val="none"/>
                <w:rPrChange w:id="511" w:author="W" w:date="2025-03-09T15:17:55Z">
                  <w:rPr>
                    <w:ins w:id="512" w:author="W" w:date="2025-03-09T14:57:46Z"/>
                    <w:rFonts w:hint="eastAsia" w:ascii="宋体" w:hAnsi="宋体" w:eastAsia="宋体" w:cs="宋体"/>
                    <w:i w:val="0"/>
                    <w:iCs w:val="0"/>
                    <w:color w:val="060607"/>
                    <w:sz w:val="21"/>
                    <w:szCs w:val="21"/>
                    <w:u w:val="none"/>
                  </w:rPr>
                </w:rPrChange>
              </w:rPr>
            </w:pPr>
            <w:ins w:id="513"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514"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广东省人民政府办公厅</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516" w:author="W" w:date="2025-03-09T14:58:02Z">
              <w:tcPr>
                <w:tcW w:w="3166" w:type="dxa"/>
                <w:gridSpan w:val="2"/>
                <w:tcBorders>
                  <w:top w:val="single" w:color="000000" w:sz="4" w:space="0"/>
                  <w:left w:val="single" w:color="000000" w:sz="4" w:space="0"/>
                  <w:bottom w:val="single" w:color="000000" w:sz="4" w:space="0"/>
                  <w:right w:val="single" w:color="000000" w:sz="4" w:space="0"/>
                </w:tcBorders>
                <w:vAlign w:val="center"/>
              </w:tcPr>
            </w:tcPrChange>
          </w:tcPr>
          <w:p w14:paraId="0A05AB85">
            <w:pPr>
              <w:keepNext w:val="0"/>
              <w:keepLines w:val="0"/>
              <w:widowControl/>
              <w:suppressLineNumbers w:val="0"/>
              <w:jc w:val="center"/>
              <w:textAlignment w:val="center"/>
              <w:rPr>
                <w:ins w:id="517" w:author="W" w:date="2025-03-09T14:57:46Z"/>
                <w:rFonts w:hint="eastAsia" w:ascii="仿宋_GB2312" w:hAnsi="仿宋_GB2312" w:eastAsia="仿宋_GB2312" w:cs="仿宋_GB2312"/>
                <w:i w:val="0"/>
                <w:iCs w:val="0"/>
                <w:color w:val="060607"/>
                <w:sz w:val="21"/>
                <w:szCs w:val="21"/>
                <w:u w:val="none"/>
                <w:rPrChange w:id="518" w:author="W" w:date="2025-03-09T15:17:55Z">
                  <w:rPr>
                    <w:ins w:id="519" w:author="W" w:date="2025-03-09T14:57:46Z"/>
                    <w:rFonts w:hint="eastAsia" w:ascii="宋体" w:hAnsi="宋体" w:eastAsia="宋体" w:cs="宋体"/>
                    <w:i w:val="0"/>
                    <w:iCs w:val="0"/>
                    <w:color w:val="060607"/>
                    <w:sz w:val="21"/>
                    <w:szCs w:val="21"/>
                    <w:u w:val="none"/>
                  </w:rPr>
                </w:rPrChange>
              </w:rPr>
            </w:pPr>
            <w:ins w:id="520"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521"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提出要优化医保药品、诊疗项目和医用耗材目录管理，加强医保便民服务场景建设，扩大医保电子处方、移动支付接入覆盖面，推动商业健康保险产品扩大创新药支付范围等措施。</w:t>
              </w:r>
            </w:ins>
          </w:p>
        </w:tc>
      </w:tr>
      <w:tr w14:paraId="518416A4">
        <w:trPr>
          <w:wAfter w:w="0" w:type="auto"/>
          <w:trHeight w:val="2500" w:hRule="atLeast"/>
          <w:ins w:id="523" w:author="W" w:date="2025-03-09T14:57:46Z"/>
          <w:trPrChange w:id="524" w:author="W" w:date="2025-03-09T14:58:02Z">
            <w:trPr>
              <w:gridAfter w:val="1"/>
              <w:wAfter w:w="1195" w:type="dxa"/>
              <w:trHeight w:val="250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525"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0036732B">
            <w:pPr>
              <w:keepNext w:val="0"/>
              <w:keepLines w:val="0"/>
              <w:widowControl/>
              <w:suppressLineNumbers w:val="0"/>
              <w:jc w:val="center"/>
              <w:textAlignment w:val="center"/>
              <w:rPr>
                <w:ins w:id="526" w:author="W" w:date="2025-03-09T14:57:46Z"/>
                <w:rFonts w:hint="eastAsia" w:ascii="仿宋_GB2312" w:hAnsi="仿宋_GB2312" w:eastAsia="仿宋_GB2312" w:cs="仿宋_GB2312"/>
                <w:i w:val="0"/>
                <w:iCs w:val="0"/>
                <w:color w:val="060607"/>
                <w:sz w:val="21"/>
                <w:szCs w:val="21"/>
                <w:u w:val="none"/>
                <w:rPrChange w:id="527" w:author="W" w:date="2025-03-09T15:17:55Z">
                  <w:rPr>
                    <w:ins w:id="528" w:author="W" w:date="2025-03-09T14:57:46Z"/>
                    <w:rFonts w:hint="eastAsia" w:ascii="宋体" w:hAnsi="宋体" w:eastAsia="宋体" w:cs="宋体"/>
                    <w:i w:val="0"/>
                    <w:iCs w:val="0"/>
                    <w:color w:val="060607"/>
                    <w:sz w:val="21"/>
                    <w:szCs w:val="21"/>
                    <w:u w:val="none"/>
                  </w:rPr>
                </w:rPrChange>
              </w:rPr>
            </w:pPr>
            <w:ins w:id="529"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530"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《广州医保支持创新医药发展若干措施》</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532" w:author="W" w:date="2025-03-09T14:58:02Z">
              <w:tcPr>
                <w:tcW w:w="1801" w:type="dxa"/>
                <w:gridSpan w:val="2"/>
                <w:tcBorders>
                  <w:top w:val="single" w:color="000000" w:sz="4" w:space="0"/>
                  <w:left w:val="single" w:color="000000" w:sz="4" w:space="0"/>
                  <w:bottom w:val="single" w:color="000000" w:sz="4" w:space="0"/>
                  <w:right w:val="single" w:color="000000" w:sz="4" w:space="0"/>
                </w:tcBorders>
                <w:vAlign w:val="center"/>
              </w:tcPr>
            </w:tcPrChange>
          </w:tcPr>
          <w:p w14:paraId="0AF00D24">
            <w:pPr>
              <w:keepNext w:val="0"/>
              <w:keepLines w:val="0"/>
              <w:widowControl/>
              <w:suppressLineNumbers w:val="0"/>
              <w:jc w:val="center"/>
              <w:textAlignment w:val="center"/>
              <w:rPr>
                <w:ins w:id="533" w:author="W" w:date="2025-03-09T14:57:46Z"/>
                <w:rFonts w:hint="eastAsia" w:ascii="仿宋_GB2312" w:hAnsi="仿宋_GB2312" w:eastAsia="仿宋_GB2312" w:cs="仿宋_GB2312"/>
                <w:i w:val="0"/>
                <w:iCs w:val="0"/>
                <w:color w:val="060607"/>
                <w:sz w:val="21"/>
                <w:szCs w:val="21"/>
                <w:u w:val="none"/>
                <w:rPrChange w:id="534" w:author="W" w:date="2025-03-09T15:17:55Z">
                  <w:rPr>
                    <w:ins w:id="535" w:author="W" w:date="2025-03-09T14:57:46Z"/>
                    <w:rFonts w:hint="eastAsia" w:ascii="宋体" w:hAnsi="宋体" w:eastAsia="宋体" w:cs="宋体"/>
                    <w:i w:val="0"/>
                    <w:iCs w:val="0"/>
                    <w:color w:val="060607"/>
                    <w:sz w:val="21"/>
                    <w:szCs w:val="21"/>
                    <w:u w:val="none"/>
                  </w:rPr>
                </w:rPrChange>
              </w:rPr>
            </w:pPr>
            <w:ins w:id="536"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537"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2024年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539" w:author="W" w:date="2025-03-09T14:58:02Z">
              <w:tcPr>
                <w:tcW w:w="1902" w:type="dxa"/>
                <w:gridSpan w:val="2"/>
                <w:tcBorders>
                  <w:top w:val="single" w:color="000000" w:sz="4" w:space="0"/>
                  <w:left w:val="single" w:color="000000" w:sz="4" w:space="0"/>
                  <w:bottom w:val="single" w:color="000000" w:sz="4" w:space="0"/>
                  <w:right w:val="single" w:color="000000" w:sz="4" w:space="0"/>
                </w:tcBorders>
                <w:vAlign w:val="center"/>
              </w:tcPr>
            </w:tcPrChange>
          </w:tcPr>
          <w:p w14:paraId="6E044A69">
            <w:pPr>
              <w:keepNext w:val="0"/>
              <w:keepLines w:val="0"/>
              <w:widowControl/>
              <w:suppressLineNumbers w:val="0"/>
              <w:jc w:val="center"/>
              <w:textAlignment w:val="center"/>
              <w:rPr>
                <w:ins w:id="540" w:author="W" w:date="2025-03-09T14:57:46Z"/>
                <w:rFonts w:hint="eastAsia" w:ascii="仿宋_GB2312" w:hAnsi="仿宋_GB2312" w:eastAsia="仿宋_GB2312" w:cs="仿宋_GB2312"/>
                <w:i w:val="0"/>
                <w:iCs w:val="0"/>
                <w:color w:val="060607"/>
                <w:sz w:val="21"/>
                <w:szCs w:val="21"/>
                <w:u w:val="none"/>
                <w:rPrChange w:id="541" w:author="W" w:date="2025-03-09T15:17:55Z">
                  <w:rPr>
                    <w:ins w:id="542" w:author="W" w:date="2025-03-09T14:57:46Z"/>
                    <w:rFonts w:hint="eastAsia" w:ascii="宋体" w:hAnsi="宋体" w:eastAsia="宋体" w:cs="宋体"/>
                    <w:i w:val="0"/>
                    <w:iCs w:val="0"/>
                    <w:color w:val="060607"/>
                    <w:sz w:val="21"/>
                    <w:szCs w:val="21"/>
                    <w:u w:val="none"/>
                  </w:rPr>
                </w:rPrChange>
              </w:rPr>
            </w:pPr>
            <w:ins w:id="543"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544"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广州市医疗保障局</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546" w:author="W" w:date="2025-03-09T14:58:02Z">
              <w:tcPr>
                <w:tcW w:w="3166" w:type="dxa"/>
                <w:gridSpan w:val="2"/>
                <w:tcBorders>
                  <w:top w:val="single" w:color="000000" w:sz="4" w:space="0"/>
                  <w:left w:val="single" w:color="000000" w:sz="4" w:space="0"/>
                  <w:bottom w:val="single" w:color="000000" w:sz="4" w:space="0"/>
                  <w:right w:val="single" w:color="000000" w:sz="4" w:space="0"/>
                </w:tcBorders>
                <w:vAlign w:val="center"/>
              </w:tcPr>
            </w:tcPrChange>
          </w:tcPr>
          <w:p w14:paraId="5129EDEE">
            <w:pPr>
              <w:keepNext w:val="0"/>
              <w:keepLines w:val="0"/>
              <w:widowControl/>
              <w:suppressLineNumbers w:val="0"/>
              <w:jc w:val="center"/>
              <w:textAlignment w:val="center"/>
              <w:rPr>
                <w:ins w:id="547" w:author="W" w:date="2025-03-09T14:57:46Z"/>
                <w:rFonts w:hint="eastAsia" w:ascii="仿宋_GB2312" w:hAnsi="仿宋_GB2312" w:eastAsia="仿宋_GB2312" w:cs="仿宋_GB2312"/>
                <w:i w:val="0"/>
                <w:iCs w:val="0"/>
                <w:color w:val="060607"/>
                <w:sz w:val="21"/>
                <w:szCs w:val="21"/>
                <w:u w:val="none"/>
                <w:rPrChange w:id="548" w:author="W" w:date="2025-03-09T15:17:55Z">
                  <w:rPr>
                    <w:ins w:id="549" w:author="W" w:date="2025-03-09T14:57:46Z"/>
                    <w:rFonts w:hint="eastAsia" w:ascii="宋体" w:hAnsi="宋体" w:eastAsia="宋体" w:cs="宋体"/>
                    <w:i w:val="0"/>
                    <w:iCs w:val="0"/>
                    <w:color w:val="060607"/>
                    <w:sz w:val="21"/>
                    <w:szCs w:val="21"/>
                    <w:u w:val="none"/>
                  </w:rPr>
                </w:rPrChange>
              </w:rPr>
            </w:pPr>
            <w:ins w:id="550"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551"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规定了对定点医疗机构发生的国谈药品等创新药费用，实行单列结算或提高DIP病种支付标准；优化DIP特例单议机制，支持运用创新药械的病例申请特殊病例支付；加强对定点医疗机构国谈药品配备使用情况的监测，支持“双通道”药品同步纳入医疗机构药品目录及外配处方药品目录等措施。</w:t>
              </w:r>
            </w:ins>
          </w:p>
        </w:tc>
      </w:tr>
      <w:tr w14:paraId="1ECB9A20">
        <w:trPr>
          <w:wAfter w:w="0" w:type="auto"/>
          <w:trHeight w:val="2200" w:hRule="atLeast"/>
          <w:ins w:id="553" w:author="W" w:date="2025-03-09T14:57:46Z"/>
          <w:trPrChange w:id="554" w:author="W" w:date="2025-03-09T14:58:02Z">
            <w:trPr>
              <w:gridAfter w:val="1"/>
              <w:wAfter w:w="1195" w:type="dxa"/>
              <w:trHeight w:val="220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555"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3AACF85C">
            <w:pPr>
              <w:keepNext w:val="0"/>
              <w:keepLines w:val="0"/>
              <w:widowControl/>
              <w:suppressLineNumbers w:val="0"/>
              <w:jc w:val="center"/>
              <w:textAlignment w:val="center"/>
              <w:rPr>
                <w:ins w:id="556" w:author="W" w:date="2025-03-09T14:57:46Z"/>
                <w:rFonts w:hint="eastAsia" w:ascii="仿宋_GB2312" w:hAnsi="仿宋_GB2312" w:eastAsia="仿宋_GB2312" w:cs="仿宋_GB2312"/>
                <w:i w:val="0"/>
                <w:iCs w:val="0"/>
                <w:color w:val="060607"/>
                <w:sz w:val="21"/>
                <w:szCs w:val="21"/>
                <w:u w:val="none"/>
                <w:rPrChange w:id="557" w:author="W" w:date="2025-03-09T15:17:55Z">
                  <w:rPr>
                    <w:ins w:id="558" w:author="W" w:date="2025-03-09T14:57:46Z"/>
                    <w:rFonts w:hint="eastAsia" w:ascii="宋体" w:hAnsi="宋体" w:eastAsia="宋体" w:cs="宋体"/>
                    <w:i w:val="0"/>
                    <w:iCs w:val="0"/>
                    <w:color w:val="060607"/>
                    <w:sz w:val="21"/>
                    <w:szCs w:val="21"/>
                    <w:u w:val="none"/>
                  </w:rPr>
                </w:rPrChange>
              </w:rPr>
            </w:pPr>
            <w:ins w:id="559"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560"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《广东省已获批创新药械产品目录遴选管理和支持政策措施》</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562" w:author="W" w:date="2025-03-09T14:58:02Z">
              <w:tcPr>
                <w:tcW w:w="1801" w:type="dxa"/>
                <w:gridSpan w:val="2"/>
                <w:tcBorders>
                  <w:top w:val="single" w:color="000000" w:sz="4" w:space="0"/>
                  <w:left w:val="single" w:color="000000" w:sz="4" w:space="0"/>
                  <w:bottom w:val="single" w:color="000000" w:sz="4" w:space="0"/>
                  <w:right w:val="single" w:color="000000" w:sz="4" w:space="0"/>
                </w:tcBorders>
                <w:vAlign w:val="center"/>
              </w:tcPr>
            </w:tcPrChange>
          </w:tcPr>
          <w:p w14:paraId="0111C91A">
            <w:pPr>
              <w:keepNext w:val="0"/>
              <w:keepLines w:val="0"/>
              <w:widowControl/>
              <w:suppressLineNumbers w:val="0"/>
              <w:jc w:val="center"/>
              <w:textAlignment w:val="center"/>
              <w:rPr>
                <w:ins w:id="563" w:author="W" w:date="2025-03-09T14:57:46Z"/>
                <w:rFonts w:hint="eastAsia" w:ascii="仿宋_GB2312" w:hAnsi="仿宋_GB2312" w:eastAsia="仿宋_GB2312" w:cs="仿宋_GB2312"/>
                <w:i w:val="0"/>
                <w:iCs w:val="0"/>
                <w:color w:val="060607"/>
                <w:sz w:val="21"/>
                <w:szCs w:val="21"/>
                <w:u w:val="none"/>
                <w:rPrChange w:id="564" w:author="W" w:date="2025-03-09T15:17:55Z">
                  <w:rPr>
                    <w:ins w:id="565" w:author="W" w:date="2025-03-09T14:57:46Z"/>
                    <w:rFonts w:hint="eastAsia" w:ascii="宋体" w:hAnsi="宋体" w:eastAsia="宋体" w:cs="宋体"/>
                    <w:i w:val="0"/>
                    <w:iCs w:val="0"/>
                    <w:color w:val="060607"/>
                    <w:sz w:val="21"/>
                    <w:szCs w:val="21"/>
                    <w:u w:val="none"/>
                  </w:rPr>
                </w:rPrChange>
              </w:rPr>
            </w:pPr>
            <w:ins w:id="566"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567"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2024年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569" w:author="W" w:date="2025-03-09T14:58:02Z">
              <w:tcPr>
                <w:tcW w:w="1902" w:type="dxa"/>
                <w:gridSpan w:val="2"/>
                <w:tcBorders>
                  <w:top w:val="single" w:color="000000" w:sz="4" w:space="0"/>
                  <w:left w:val="single" w:color="000000" w:sz="4" w:space="0"/>
                  <w:bottom w:val="single" w:color="000000" w:sz="4" w:space="0"/>
                  <w:right w:val="single" w:color="000000" w:sz="4" w:space="0"/>
                </w:tcBorders>
                <w:vAlign w:val="center"/>
              </w:tcPr>
            </w:tcPrChange>
          </w:tcPr>
          <w:p w14:paraId="0D48318F">
            <w:pPr>
              <w:keepNext w:val="0"/>
              <w:keepLines w:val="0"/>
              <w:widowControl/>
              <w:suppressLineNumbers w:val="0"/>
              <w:jc w:val="center"/>
              <w:textAlignment w:val="center"/>
              <w:rPr>
                <w:ins w:id="570" w:author="W" w:date="2025-03-09T14:57:46Z"/>
                <w:rFonts w:hint="eastAsia" w:ascii="仿宋_GB2312" w:hAnsi="仿宋_GB2312" w:eastAsia="仿宋_GB2312" w:cs="仿宋_GB2312"/>
                <w:i w:val="0"/>
                <w:iCs w:val="0"/>
                <w:color w:val="060607"/>
                <w:sz w:val="21"/>
                <w:szCs w:val="21"/>
                <w:u w:val="none"/>
                <w:rPrChange w:id="571" w:author="W" w:date="2025-03-09T15:17:55Z">
                  <w:rPr>
                    <w:ins w:id="572" w:author="W" w:date="2025-03-09T14:57:46Z"/>
                    <w:rFonts w:hint="eastAsia" w:ascii="宋体" w:hAnsi="宋体" w:eastAsia="宋体" w:cs="宋体"/>
                    <w:i w:val="0"/>
                    <w:iCs w:val="0"/>
                    <w:color w:val="060607"/>
                    <w:sz w:val="21"/>
                    <w:szCs w:val="21"/>
                    <w:u w:val="none"/>
                  </w:rPr>
                </w:rPrChange>
              </w:rPr>
            </w:pPr>
            <w:ins w:id="573"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574"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广东省医疗保障局</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576" w:author="W" w:date="2025-03-09T14:58:02Z">
              <w:tcPr>
                <w:tcW w:w="3166" w:type="dxa"/>
                <w:gridSpan w:val="2"/>
                <w:tcBorders>
                  <w:top w:val="single" w:color="000000" w:sz="4" w:space="0"/>
                  <w:left w:val="single" w:color="000000" w:sz="4" w:space="0"/>
                  <w:bottom w:val="single" w:color="000000" w:sz="4" w:space="0"/>
                  <w:right w:val="single" w:color="000000" w:sz="4" w:space="0"/>
                </w:tcBorders>
                <w:vAlign w:val="center"/>
              </w:tcPr>
            </w:tcPrChange>
          </w:tcPr>
          <w:p w14:paraId="763FECCB">
            <w:pPr>
              <w:keepNext w:val="0"/>
              <w:keepLines w:val="0"/>
              <w:widowControl/>
              <w:suppressLineNumbers w:val="0"/>
              <w:jc w:val="center"/>
              <w:textAlignment w:val="center"/>
              <w:rPr>
                <w:ins w:id="577" w:author="W" w:date="2025-03-09T14:57:46Z"/>
                <w:rFonts w:hint="eastAsia" w:ascii="仿宋_GB2312" w:hAnsi="仿宋_GB2312" w:eastAsia="仿宋_GB2312" w:cs="仿宋_GB2312"/>
                <w:i w:val="0"/>
                <w:iCs w:val="0"/>
                <w:color w:val="060607"/>
                <w:sz w:val="21"/>
                <w:szCs w:val="21"/>
                <w:u w:val="none"/>
                <w:rPrChange w:id="578" w:author="W" w:date="2025-03-09T15:17:55Z">
                  <w:rPr>
                    <w:ins w:id="579" w:author="W" w:date="2025-03-09T14:57:46Z"/>
                    <w:rFonts w:hint="eastAsia" w:ascii="宋体" w:hAnsi="宋体" w:eastAsia="宋体" w:cs="宋体"/>
                    <w:i w:val="0"/>
                    <w:iCs w:val="0"/>
                    <w:color w:val="060607"/>
                    <w:sz w:val="21"/>
                    <w:szCs w:val="21"/>
                    <w:u w:val="none"/>
                  </w:rPr>
                </w:rPrChange>
              </w:rPr>
            </w:pPr>
            <w:ins w:id="580" w:author="W" w:date="2025-03-09T14:57:46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581" w:author="W" w:date="2025-03-09T15:17:55Z">
                    <w:rPr>
                      <w:rFonts w:hint="eastAsia" w:ascii="宋体" w:hAnsi="宋体" w:eastAsia="宋体" w:cs="宋体"/>
                      <w:i w:val="0"/>
                      <w:iCs w:val="0"/>
                      <w:color w:val="060607"/>
                      <w:kern w:val="0"/>
                      <w:sz w:val="21"/>
                      <w:szCs w:val="21"/>
                      <w:u w:val="none"/>
                      <w:bdr w:val="none" w:color="auto" w:sz="0" w:space="0"/>
                      <w:lang w:val="en-US" w:eastAsia="zh-CN" w:bidi="ar"/>
                    </w:rPr>
                  </w:rPrChange>
                </w:rPr>
                <w:t>提出了构建创新药械挂网采购新机制，优化创新医疗器械医疗机构收费项目申请审核，建立创新药临床应用绿色通道，畅通创新药械进院渠道，医保部门健全特殊病例单议机制支持创新药械发展，支持应用真实世界数据支撑创新药械价值评估等措施。</w:t>
              </w:r>
            </w:ins>
          </w:p>
        </w:tc>
      </w:tr>
    </w:tbl>
    <w:p w14:paraId="5E889D81">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4"/>
        <w:rPr>
          <w:ins w:id="584" w:author="W" w:date="2025-03-09T15:15:11Z"/>
          <w:rFonts w:hint="eastAsia" w:ascii="仿宋_GB2312" w:hAnsi="仿宋_GB2312" w:eastAsia="仿宋_GB2312" w:cs="仿宋_GB2312"/>
          <w:b w:val="0"/>
          <w:bCs w:val="0"/>
          <w:sz w:val="32"/>
          <w:szCs w:val="32"/>
        </w:rPr>
        <w:pPrChange w:id="583" w:author="W" w:date="2025-03-09T15:15:17Z">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4"/>
          </w:pPr>
        </w:pPrChange>
      </w:pPr>
      <w:ins w:id="585" w:author="W" w:date="2025-03-09T15:15:11Z">
        <w:r>
          <w:rPr>
            <w:rFonts w:hint="eastAsia" w:ascii="仿宋_GB2312" w:hAnsi="仿宋_GB2312" w:eastAsia="仿宋_GB2312" w:cs="仿宋_GB2312"/>
            <w:b/>
            <w:bCs/>
            <w:color w:val="0E0E0E"/>
            <w:kern w:val="0"/>
            <w:sz w:val="32"/>
            <w:szCs w:val="32"/>
            <w:lang w:val="en-US" w:eastAsia="zh-CN" w:bidi="ar"/>
          </w:rPr>
          <w:t>1.2.5</w:t>
        </w:r>
      </w:ins>
      <w:ins w:id="586" w:author="W" w:date="2025-03-09T15:15:14Z">
        <w:r>
          <w:rPr>
            <w:rFonts w:hint="eastAsia" w:ascii="仿宋_GB2312" w:hAnsi="仿宋_GB2312" w:eastAsia="仿宋_GB2312" w:cs="仿宋_GB2312"/>
            <w:b/>
            <w:bCs/>
            <w:color w:val="0E0E0E"/>
            <w:kern w:val="0"/>
            <w:sz w:val="32"/>
            <w:szCs w:val="32"/>
            <w:lang w:val="en-US" w:eastAsia="zh-CN" w:bidi="ar"/>
          </w:rPr>
          <w:t>江苏</w:t>
        </w:r>
      </w:ins>
    </w:p>
    <w:p w14:paraId="7FEEFBFF">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0" w:firstLineChars="200"/>
        <w:textAlignment w:val="auto"/>
        <w:outlineLvl w:val="4"/>
        <w:rPr>
          <w:ins w:id="587" w:author="W" w:date="2025-03-09T15:14:52Z"/>
          <w:rFonts w:hint="eastAsia" w:ascii="仿宋_GB2312" w:hAnsi="仿宋_GB2312" w:eastAsia="仿宋_GB2312" w:cs="仿宋_GB2312"/>
          <w:b w:val="0"/>
          <w:bCs w:val="0"/>
          <w:sz w:val="32"/>
          <w:szCs w:val="32"/>
          <w:rPrChange w:id="588" w:author="W" w:date="2025-03-09T15:15:02Z">
            <w:rPr>
              <w:ins w:id="589" w:author="W" w:date="2025-03-09T15:14:52Z"/>
              <w:rFonts w:hint="eastAsia"/>
            </w:rPr>
          </w:rPrChange>
        </w:rPr>
      </w:pPr>
      <w:ins w:id="590" w:author="W" w:date="2025-03-09T15:14:52Z">
        <w:r>
          <w:rPr>
            <w:rFonts w:hint="eastAsia" w:ascii="仿宋_GB2312" w:hAnsi="仿宋_GB2312" w:eastAsia="仿宋_GB2312" w:cs="仿宋_GB2312"/>
            <w:b w:val="0"/>
            <w:bCs w:val="0"/>
            <w:sz w:val="32"/>
            <w:szCs w:val="32"/>
            <w:rPrChange w:id="591" w:author="W" w:date="2025-03-09T15:15:02Z">
              <w:rPr>
                <w:rFonts w:hint="eastAsia"/>
              </w:rPr>
            </w:rPrChange>
          </w:rPr>
          <w:t>江苏省在创新药医保管理方面采取了一系列具体举措，以确保创新药能够顺利进入医保系统并得到合理支付。首先，建立创新药品耗材挂网绿色通道，有效简化创新药的挂网流程。根据《江苏省医疗保障局关于服务医药产业创新发展的通知》，这一举措显著缩短了创新药从研发到临床应用的时间，加速了创新药的市场推广。其次，江苏省积极推进创新药品进入医保目录，通过建立健全“双通道”供应保障机制，确保创新药在医保目录中的可及性，提高了创新药的可及性，为患者提供了更多的治疗选择，减轻了患者的经济负担。</w:t>
        </w:r>
      </w:ins>
    </w:p>
    <w:p w14:paraId="3ADBF95E">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0" w:firstLineChars="200"/>
        <w:textAlignment w:val="auto"/>
        <w:outlineLvl w:val="4"/>
        <w:rPr>
          <w:ins w:id="593" w:author="W" w:date="2025-03-09T15:14:52Z"/>
          <w:rFonts w:hint="eastAsia" w:ascii="仿宋_GB2312" w:hAnsi="仿宋_GB2312" w:eastAsia="仿宋_GB2312" w:cs="仿宋_GB2312"/>
          <w:b w:val="0"/>
          <w:bCs w:val="0"/>
          <w:sz w:val="32"/>
          <w:szCs w:val="32"/>
          <w:rPrChange w:id="594" w:author="W" w:date="2025-03-09T15:15:02Z">
            <w:rPr>
              <w:ins w:id="595" w:author="W" w:date="2025-03-09T15:14:52Z"/>
              <w:rFonts w:hint="eastAsia"/>
            </w:rPr>
          </w:rPrChange>
        </w:rPr>
      </w:pPr>
      <w:ins w:id="596" w:author="W" w:date="2025-03-09T15:14:52Z">
        <w:r>
          <w:rPr>
            <w:rFonts w:hint="eastAsia" w:ascii="仿宋_GB2312" w:hAnsi="仿宋_GB2312" w:eastAsia="仿宋_GB2312" w:cs="仿宋_GB2312"/>
            <w:b w:val="0"/>
            <w:bCs w:val="0"/>
            <w:sz w:val="32"/>
            <w:szCs w:val="32"/>
            <w:rPrChange w:id="597" w:author="W" w:date="2025-03-09T15:15:02Z">
              <w:rPr>
                <w:rFonts w:hint="eastAsia"/>
              </w:rPr>
            </w:rPrChange>
          </w:rPr>
          <w:t>在医保支付方面，江苏省采取了动态调整机制，根据药品的临床价值和市场情况适时调整医保支付标准，使得医保支付更加科学和合理，能够更好地反映药品的实际价值和市场需求，提高了医保基金的使用效率。此外，江苏省还通过《江苏省创新药械奖励政策实施方案》对创新药械企业进行奖励，采用“免申即享”的方式，简化企业申报流程，直接将奖励资金拨付至企业账户，这一措施不仅减轻了企业的负担，还有效激励了企业加大研发投入，推动创新药械的开发和应用。</w:t>
        </w:r>
      </w:ins>
    </w:p>
    <w:p w14:paraId="7628272A">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0" w:firstLineChars="200"/>
        <w:textAlignment w:val="auto"/>
        <w:outlineLvl w:val="4"/>
        <w:rPr>
          <w:ins w:id="599" w:author="W" w:date="2025-03-09T15:14:52Z"/>
          <w:rFonts w:hint="eastAsia" w:ascii="仿宋_GB2312" w:hAnsi="仿宋_GB2312" w:eastAsia="仿宋_GB2312" w:cs="仿宋_GB2312"/>
          <w:b w:val="0"/>
          <w:bCs w:val="0"/>
          <w:sz w:val="32"/>
          <w:szCs w:val="32"/>
          <w:rPrChange w:id="600" w:author="W" w:date="2025-03-09T15:15:02Z">
            <w:rPr>
              <w:ins w:id="601" w:author="W" w:date="2025-03-09T15:14:52Z"/>
              <w:rFonts w:hint="eastAsia"/>
            </w:rPr>
          </w:rPrChange>
        </w:rPr>
      </w:pPr>
      <w:ins w:id="602" w:author="W" w:date="2025-03-09T15:14:52Z">
        <w:r>
          <w:rPr>
            <w:rFonts w:hint="eastAsia" w:ascii="仿宋_GB2312" w:hAnsi="仿宋_GB2312" w:eastAsia="仿宋_GB2312" w:cs="仿宋_GB2312"/>
            <w:b w:val="0"/>
            <w:bCs w:val="0"/>
            <w:sz w:val="32"/>
            <w:szCs w:val="32"/>
            <w:rPrChange w:id="603" w:author="W" w:date="2025-03-09T15:15:02Z">
              <w:rPr>
                <w:rFonts w:hint="eastAsia"/>
              </w:rPr>
            </w:rPrChange>
          </w:rPr>
          <w:t>同时，江苏省还通过优化医保考核评价指标，剔除创新药械相关费用的影响，消除了医疗机构在配备和使用创新药时的顾虑，使得医疗机构在使用创新药时更加积极，促进了创新药的临床应用。此外，江苏省还加强了对定点医疗机构创新药配备使用情况的监测，支持“双通道”药品纳入医疗机构药品目录及外配处方药品目录，确保药品供应的稳定性和可及性，有助于及时发现和解决创新药在临床应用中遇到的问题，保障患者的用药需求。</w:t>
        </w:r>
      </w:ins>
    </w:p>
    <w:p w14:paraId="4AC0DBB2">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0" w:firstLineChars="200"/>
        <w:textAlignment w:val="auto"/>
        <w:outlineLvl w:val="4"/>
        <w:rPr>
          <w:ins w:id="605" w:author="W" w:date="2025-03-09T15:15:26Z"/>
          <w:rFonts w:hint="eastAsia" w:ascii="仿宋_GB2312" w:hAnsi="仿宋_GB2312" w:eastAsia="仿宋_GB2312" w:cs="仿宋_GB2312"/>
          <w:b w:val="0"/>
          <w:bCs w:val="0"/>
          <w:sz w:val="32"/>
          <w:szCs w:val="32"/>
        </w:rPr>
      </w:pPr>
      <w:ins w:id="606" w:author="W" w:date="2025-03-09T15:14:52Z">
        <w:r>
          <w:rPr>
            <w:rFonts w:hint="eastAsia" w:ascii="仿宋_GB2312" w:hAnsi="仿宋_GB2312" w:eastAsia="仿宋_GB2312" w:cs="仿宋_GB2312"/>
            <w:b w:val="0"/>
            <w:bCs w:val="0"/>
            <w:sz w:val="32"/>
            <w:szCs w:val="32"/>
            <w:rPrChange w:id="607" w:author="W" w:date="2025-03-09T15:15:02Z">
              <w:rPr>
                <w:rFonts w:hint="eastAsia"/>
              </w:rPr>
            </w:rPrChange>
          </w:rPr>
          <w:t>最后，江苏省在创新药械的审评审批方面也进行了优化，通过提前介入、研审联动等方式，加速创新药械的上市进程，不仅缩短了创新药械的上市时间，还提高了审评审批的效率和质量，为创新药械的市场推广提供了有力支持。</w:t>
        </w:r>
      </w:ins>
    </w:p>
    <w:p w14:paraId="3DD9CFC3">
      <w:pPr>
        <w:pStyle w:val="14"/>
        <w:keepNext w:val="0"/>
        <w:keepLines w:val="0"/>
        <w:pageBreakBefore w:val="0"/>
        <w:widowControl/>
        <w:suppressLineNumbers w:val="0"/>
        <w:kinsoku/>
        <w:wordWrap/>
        <w:overflowPunct/>
        <w:topLinePunct w:val="0"/>
        <w:autoSpaceDE/>
        <w:autoSpaceDN/>
        <w:bidi w:val="0"/>
        <w:adjustRightInd/>
        <w:snapToGrid/>
        <w:jc w:val="center"/>
        <w:textAlignment w:val="auto"/>
        <w:rPr>
          <w:ins w:id="609" w:author="W" w:date="2025-03-09T15:15:26Z"/>
          <w:rFonts w:hint="eastAsia" w:ascii="仿宋_GB2312" w:hAnsi="仿宋_GB2312" w:eastAsia="仿宋_GB2312" w:cs="仿宋_GB2312"/>
          <w:b/>
          <w:bCs/>
          <w:sz w:val="32"/>
          <w:szCs w:val="32"/>
          <w:lang w:val="en-US" w:eastAsia="zh-CN"/>
        </w:rPr>
      </w:pPr>
      <w:ins w:id="610" w:author="W" w:date="2025-03-09T15:15:26Z">
        <w:r>
          <w:rPr>
            <w:rFonts w:hint="eastAsia" w:ascii="仿宋_GB2312" w:hAnsi="仿宋_GB2312" w:eastAsia="仿宋_GB2312" w:cs="仿宋_GB2312"/>
            <w:b/>
            <w:bCs/>
            <w:sz w:val="32"/>
            <w:szCs w:val="32"/>
            <w:lang w:val="en-US" w:eastAsia="zh-CN"/>
          </w:rPr>
          <w:t xml:space="preserve">表2.5 </w:t>
        </w:r>
      </w:ins>
      <w:ins w:id="611" w:author="W" w:date="2025-03-09T15:15:34Z">
        <w:r>
          <w:rPr>
            <w:rFonts w:hint="eastAsia" w:ascii="仿宋_GB2312" w:hAnsi="仿宋_GB2312" w:eastAsia="仿宋_GB2312" w:cs="仿宋_GB2312"/>
            <w:b/>
            <w:bCs/>
            <w:sz w:val="32"/>
            <w:szCs w:val="32"/>
            <w:lang w:val="en-US" w:eastAsia="zh-CN"/>
          </w:rPr>
          <w:t>江苏</w:t>
        </w:r>
      </w:ins>
      <w:ins w:id="612" w:author="W" w:date="2025-03-09T15:15:26Z">
        <w:r>
          <w:rPr>
            <w:rFonts w:hint="eastAsia" w:ascii="仿宋_GB2312" w:hAnsi="仿宋_GB2312" w:eastAsia="仿宋_GB2312" w:cs="仿宋_GB2312"/>
            <w:b/>
            <w:bCs/>
            <w:sz w:val="32"/>
            <w:szCs w:val="32"/>
            <w:lang w:val="en-US" w:eastAsia="zh-CN"/>
          </w:rPr>
          <w:t>省创新药医保管理相关政策梳理</w:t>
        </w:r>
      </w:ins>
    </w:p>
    <w:tbl>
      <w:tblPr>
        <w:tblW w:w="8237"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Change w:id="613" w:author="W" w:date="2025-03-09T15:17:31Z">
          <w:tblPr>
            <w:tblW w:w="930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PrChange>
      </w:tblPr>
      <w:tblGrid>
        <w:gridCol w:w="1267"/>
        <w:gridCol w:w="1827"/>
        <w:gridCol w:w="1930"/>
        <w:gridCol w:w="3213"/>
        <w:tblGridChange w:id="614">
          <w:tblGrid>
            <w:gridCol w:w="1432"/>
            <w:gridCol w:w="2066"/>
            <w:gridCol w:w="2182"/>
            <w:gridCol w:w="3633"/>
          </w:tblGrid>
        </w:tblGridChange>
      </w:tblGrid>
      <w:tr w14:paraId="3AEB6A58">
        <w:trPr>
          <w:trHeight w:val="336" w:hRule="atLeast"/>
          <w:ins w:id="615" w:author="W" w:date="2025-03-09T15:17:27Z"/>
          <w:trPrChange w:id="616" w:author="W" w:date="2025-03-09T15:17:31Z">
            <w:trPr>
              <w:trHeight w:val="336"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617" w:author="W" w:date="2025-03-09T15:17:31Z">
              <w:tcPr>
                <w:tcW w:w="1432" w:type="dxa"/>
                <w:tcBorders>
                  <w:top w:val="single" w:color="000000" w:sz="4" w:space="0"/>
                  <w:left w:val="single" w:color="000000" w:sz="4" w:space="0"/>
                  <w:bottom w:val="single" w:color="000000" w:sz="4" w:space="0"/>
                  <w:right w:val="single" w:color="000000" w:sz="4" w:space="0"/>
                </w:tcBorders>
                <w:vAlign w:val="center"/>
              </w:tcPr>
            </w:tcPrChange>
          </w:tcPr>
          <w:p w14:paraId="68105927">
            <w:pPr>
              <w:keepNext w:val="0"/>
              <w:keepLines w:val="0"/>
              <w:widowControl/>
              <w:suppressLineNumbers w:val="0"/>
              <w:jc w:val="center"/>
              <w:textAlignment w:val="center"/>
              <w:rPr>
                <w:ins w:id="618" w:author="W" w:date="2025-03-09T15:17:27Z"/>
                <w:rFonts w:hint="eastAsia" w:ascii="仿宋_GB2312" w:hAnsi="仿宋_GB2312" w:eastAsia="仿宋_GB2312" w:cs="仿宋_GB2312"/>
                <w:b/>
                <w:bCs/>
                <w:i w:val="0"/>
                <w:iCs w:val="0"/>
                <w:color w:val="060607"/>
                <w:sz w:val="21"/>
                <w:szCs w:val="21"/>
                <w:u w:val="none"/>
                <w:rPrChange w:id="619" w:author="W" w:date="2025-03-09T15:18:05Z">
                  <w:rPr>
                    <w:ins w:id="620" w:author="W" w:date="2025-03-09T15:17:27Z"/>
                    <w:rFonts w:hint="eastAsia" w:ascii="宋体" w:hAnsi="宋体" w:eastAsia="宋体" w:cs="宋体"/>
                    <w:b/>
                    <w:bCs/>
                    <w:i w:val="0"/>
                    <w:iCs w:val="0"/>
                    <w:color w:val="060607"/>
                    <w:sz w:val="21"/>
                    <w:szCs w:val="21"/>
                    <w:u w:val="none"/>
                  </w:rPr>
                </w:rPrChange>
              </w:rPr>
            </w:pPr>
            <w:ins w:id="621" w:author="W" w:date="2025-03-09T15:17:27Z">
              <w:r>
                <w:rPr>
                  <w:rFonts w:hint="eastAsia" w:ascii="仿宋_GB2312" w:hAnsi="仿宋_GB2312" w:eastAsia="仿宋_GB2312" w:cs="仿宋_GB2312"/>
                  <w:b/>
                  <w:bCs/>
                  <w:i w:val="0"/>
                  <w:iCs w:val="0"/>
                  <w:color w:val="060607"/>
                  <w:kern w:val="0"/>
                  <w:sz w:val="21"/>
                  <w:szCs w:val="21"/>
                  <w:u w:val="none"/>
                  <w:bdr w:val="none" w:color="auto" w:sz="0" w:space="0"/>
                  <w:lang w:val="en-US" w:eastAsia="zh-CN" w:bidi="ar"/>
                  <w:rPrChange w:id="622" w:author="W" w:date="2025-03-09T15:18:05Z">
                    <w:rPr>
                      <w:rFonts w:hint="eastAsia" w:ascii="宋体" w:hAnsi="宋体" w:eastAsia="宋体" w:cs="宋体"/>
                      <w:b/>
                      <w:bCs/>
                      <w:i w:val="0"/>
                      <w:iCs w:val="0"/>
                      <w:color w:val="060607"/>
                      <w:kern w:val="0"/>
                      <w:sz w:val="21"/>
                      <w:szCs w:val="21"/>
                      <w:u w:val="none"/>
                      <w:bdr w:val="none" w:color="auto" w:sz="0" w:space="0"/>
                      <w:lang w:val="en-US" w:eastAsia="zh-CN" w:bidi="ar"/>
                    </w:rPr>
                  </w:rPrChange>
                </w:rPr>
                <w:t>政策名称</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624" w:author="W" w:date="2025-03-09T15:17:31Z">
              <w:tcPr>
                <w:tcW w:w="2066" w:type="dxa"/>
                <w:tcBorders>
                  <w:top w:val="single" w:color="000000" w:sz="4" w:space="0"/>
                  <w:left w:val="single" w:color="000000" w:sz="4" w:space="0"/>
                  <w:bottom w:val="single" w:color="000000" w:sz="4" w:space="0"/>
                  <w:right w:val="single" w:color="000000" w:sz="4" w:space="0"/>
                </w:tcBorders>
                <w:vAlign w:val="center"/>
              </w:tcPr>
            </w:tcPrChange>
          </w:tcPr>
          <w:p w14:paraId="2D1C77F0">
            <w:pPr>
              <w:keepNext w:val="0"/>
              <w:keepLines w:val="0"/>
              <w:widowControl/>
              <w:suppressLineNumbers w:val="0"/>
              <w:jc w:val="center"/>
              <w:textAlignment w:val="center"/>
              <w:rPr>
                <w:ins w:id="625" w:author="W" w:date="2025-03-09T15:17:27Z"/>
                <w:rFonts w:hint="eastAsia" w:ascii="仿宋_GB2312" w:hAnsi="仿宋_GB2312" w:eastAsia="仿宋_GB2312" w:cs="仿宋_GB2312"/>
                <w:b/>
                <w:bCs/>
                <w:i w:val="0"/>
                <w:iCs w:val="0"/>
                <w:color w:val="060607"/>
                <w:sz w:val="21"/>
                <w:szCs w:val="21"/>
                <w:u w:val="none"/>
                <w:rPrChange w:id="626" w:author="W" w:date="2025-03-09T15:18:05Z">
                  <w:rPr>
                    <w:ins w:id="627" w:author="W" w:date="2025-03-09T15:17:27Z"/>
                    <w:rFonts w:hint="eastAsia" w:ascii="宋体" w:hAnsi="宋体" w:eastAsia="宋体" w:cs="宋体"/>
                    <w:b/>
                    <w:bCs/>
                    <w:i w:val="0"/>
                    <w:iCs w:val="0"/>
                    <w:color w:val="060607"/>
                    <w:sz w:val="21"/>
                    <w:szCs w:val="21"/>
                    <w:u w:val="none"/>
                  </w:rPr>
                </w:rPrChange>
              </w:rPr>
            </w:pPr>
            <w:ins w:id="628" w:author="W" w:date="2025-03-09T15:17:27Z">
              <w:r>
                <w:rPr>
                  <w:rFonts w:hint="eastAsia" w:ascii="仿宋_GB2312" w:hAnsi="仿宋_GB2312" w:eastAsia="仿宋_GB2312" w:cs="仿宋_GB2312"/>
                  <w:b/>
                  <w:bCs/>
                  <w:i w:val="0"/>
                  <w:iCs w:val="0"/>
                  <w:color w:val="060607"/>
                  <w:kern w:val="0"/>
                  <w:sz w:val="21"/>
                  <w:szCs w:val="21"/>
                  <w:u w:val="none"/>
                  <w:bdr w:val="none" w:color="auto" w:sz="0" w:space="0"/>
                  <w:lang w:val="en-US" w:eastAsia="zh-CN" w:bidi="ar"/>
                  <w:rPrChange w:id="629" w:author="W" w:date="2025-03-09T15:18:05Z">
                    <w:rPr>
                      <w:rFonts w:hint="eastAsia" w:ascii="宋体" w:hAnsi="宋体" w:eastAsia="宋体" w:cs="宋体"/>
                      <w:b/>
                      <w:bCs/>
                      <w:i w:val="0"/>
                      <w:iCs w:val="0"/>
                      <w:color w:val="060607"/>
                      <w:kern w:val="0"/>
                      <w:sz w:val="21"/>
                      <w:szCs w:val="21"/>
                      <w:u w:val="none"/>
                      <w:bdr w:val="none" w:color="auto" w:sz="0" w:space="0"/>
                      <w:lang w:val="en-US" w:eastAsia="zh-CN" w:bidi="ar"/>
                    </w:rPr>
                  </w:rPrChange>
                </w:rPr>
                <w:t>发布时间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631" w:author="W" w:date="2025-03-09T15:17:31Z">
              <w:tcPr>
                <w:tcW w:w="2182" w:type="dxa"/>
                <w:tcBorders>
                  <w:top w:val="single" w:color="000000" w:sz="4" w:space="0"/>
                  <w:left w:val="single" w:color="000000" w:sz="4" w:space="0"/>
                  <w:bottom w:val="single" w:color="000000" w:sz="4" w:space="0"/>
                  <w:right w:val="single" w:color="000000" w:sz="4" w:space="0"/>
                </w:tcBorders>
                <w:vAlign w:val="center"/>
              </w:tcPr>
            </w:tcPrChange>
          </w:tcPr>
          <w:p w14:paraId="63EFD59A">
            <w:pPr>
              <w:keepNext w:val="0"/>
              <w:keepLines w:val="0"/>
              <w:widowControl/>
              <w:suppressLineNumbers w:val="0"/>
              <w:jc w:val="center"/>
              <w:textAlignment w:val="center"/>
              <w:rPr>
                <w:ins w:id="632" w:author="W" w:date="2025-03-09T15:17:27Z"/>
                <w:rFonts w:hint="eastAsia" w:ascii="仿宋_GB2312" w:hAnsi="仿宋_GB2312" w:eastAsia="仿宋_GB2312" w:cs="仿宋_GB2312"/>
                <w:b/>
                <w:bCs/>
                <w:i w:val="0"/>
                <w:iCs w:val="0"/>
                <w:color w:val="060607"/>
                <w:sz w:val="21"/>
                <w:szCs w:val="21"/>
                <w:u w:val="none"/>
                <w:rPrChange w:id="633" w:author="W" w:date="2025-03-09T15:18:05Z">
                  <w:rPr>
                    <w:ins w:id="634" w:author="W" w:date="2025-03-09T15:17:27Z"/>
                    <w:rFonts w:hint="eastAsia" w:ascii="宋体" w:hAnsi="宋体" w:eastAsia="宋体" w:cs="宋体"/>
                    <w:b/>
                    <w:bCs/>
                    <w:i w:val="0"/>
                    <w:iCs w:val="0"/>
                    <w:color w:val="060607"/>
                    <w:sz w:val="21"/>
                    <w:szCs w:val="21"/>
                    <w:u w:val="none"/>
                  </w:rPr>
                </w:rPrChange>
              </w:rPr>
            </w:pPr>
            <w:ins w:id="635" w:author="W" w:date="2025-03-09T15:17:27Z">
              <w:r>
                <w:rPr>
                  <w:rFonts w:hint="eastAsia" w:ascii="仿宋_GB2312" w:hAnsi="仿宋_GB2312" w:eastAsia="仿宋_GB2312" w:cs="仿宋_GB2312"/>
                  <w:b/>
                  <w:bCs/>
                  <w:i w:val="0"/>
                  <w:iCs w:val="0"/>
                  <w:color w:val="060607"/>
                  <w:kern w:val="0"/>
                  <w:sz w:val="21"/>
                  <w:szCs w:val="21"/>
                  <w:u w:val="none"/>
                  <w:bdr w:val="none" w:color="auto" w:sz="0" w:space="0"/>
                  <w:lang w:val="en-US" w:eastAsia="zh-CN" w:bidi="ar"/>
                  <w:rPrChange w:id="636" w:author="W" w:date="2025-03-09T15:18:05Z">
                    <w:rPr>
                      <w:rFonts w:hint="eastAsia" w:ascii="宋体" w:hAnsi="宋体" w:eastAsia="宋体" w:cs="宋体"/>
                      <w:b/>
                      <w:bCs/>
                      <w:i w:val="0"/>
                      <w:iCs w:val="0"/>
                      <w:color w:val="060607"/>
                      <w:kern w:val="0"/>
                      <w:sz w:val="21"/>
                      <w:szCs w:val="21"/>
                      <w:u w:val="none"/>
                      <w:bdr w:val="none" w:color="auto" w:sz="0" w:space="0"/>
                      <w:lang w:val="en-US" w:eastAsia="zh-CN" w:bidi="ar"/>
                    </w:rPr>
                  </w:rPrChange>
                </w:rPr>
                <w:t>发布主体</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638" w:author="W" w:date="2025-03-09T15:17:31Z">
              <w:tcPr>
                <w:tcW w:w="3633" w:type="dxa"/>
                <w:tcBorders>
                  <w:top w:val="single" w:color="000000" w:sz="4" w:space="0"/>
                  <w:left w:val="single" w:color="000000" w:sz="4" w:space="0"/>
                  <w:bottom w:val="single" w:color="000000" w:sz="4" w:space="0"/>
                  <w:right w:val="single" w:color="000000" w:sz="4" w:space="0"/>
                </w:tcBorders>
                <w:vAlign w:val="center"/>
              </w:tcPr>
            </w:tcPrChange>
          </w:tcPr>
          <w:p w14:paraId="182F5D61">
            <w:pPr>
              <w:keepNext w:val="0"/>
              <w:keepLines w:val="0"/>
              <w:widowControl/>
              <w:suppressLineNumbers w:val="0"/>
              <w:jc w:val="center"/>
              <w:textAlignment w:val="center"/>
              <w:rPr>
                <w:ins w:id="639" w:author="W" w:date="2025-03-09T15:17:27Z"/>
                <w:rFonts w:hint="eastAsia" w:ascii="仿宋_GB2312" w:hAnsi="仿宋_GB2312" w:eastAsia="仿宋_GB2312" w:cs="仿宋_GB2312"/>
                <w:b/>
                <w:bCs/>
                <w:i w:val="0"/>
                <w:iCs w:val="0"/>
                <w:color w:val="060607"/>
                <w:sz w:val="21"/>
                <w:szCs w:val="21"/>
                <w:u w:val="none"/>
                <w:rPrChange w:id="640" w:author="W" w:date="2025-03-09T15:18:05Z">
                  <w:rPr>
                    <w:ins w:id="641" w:author="W" w:date="2025-03-09T15:17:27Z"/>
                    <w:rFonts w:hint="eastAsia" w:ascii="宋体" w:hAnsi="宋体" w:eastAsia="宋体" w:cs="宋体"/>
                    <w:b/>
                    <w:bCs/>
                    <w:i w:val="0"/>
                    <w:iCs w:val="0"/>
                    <w:color w:val="060607"/>
                    <w:sz w:val="21"/>
                    <w:szCs w:val="21"/>
                    <w:u w:val="none"/>
                  </w:rPr>
                </w:rPrChange>
              </w:rPr>
            </w:pPr>
            <w:ins w:id="642" w:author="W" w:date="2025-03-09T15:17:27Z">
              <w:r>
                <w:rPr>
                  <w:rFonts w:hint="eastAsia" w:ascii="仿宋_GB2312" w:hAnsi="仿宋_GB2312" w:eastAsia="仿宋_GB2312" w:cs="仿宋_GB2312"/>
                  <w:b/>
                  <w:bCs/>
                  <w:i w:val="0"/>
                  <w:iCs w:val="0"/>
                  <w:color w:val="060607"/>
                  <w:kern w:val="0"/>
                  <w:sz w:val="21"/>
                  <w:szCs w:val="21"/>
                  <w:u w:val="none"/>
                  <w:bdr w:val="none" w:color="auto" w:sz="0" w:space="0"/>
                  <w:lang w:val="en-US" w:eastAsia="zh-CN" w:bidi="ar"/>
                  <w:rPrChange w:id="643" w:author="W" w:date="2025-03-09T15:18:05Z">
                    <w:rPr>
                      <w:rFonts w:hint="eastAsia" w:ascii="宋体" w:hAnsi="宋体" w:eastAsia="宋体" w:cs="宋体"/>
                      <w:b/>
                      <w:bCs/>
                      <w:i w:val="0"/>
                      <w:iCs w:val="0"/>
                      <w:color w:val="060607"/>
                      <w:kern w:val="0"/>
                      <w:sz w:val="21"/>
                      <w:szCs w:val="21"/>
                      <w:u w:val="none"/>
                      <w:bdr w:val="none" w:color="auto" w:sz="0" w:space="0"/>
                      <w:lang w:val="en-US" w:eastAsia="zh-CN" w:bidi="ar"/>
                    </w:rPr>
                  </w:rPrChange>
                </w:rPr>
                <w:t>主要内容</w:t>
              </w:r>
            </w:ins>
          </w:p>
        </w:tc>
      </w:tr>
      <w:tr w14:paraId="3CA17BBA">
        <w:trPr>
          <w:trHeight w:val="1560" w:hRule="atLeast"/>
          <w:ins w:id="645" w:author="W" w:date="2025-03-09T15:17:27Z"/>
          <w:trPrChange w:id="646" w:author="W" w:date="2025-03-09T15:17:31Z">
            <w:trPr>
              <w:trHeight w:val="156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647" w:author="W" w:date="2025-03-09T15:17:31Z">
              <w:tcPr>
                <w:tcW w:w="1432" w:type="dxa"/>
                <w:tcBorders>
                  <w:top w:val="single" w:color="000000" w:sz="4" w:space="0"/>
                  <w:left w:val="single" w:color="000000" w:sz="4" w:space="0"/>
                  <w:bottom w:val="single" w:color="000000" w:sz="4" w:space="0"/>
                  <w:right w:val="single" w:color="000000" w:sz="4" w:space="0"/>
                </w:tcBorders>
                <w:vAlign w:val="center"/>
              </w:tcPr>
            </w:tcPrChange>
          </w:tcPr>
          <w:p w14:paraId="270D9EAD">
            <w:pPr>
              <w:keepNext w:val="0"/>
              <w:keepLines w:val="0"/>
              <w:widowControl/>
              <w:suppressLineNumbers w:val="0"/>
              <w:jc w:val="center"/>
              <w:textAlignment w:val="center"/>
              <w:rPr>
                <w:ins w:id="648" w:author="W" w:date="2025-03-09T15:17:27Z"/>
                <w:rFonts w:hint="eastAsia" w:ascii="仿宋_GB2312" w:hAnsi="仿宋_GB2312" w:eastAsia="仿宋_GB2312" w:cs="仿宋_GB2312"/>
                <w:i w:val="0"/>
                <w:iCs w:val="0"/>
                <w:color w:val="060607"/>
                <w:sz w:val="21"/>
                <w:szCs w:val="21"/>
                <w:u w:val="none"/>
                <w:rPrChange w:id="649" w:author="W" w:date="2025-03-09T15:18:05Z">
                  <w:rPr>
                    <w:ins w:id="650" w:author="W" w:date="2025-03-09T15:17:27Z"/>
                    <w:rFonts w:hint="eastAsia" w:ascii="宋体" w:hAnsi="宋体" w:eastAsia="宋体" w:cs="宋体"/>
                    <w:i w:val="0"/>
                    <w:iCs w:val="0"/>
                    <w:color w:val="060607"/>
                    <w:sz w:val="21"/>
                    <w:szCs w:val="21"/>
                    <w:u w:val="none"/>
                  </w:rPr>
                </w:rPrChange>
              </w:rPr>
            </w:pPr>
            <w:ins w:id="651"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652"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《江苏省“十四五”医疗保障发展规划》</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654" w:author="W" w:date="2025-03-09T15:17:31Z">
              <w:tcPr>
                <w:tcW w:w="2066" w:type="dxa"/>
                <w:tcBorders>
                  <w:top w:val="single" w:color="000000" w:sz="4" w:space="0"/>
                  <w:left w:val="single" w:color="000000" w:sz="4" w:space="0"/>
                  <w:bottom w:val="single" w:color="000000" w:sz="4" w:space="0"/>
                  <w:right w:val="single" w:color="000000" w:sz="4" w:space="0"/>
                </w:tcBorders>
                <w:vAlign w:val="center"/>
              </w:tcPr>
            </w:tcPrChange>
          </w:tcPr>
          <w:p w14:paraId="44ED57A3">
            <w:pPr>
              <w:keepNext w:val="0"/>
              <w:keepLines w:val="0"/>
              <w:widowControl/>
              <w:suppressLineNumbers w:val="0"/>
              <w:jc w:val="center"/>
              <w:textAlignment w:val="center"/>
              <w:rPr>
                <w:ins w:id="655" w:author="W" w:date="2025-03-09T15:17:27Z"/>
                <w:rFonts w:hint="eastAsia" w:ascii="仿宋_GB2312" w:hAnsi="仿宋_GB2312" w:eastAsia="仿宋_GB2312" w:cs="仿宋_GB2312"/>
                <w:i w:val="0"/>
                <w:iCs w:val="0"/>
                <w:color w:val="060607"/>
                <w:sz w:val="21"/>
                <w:szCs w:val="21"/>
                <w:u w:val="none"/>
                <w:rPrChange w:id="656" w:author="W" w:date="2025-03-09T15:18:05Z">
                  <w:rPr>
                    <w:ins w:id="657" w:author="W" w:date="2025-03-09T15:17:27Z"/>
                    <w:rFonts w:hint="eastAsia" w:ascii="宋体" w:hAnsi="宋体" w:eastAsia="宋体" w:cs="宋体"/>
                    <w:i w:val="0"/>
                    <w:iCs w:val="0"/>
                    <w:color w:val="060607"/>
                    <w:sz w:val="21"/>
                    <w:szCs w:val="21"/>
                    <w:u w:val="none"/>
                  </w:rPr>
                </w:rPrChange>
              </w:rPr>
            </w:pPr>
            <w:ins w:id="658"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659"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2021年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661" w:author="W" w:date="2025-03-09T15:17:31Z">
              <w:tcPr>
                <w:tcW w:w="2182" w:type="dxa"/>
                <w:tcBorders>
                  <w:top w:val="single" w:color="000000" w:sz="4" w:space="0"/>
                  <w:left w:val="single" w:color="000000" w:sz="4" w:space="0"/>
                  <w:bottom w:val="single" w:color="000000" w:sz="4" w:space="0"/>
                  <w:right w:val="single" w:color="000000" w:sz="4" w:space="0"/>
                </w:tcBorders>
                <w:vAlign w:val="center"/>
              </w:tcPr>
            </w:tcPrChange>
          </w:tcPr>
          <w:p w14:paraId="598FDF15">
            <w:pPr>
              <w:keepNext w:val="0"/>
              <w:keepLines w:val="0"/>
              <w:widowControl/>
              <w:suppressLineNumbers w:val="0"/>
              <w:jc w:val="center"/>
              <w:textAlignment w:val="center"/>
              <w:rPr>
                <w:ins w:id="662" w:author="W" w:date="2025-03-09T15:17:27Z"/>
                <w:rFonts w:hint="eastAsia" w:ascii="仿宋_GB2312" w:hAnsi="仿宋_GB2312" w:eastAsia="仿宋_GB2312" w:cs="仿宋_GB2312"/>
                <w:i w:val="0"/>
                <w:iCs w:val="0"/>
                <w:color w:val="060607"/>
                <w:sz w:val="21"/>
                <w:szCs w:val="21"/>
                <w:u w:val="none"/>
                <w:rPrChange w:id="663" w:author="W" w:date="2025-03-09T15:18:05Z">
                  <w:rPr>
                    <w:ins w:id="664" w:author="W" w:date="2025-03-09T15:17:27Z"/>
                    <w:rFonts w:hint="eastAsia" w:ascii="宋体" w:hAnsi="宋体" w:eastAsia="宋体" w:cs="宋体"/>
                    <w:i w:val="0"/>
                    <w:iCs w:val="0"/>
                    <w:color w:val="060607"/>
                    <w:sz w:val="21"/>
                    <w:szCs w:val="21"/>
                    <w:u w:val="none"/>
                  </w:rPr>
                </w:rPrChange>
              </w:rPr>
            </w:pPr>
            <w:ins w:id="665"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666"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江苏省人民政府办公厅</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668" w:author="W" w:date="2025-03-09T15:17:31Z">
              <w:tcPr>
                <w:tcW w:w="3633" w:type="dxa"/>
                <w:tcBorders>
                  <w:top w:val="single" w:color="000000" w:sz="4" w:space="0"/>
                  <w:left w:val="single" w:color="000000" w:sz="4" w:space="0"/>
                  <w:bottom w:val="single" w:color="000000" w:sz="4" w:space="0"/>
                  <w:right w:val="single" w:color="000000" w:sz="4" w:space="0"/>
                </w:tcBorders>
                <w:vAlign w:val="center"/>
              </w:tcPr>
            </w:tcPrChange>
          </w:tcPr>
          <w:p w14:paraId="6EB51871">
            <w:pPr>
              <w:keepNext w:val="0"/>
              <w:keepLines w:val="0"/>
              <w:widowControl/>
              <w:suppressLineNumbers w:val="0"/>
              <w:jc w:val="center"/>
              <w:textAlignment w:val="center"/>
              <w:rPr>
                <w:ins w:id="669" w:author="W" w:date="2025-03-09T15:17:27Z"/>
                <w:rFonts w:hint="eastAsia" w:ascii="仿宋_GB2312" w:hAnsi="仿宋_GB2312" w:eastAsia="仿宋_GB2312" w:cs="仿宋_GB2312"/>
                <w:i w:val="0"/>
                <w:iCs w:val="0"/>
                <w:color w:val="060607"/>
                <w:sz w:val="21"/>
                <w:szCs w:val="21"/>
                <w:u w:val="none"/>
                <w:rPrChange w:id="670" w:author="W" w:date="2025-03-09T15:18:05Z">
                  <w:rPr>
                    <w:ins w:id="671" w:author="W" w:date="2025-03-09T15:17:27Z"/>
                    <w:rFonts w:hint="eastAsia" w:ascii="宋体" w:hAnsi="宋体" w:eastAsia="宋体" w:cs="宋体"/>
                    <w:i w:val="0"/>
                    <w:iCs w:val="0"/>
                    <w:color w:val="060607"/>
                    <w:sz w:val="21"/>
                    <w:szCs w:val="21"/>
                    <w:u w:val="none"/>
                  </w:rPr>
                </w:rPrChange>
              </w:rPr>
            </w:pPr>
            <w:ins w:id="672"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673"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提出促进基本医疗保险公平统一，完善统一规范的医疗救助制度，加强药品、医用耗材价格综合治理，稳妥推进医疗服务价格改革等措施，为创新药医保管理提供总体框架和发展方向。</w:t>
              </w:r>
            </w:ins>
          </w:p>
        </w:tc>
      </w:tr>
      <w:tr w14:paraId="4B3766D0">
        <w:trPr>
          <w:trHeight w:val="1880" w:hRule="atLeast"/>
          <w:ins w:id="675" w:author="W" w:date="2025-03-09T15:17:27Z"/>
          <w:trPrChange w:id="676" w:author="W" w:date="2025-03-09T15:17:31Z">
            <w:trPr>
              <w:trHeight w:val="188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677" w:author="W" w:date="2025-03-09T15:17:31Z">
              <w:tcPr>
                <w:tcW w:w="1432" w:type="dxa"/>
                <w:tcBorders>
                  <w:top w:val="single" w:color="000000" w:sz="4" w:space="0"/>
                  <w:left w:val="single" w:color="000000" w:sz="4" w:space="0"/>
                  <w:bottom w:val="single" w:color="000000" w:sz="4" w:space="0"/>
                  <w:right w:val="single" w:color="000000" w:sz="4" w:space="0"/>
                </w:tcBorders>
                <w:vAlign w:val="center"/>
              </w:tcPr>
            </w:tcPrChange>
          </w:tcPr>
          <w:p w14:paraId="4F1A2DD0">
            <w:pPr>
              <w:keepNext w:val="0"/>
              <w:keepLines w:val="0"/>
              <w:widowControl/>
              <w:suppressLineNumbers w:val="0"/>
              <w:jc w:val="center"/>
              <w:textAlignment w:val="center"/>
              <w:rPr>
                <w:ins w:id="678" w:author="W" w:date="2025-03-09T15:17:27Z"/>
                <w:rFonts w:hint="eastAsia" w:ascii="仿宋_GB2312" w:hAnsi="仿宋_GB2312" w:eastAsia="仿宋_GB2312" w:cs="仿宋_GB2312"/>
                <w:i w:val="0"/>
                <w:iCs w:val="0"/>
                <w:color w:val="060607"/>
                <w:sz w:val="21"/>
                <w:szCs w:val="21"/>
                <w:u w:val="none"/>
                <w:rPrChange w:id="679" w:author="W" w:date="2025-03-09T15:18:05Z">
                  <w:rPr>
                    <w:ins w:id="680" w:author="W" w:date="2025-03-09T15:17:27Z"/>
                    <w:rFonts w:hint="eastAsia" w:ascii="宋体" w:hAnsi="宋体" w:eastAsia="宋体" w:cs="宋体"/>
                    <w:i w:val="0"/>
                    <w:iCs w:val="0"/>
                    <w:color w:val="060607"/>
                    <w:sz w:val="21"/>
                    <w:szCs w:val="21"/>
                    <w:u w:val="none"/>
                  </w:rPr>
                </w:rPrChange>
              </w:rPr>
            </w:pPr>
            <w:ins w:id="681"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682"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《省政府印发关于促进全省生物医药产业高质量发展若干政策措施的通知》</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684" w:author="W" w:date="2025-03-09T15:17:31Z">
              <w:tcPr>
                <w:tcW w:w="2066" w:type="dxa"/>
                <w:tcBorders>
                  <w:top w:val="single" w:color="000000" w:sz="4" w:space="0"/>
                  <w:left w:val="single" w:color="000000" w:sz="4" w:space="0"/>
                  <w:bottom w:val="single" w:color="000000" w:sz="4" w:space="0"/>
                  <w:right w:val="single" w:color="000000" w:sz="4" w:space="0"/>
                </w:tcBorders>
                <w:vAlign w:val="center"/>
              </w:tcPr>
            </w:tcPrChange>
          </w:tcPr>
          <w:p w14:paraId="31521847">
            <w:pPr>
              <w:keepNext w:val="0"/>
              <w:keepLines w:val="0"/>
              <w:widowControl/>
              <w:suppressLineNumbers w:val="0"/>
              <w:jc w:val="center"/>
              <w:textAlignment w:val="center"/>
              <w:rPr>
                <w:ins w:id="685" w:author="W" w:date="2025-03-09T15:17:27Z"/>
                <w:rFonts w:hint="eastAsia" w:ascii="仿宋_GB2312" w:hAnsi="仿宋_GB2312" w:eastAsia="仿宋_GB2312" w:cs="仿宋_GB2312"/>
                <w:i w:val="0"/>
                <w:iCs w:val="0"/>
                <w:color w:val="060607"/>
                <w:sz w:val="21"/>
                <w:szCs w:val="21"/>
                <w:u w:val="none"/>
                <w:rPrChange w:id="686" w:author="W" w:date="2025-03-09T15:18:05Z">
                  <w:rPr>
                    <w:ins w:id="687" w:author="W" w:date="2025-03-09T15:17:27Z"/>
                    <w:rFonts w:hint="eastAsia" w:ascii="宋体" w:hAnsi="宋体" w:eastAsia="宋体" w:cs="宋体"/>
                    <w:i w:val="0"/>
                    <w:iCs w:val="0"/>
                    <w:color w:val="060607"/>
                    <w:sz w:val="21"/>
                    <w:szCs w:val="21"/>
                    <w:u w:val="none"/>
                  </w:rPr>
                </w:rPrChange>
              </w:rPr>
            </w:pPr>
            <w:ins w:id="688"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689"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2021年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691" w:author="W" w:date="2025-03-09T15:17:31Z">
              <w:tcPr>
                <w:tcW w:w="2182" w:type="dxa"/>
                <w:tcBorders>
                  <w:top w:val="single" w:color="000000" w:sz="4" w:space="0"/>
                  <w:left w:val="single" w:color="000000" w:sz="4" w:space="0"/>
                  <w:bottom w:val="single" w:color="000000" w:sz="4" w:space="0"/>
                  <w:right w:val="single" w:color="000000" w:sz="4" w:space="0"/>
                </w:tcBorders>
                <w:vAlign w:val="center"/>
              </w:tcPr>
            </w:tcPrChange>
          </w:tcPr>
          <w:p w14:paraId="68BF8A5D">
            <w:pPr>
              <w:keepNext w:val="0"/>
              <w:keepLines w:val="0"/>
              <w:widowControl/>
              <w:suppressLineNumbers w:val="0"/>
              <w:jc w:val="center"/>
              <w:textAlignment w:val="center"/>
              <w:rPr>
                <w:ins w:id="692" w:author="W" w:date="2025-03-09T15:17:27Z"/>
                <w:rFonts w:hint="eastAsia" w:ascii="仿宋_GB2312" w:hAnsi="仿宋_GB2312" w:eastAsia="仿宋_GB2312" w:cs="仿宋_GB2312"/>
                <w:i w:val="0"/>
                <w:iCs w:val="0"/>
                <w:color w:val="060607"/>
                <w:sz w:val="21"/>
                <w:szCs w:val="21"/>
                <w:u w:val="none"/>
                <w:rPrChange w:id="693" w:author="W" w:date="2025-03-09T15:18:05Z">
                  <w:rPr>
                    <w:ins w:id="694" w:author="W" w:date="2025-03-09T15:17:27Z"/>
                    <w:rFonts w:hint="eastAsia" w:ascii="宋体" w:hAnsi="宋体" w:eastAsia="宋体" w:cs="宋体"/>
                    <w:i w:val="0"/>
                    <w:iCs w:val="0"/>
                    <w:color w:val="060607"/>
                    <w:sz w:val="21"/>
                    <w:szCs w:val="21"/>
                    <w:u w:val="none"/>
                  </w:rPr>
                </w:rPrChange>
              </w:rPr>
            </w:pPr>
            <w:ins w:id="695"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696"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江苏省人民政府</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698" w:author="W" w:date="2025-03-09T15:17:31Z">
              <w:tcPr>
                <w:tcW w:w="3633" w:type="dxa"/>
                <w:tcBorders>
                  <w:top w:val="single" w:color="000000" w:sz="4" w:space="0"/>
                  <w:left w:val="single" w:color="000000" w:sz="4" w:space="0"/>
                  <w:bottom w:val="single" w:color="000000" w:sz="4" w:space="0"/>
                  <w:right w:val="single" w:color="000000" w:sz="4" w:space="0"/>
                </w:tcBorders>
                <w:vAlign w:val="center"/>
              </w:tcPr>
            </w:tcPrChange>
          </w:tcPr>
          <w:p w14:paraId="5C076913">
            <w:pPr>
              <w:keepNext w:val="0"/>
              <w:keepLines w:val="0"/>
              <w:widowControl/>
              <w:suppressLineNumbers w:val="0"/>
              <w:jc w:val="center"/>
              <w:textAlignment w:val="center"/>
              <w:rPr>
                <w:ins w:id="699" w:author="W" w:date="2025-03-09T15:17:27Z"/>
                <w:rFonts w:hint="eastAsia" w:ascii="仿宋_GB2312" w:hAnsi="仿宋_GB2312" w:eastAsia="仿宋_GB2312" w:cs="仿宋_GB2312"/>
                <w:i w:val="0"/>
                <w:iCs w:val="0"/>
                <w:color w:val="060607"/>
                <w:sz w:val="21"/>
                <w:szCs w:val="21"/>
                <w:u w:val="none"/>
                <w:rPrChange w:id="700" w:author="W" w:date="2025-03-09T15:18:05Z">
                  <w:rPr>
                    <w:ins w:id="701" w:author="W" w:date="2025-03-09T15:17:27Z"/>
                    <w:rFonts w:hint="eastAsia" w:ascii="宋体" w:hAnsi="宋体" w:eastAsia="宋体" w:cs="宋体"/>
                    <w:i w:val="0"/>
                    <w:iCs w:val="0"/>
                    <w:color w:val="060607"/>
                    <w:sz w:val="21"/>
                    <w:szCs w:val="21"/>
                    <w:u w:val="none"/>
                  </w:rPr>
                </w:rPrChange>
              </w:rPr>
            </w:pPr>
            <w:ins w:id="702"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703"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提出加快医药创新产品的应用推广，支持创新产品加快挂网上市，支持创新药品纳入医保使用，建立公平、统一的国家谈判药品用药保障机制等措施，从产业层面为创新药医保管理提供了支持和保障。</w:t>
              </w:r>
            </w:ins>
          </w:p>
        </w:tc>
      </w:tr>
      <w:tr w14:paraId="36638153">
        <w:trPr>
          <w:trHeight w:val="1880" w:hRule="atLeast"/>
          <w:ins w:id="705" w:author="W" w:date="2025-03-09T15:17:27Z"/>
          <w:trPrChange w:id="706" w:author="W" w:date="2025-03-09T15:17:31Z">
            <w:trPr>
              <w:trHeight w:val="188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707" w:author="W" w:date="2025-03-09T15:17:31Z">
              <w:tcPr>
                <w:tcW w:w="1432" w:type="dxa"/>
                <w:tcBorders>
                  <w:top w:val="single" w:color="000000" w:sz="4" w:space="0"/>
                  <w:left w:val="single" w:color="000000" w:sz="4" w:space="0"/>
                  <w:bottom w:val="single" w:color="000000" w:sz="4" w:space="0"/>
                  <w:right w:val="single" w:color="000000" w:sz="4" w:space="0"/>
                </w:tcBorders>
                <w:vAlign w:val="center"/>
              </w:tcPr>
            </w:tcPrChange>
          </w:tcPr>
          <w:p w14:paraId="1AFE5D48">
            <w:pPr>
              <w:keepNext w:val="0"/>
              <w:keepLines w:val="0"/>
              <w:widowControl/>
              <w:suppressLineNumbers w:val="0"/>
              <w:jc w:val="center"/>
              <w:textAlignment w:val="center"/>
              <w:rPr>
                <w:ins w:id="708" w:author="W" w:date="2025-03-09T15:17:27Z"/>
                <w:rFonts w:hint="eastAsia" w:ascii="仿宋_GB2312" w:hAnsi="仿宋_GB2312" w:eastAsia="仿宋_GB2312" w:cs="仿宋_GB2312"/>
                <w:i w:val="0"/>
                <w:iCs w:val="0"/>
                <w:color w:val="060607"/>
                <w:sz w:val="21"/>
                <w:szCs w:val="21"/>
                <w:u w:val="none"/>
                <w:rPrChange w:id="709" w:author="W" w:date="2025-03-09T15:18:05Z">
                  <w:rPr>
                    <w:ins w:id="710" w:author="W" w:date="2025-03-09T15:17:27Z"/>
                    <w:rFonts w:hint="eastAsia" w:ascii="宋体" w:hAnsi="宋体" w:eastAsia="宋体" w:cs="宋体"/>
                    <w:i w:val="0"/>
                    <w:iCs w:val="0"/>
                    <w:color w:val="060607"/>
                    <w:sz w:val="21"/>
                    <w:szCs w:val="21"/>
                    <w:u w:val="none"/>
                  </w:rPr>
                </w:rPrChange>
              </w:rPr>
            </w:pPr>
            <w:ins w:id="711"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712"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《江苏省医疗保障局关于服务医药产业创新发展的通知》</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714" w:author="W" w:date="2025-03-09T15:17:31Z">
              <w:tcPr>
                <w:tcW w:w="2066" w:type="dxa"/>
                <w:tcBorders>
                  <w:top w:val="single" w:color="000000" w:sz="4" w:space="0"/>
                  <w:left w:val="single" w:color="000000" w:sz="4" w:space="0"/>
                  <w:bottom w:val="single" w:color="000000" w:sz="4" w:space="0"/>
                  <w:right w:val="single" w:color="000000" w:sz="4" w:space="0"/>
                </w:tcBorders>
                <w:vAlign w:val="center"/>
              </w:tcPr>
            </w:tcPrChange>
          </w:tcPr>
          <w:p w14:paraId="04A8D981">
            <w:pPr>
              <w:keepNext w:val="0"/>
              <w:keepLines w:val="0"/>
              <w:widowControl/>
              <w:suppressLineNumbers w:val="0"/>
              <w:jc w:val="center"/>
              <w:textAlignment w:val="center"/>
              <w:rPr>
                <w:ins w:id="715" w:author="W" w:date="2025-03-09T15:17:27Z"/>
                <w:rFonts w:hint="eastAsia" w:ascii="仿宋_GB2312" w:hAnsi="仿宋_GB2312" w:eastAsia="仿宋_GB2312" w:cs="仿宋_GB2312"/>
                <w:i w:val="0"/>
                <w:iCs w:val="0"/>
                <w:color w:val="060607"/>
                <w:sz w:val="21"/>
                <w:szCs w:val="21"/>
                <w:u w:val="none"/>
                <w:rPrChange w:id="716" w:author="W" w:date="2025-03-09T15:18:05Z">
                  <w:rPr>
                    <w:ins w:id="717" w:author="W" w:date="2025-03-09T15:17:27Z"/>
                    <w:rFonts w:hint="eastAsia" w:ascii="宋体" w:hAnsi="宋体" w:eastAsia="宋体" w:cs="宋体"/>
                    <w:i w:val="0"/>
                    <w:iCs w:val="0"/>
                    <w:color w:val="060607"/>
                    <w:sz w:val="21"/>
                    <w:szCs w:val="21"/>
                    <w:u w:val="none"/>
                  </w:rPr>
                </w:rPrChange>
              </w:rPr>
            </w:pPr>
            <w:ins w:id="718"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719"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2022年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721" w:author="W" w:date="2025-03-09T15:17:31Z">
              <w:tcPr>
                <w:tcW w:w="2182" w:type="dxa"/>
                <w:tcBorders>
                  <w:top w:val="single" w:color="000000" w:sz="4" w:space="0"/>
                  <w:left w:val="single" w:color="000000" w:sz="4" w:space="0"/>
                  <w:bottom w:val="single" w:color="000000" w:sz="4" w:space="0"/>
                  <w:right w:val="single" w:color="000000" w:sz="4" w:space="0"/>
                </w:tcBorders>
                <w:vAlign w:val="center"/>
              </w:tcPr>
            </w:tcPrChange>
          </w:tcPr>
          <w:p w14:paraId="405DC9FA">
            <w:pPr>
              <w:keepNext w:val="0"/>
              <w:keepLines w:val="0"/>
              <w:widowControl/>
              <w:suppressLineNumbers w:val="0"/>
              <w:jc w:val="center"/>
              <w:textAlignment w:val="center"/>
              <w:rPr>
                <w:ins w:id="722" w:author="W" w:date="2025-03-09T15:17:27Z"/>
                <w:rFonts w:hint="eastAsia" w:ascii="仿宋_GB2312" w:hAnsi="仿宋_GB2312" w:eastAsia="仿宋_GB2312" w:cs="仿宋_GB2312"/>
                <w:i w:val="0"/>
                <w:iCs w:val="0"/>
                <w:color w:val="060607"/>
                <w:sz w:val="21"/>
                <w:szCs w:val="21"/>
                <w:u w:val="none"/>
                <w:rPrChange w:id="723" w:author="W" w:date="2025-03-09T15:18:05Z">
                  <w:rPr>
                    <w:ins w:id="724" w:author="W" w:date="2025-03-09T15:17:27Z"/>
                    <w:rFonts w:hint="eastAsia" w:ascii="宋体" w:hAnsi="宋体" w:eastAsia="宋体" w:cs="宋体"/>
                    <w:i w:val="0"/>
                    <w:iCs w:val="0"/>
                    <w:color w:val="060607"/>
                    <w:sz w:val="21"/>
                    <w:szCs w:val="21"/>
                    <w:u w:val="none"/>
                  </w:rPr>
                </w:rPrChange>
              </w:rPr>
            </w:pPr>
            <w:ins w:id="725"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726"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江苏省医疗保障局</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728" w:author="W" w:date="2025-03-09T15:17:31Z">
              <w:tcPr>
                <w:tcW w:w="3633" w:type="dxa"/>
                <w:tcBorders>
                  <w:top w:val="single" w:color="000000" w:sz="4" w:space="0"/>
                  <w:left w:val="single" w:color="000000" w:sz="4" w:space="0"/>
                  <w:bottom w:val="single" w:color="000000" w:sz="4" w:space="0"/>
                  <w:right w:val="single" w:color="000000" w:sz="4" w:space="0"/>
                </w:tcBorders>
                <w:vAlign w:val="center"/>
              </w:tcPr>
            </w:tcPrChange>
          </w:tcPr>
          <w:p w14:paraId="0A49D807">
            <w:pPr>
              <w:keepNext w:val="0"/>
              <w:keepLines w:val="0"/>
              <w:widowControl/>
              <w:suppressLineNumbers w:val="0"/>
              <w:jc w:val="center"/>
              <w:textAlignment w:val="center"/>
              <w:rPr>
                <w:ins w:id="729" w:author="W" w:date="2025-03-09T15:17:27Z"/>
                <w:rFonts w:hint="eastAsia" w:ascii="仿宋_GB2312" w:hAnsi="仿宋_GB2312" w:eastAsia="仿宋_GB2312" w:cs="仿宋_GB2312"/>
                <w:i w:val="0"/>
                <w:iCs w:val="0"/>
                <w:color w:val="060607"/>
                <w:sz w:val="21"/>
                <w:szCs w:val="21"/>
                <w:u w:val="none"/>
                <w:rPrChange w:id="730" w:author="W" w:date="2025-03-09T15:18:05Z">
                  <w:rPr>
                    <w:ins w:id="731" w:author="W" w:date="2025-03-09T15:17:27Z"/>
                    <w:rFonts w:hint="eastAsia" w:ascii="宋体" w:hAnsi="宋体" w:eastAsia="宋体" w:cs="宋体"/>
                    <w:i w:val="0"/>
                    <w:iCs w:val="0"/>
                    <w:color w:val="060607"/>
                    <w:sz w:val="21"/>
                    <w:szCs w:val="21"/>
                    <w:u w:val="none"/>
                  </w:rPr>
                </w:rPrChange>
              </w:rPr>
            </w:pPr>
            <w:ins w:id="732"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733"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明确建立创新药品耗材挂网绿色通道，推进创新药品进入医疗机构使用，建立健全“双通道”供应保障机制，推动创新药品纳入医保目录，加强监测评估，提升服务质效等具体措施，直接推动了创新药的医保管理和应用。</w:t>
              </w:r>
            </w:ins>
          </w:p>
        </w:tc>
      </w:tr>
      <w:tr w14:paraId="78E41D0E">
        <w:trPr>
          <w:trHeight w:val="1880" w:hRule="atLeast"/>
          <w:ins w:id="735" w:author="W" w:date="2025-03-09T15:17:27Z"/>
          <w:trPrChange w:id="736" w:author="W" w:date="2025-03-09T15:17:31Z">
            <w:trPr>
              <w:trHeight w:val="188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737" w:author="W" w:date="2025-03-09T15:17:31Z">
              <w:tcPr>
                <w:tcW w:w="1432" w:type="dxa"/>
                <w:tcBorders>
                  <w:top w:val="single" w:color="000000" w:sz="4" w:space="0"/>
                  <w:left w:val="single" w:color="000000" w:sz="4" w:space="0"/>
                  <w:bottom w:val="single" w:color="000000" w:sz="4" w:space="0"/>
                  <w:right w:val="single" w:color="000000" w:sz="4" w:space="0"/>
                </w:tcBorders>
                <w:vAlign w:val="center"/>
              </w:tcPr>
            </w:tcPrChange>
          </w:tcPr>
          <w:p w14:paraId="69E32791">
            <w:pPr>
              <w:keepNext w:val="0"/>
              <w:keepLines w:val="0"/>
              <w:widowControl/>
              <w:suppressLineNumbers w:val="0"/>
              <w:jc w:val="center"/>
              <w:textAlignment w:val="center"/>
              <w:rPr>
                <w:ins w:id="738" w:author="W" w:date="2025-03-09T15:17:27Z"/>
                <w:rFonts w:hint="eastAsia" w:ascii="仿宋_GB2312" w:hAnsi="仿宋_GB2312" w:eastAsia="仿宋_GB2312" w:cs="仿宋_GB2312"/>
                <w:i w:val="0"/>
                <w:iCs w:val="0"/>
                <w:color w:val="060607"/>
                <w:sz w:val="21"/>
                <w:szCs w:val="21"/>
                <w:u w:val="none"/>
                <w:rPrChange w:id="739" w:author="W" w:date="2025-03-09T15:18:05Z">
                  <w:rPr>
                    <w:ins w:id="740" w:author="W" w:date="2025-03-09T15:17:27Z"/>
                    <w:rFonts w:hint="eastAsia" w:ascii="宋体" w:hAnsi="宋体" w:eastAsia="宋体" w:cs="宋体"/>
                    <w:i w:val="0"/>
                    <w:iCs w:val="0"/>
                    <w:color w:val="060607"/>
                    <w:sz w:val="21"/>
                    <w:szCs w:val="21"/>
                    <w:u w:val="none"/>
                  </w:rPr>
                </w:rPrChange>
              </w:rPr>
            </w:pPr>
            <w:ins w:id="741"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742"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《江苏省定点医疗机构医疗保障基金使用绩效综合评价办法（试行）》</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744" w:author="W" w:date="2025-03-09T15:17:31Z">
              <w:tcPr>
                <w:tcW w:w="2066" w:type="dxa"/>
                <w:tcBorders>
                  <w:top w:val="single" w:color="000000" w:sz="4" w:space="0"/>
                  <w:left w:val="single" w:color="000000" w:sz="4" w:space="0"/>
                  <w:bottom w:val="single" w:color="000000" w:sz="4" w:space="0"/>
                  <w:right w:val="single" w:color="000000" w:sz="4" w:space="0"/>
                </w:tcBorders>
                <w:vAlign w:val="center"/>
              </w:tcPr>
            </w:tcPrChange>
          </w:tcPr>
          <w:p w14:paraId="4A672855">
            <w:pPr>
              <w:keepNext w:val="0"/>
              <w:keepLines w:val="0"/>
              <w:widowControl/>
              <w:suppressLineNumbers w:val="0"/>
              <w:jc w:val="center"/>
              <w:textAlignment w:val="center"/>
              <w:rPr>
                <w:ins w:id="745" w:author="W" w:date="2025-03-09T15:17:27Z"/>
                <w:rFonts w:hint="eastAsia" w:ascii="仿宋_GB2312" w:hAnsi="仿宋_GB2312" w:eastAsia="仿宋_GB2312" w:cs="仿宋_GB2312"/>
                <w:i w:val="0"/>
                <w:iCs w:val="0"/>
                <w:color w:val="060607"/>
                <w:sz w:val="21"/>
                <w:szCs w:val="21"/>
                <w:u w:val="none"/>
                <w:rPrChange w:id="746" w:author="W" w:date="2025-03-09T15:18:05Z">
                  <w:rPr>
                    <w:ins w:id="747" w:author="W" w:date="2025-03-09T15:17:27Z"/>
                    <w:rFonts w:hint="eastAsia" w:ascii="宋体" w:hAnsi="宋体" w:eastAsia="宋体" w:cs="宋体"/>
                    <w:i w:val="0"/>
                    <w:iCs w:val="0"/>
                    <w:color w:val="060607"/>
                    <w:sz w:val="21"/>
                    <w:szCs w:val="21"/>
                    <w:u w:val="none"/>
                  </w:rPr>
                </w:rPrChange>
              </w:rPr>
            </w:pPr>
            <w:ins w:id="748"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749"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2023年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751" w:author="W" w:date="2025-03-09T15:17:31Z">
              <w:tcPr>
                <w:tcW w:w="2182" w:type="dxa"/>
                <w:tcBorders>
                  <w:top w:val="single" w:color="000000" w:sz="4" w:space="0"/>
                  <w:left w:val="single" w:color="000000" w:sz="4" w:space="0"/>
                  <w:bottom w:val="single" w:color="000000" w:sz="4" w:space="0"/>
                  <w:right w:val="single" w:color="000000" w:sz="4" w:space="0"/>
                </w:tcBorders>
                <w:vAlign w:val="center"/>
              </w:tcPr>
            </w:tcPrChange>
          </w:tcPr>
          <w:p w14:paraId="13CC220C">
            <w:pPr>
              <w:keepNext w:val="0"/>
              <w:keepLines w:val="0"/>
              <w:widowControl/>
              <w:suppressLineNumbers w:val="0"/>
              <w:jc w:val="center"/>
              <w:textAlignment w:val="center"/>
              <w:rPr>
                <w:ins w:id="752" w:author="W" w:date="2025-03-09T15:17:27Z"/>
                <w:rFonts w:hint="eastAsia" w:ascii="仿宋_GB2312" w:hAnsi="仿宋_GB2312" w:eastAsia="仿宋_GB2312" w:cs="仿宋_GB2312"/>
                <w:i w:val="0"/>
                <w:iCs w:val="0"/>
                <w:color w:val="060607"/>
                <w:sz w:val="21"/>
                <w:szCs w:val="21"/>
                <w:u w:val="none"/>
                <w:rPrChange w:id="753" w:author="W" w:date="2025-03-09T15:18:05Z">
                  <w:rPr>
                    <w:ins w:id="754" w:author="W" w:date="2025-03-09T15:17:27Z"/>
                    <w:rFonts w:hint="eastAsia" w:ascii="宋体" w:hAnsi="宋体" w:eastAsia="宋体" w:cs="宋体"/>
                    <w:i w:val="0"/>
                    <w:iCs w:val="0"/>
                    <w:color w:val="060607"/>
                    <w:sz w:val="21"/>
                    <w:szCs w:val="21"/>
                    <w:u w:val="none"/>
                  </w:rPr>
                </w:rPrChange>
              </w:rPr>
            </w:pPr>
            <w:ins w:id="755"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756"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江苏省医疗保障局</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758" w:author="W" w:date="2025-03-09T15:17:31Z">
              <w:tcPr>
                <w:tcW w:w="3633" w:type="dxa"/>
                <w:tcBorders>
                  <w:top w:val="single" w:color="000000" w:sz="4" w:space="0"/>
                  <w:left w:val="single" w:color="000000" w:sz="4" w:space="0"/>
                  <w:bottom w:val="single" w:color="000000" w:sz="4" w:space="0"/>
                  <w:right w:val="single" w:color="000000" w:sz="4" w:space="0"/>
                </w:tcBorders>
                <w:vAlign w:val="center"/>
              </w:tcPr>
            </w:tcPrChange>
          </w:tcPr>
          <w:p w14:paraId="36ACE8AE">
            <w:pPr>
              <w:keepNext w:val="0"/>
              <w:keepLines w:val="0"/>
              <w:widowControl/>
              <w:suppressLineNumbers w:val="0"/>
              <w:jc w:val="center"/>
              <w:textAlignment w:val="center"/>
              <w:rPr>
                <w:ins w:id="759" w:author="W" w:date="2025-03-09T15:17:27Z"/>
                <w:rFonts w:hint="eastAsia" w:ascii="仿宋_GB2312" w:hAnsi="仿宋_GB2312" w:eastAsia="仿宋_GB2312" w:cs="仿宋_GB2312"/>
                <w:i w:val="0"/>
                <w:iCs w:val="0"/>
                <w:color w:val="060607"/>
                <w:sz w:val="21"/>
                <w:szCs w:val="21"/>
                <w:u w:val="none"/>
                <w:rPrChange w:id="760" w:author="W" w:date="2025-03-09T15:18:05Z">
                  <w:rPr>
                    <w:ins w:id="761" w:author="W" w:date="2025-03-09T15:17:27Z"/>
                    <w:rFonts w:hint="eastAsia" w:ascii="宋体" w:hAnsi="宋体" w:eastAsia="宋体" w:cs="宋体"/>
                    <w:i w:val="0"/>
                    <w:iCs w:val="0"/>
                    <w:color w:val="060607"/>
                    <w:sz w:val="21"/>
                    <w:szCs w:val="21"/>
                    <w:u w:val="none"/>
                  </w:rPr>
                </w:rPrChange>
              </w:rPr>
            </w:pPr>
            <w:ins w:id="762"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763"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建立健全管用高效的医疗保障基金绩效综合评价和专项评价工作机制，围绕医保政策执行、医保改革政策落地、医保基金管理使用等方面开展绩效评价，间接促进了创新药医保管理的规范化和科学化。</w:t>
              </w:r>
            </w:ins>
          </w:p>
        </w:tc>
      </w:tr>
      <w:tr w14:paraId="5CC893B9">
        <w:trPr>
          <w:trHeight w:val="1880" w:hRule="atLeast"/>
          <w:ins w:id="765" w:author="W" w:date="2025-03-09T15:17:27Z"/>
          <w:trPrChange w:id="766" w:author="W" w:date="2025-03-09T15:17:31Z">
            <w:trPr>
              <w:trHeight w:val="188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vAlign w:val="center"/>
            <w:tcPrChange w:id="767" w:author="W" w:date="2025-03-09T15:17:31Z">
              <w:tcPr>
                <w:tcW w:w="1432" w:type="dxa"/>
                <w:tcBorders>
                  <w:top w:val="single" w:color="000000" w:sz="4" w:space="0"/>
                  <w:left w:val="single" w:color="000000" w:sz="4" w:space="0"/>
                  <w:bottom w:val="single" w:color="000000" w:sz="4" w:space="0"/>
                  <w:right w:val="single" w:color="000000" w:sz="4" w:space="0"/>
                </w:tcBorders>
                <w:vAlign w:val="center"/>
              </w:tcPr>
            </w:tcPrChange>
          </w:tcPr>
          <w:p w14:paraId="382D628F">
            <w:pPr>
              <w:keepNext w:val="0"/>
              <w:keepLines w:val="0"/>
              <w:widowControl/>
              <w:suppressLineNumbers w:val="0"/>
              <w:jc w:val="center"/>
              <w:textAlignment w:val="center"/>
              <w:rPr>
                <w:ins w:id="768" w:author="W" w:date="2025-03-09T15:17:27Z"/>
                <w:rFonts w:hint="eastAsia" w:ascii="仿宋_GB2312" w:hAnsi="仿宋_GB2312" w:eastAsia="仿宋_GB2312" w:cs="仿宋_GB2312"/>
                <w:i w:val="0"/>
                <w:iCs w:val="0"/>
                <w:color w:val="060607"/>
                <w:sz w:val="21"/>
                <w:szCs w:val="21"/>
                <w:u w:val="none"/>
                <w:rPrChange w:id="769" w:author="W" w:date="2025-03-09T15:18:05Z">
                  <w:rPr>
                    <w:ins w:id="770" w:author="W" w:date="2025-03-09T15:17:27Z"/>
                    <w:rFonts w:hint="eastAsia" w:ascii="宋体" w:hAnsi="宋体" w:eastAsia="宋体" w:cs="宋体"/>
                    <w:i w:val="0"/>
                    <w:iCs w:val="0"/>
                    <w:color w:val="060607"/>
                    <w:sz w:val="21"/>
                    <w:szCs w:val="21"/>
                    <w:u w:val="none"/>
                  </w:rPr>
                </w:rPrChange>
              </w:rPr>
            </w:pPr>
            <w:ins w:id="771"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772"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《江苏省创新药械奖励政策实施方案》</w:t>
              </w:r>
            </w:ins>
          </w:p>
        </w:tc>
        <w:tc>
          <w:tcPr>
            <w:tcW w:w="1827" w:type="dxa"/>
            <w:tcBorders>
              <w:top w:val="single" w:color="000000" w:sz="4" w:space="0"/>
              <w:left w:val="single" w:color="000000" w:sz="4" w:space="0"/>
              <w:bottom w:val="single" w:color="000000" w:sz="4" w:space="0"/>
              <w:right w:val="single" w:color="000000" w:sz="4" w:space="0"/>
            </w:tcBorders>
            <w:shd w:val="clear"/>
            <w:vAlign w:val="center"/>
            <w:tcPrChange w:id="774" w:author="W" w:date="2025-03-09T15:17:31Z">
              <w:tcPr>
                <w:tcW w:w="2066" w:type="dxa"/>
                <w:tcBorders>
                  <w:top w:val="single" w:color="000000" w:sz="4" w:space="0"/>
                  <w:left w:val="single" w:color="000000" w:sz="4" w:space="0"/>
                  <w:bottom w:val="single" w:color="000000" w:sz="4" w:space="0"/>
                  <w:right w:val="single" w:color="000000" w:sz="4" w:space="0"/>
                </w:tcBorders>
                <w:vAlign w:val="center"/>
              </w:tcPr>
            </w:tcPrChange>
          </w:tcPr>
          <w:p w14:paraId="09CAA15F">
            <w:pPr>
              <w:keepNext w:val="0"/>
              <w:keepLines w:val="0"/>
              <w:widowControl/>
              <w:suppressLineNumbers w:val="0"/>
              <w:jc w:val="center"/>
              <w:textAlignment w:val="center"/>
              <w:rPr>
                <w:ins w:id="775" w:author="W" w:date="2025-03-09T15:17:27Z"/>
                <w:rFonts w:hint="eastAsia" w:ascii="仿宋_GB2312" w:hAnsi="仿宋_GB2312" w:eastAsia="仿宋_GB2312" w:cs="仿宋_GB2312"/>
                <w:i w:val="0"/>
                <w:iCs w:val="0"/>
                <w:color w:val="060607"/>
                <w:sz w:val="21"/>
                <w:szCs w:val="21"/>
                <w:u w:val="none"/>
                <w:rPrChange w:id="776" w:author="W" w:date="2025-03-09T15:18:05Z">
                  <w:rPr>
                    <w:ins w:id="777" w:author="W" w:date="2025-03-09T15:17:27Z"/>
                    <w:rFonts w:hint="eastAsia" w:ascii="宋体" w:hAnsi="宋体" w:eastAsia="宋体" w:cs="宋体"/>
                    <w:i w:val="0"/>
                    <w:iCs w:val="0"/>
                    <w:color w:val="060607"/>
                    <w:sz w:val="21"/>
                    <w:szCs w:val="21"/>
                    <w:u w:val="none"/>
                  </w:rPr>
                </w:rPrChange>
              </w:rPr>
            </w:pPr>
            <w:ins w:id="778"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779"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2024年</w:t>
              </w:r>
            </w:ins>
          </w:p>
        </w:tc>
        <w:tc>
          <w:tcPr>
            <w:tcW w:w="1930" w:type="dxa"/>
            <w:tcBorders>
              <w:top w:val="single" w:color="000000" w:sz="4" w:space="0"/>
              <w:left w:val="single" w:color="000000" w:sz="4" w:space="0"/>
              <w:bottom w:val="single" w:color="000000" w:sz="4" w:space="0"/>
              <w:right w:val="single" w:color="000000" w:sz="4" w:space="0"/>
            </w:tcBorders>
            <w:shd w:val="clear"/>
            <w:vAlign w:val="center"/>
            <w:tcPrChange w:id="781" w:author="W" w:date="2025-03-09T15:17:31Z">
              <w:tcPr>
                <w:tcW w:w="2182" w:type="dxa"/>
                <w:tcBorders>
                  <w:top w:val="single" w:color="000000" w:sz="4" w:space="0"/>
                  <w:left w:val="single" w:color="000000" w:sz="4" w:space="0"/>
                  <w:bottom w:val="single" w:color="000000" w:sz="4" w:space="0"/>
                  <w:right w:val="single" w:color="000000" w:sz="4" w:space="0"/>
                </w:tcBorders>
                <w:vAlign w:val="center"/>
              </w:tcPr>
            </w:tcPrChange>
          </w:tcPr>
          <w:p w14:paraId="159F0046">
            <w:pPr>
              <w:keepNext w:val="0"/>
              <w:keepLines w:val="0"/>
              <w:widowControl/>
              <w:suppressLineNumbers w:val="0"/>
              <w:jc w:val="center"/>
              <w:textAlignment w:val="center"/>
              <w:rPr>
                <w:ins w:id="782" w:author="W" w:date="2025-03-09T15:17:27Z"/>
                <w:rFonts w:hint="eastAsia" w:ascii="仿宋_GB2312" w:hAnsi="仿宋_GB2312" w:eastAsia="仿宋_GB2312" w:cs="仿宋_GB2312"/>
                <w:i w:val="0"/>
                <w:iCs w:val="0"/>
                <w:color w:val="060607"/>
                <w:sz w:val="21"/>
                <w:szCs w:val="21"/>
                <w:u w:val="none"/>
                <w:rPrChange w:id="783" w:author="W" w:date="2025-03-09T15:18:05Z">
                  <w:rPr>
                    <w:ins w:id="784" w:author="W" w:date="2025-03-09T15:17:27Z"/>
                    <w:rFonts w:hint="eastAsia" w:ascii="宋体" w:hAnsi="宋体" w:eastAsia="宋体" w:cs="宋体"/>
                    <w:i w:val="0"/>
                    <w:iCs w:val="0"/>
                    <w:color w:val="060607"/>
                    <w:sz w:val="21"/>
                    <w:szCs w:val="21"/>
                    <w:u w:val="none"/>
                  </w:rPr>
                </w:rPrChange>
              </w:rPr>
            </w:pPr>
            <w:ins w:id="785"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786"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江苏省工信厅、省财政厅、省药监局、省卫健委、省医保局</w:t>
              </w:r>
            </w:ins>
          </w:p>
        </w:tc>
        <w:tc>
          <w:tcPr>
            <w:tcW w:w="3213" w:type="dxa"/>
            <w:tcBorders>
              <w:top w:val="single" w:color="000000" w:sz="4" w:space="0"/>
              <w:left w:val="single" w:color="000000" w:sz="4" w:space="0"/>
              <w:bottom w:val="single" w:color="000000" w:sz="4" w:space="0"/>
              <w:right w:val="single" w:color="000000" w:sz="4" w:space="0"/>
            </w:tcBorders>
            <w:shd w:val="clear"/>
            <w:vAlign w:val="center"/>
            <w:tcPrChange w:id="788" w:author="W" w:date="2025-03-09T15:17:31Z">
              <w:tcPr>
                <w:tcW w:w="3633" w:type="dxa"/>
                <w:tcBorders>
                  <w:top w:val="single" w:color="000000" w:sz="4" w:space="0"/>
                  <w:left w:val="single" w:color="000000" w:sz="4" w:space="0"/>
                  <w:bottom w:val="single" w:color="000000" w:sz="4" w:space="0"/>
                  <w:right w:val="single" w:color="000000" w:sz="4" w:space="0"/>
                </w:tcBorders>
                <w:vAlign w:val="center"/>
              </w:tcPr>
            </w:tcPrChange>
          </w:tcPr>
          <w:p w14:paraId="6A9B4D34">
            <w:pPr>
              <w:keepNext w:val="0"/>
              <w:keepLines w:val="0"/>
              <w:widowControl/>
              <w:suppressLineNumbers w:val="0"/>
              <w:jc w:val="center"/>
              <w:textAlignment w:val="center"/>
              <w:rPr>
                <w:ins w:id="789" w:author="W" w:date="2025-03-09T15:17:27Z"/>
                <w:rFonts w:hint="eastAsia" w:ascii="仿宋_GB2312" w:hAnsi="仿宋_GB2312" w:eastAsia="仿宋_GB2312" w:cs="仿宋_GB2312"/>
                <w:i w:val="0"/>
                <w:iCs w:val="0"/>
                <w:color w:val="060607"/>
                <w:sz w:val="21"/>
                <w:szCs w:val="21"/>
                <w:u w:val="none"/>
                <w:rPrChange w:id="790" w:author="W" w:date="2025-03-09T15:18:05Z">
                  <w:rPr>
                    <w:ins w:id="791" w:author="W" w:date="2025-03-09T15:17:27Z"/>
                    <w:rFonts w:hint="eastAsia" w:ascii="宋体" w:hAnsi="宋体" w:eastAsia="宋体" w:cs="宋体"/>
                    <w:i w:val="0"/>
                    <w:iCs w:val="0"/>
                    <w:color w:val="060607"/>
                    <w:sz w:val="21"/>
                    <w:szCs w:val="21"/>
                    <w:u w:val="none"/>
                  </w:rPr>
                </w:rPrChange>
              </w:rPr>
            </w:pPr>
            <w:ins w:id="792" w:author="W" w:date="2025-03-09T15:17:27Z">
              <w:r>
                <w:rPr>
                  <w:rFonts w:hint="eastAsia" w:ascii="仿宋_GB2312" w:hAnsi="仿宋_GB2312" w:eastAsia="仿宋_GB2312" w:cs="仿宋_GB2312"/>
                  <w:i w:val="0"/>
                  <w:iCs w:val="0"/>
                  <w:color w:val="060607"/>
                  <w:kern w:val="0"/>
                  <w:sz w:val="21"/>
                  <w:szCs w:val="21"/>
                  <w:u w:val="none"/>
                  <w:bdr w:val="none" w:color="auto" w:sz="0" w:space="0"/>
                  <w:lang w:val="en-US" w:eastAsia="zh-CN" w:bidi="ar"/>
                  <w:rPrChange w:id="793" w:author="W" w:date="2025-03-09T15:18:05Z">
                    <w:rPr>
                      <w:rFonts w:hint="eastAsia" w:ascii="宋体" w:hAnsi="宋体" w:eastAsia="宋体" w:cs="宋体"/>
                      <w:i w:val="0"/>
                      <w:iCs w:val="0"/>
                      <w:color w:val="060607"/>
                      <w:kern w:val="0"/>
                      <w:sz w:val="21"/>
                      <w:szCs w:val="21"/>
                      <w:u w:val="none"/>
                      <w:bdr w:val="none" w:color="auto" w:sz="0" w:space="0"/>
                      <w:lang w:val="en-US" w:eastAsia="zh-CN" w:bidi="ar"/>
                    </w:rPr>
                  </w:rPrChange>
                </w:rPr>
                <w:t>明确对2023年度获批的创新药械进行奖励，简化企业申报流程，采用“免申即享”方式，对每个创新药、改良型新药、三类创新医疗器械分别给予1000万元、330万元、660万元的奖励，支持生物医药产业创新发展。</w:t>
              </w:r>
            </w:ins>
          </w:p>
        </w:tc>
      </w:tr>
    </w:tbl>
    <w:p w14:paraId="1EF63116">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0" w:firstLineChars="200"/>
        <w:textAlignment w:val="auto"/>
        <w:outlineLvl w:val="4"/>
        <w:rPr>
          <w:ins w:id="795" w:author="W" w:date="2025-03-09T14:36:06Z"/>
          <w:rFonts w:hint="eastAsia" w:ascii="仿宋_GB2312" w:hAnsi="仿宋_GB2312" w:eastAsia="仿宋_GB2312" w:cs="仿宋_GB2312"/>
          <w:b w:val="0"/>
          <w:bCs w:val="0"/>
          <w:color w:val="0E0E0E"/>
          <w:kern w:val="0"/>
          <w:sz w:val="32"/>
          <w:szCs w:val="32"/>
          <w:lang w:val="en-US" w:eastAsia="zh-CN" w:bidi="ar"/>
          <w:rPrChange w:id="796" w:author="W" w:date="2025-03-09T15:15:02Z">
            <w:rPr>
              <w:ins w:id="797" w:author="W" w:date="2025-03-09T14:36:06Z"/>
              <w:rFonts w:hint="eastAsia" w:ascii="仿宋_GB2312" w:hAnsi="仿宋_GB2312" w:eastAsia="仿宋_GB2312" w:cs="仿宋_GB2312"/>
              <w:b/>
              <w:bCs/>
              <w:color w:val="0E0E0E"/>
              <w:kern w:val="0"/>
              <w:sz w:val="32"/>
              <w:szCs w:val="32"/>
              <w:lang w:val="en-US" w:eastAsia="zh-CN" w:bidi="ar"/>
            </w:rPr>
          </w:rPrChange>
        </w:rPr>
      </w:pPr>
    </w:p>
    <w:p w14:paraId="478CE072">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4"/>
        <w:rPr>
          <w:rFonts w:hint="default" w:ascii="仿宋_GB2312" w:hAnsi="仿宋_GB2312" w:eastAsia="仿宋_GB2312" w:cs="仿宋_GB2312"/>
          <w:b/>
          <w:bCs/>
          <w:color w:val="0E0E0E"/>
          <w:kern w:val="0"/>
          <w:sz w:val="32"/>
          <w:szCs w:val="32"/>
          <w:lang w:val="en-US" w:eastAsia="zh-CN" w:bidi="ar"/>
        </w:rPr>
      </w:pPr>
      <w:r>
        <w:rPr>
          <w:rFonts w:hint="eastAsia" w:ascii="仿宋_GB2312" w:hAnsi="仿宋_GB2312" w:eastAsia="仿宋_GB2312" w:cs="仿宋_GB2312"/>
          <w:b/>
          <w:bCs/>
          <w:color w:val="0E0E0E"/>
          <w:kern w:val="0"/>
          <w:sz w:val="32"/>
          <w:szCs w:val="32"/>
          <w:lang w:val="en-US" w:eastAsia="zh-CN" w:bidi="ar"/>
        </w:rPr>
        <w:t>1.2.</w:t>
      </w:r>
      <w:ins w:id="798" w:author="W" w:date="2025-03-09T15:15:05Z">
        <w:r>
          <w:rPr>
            <w:rFonts w:hint="eastAsia" w:ascii="仿宋_GB2312" w:hAnsi="仿宋_GB2312" w:eastAsia="仿宋_GB2312" w:cs="仿宋_GB2312"/>
            <w:b/>
            <w:bCs/>
            <w:color w:val="0E0E0E"/>
            <w:kern w:val="0"/>
            <w:sz w:val="32"/>
            <w:szCs w:val="32"/>
            <w:lang w:val="en-US" w:eastAsia="zh-CN" w:bidi="ar"/>
          </w:rPr>
          <w:t>5</w:t>
        </w:r>
      </w:ins>
      <w:del w:id="799" w:author="W" w:date="2025-03-09T14:37:01Z">
        <w:r>
          <w:rPr>
            <w:rFonts w:hint="eastAsia" w:ascii="仿宋_GB2312" w:hAnsi="仿宋_GB2312" w:eastAsia="仿宋_GB2312" w:cs="仿宋_GB2312"/>
            <w:b/>
            <w:bCs/>
            <w:color w:val="0E0E0E"/>
            <w:kern w:val="0"/>
            <w:sz w:val="32"/>
            <w:szCs w:val="32"/>
            <w:lang w:val="en-US" w:eastAsia="zh-CN" w:bidi="ar"/>
          </w:rPr>
          <w:delText>3</w:delText>
        </w:r>
      </w:del>
      <w:r>
        <w:rPr>
          <w:rFonts w:hint="eastAsia" w:ascii="仿宋_GB2312" w:hAnsi="仿宋_GB2312" w:eastAsia="仿宋_GB2312" w:cs="仿宋_GB2312"/>
          <w:b/>
          <w:bCs/>
          <w:color w:val="0E0E0E"/>
          <w:kern w:val="0"/>
          <w:sz w:val="32"/>
          <w:szCs w:val="32"/>
          <w:lang w:val="en-US" w:eastAsia="zh-CN" w:bidi="ar"/>
        </w:rPr>
        <w:t>浙江</w:t>
      </w:r>
    </w:p>
    <w:p w14:paraId="441F42E5">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800" w:author="W" w:date="2025-03-09T15:23:36Z"/>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浙江省的创新药医保管理政策主要体现在全链条的政策支持，加速了创新药的研发与市场化进程。</w:t>
      </w:r>
      <w:del w:id="801" w:author="W" w:date="2025-03-09T15:25:19Z">
        <w:r>
          <w:rPr>
            <w:rFonts w:hint="eastAsia" w:ascii="仿宋_GB2312" w:hAnsi="仿宋_GB2312" w:eastAsia="仿宋_GB2312" w:cs="仿宋_GB2312"/>
            <w:sz w:val="32"/>
            <w:szCs w:val="32"/>
            <w:lang w:val="en-US" w:eastAsia="zh-CN"/>
          </w:rPr>
          <w:delText>浙江省通过设立专项资金和提供税收优惠等措施，解决了创新药研发过程中常见的资金瓶颈，帮助企业快速推动新药的开发。这种全链条的政策框架确保了药物从研发到市场的顺利转化，为浙江省生物医药产业的快速发展奠定了基础</w:delText>
        </w:r>
      </w:del>
      <w:r>
        <w:rPr>
          <w:rFonts w:hint="eastAsia" w:ascii="仿宋_GB2312" w:hAnsi="仿宋_GB2312" w:eastAsia="仿宋_GB2312" w:cs="仿宋_GB2312"/>
          <w:sz w:val="32"/>
          <w:szCs w:val="32"/>
          <w:lang w:val="en-US" w:eastAsia="zh-CN"/>
        </w:rPr>
        <w:t>。</w:t>
      </w:r>
      <w:ins w:id="802" w:author="W" w:date="2025-03-09T15:24:59Z">
        <w:r>
          <w:rPr>
            <w:rFonts w:hint="eastAsia" w:ascii="仿宋_GB2312" w:hAnsi="仿宋_GB2312" w:eastAsia="仿宋_GB2312" w:cs="仿宋_GB2312"/>
            <w:sz w:val="32"/>
            <w:szCs w:val="32"/>
            <w:rPrChange w:id="803" w:author="W" w:date="2025-03-09T15:24:59Z">
              <w:rPr>
                <w:rFonts w:hint="eastAsia"/>
              </w:rPr>
            </w:rPrChange>
          </w:rPr>
          <w:t>首先，建立创新药品耗材挂网绿色通道，有效简化创新药的挂网流程。根据《浙江省全链条支持创新药械高质量发展的若干举措》，这一举措显著缩短了创新药从研发到临床应用的时间，加速了创新药的市场推广。其次，浙江省积极推进创新药品进入医保目录，通过建立健全“双通道”供应保障机制，确保创新药在医保目录中的可及性，提高了创新药的可及性，为患者提供了更多的治疗选择，减轻了患者的经济负担。</w:t>
        </w:r>
      </w:ins>
    </w:p>
    <w:p w14:paraId="7870728D">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805" w:author="W" w:date="2025-03-09T15:28:26Z"/>
          <w:rFonts w:hint="eastAsia" w:ascii="仿宋_GB2312" w:hAnsi="仿宋_GB2312" w:eastAsia="仿宋_GB2312" w:cs="仿宋_GB2312"/>
          <w:sz w:val="32"/>
          <w:szCs w:val="32"/>
          <w:lang w:val="en-US" w:eastAsia="zh-CN"/>
        </w:rPr>
      </w:pPr>
    </w:p>
    <w:p w14:paraId="2B9AE20C">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Change w:id="806" w:author="W" w:date="2025-03-09T15:27:31Z">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r>
        <w:rPr>
          <w:rFonts w:hint="eastAsia" w:ascii="仿宋_GB2312" w:hAnsi="仿宋_GB2312" w:eastAsia="仿宋_GB2312" w:cs="仿宋_GB2312"/>
          <w:sz w:val="32"/>
          <w:szCs w:val="32"/>
          <w:lang w:val="en-US" w:eastAsia="zh-CN"/>
        </w:rPr>
        <w:t>在医保支付方面，浙江省创新性地引入了多元支付机制，解决了创新药物进入医保体系时的支付滞后问题。</w:t>
      </w:r>
      <w:ins w:id="807" w:author="W" w:date="2025-03-09T15:26:07Z">
        <w:r>
          <w:rPr>
            <w:rFonts w:hint="eastAsia" w:ascii="仿宋_GB2312" w:hAnsi="仿宋_GB2312" w:eastAsia="仿宋_GB2312" w:cs="仿宋_GB2312"/>
            <w:sz w:val="32"/>
            <w:szCs w:val="32"/>
            <w:rPrChange w:id="808" w:author="W" w:date="2025-03-09T15:26:07Z">
              <w:rPr>
                <w:rFonts w:hint="eastAsia"/>
              </w:rPr>
            </w:rPrChange>
          </w:rPr>
          <w:t>浙江省采取了动态调整机制，根据药品的临床价值和市场情况适时调整医保支付标准，使得医保支付更加科学和合理，能够更好地反映药品的实际价值和市场需求，提高了医保基金的使用效率。此外，浙江省还通过《浙江省创新医药技术医保支付激励管理办法》对创新药品和创新医疗服务项目设定认定条件和程序，明确医保支付激励措施，鼓励医疗机构采用创新医药技术，提升医疗服务质量。</w:t>
        </w:r>
      </w:ins>
      <w:del w:id="810" w:author="W" w:date="2025-03-09T15:27:30Z">
        <w:r>
          <w:rPr>
            <w:rFonts w:hint="eastAsia" w:ascii="仿宋_GB2312" w:hAnsi="仿宋_GB2312" w:eastAsia="仿宋_GB2312" w:cs="仿宋_GB2312"/>
            <w:sz w:val="32"/>
            <w:szCs w:val="32"/>
            <w:lang w:val="en-US" w:eastAsia="zh-CN"/>
          </w:rPr>
          <w:delText>通过《浙江省创新医药技术医保支付激励管理办法》，浙江省为创新药品提供了灵活的支付渠道。具体来说，浙江省通过优先支付机制确保符合条件的创新药能够快速进入医保支付范围，采用多元支付模式结合基本医保和商业健康保险，进一步增强支付灵活性。此外，</w:delText>
        </w:r>
      </w:del>
      <w:del w:id="811" w:author="W" w:date="2025-03-09T15:27:30Z">
        <w:r>
          <w:rPr>
            <w:rFonts w:hint="eastAsia" w:ascii="仿宋_GB2312" w:hAnsi="仿宋_GB2312" w:eastAsia="仿宋_GB2312" w:cs="仿宋_GB2312"/>
            <w:b/>
            <w:bCs/>
            <w:sz w:val="32"/>
            <w:szCs w:val="32"/>
            <w:highlight w:val="none"/>
            <w:lang w:val="en-US" w:eastAsia="zh-CN"/>
          </w:rPr>
          <w:delText>浙江省还通过支付激励政策，提供较高的医保支付比例</w:delText>
        </w:r>
      </w:del>
      <w:del w:id="812" w:author="W" w:date="2025-03-09T15:27:30Z">
        <w:r>
          <w:rPr>
            <w:rFonts w:hint="eastAsia" w:ascii="仿宋_GB2312" w:hAnsi="仿宋_GB2312" w:eastAsia="仿宋_GB2312" w:cs="仿宋_GB2312"/>
            <w:sz w:val="32"/>
            <w:szCs w:val="32"/>
            <w:lang w:val="en-US" w:eastAsia="zh-CN"/>
          </w:rPr>
          <w:delText>，鼓励医疗机构优先使用创新药物。此举不仅提高了医保支付效率，减轻了患者的经济负担，同时也增强了创新药物的市场竞争力。</w:delText>
        </w:r>
      </w:del>
    </w:p>
    <w:p w14:paraId="58DB383A">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813" w:author="W" w:date="2025-03-09T15:28:28Z"/>
          <w:rFonts w:hint="eastAsia" w:ascii="仿宋_GB2312" w:hAnsi="仿宋_GB2312" w:eastAsia="仿宋_GB2312" w:cs="仿宋_GB2312"/>
          <w:sz w:val="32"/>
          <w:szCs w:val="32"/>
          <w:lang w:val="en-US" w:eastAsia="zh-CN"/>
        </w:rPr>
      </w:pPr>
      <w:del w:id="814" w:author="W" w:date="2025-03-09T15:28:16Z">
        <w:r>
          <w:rPr>
            <w:rFonts w:hint="eastAsia" w:ascii="仿宋_GB2312" w:hAnsi="仿宋_GB2312" w:eastAsia="仿宋_GB2312" w:cs="仿宋_GB2312"/>
            <w:sz w:val="32"/>
            <w:szCs w:val="32"/>
            <w:lang w:val="en-US" w:eastAsia="zh-CN"/>
          </w:rPr>
          <w:delText>浙江省在药品供应保障上采取了严格的管理措施，通过完善药品集中采购平台，提高了药品采购的透明度和效率。这一举措确保了创新药的持续供应，避免了市场上出现短缺或采购不规范的问题。通过优化药品采购流程，浙江省为创新药物的稳定供应提供了有力保障，确保患者能够及时获得所需药物。</w:delText>
        </w:r>
      </w:del>
      <w:ins w:id="815" w:author="W" w:date="2025-03-09T15:27:58Z">
        <w:r>
          <w:rPr>
            <w:rFonts w:hint="eastAsia" w:ascii="仿宋_GB2312" w:hAnsi="仿宋_GB2312" w:eastAsia="仿宋_GB2312" w:cs="仿宋_GB2312"/>
            <w:sz w:val="32"/>
            <w:szCs w:val="32"/>
            <w:lang w:val="en-US" w:eastAsia="zh-CN"/>
          </w:rPr>
          <w:t>在药品供应保障上，浙江省采取了严格的管理措施，通过完善药品集中采购平台，提高了药品采购的透明度和效率。这一举措确保了创新药的持续供应，避免了市场上出现短缺或采购不规范的问题。通过优化药品采购流程，浙江省为创新药物的稳定供应提供了有力保障，确保患者能够及时获得所需药物。此外，浙江省还加强了对定点医疗机构创新药配备使用情况的监测，支持“双通道”药品纳入医疗机构药品目录及外配处方药品目录，确保药品供应的稳定性和可及性，有助于及时发现和解决创新药在临床应用中遇到的问题，保障患者的用药需求。</w:t>
        </w:r>
      </w:ins>
    </w:p>
    <w:p w14:paraId="3BE0D522">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Change w:id="816" w:author="W" w:date="2025-03-09T15:28:43Z">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ins w:id="817" w:author="W" w:date="2025-03-09T15:28:28Z">
        <w:r>
          <w:rPr>
            <w:rFonts w:hint="eastAsia" w:ascii="仿宋_GB2312" w:hAnsi="仿宋_GB2312" w:eastAsia="仿宋_GB2312" w:cs="仿宋_GB2312"/>
            <w:sz w:val="32"/>
            <w:szCs w:val="32"/>
            <w:lang w:val="en-US" w:eastAsia="zh-CN"/>
          </w:rPr>
          <w:t>此外，浙江省还通过设立新药和创新医疗器械应用清单，进一步促进了创新药的临床应用。</w:t>
        </w:r>
      </w:ins>
      <w:ins w:id="818" w:author="W" w:date="2025-03-09T15:28:40Z">
        <w:r>
          <w:rPr>
            <w:rFonts w:hint="eastAsia" w:ascii="仿宋_GB2312" w:hAnsi="仿宋_GB2312" w:eastAsia="仿宋_GB2312" w:cs="仿宋_GB2312"/>
            <w:sz w:val="32"/>
            <w:szCs w:val="32"/>
            <w:rPrChange w:id="819" w:author="W" w:date="2025-03-09T15:28:40Z">
              <w:rPr>
                <w:rFonts w:hint="eastAsia"/>
              </w:rPr>
            </w:rPrChange>
          </w:rPr>
          <w:t>这种优化措施不仅缩短了创新药械的上市时间，还提高了审评审批的效率和质量，为创新药械的市场推广提供了有力支持。此外，浙江省还通过设立新药和创新医疗器械应用清单，在清单发布后1个月内，医疗机构根据临床需求和医院特色，将相应产品按“应配尽配”原则配备使用，或者根据需求设立临时采购绿色通道，进一步促进了创新药的临床应用。</w:t>
        </w:r>
      </w:ins>
    </w:p>
    <w:p w14:paraId="3C2D2E7D">
      <w:pPr>
        <w:pStyle w:val="14"/>
        <w:keepNext w:val="0"/>
        <w:keepLines w:val="0"/>
        <w:pageBreakBefore w:val="0"/>
        <w:widowControl/>
        <w:suppressLineNumbers w:val="0"/>
        <w:kinsoku/>
        <w:wordWrap/>
        <w:overflowPunct/>
        <w:topLinePunct w:val="0"/>
        <w:autoSpaceDE/>
        <w:autoSpaceDN/>
        <w:bidi w:val="0"/>
        <w:adjustRightInd/>
        <w:snapToGrid/>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表2.</w:t>
      </w:r>
      <w:ins w:id="821" w:author="W" w:date="2025-03-09T15:15:31Z">
        <w:r>
          <w:rPr>
            <w:rFonts w:hint="eastAsia" w:ascii="仿宋_GB2312" w:hAnsi="仿宋_GB2312" w:eastAsia="仿宋_GB2312" w:cs="仿宋_GB2312"/>
            <w:b/>
            <w:bCs/>
            <w:sz w:val="32"/>
            <w:szCs w:val="32"/>
            <w:lang w:val="en-US" w:eastAsia="zh-CN"/>
          </w:rPr>
          <w:t>6</w:t>
        </w:r>
      </w:ins>
      <w:del w:id="822" w:author="W" w:date="2025-03-09T14:36:55Z">
        <w:r>
          <w:rPr>
            <w:rFonts w:hint="eastAsia" w:ascii="仿宋_GB2312" w:hAnsi="仿宋_GB2312" w:eastAsia="仿宋_GB2312" w:cs="仿宋_GB2312"/>
            <w:b/>
            <w:bCs/>
            <w:sz w:val="32"/>
            <w:szCs w:val="32"/>
            <w:lang w:val="en-US" w:eastAsia="zh-CN"/>
          </w:rPr>
          <w:delText>4</w:delText>
        </w:r>
      </w:del>
      <w:r>
        <w:rPr>
          <w:rFonts w:hint="eastAsia" w:ascii="仿宋_GB2312" w:hAnsi="仿宋_GB2312" w:eastAsia="仿宋_GB2312" w:cs="仿宋_GB2312"/>
          <w:b/>
          <w:bCs/>
          <w:sz w:val="32"/>
          <w:szCs w:val="32"/>
          <w:lang w:val="en-US" w:eastAsia="zh-CN"/>
        </w:rPr>
        <w:t xml:space="preserve"> 浙江省创新药医保管理相关政策梳理</w:t>
      </w:r>
    </w:p>
    <w:tbl>
      <w:tblPr>
        <w:tblStyle w:val="7"/>
        <w:tblW w:w="8177"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6"/>
        <w:gridCol w:w="1549"/>
        <w:gridCol w:w="1679"/>
        <w:gridCol w:w="3293"/>
      </w:tblGrid>
      <w:tr w14:paraId="4A2354EE">
        <w:trPr>
          <w:trHeight w:val="402"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331133">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政策名称</w:t>
            </w:r>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56C92B">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发布时间</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3FFBD6">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发布主体</w:t>
            </w:r>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7468A3">
            <w:pPr>
              <w:keepNext w:val="0"/>
              <w:keepLines w:val="0"/>
              <w:widowControl/>
              <w:suppressLineNumbers w:val="0"/>
              <w:jc w:val="center"/>
              <w:textAlignment w:val="center"/>
              <w:rPr>
                <w:rFonts w:hint="default" w:ascii="仿宋_GB2312" w:hAnsi="仿宋_GB2312" w:eastAsia="仿宋_GB2312" w:cs="仿宋_GB2312"/>
                <w:b/>
                <w:bCs/>
                <w:i w:val="0"/>
                <w:iCs w:val="0"/>
                <w:color w:val="000000"/>
                <w:sz w:val="21"/>
                <w:szCs w:val="21"/>
                <w:u w:val="none"/>
                <w:lang w:val="en-US" w:eastAsia="zh-CN"/>
              </w:rPr>
            </w:pPr>
            <w:r>
              <w:rPr>
                <w:rFonts w:hint="eastAsia" w:ascii="仿宋_GB2312" w:hAnsi="仿宋_GB2312" w:eastAsia="仿宋_GB2312" w:cs="仿宋_GB2312"/>
                <w:b/>
                <w:bCs/>
                <w:i w:val="0"/>
                <w:iCs w:val="0"/>
                <w:color w:val="000000"/>
                <w:sz w:val="21"/>
                <w:szCs w:val="21"/>
                <w:u w:val="none"/>
                <w:lang w:val="en-US" w:eastAsia="zh-CN"/>
              </w:rPr>
              <w:t>主要内容</w:t>
            </w:r>
          </w:p>
        </w:tc>
      </w:tr>
      <w:tr w14:paraId="6E994C4E">
        <w:trPr>
          <w:trHeight w:val="1985"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D3138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《浙江省生物医药产业发展专项资金管理办法》</w:t>
            </w:r>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C2FF8F">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2022年</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08686E">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浙江省科技厅</w:t>
            </w:r>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3A50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设立专项资金，支持生物医药企业的创新药研发，推动关键技术的突破和成果转化。</w:t>
            </w:r>
          </w:p>
        </w:tc>
      </w:tr>
      <w:tr w14:paraId="211E802D">
        <w:trPr>
          <w:trHeight w:val="238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96CD86">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《浙江省关于加快推进生物医药产业发展的若干政策》</w:t>
            </w:r>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DABFC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2023年</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7E688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浙江省人民政府</w:t>
            </w:r>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75075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提出加快生物医药产业发展的措施，包括支持创新药研发、优化产业环境、引进人才及科研机构等。</w:t>
            </w:r>
          </w:p>
        </w:tc>
      </w:tr>
      <w:tr w14:paraId="7149C90C">
        <w:trPr>
          <w:trHeight w:val="3171"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36F23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《浙江省提升药品集中采购平台功能推进药品供应保障的实施意见》</w:t>
            </w:r>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7A33E4">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8BBA6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浙江省人民政府</w:t>
            </w:r>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A6D2A6">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提升药品集中采购平台功能，确保医保目录内药品的供应保障，规范医保药品支付范围，促进药品采购透明化和规范化。</w:t>
            </w:r>
          </w:p>
        </w:tc>
      </w:tr>
      <w:tr w14:paraId="5769B145">
        <w:trPr>
          <w:trHeight w:val="2776"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10F5FD">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《浙江省创新医药技术医保支付激励管理办法》</w:t>
            </w:r>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D46B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03A85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浙江省医疗保障局</w:t>
            </w:r>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9FCD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对创新药品和创新医疗服务项目设定认定条件和程序，明确医保支付激励措施，鼓励医疗机构采用创新医药技术，提升医疗服务质量。</w:t>
            </w:r>
          </w:p>
        </w:tc>
      </w:tr>
      <w:tr w14:paraId="0EB893B7">
        <w:trPr>
          <w:trHeight w:val="2782"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9885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《浙江省全链条支持创新药械高质量发展的若干举措》</w:t>
            </w:r>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124A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2025年</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D2837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浙江省人民政府</w:t>
            </w:r>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14D4E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提出了从创新药研发、注册、生产到临床应用的全链条支持政策，包括资金支持、税收优惠和人才引进等，加速创新药的研发与产业化进程。</w:t>
            </w:r>
          </w:p>
        </w:tc>
      </w:tr>
    </w:tbl>
    <w:p w14:paraId="552CECF8">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2"/>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color w:val="0E0E0E"/>
          <w:kern w:val="0"/>
          <w:sz w:val="32"/>
          <w:szCs w:val="32"/>
          <w:lang w:val="en-US" w:eastAsia="zh-CN" w:bidi="ar"/>
        </w:rPr>
        <w:t>2.</w:t>
      </w:r>
      <w:r>
        <w:rPr>
          <w:rFonts w:hint="eastAsia" w:ascii="仿宋_GB2312" w:hAnsi="仿宋_GB2312" w:eastAsia="仿宋_GB2312" w:cs="仿宋_GB2312"/>
          <w:b/>
          <w:bCs/>
          <w:sz w:val="32"/>
          <w:szCs w:val="32"/>
          <w:lang w:val="en-US" w:eastAsia="zh-CN"/>
        </w:rPr>
        <w:t>创新药准入、评价与续约现状（按流程介绍）</w:t>
      </w:r>
    </w:p>
    <w:p w14:paraId="7DAB375D">
      <w:pPr>
        <w:pStyle w:val="14"/>
        <w:keepNext w:val="0"/>
        <w:keepLines w:val="0"/>
        <w:pageBreakBefore w:val="0"/>
        <w:widowControl/>
        <w:numPr>
          <w:ilvl w:val="-1"/>
          <w:numId w:val="0"/>
        </w:numPr>
        <w:suppressLineNumbers w:val="0"/>
        <w:kinsoku/>
        <w:wordWrap/>
        <w:overflowPunct/>
        <w:topLinePunct w:val="0"/>
        <w:autoSpaceDE/>
        <w:autoSpaceDN/>
        <w:bidi w:val="0"/>
        <w:adjustRightInd/>
        <w:snapToGrid/>
        <w:ind w:left="420" w:leftChars="200" w:firstLine="320" w:firstLineChars="100"/>
        <w:textAlignment w:val="auto"/>
        <w:outlineLvl w:val="3"/>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2.1创新药准入现状</w:t>
      </w:r>
    </w:p>
    <w:p w14:paraId="284FE813">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随着中国创新药研发的快速推进，创新药物的医保准入逐渐成为医药政策改革的焦点之一。近年来，国家和地方医保政策不断优化，创新药的准入效率和市场竞争力显著提高，然而仍面临诸多挑战。在这一过程中，医保谈判流程、准入标准、成功率和影响因素等关键领域的分析尤为重要。</w:t>
      </w:r>
    </w:p>
    <w:p w14:paraId="0F2F45D9">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中国的创新药医保准入流程经历了逐步优化，尤其是医保谈判流程的改革。根据中国外商投资企业协会药品研制和开发行业委员会（RDPAC）发布的《历年国家医保谈判药品落地情况分析报告》，医保谈判流程通常分为申报、评审、测算、谈判和公布结果五个阶段。在这些阶段中，临床价值、创新性和药品的经济性逐渐成为评价药品是否能够进入医保目录的关键指标。通过这些改革，医保政策逐渐更加关注药品的临床效益和创新价值，而不仅仅是药品的价格，从而推动了创新药的准入。</w:t>
      </w:r>
    </w:p>
    <w:p w14:paraId="3002D939">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然而，高价药物的进入问题依然在医保准入中占据重要地位。即使在谈判流程有所优化的背景下，价格依然是一个无法忽视的因素。以2024年国家医保谈判为例，部分创新药因价格过高未能成功进入医保目录。CAR-T细胞疗法作为一种新兴的癌症治疗方法，其价格通常高达数十万元，远超医保支付能力的预期标准。根据RDPAC发布的报告，四款CAR-T产品在2024年连续第四年未能进入医保谈判，主要原因是其定价远高于医保的支付标准，导致医保方在谈判中无法接受其价格。</w:t>
      </w:r>
    </w:p>
    <w:p w14:paraId="0F9C06BD">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根据2024年《中国创新药医保准入及政策改革年度报告》中的数据，91种新药中，38种为全球首创药物，谈判成功率已超过90%，显著高于整体成功率16个百分点。这一数据表明，创新药的医保准入在改革政策和医保谈判机制的推动下逐渐顺利。尤其是针对首创药物，医保谈判中的成功率有了显著提升。但成功率的提升并不意味着所有创新药都能顺利进入医保，特别是一些抗癌药物和新型治疗药物，由于其价格超出医保基金的承受范围，即使其临床效果显著，仍无法通过谈判获得足够的医保支持。</w:t>
      </w:r>
    </w:p>
    <w:p w14:paraId="61A35B1F">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3"/>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2.2 创新药评价现状</w:t>
      </w:r>
    </w:p>
    <w:p w14:paraId="34C85142">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目前，创新药医保准入的成功率受到多种因素的复杂影响，其中最为关键的包括临床价值、创新性、经济性、以及药品的社会价值。这些因素相互作用，决定了创新药是否能够顺利通过医保评审，进而进入医保目录。</w:t>
      </w:r>
    </w:p>
    <w:p w14:paraId="5AB286C9">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首先，临床价值是影响创新药医保准入的核心标准。药品是否能够显著改善患者的健康结局，尤其是对存活期、生活质量等方面的改善，直接决定了其是否能够进入医保目录。例如，对于抗癌药物和治疗重大疾病的药物来说，药品的临床疗效至关重要。创新药物如果能够显著提高患者的生存期或显著改善其症状，这对于医保方来说是一个重要的考量因素。然而，问题在于，即便一些创新药具有明显的临床优势，但如果这些药物的成本过高，且现有治疗方案已经能够覆盖大部分患者的需求，医保部门就可能对这些药物的准入产生保留态度。许多具有良好临床疗效的创新药物，最终未能通过医保的审查，往往是由于其效益与成本之间的不平衡。比如，在某些癌症治疗药物中，药品虽然能显著延长患者的生存期，但因其高昂的费用，医保难以承受，从而影响了其医保准入的决策。</w:t>
      </w:r>
    </w:p>
    <w:p w14:paraId="08B6641C">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其次，创新性是创新药能否顺利进入医保的另一个关键因素。创新药物的首创性或治疗机制的独特性是决定其是否能够得到优先批准的重要因素。在全球药物研发领域，创新药往往意味着新的治疗选择，这种创新性对于患者而言通常能够带来更好的治疗效果。在医保准入的过程中，创新性通常能够获得更高的优待，尤其是对于那些能够解决现有治疗方案所无法解决问题的药物。由于创新药通常在研发、生产和推广阶段需要大量资金支持，药物价格通常较高。即便药物具有创新性，医保评审过程中往往也会进行成本效益分析，确认其是否具有足够的经济性来支持其大规模进入市场。很多创新药的高价格常常让其创新性无法被完全认可，因为医保系统在面对高价药物时，必须考虑到医保基金的可持续性。因此，创新性与价格之间的平衡问题，成为创新药准入中无法回避的一个难题。</w:t>
      </w:r>
    </w:p>
    <w:p w14:paraId="4C24D442">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经济性则是创新药能否进入医保的另一个不可忽视的因素。在中国，医保的支付能力是一个十分重要的考量因素。药品的高成本常常使得其面临无法进入医保目录的局面，尤其是在当前医保基金受限的情况下，经济性评估对于创新药的影响尤为突出。药品的成本效益比，即每花费一元钱所带来的健康增益，成为医保评审过程中重要的评估标准。创新药如果在临床效果上显著优于现有治疗方案，但其价格无法在医保支付范围内得到合理支持，那么就可能因“经济性不足”被排除在医保之外。</w:t>
      </w:r>
    </w:p>
    <w:p w14:paraId="3C58D590">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此外，社会价值也在近年来逐渐成为影响医保准入的重要因素。药品的社会效益，包括它在公共卫生系统中的作用、在疾病防控中的意义，以及在解决公共健康问题上的潜力，正在得到越来越多的关注。特别是在癌症、罕见病等领域，创新药物可能会在治疗特定人群或应对重大疾病方面发挥重大作用。因此，社会价值评估能够帮助医保部门衡量药物在公共健康体系中的贡献，而非仅仅依赖于单一的临床价值或经济性分析。随着社会价值的不断被重视，一些高价创新药物如果能够显著改变疾病负担、改善患者群体的整体健康状况，即使价格较高，仍可能被纳入医保目录。实际操作中，一些用于治疗罕见病的药物，虽然价格较高，但由于其显著的社会价值，已经通过了医保谈判，成功进入了医保支付范围。诺西那生钠注射液（商品名：Spinraza）是用于治疗脊髓性肌萎缩症（SMA）的创新药物。该药物在2021年以每针约70万元的价格进入公众视野，成为当时全球最昂贵的药物之一。然而，考虑到其显著的临床疗效和对患者生活质量的改善，国家医保局通过谈判将其价格大幅降低至约3.3万元，使其成功纳入医保目录。这类药物的社会价值通常无法通过传统的成本效益分析完全体现，因此政策设计者需在临床效益、社会需求与价格之间进行平衡。</w:t>
      </w:r>
    </w:p>
    <w:p w14:paraId="12B29E2B">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当前的医保准入体系中，这些影响因素不仅仅是各自独立的，而是相互交织、相互影响的。例如，创新药的创新性可能带来较高的研发成本，而高成本又会影响其在经济性评估中的表现；同时，如果药物的社会价值能够弥补部分经济性短板，可能会为其进入医保打开绿色通道。这一切都要求医保政策更加灵活和细致的考量不同药物的独特性和临床需求，特别是对于那些具有重大社会价值的药物，如何通过政策创新解决其价格高的问题，是未来医保准入体系需要重点关注的方向。</w:t>
      </w:r>
    </w:p>
    <w:p w14:paraId="08949BCC">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3"/>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2.3 创新药续约现状</w:t>
      </w:r>
    </w:p>
    <w:p w14:paraId="7902CC44">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创新药的医保续约是一个复杂且动态的过程，涉及多个维度的评估，不仅仅关注药品的临床疗效，还要综合考虑市场需求、经济效益、医保支付能力以及药品的社会价值。随着中国医保体系对创新药的支持逐步增加，如何有效管理这些药物的续约并确保其在医保支付中的可持续性，已成为当前政策中的重点议题。</w:t>
      </w:r>
    </w:p>
    <w:p w14:paraId="45B83A31">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创新药在首次进入医保后，是否能够继续续约，核心在于其临床价值的持续性。这一点不仅仅反映在药物初期的疗效评估上，还包括长期疗效的验证。与许多传统药物不同，创新药往往具有突破性的治疗机制，能够有效治疗一些高难度或长期未被满足的医疗需求。然而，单一的短期临床数据并不足以支持药物的持续支付，必须通过长期随访数据来验证药物是否在临床上保持其优势，并且是否能够提供持续的治疗效益。以阿帕替尼为例，虽然该药物在2019年成功通过医保谈判进入医保目录并被广泛应用于晚期胃癌的治疗，但其是否能够继续续约，依赖于该药物在市场中的持续表现以及患者的长期疗效。医保部门在阿帕替尼续约时，要求提供更多关于药物在不同患者群体中的治疗效果数据，特别是对于其他癌症治疗方案的替代效应。通过对长期临床效果的评估，医保能够确认该药物对延长患者生存期的贡献，并决定是否对其进行价格调整或续约。</w:t>
      </w:r>
    </w:p>
    <w:p w14:paraId="697ECE8F">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823" w:author="W" w:date="2025-03-09T16:30:10Z"/>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价格调整是创新药续约中的一大挑战。药物的首次定价通常根据研发成本、市场需求以及初期疗效进行评估，但随着药物使用的普及，市场的竞争环境以及药品的真实疗效会发生变化。医保方通常会定期对这些药物进行经济性评估，特别是在药物治疗效果已经验证并且市场中存在其他选择时，医保部门更倾向于进行价格调整。以诺西那生钠注射液（Spinraza）为例，这款药物虽然能够显著改善脊髓性肌萎缩症（SMA）患者的生存质量，但其单针价格接近70万元，初期市场定价已让其面临医保基金承受能力的压力。在续约过程中，医保部门通过价格谈判，确保该药物能够在控制医保支付压力的同时继续为患者提供治疗。这一过程中，医保方不仅考量药物的治疗效果，还要权衡药物在市场上的供应状况及其价格是否合理。价格调整机制的关键在于平衡药物的临床价值和市场经济之间的矛盾。虽然创新药物的治疗效果往往突出，但其高昂的价格可能使得医保支付面临巨大压力。在此情况下，</w:t>
      </w:r>
      <w:commentRangeStart w:id="0"/>
      <w:r>
        <w:rPr>
          <w:rFonts w:hint="eastAsia" w:ascii="仿宋_GB2312" w:hAnsi="仿宋_GB2312" w:eastAsia="仿宋_GB2312" w:cs="仿宋_GB2312"/>
          <w:sz w:val="32"/>
          <w:szCs w:val="32"/>
          <w:lang w:val="en-US" w:eastAsia="zh-CN"/>
        </w:rPr>
        <w:t>医保部门往往采用逐步调降的策略，或通过与生产企业的再次谈判来实现价格调整，以确保药物的持续供给和合理支付。</w:t>
      </w:r>
      <w:commentRangeEnd w:id="0"/>
      <w:r>
        <w:rPr>
          <w:rFonts w:hint="eastAsia" w:ascii="仿宋_GB2312" w:hAnsi="仿宋_GB2312" w:eastAsia="仿宋_GB2312" w:cs="仿宋_GB2312"/>
          <w:sz w:val="32"/>
          <w:szCs w:val="32"/>
          <w:lang w:val="en-US" w:eastAsia="zh-CN"/>
        </w:rPr>
        <w:commentReference w:id="0"/>
      </w:r>
    </w:p>
    <w:p w14:paraId="2A847FCC">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ins w:id="824" w:author="W" w:date="2025-03-09T16:30:13Z">
        <w:r>
          <w:rPr>
            <w:rFonts w:hint="eastAsia" w:ascii="仿宋_GB2312" w:hAnsi="仿宋_GB2312" w:eastAsia="仿宋_GB2312" w:cs="仿宋_GB2312"/>
            <w:sz w:val="32"/>
            <w:szCs w:val="32"/>
            <w:lang w:val="en-US" w:eastAsia="zh-CN"/>
          </w:rPr>
          <w:t>创新药续约过程中，药企面临着来自医保部门和市场竞争的双重压力。医保部门为了控制医保基金的支出，会定期对创新药进行经济性评估，并根据评估结果要求药企进行价格调整。对于药企而言，一方面需要保证药物的可及性，让患者能够以合理的价格获得治疗；另一方面又要维护自身的利益，确保研发投入能够得到合理的回报。这种矛盾使得创新药续约过程中的价格谈判变得异常艰难</w:t>
        </w:r>
      </w:ins>
      <w:ins w:id="825" w:author="W" w:date="2025-03-09T16:30:22Z">
        <w:r>
          <w:rPr>
            <w:rFonts w:hint="eastAsia" w:ascii="仿宋_GB2312" w:hAnsi="仿宋_GB2312" w:eastAsia="仿宋_GB2312" w:cs="仿宋_GB2312"/>
            <w:sz w:val="32"/>
            <w:szCs w:val="32"/>
            <w:lang w:val="en-US" w:eastAsia="zh-CN"/>
          </w:rPr>
          <w:t>。</w:t>
        </w:r>
      </w:ins>
      <w:ins w:id="826" w:author="W" w:date="2025-03-09T16:30:26Z">
        <w:commentRangeStart w:id="1"/>
        <w:r>
          <w:rPr>
            <w:rFonts w:hint="eastAsia" w:ascii="仿宋_GB2312" w:hAnsi="仿宋_GB2312" w:eastAsia="仿宋_GB2312" w:cs="仿宋_GB2312"/>
            <w:sz w:val="32"/>
            <w:szCs w:val="32"/>
            <w:lang w:val="en-US" w:eastAsia="zh-CN"/>
          </w:rPr>
          <w:t>百济神州、贝达药业、君实生物在2023年6月4日召开闭门会议，呼吁进一步优化医保续约规则。随着医保部门对创新药经济性评估的严格化，这些药企在续约中面临更大的价格调整压力，导致对规则不满。恒瑞医药在2024年11月28日有12款产品通过新版国家医保目录调整，但部分创新药因市场竞争加剧、医保基金承受能力等因素，在续约中面临挑战。正大天晴在2024年4月和6月，其创新药在续约时因市场上同类药物增加，面临价格调整压力。罗氏制药在2021年12月6日，其创新药在续约时可能需接受价格下调，但通过不断推出新药及新增适应症，成功入围国家医保目录，应对价格调整压力。</w:t>
        </w:r>
        <w:commentRangeEnd w:id="1"/>
      </w:ins>
      <w:r>
        <w:commentReference w:id="1"/>
      </w:r>
    </w:p>
    <w:p w14:paraId="7F4713DA">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创新药续约过程中，社会价值的考虑逐渐成为医保评估中的重要组成部分。许多创新药物，尤其是用于治疗罕见病的药物，虽然患者基数较小，但其在解决公共健康问题、减轻社会负担方面的作用不可忽视。传统的经济性分析可能无法充分反映这类药物对社会的整体贡献，因此，医保在续约过程中不仅要考虑药品的成本效益，还应当重视药品的社会效益。例如，依库珠单抗（Ultomiris）作为一种治疗阵发性睡眠性血红蛋白尿症（PNH）的创新药，尽管价格较高，但由于其在罕见病患者中的重要作用，医保部门在续约时更多关注其对特定患者群体的深远影响。药物不仅能够显著改善患者的生存质量，还能有效减少患者住院和治疗的总费用，从而带来较大的社会价值。这类药物通常需要医保系统综合考虑其社会影响和治疗优势，在价格谈判时适当降低价格，保证药物能够得到广泛应用，同时不增加医保支付负担。</w:t>
      </w:r>
    </w:p>
    <w:p w14:paraId="4AE9A70F">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随着中国医保体系的逐步完善和医保资金的不断紧张，创新药的续约面临更多复杂的环境变化。医保改革的持续推进，使得创新药物在医保系统中的地位不仅仅取决于单一的价格和疗效评估，还要考虑药品在整个社会医疗体系中的长期价值。如何将药物的创新性、临床疗效、经济性和社会效益有机结合，进行综合评估，成为医保方不断完善的重点。例如，Spinraza的续约案例展现了医保如何通过灵活的价格调整和对社会效益的考虑，解决高价药物在医保系统中的可持续性问题。通过这种动态的续约机制，医保能够确保创新药在持续为患者提供治疗的同时，不至于给医保基金带来过度的负担。创新药的续约不应仅仅是一个单纯的价格谈判过程，更是一个动态调整的过程，旨在确保创新药的临床价值与社会需求得到最大化的满足。</w:t>
      </w:r>
    </w:p>
    <w:p w14:paraId="0AED0CE4">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420" w:leftChars="200" w:firstLine="321" w:firstLineChars="100"/>
        <w:textAlignment w:val="auto"/>
        <w:outlineLvl w:val="1"/>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color w:val="0E0E0E"/>
          <w:kern w:val="0"/>
          <w:sz w:val="32"/>
          <w:szCs w:val="32"/>
          <w:lang w:val="en-US" w:eastAsia="zh-CN" w:bidi="ar"/>
        </w:rPr>
        <w:t>（二）</w:t>
      </w:r>
      <w:r>
        <w:rPr>
          <w:rFonts w:hint="eastAsia" w:ascii="仿宋_GB2312" w:hAnsi="仿宋_GB2312" w:eastAsia="仿宋_GB2312" w:cs="仿宋_GB2312"/>
          <w:b/>
          <w:bCs/>
          <w:sz w:val="32"/>
          <w:szCs w:val="32"/>
          <w:lang w:val="en-US" w:eastAsia="zh-CN"/>
        </w:rPr>
        <w:t>利益相关者分析</w:t>
      </w:r>
    </w:p>
    <w:p w14:paraId="1047756E">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630" w:leftChars="300" w:firstLine="0" w:firstLineChars="0"/>
        <w:textAlignment w:val="auto"/>
        <w:outlineLvl w:val="2"/>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color w:val="0E0E0E"/>
          <w:kern w:val="0"/>
          <w:sz w:val="32"/>
          <w:szCs w:val="32"/>
          <w:lang w:val="en-US" w:eastAsia="zh-CN" w:bidi="ar"/>
        </w:rPr>
        <w:t>1.</w:t>
      </w:r>
      <w:r>
        <w:rPr>
          <w:rFonts w:hint="eastAsia" w:ascii="仿宋_GB2312" w:hAnsi="仿宋_GB2312" w:eastAsia="仿宋_GB2312" w:cs="仿宋_GB2312"/>
          <w:b/>
          <w:bCs/>
          <w:sz w:val="32"/>
          <w:szCs w:val="32"/>
          <w:lang w:val="en-US" w:eastAsia="zh-CN"/>
        </w:rPr>
        <w:t>调研访谈设计</w:t>
      </w:r>
    </w:p>
    <w:p w14:paraId="24BE0687">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调研访谈对象主要包括：典型生产企业、流通企业、医院、药监、医保部门、患者等六类利益相关者。</w:t>
      </w:r>
    </w:p>
    <w:p w14:paraId="1A36B5DF">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调研访谈覆盖创新药“评价-准入-定价-续约-使用”全链条，诊断各方对现行规则的核心态度，溯源政策设计缺陷、利益冲突与执行偏差，以期形成可落地的短期优化措施与长期制度重构方向，实现企业敢投入、医保可持续、医院愿用药、患者得实惠的协同路径。</w:t>
      </w:r>
    </w:p>
    <w:p w14:paraId="7A182149">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0" w:firstLineChars="0"/>
        <w:jc w:val="center"/>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创新药多方利益相关者访谈提纲</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0"/>
      </w:tblGrid>
      <w:tr w14:paraId="5AE9BF63">
        <w:trPr>
          <w:trHeight w:val="589" w:hRule="atLeast"/>
        </w:trPr>
        <w:tc>
          <w:tcPr>
            <w:tcW w:w="8420" w:type="dxa"/>
          </w:tcPr>
          <w:p w14:paraId="2A2B13B3">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一、访谈目标</w:t>
            </w:r>
          </w:p>
        </w:tc>
      </w:tr>
      <w:tr w14:paraId="50585EC5">
        <w:trPr>
          <w:trHeight w:val="589" w:hRule="atLeast"/>
        </w:trPr>
        <w:tc>
          <w:tcPr>
            <w:tcW w:w="8420" w:type="dxa"/>
          </w:tcPr>
          <w:p w14:paraId="4E4DF7CD">
            <w:pPr>
              <w:pStyle w:val="14"/>
              <w:keepNext w:val="0"/>
              <w:keepLines w:val="0"/>
              <w:pageBreakBefore w:val="0"/>
              <w:widowControl/>
              <w:numPr>
                <w:ilvl w:val="0"/>
                <w:numId w:val="1"/>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了解各利益相关方对创新药临床价值、经济价值、社会价值的评价标准及冲突；</w:t>
            </w:r>
          </w:p>
          <w:p w14:paraId="6DA64A2A">
            <w:pPr>
              <w:pStyle w:val="14"/>
              <w:keepNext w:val="0"/>
              <w:keepLines w:val="0"/>
              <w:pageBreakBefore w:val="0"/>
              <w:widowControl/>
              <w:numPr>
                <w:ilvl w:val="0"/>
                <w:numId w:val="1"/>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探究创新药定价、谈判、续约规则的核心矛盾与改进方向；</w:t>
            </w:r>
          </w:p>
          <w:p w14:paraId="099D2132">
            <w:pPr>
              <w:pStyle w:val="14"/>
              <w:keepNext w:val="0"/>
              <w:keepLines w:val="0"/>
              <w:pageBreakBefore w:val="0"/>
              <w:widowControl/>
              <w:numPr>
                <w:ilvl w:val="0"/>
                <w:numId w:val="1"/>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揭示政策协同不足对创新药生态的深层影响。</w:t>
            </w:r>
          </w:p>
        </w:tc>
      </w:tr>
      <w:tr w14:paraId="075FF757">
        <w:trPr>
          <w:trHeight w:val="589" w:hRule="atLeast"/>
        </w:trPr>
        <w:tc>
          <w:tcPr>
            <w:tcW w:w="8420" w:type="dxa"/>
          </w:tcPr>
          <w:p w14:paraId="34714FF7">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二、访谈对象及核心问题设计</w:t>
            </w:r>
          </w:p>
        </w:tc>
      </w:tr>
      <w:tr w14:paraId="64EBDE80">
        <w:trPr>
          <w:trHeight w:val="589" w:hRule="atLeast"/>
        </w:trPr>
        <w:tc>
          <w:tcPr>
            <w:tcW w:w="8420" w:type="dxa"/>
          </w:tcPr>
          <w:p w14:paraId="69243EF9">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（一）创新药生产企业</w:t>
            </w:r>
          </w:p>
        </w:tc>
      </w:tr>
      <w:tr w14:paraId="78E45787">
        <w:trPr>
          <w:trHeight w:val="589" w:hRule="atLeast"/>
        </w:trPr>
        <w:tc>
          <w:tcPr>
            <w:tcW w:w="8420" w:type="dxa"/>
          </w:tcPr>
          <w:p w14:paraId="146779A2">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核心议题：研发回报与政策风险</w:t>
            </w:r>
          </w:p>
          <w:p w14:paraId="7BC86C93">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价值评价维度</w:t>
            </w:r>
          </w:p>
          <w:p w14:paraId="7C5B5814">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在提交药物经济学证据时，您认为现有评价模型（如成本效果分析）是否充分体现药物的社会价值（如罕见病公平性、公共卫生贡献）？请举例说明局限性。</w:t>
            </w:r>
          </w:p>
          <w:p w14:paraId="28053E32">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针对国内真实世界数据（RWE）应用不足的问题，企业如何应对监管对长期疗效证据的要求？</w:t>
            </w:r>
          </w:p>
          <w:p w14:paraId="19290F3E">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定价与谈判机制</w:t>
            </w:r>
          </w:p>
          <w:p w14:paraId="44B1DC0B">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当前医保谈判以“国际最低价”为基准，但中国承担更高研发成本比例（如临床试验），您认为应如何调整定价逻辑？</w:t>
            </w:r>
          </w:p>
          <w:p w14:paraId="6E592979">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若引入“风险共担协议”（如按疗效付费），企业可接受多大比例的收入与疗效挂钩？</w:t>
            </w:r>
          </w:p>
          <w:p w14:paraId="037EC304">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w:t>
            </w:r>
            <w:r>
              <w:rPr>
                <w:rFonts w:hint="default" w:ascii="仿宋_GB2312" w:hAnsi="仿宋_GB2312" w:eastAsia="仿宋_GB2312" w:cs="仿宋_GB2312"/>
                <w:sz w:val="32"/>
                <w:szCs w:val="32"/>
                <w:lang w:val="en-US" w:eastAsia="zh-CN"/>
              </w:rPr>
              <w:t>续约与市场保护</w:t>
            </w:r>
          </w:p>
          <w:p w14:paraId="3B1BBB73">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续约规则不透明导致企业难以规划长期策略，您希望如何优化续约流程（如提前公开细则、延长协议周期）？</w:t>
            </w:r>
          </w:p>
          <w:p w14:paraId="42865750">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面对仿制药提前上市（如专利悬崖较欧美早2-3年），企业需要哪些制度支持（如专利补偿、数据独占期延长）？</w:t>
            </w:r>
          </w:p>
          <w:p w14:paraId="1FAEB023">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p>
        </w:tc>
      </w:tr>
      <w:tr w14:paraId="3D1D00B9">
        <w:trPr>
          <w:trHeight w:val="589" w:hRule="atLeast"/>
        </w:trPr>
        <w:tc>
          <w:tcPr>
            <w:tcW w:w="8420" w:type="dxa"/>
          </w:tcPr>
          <w:p w14:paraId="30BCA417">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（二）流通企业（医药商业公司、DTP药房）</w:t>
            </w:r>
          </w:p>
        </w:tc>
      </w:tr>
      <w:tr w14:paraId="32271FFA">
        <w:trPr>
          <w:trHeight w:val="589" w:hRule="atLeast"/>
        </w:trPr>
        <w:tc>
          <w:tcPr>
            <w:tcW w:w="8420" w:type="dxa"/>
          </w:tcPr>
          <w:p w14:paraId="724E4C8D">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核心议题：供应链效率与可及性</w:t>
            </w:r>
          </w:p>
          <w:p w14:paraId="1FB14838">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区域可及性挑战</w:t>
            </w:r>
          </w:p>
          <w:p w14:paraId="34A088EC">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创新药在基层市场渗透率不足20%，冷链物流成本高企，您认为政府应如何补贴或优化配送网络？</w:t>
            </w:r>
          </w:p>
          <w:p w14:paraId="73B321C6">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“双通道”政策执行中，药店与医院报销差异如何解决？请举例说明合作痛点。</w:t>
            </w:r>
          </w:p>
          <w:p w14:paraId="15AC75C6">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政策协同问题</w:t>
            </w:r>
          </w:p>
          <w:p w14:paraId="7964DC85">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医保谈判价格与省级二次议价冲突（如某省要求再降8%），如何避免供应链中断？</w:t>
            </w:r>
          </w:p>
          <w:p w14:paraId="235825AD">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医院药占比考核导致处方外流，DTP药房如何与医疗机构建立互信合作？</w:t>
            </w:r>
          </w:p>
          <w:p w14:paraId="772FDF42">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p>
        </w:tc>
      </w:tr>
      <w:tr w14:paraId="684A6D73">
        <w:trPr>
          <w:trHeight w:val="589" w:hRule="atLeast"/>
        </w:trPr>
        <w:tc>
          <w:tcPr>
            <w:tcW w:w="8420" w:type="dxa"/>
          </w:tcPr>
          <w:p w14:paraId="56FC82F1">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（三）医保部门</w:t>
            </w:r>
          </w:p>
        </w:tc>
      </w:tr>
      <w:tr w14:paraId="69869FFE">
        <w:trPr>
          <w:trHeight w:val="589" w:hRule="atLeast"/>
        </w:trPr>
        <w:tc>
          <w:tcPr>
            <w:tcW w:w="8420" w:type="dxa"/>
          </w:tcPr>
          <w:p w14:paraId="1CCBB63E">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核心议题：控费与创新的动态平衡</w:t>
            </w:r>
          </w:p>
          <w:p w14:paraId="028E8C05">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价值评估工具</w:t>
            </w:r>
          </w:p>
          <w:p w14:paraId="06A451BB">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现有1-3倍人均GDP/QALY阈值未考虑疾病严重性差异，是否计划引入分层支付标准？如何量化罕见病药物的社会公平性价值？</w:t>
            </w:r>
          </w:p>
          <w:p w14:paraId="67D99131">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真实世界数据（RWE）何时能纳入医保谈判核心证据链？需突破哪些数据治理瓶颈？</w:t>
            </w:r>
          </w:p>
          <w:p w14:paraId="2BBDE4D0">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支付机制创新</w:t>
            </w:r>
          </w:p>
          <w:p w14:paraId="44939785">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对高不确定性药物（如基因疗法），为何尚未推广“按疗效付费”？主要顾虑是什么（如基金监管难度、数据真实性）？</w:t>
            </w:r>
          </w:p>
          <w:p w14:paraId="5563AAE8">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是否考虑设立“创新药专项基金”（如从烟草税划拨），以缓解普通医保账户压力？</w:t>
            </w:r>
          </w:p>
          <w:p w14:paraId="7AD00607">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w:t>
            </w:r>
            <w:r>
              <w:rPr>
                <w:rFonts w:hint="default" w:ascii="仿宋_GB2312" w:hAnsi="仿宋_GB2312" w:eastAsia="仿宋_GB2312" w:cs="仿宋_GB2312"/>
                <w:sz w:val="32"/>
                <w:szCs w:val="32"/>
                <w:lang w:val="en-US" w:eastAsia="zh-CN"/>
              </w:rPr>
              <w:t>续约规则优化</w:t>
            </w:r>
          </w:p>
          <w:p w14:paraId="7E151338">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企业反映续约降幅预期不稳定（如某ADC药物续约降幅达45%），如何建立透明化降幅计算公式？</w:t>
            </w:r>
          </w:p>
          <w:p w14:paraId="17993AC3">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是否支持延长协议周期（如从2年增至5年）以稳定企业预期？</w:t>
            </w:r>
          </w:p>
          <w:p w14:paraId="19F814E4">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p>
        </w:tc>
      </w:tr>
      <w:tr w14:paraId="4DF62F8D">
        <w:trPr>
          <w:trHeight w:val="589" w:hRule="atLeast"/>
        </w:trPr>
        <w:tc>
          <w:tcPr>
            <w:tcW w:w="8420" w:type="dxa"/>
          </w:tcPr>
          <w:p w14:paraId="296896CC">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（四）药监部门</w:t>
            </w:r>
          </w:p>
        </w:tc>
      </w:tr>
      <w:tr w14:paraId="51960F4C">
        <w:trPr>
          <w:trHeight w:val="589" w:hRule="atLeast"/>
        </w:trPr>
        <w:tc>
          <w:tcPr>
            <w:tcW w:w="8420" w:type="dxa"/>
          </w:tcPr>
          <w:p w14:paraId="68C65D11">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核心议题：审评科学性与产业激励</w:t>
            </w:r>
          </w:p>
          <w:p w14:paraId="5DC91443">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加速审批与证据要求</w:t>
            </w:r>
          </w:p>
          <w:p w14:paraId="56FFAE70">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附条件批准药物常因医保拒付无法落地（如某肿瘤药上市后未进医保），如何与医保部门协同制定“附条件准入”规则？</w:t>
            </w:r>
          </w:p>
          <w:p w14:paraId="74FB7A0E">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真实世界证据（RWE）支持注册审批的进展如何？哪些疾病领域（如罕见病）可优先试点？</w:t>
            </w:r>
          </w:p>
          <w:p w14:paraId="0955183D">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专利与数据保护</w:t>
            </w:r>
          </w:p>
          <w:p w14:paraId="2F23F147">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当前数据独占期（化学药6年、生物药12年）是否足以保护创新？如何应对仿制药“专利挑战”策略？</w:t>
            </w:r>
          </w:p>
          <w:p w14:paraId="5F6A4C5B">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是否支持将临床试验时间纳入专利期补偿？若实施，需哪些配套措施？</w:t>
            </w:r>
          </w:p>
        </w:tc>
      </w:tr>
      <w:tr w14:paraId="0F906F4F">
        <w:trPr>
          <w:trHeight w:val="589" w:hRule="atLeast"/>
        </w:trPr>
        <w:tc>
          <w:tcPr>
            <w:tcW w:w="8420" w:type="dxa"/>
          </w:tcPr>
          <w:p w14:paraId="402C0D78">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（五）医疗机构（医院管理者、临床医生）</w:t>
            </w:r>
          </w:p>
        </w:tc>
      </w:tr>
      <w:tr w14:paraId="600469DC">
        <w:trPr>
          <w:trHeight w:val="589" w:hRule="atLeast"/>
        </w:trPr>
        <w:tc>
          <w:tcPr>
            <w:tcW w:w="8420" w:type="dxa"/>
          </w:tcPr>
          <w:p w14:paraId="5FF7AE8F">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核心议题：临床需求与行政考核冲突</w:t>
            </w:r>
          </w:p>
          <w:p w14:paraId="568C2491">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药占比与合理用药：</w:t>
            </w:r>
          </w:p>
          <w:p w14:paraId="774DB105">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DRG/DIP支付下使用高价创新药导致亏损（如某CAR-T疗法单例亏损10万元），如何平衡临床需求与控费目标？</w:t>
            </w:r>
          </w:p>
          <w:p w14:paraId="24ACC947">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是否支持取消药占比考核，改为“创新药合理使用率”指标？请说明理由。</w:t>
            </w:r>
          </w:p>
          <w:p w14:paraId="25345A80">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诊疗能力与用药安全：</w:t>
            </w:r>
          </w:p>
          <w:p w14:paraId="56A9CA82">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县域医院因基因检测能力不足导致靶向药误用（如某EGFR抑制剂误用率40%），如何提升基层精准用药能力？</w:t>
            </w:r>
          </w:p>
          <w:p w14:paraId="315B4F5C">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hanging="42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是否需建立“创新药不良反应国家监测平台”？如何设计医院端上报激励机制？</w:t>
            </w:r>
          </w:p>
        </w:tc>
      </w:tr>
      <w:tr w14:paraId="77B7AF2F">
        <w:trPr>
          <w:trHeight w:val="589" w:hRule="atLeast"/>
        </w:trPr>
        <w:tc>
          <w:tcPr>
            <w:tcW w:w="8420" w:type="dxa"/>
          </w:tcPr>
          <w:p w14:paraId="540A28DE">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（六）患者代表</w:t>
            </w:r>
          </w:p>
        </w:tc>
      </w:tr>
      <w:tr w14:paraId="5465675B">
        <w:trPr>
          <w:trHeight w:val="2791" w:hRule="atLeast"/>
        </w:trPr>
        <w:tc>
          <w:tcPr>
            <w:tcW w:w="8420" w:type="dxa"/>
          </w:tcPr>
          <w:p w14:paraId="2DCDC14E">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核心议题：可及性与经济负担</w:t>
            </w:r>
          </w:p>
          <w:p w14:paraId="0637E1D9">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leftChars="0"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支付压力与生存权</w:t>
            </w:r>
          </w:p>
          <w:p w14:paraId="5E53E790">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自费使用高价创新药（如某SMA药物年自付55万元）导致家庭破产，您认为医保应如何分层保障（如设立自付上限）？</w:t>
            </w:r>
          </w:p>
          <w:p w14:paraId="0D753346">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对“创新药进院难”问题（如需跨省购药），最迫切的政策需求是什么？</w:t>
            </w:r>
          </w:p>
          <w:p w14:paraId="6E7D95F8">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价值认知差异</w:t>
            </w:r>
          </w:p>
          <w:p w14:paraId="2841DA79">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若某药物可延长生存期但无法治愈（如某抗癌药延长生存期6个月），您是否接受其高价？可承受的自付比例是多少？</w:t>
            </w:r>
          </w:p>
          <w:p w14:paraId="19A534FE">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您如何看待“风险共担协议”（如无效退款）？是否愿意参与此类支付模式？</w:t>
            </w:r>
          </w:p>
          <w:p w14:paraId="1DE801C7">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772" w:leftChars="348" w:hanging="41" w:hangingChars="13"/>
              <w:jc w:val="both"/>
              <w:textAlignment w:val="auto"/>
              <w:rPr>
                <w:rFonts w:hint="default" w:ascii="仿宋_GB2312" w:hAnsi="仿宋_GB2312" w:eastAsia="仿宋_GB2312" w:cs="仿宋_GB2312"/>
                <w:sz w:val="32"/>
                <w:szCs w:val="32"/>
                <w:lang w:val="en-US" w:eastAsia="zh-CN"/>
              </w:rPr>
            </w:pPr>
          </w:p>
        </w:tc>
      </w:tr>
    </w:tbl>
    <w:p w14:paraId="1AC17B8C">
      <w:pPr>
        <w:pStyle w:val="14"/>
        <w:keepNext w:val="0"/>
        <w:keepLines w:val="0"/>
        <w:pageBreakBefore w:val="0"/>
        <w:widowControl/>
        <w:numPr>
          <w:ilvl w:val="0"/>
          <w:numId w:val="0"/>
        </w:numPr>
        <w:suppressLineNumbers w:val="0"/>
        <w:kinsoku/>
        <w:wordWrap/>
        <w:overflowPunct/>
        <w:topLinePunct w:val="0"/>
        <w:autoSpaceDE/>
        <w:autoSpaceDN/>
        <w:bidi w:val="0"/>
        <w:adjustRightInd/>
        <w:snapToGrid/>
        <w:ind w:left="630" w:leftChars="300" w:firstLine="0" w:firstLineChars="0"/>
        <w:textAlignment w:val="auto"/>
        <w:outlineLvl w:val="2"/>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color w:val="0E0E0E"/>
          <w:kern w:val="0"/>
          <w:sz w:val="32"/>
          <w:szCs w:val="32"/>
          <w:lang w:val="en-US" w:eastAsia="zh-CN" w:bidi="ar"/>
        </w:rPr>
        <w:t>2.</w:t>
      </w:r>
      <w:r>
        <w:rPr>
          <w:rFonts w:hint="eastAsia" w:ascii="仿宋_GB2312" w:hAnsi="仿宋_GB2312" w:eastAsia="仿宋_GB2312" w:cs="仿宋_GB2312"/>
          <w:b/>
          <w:bCs/>
          <w:sz w:val="32"/>
          <w:szCs w:val="32"/>
          <w:lang w:val="en-US" w:eastAsia="zh-CN"/>
        </w:rPr>
        <w:t>利益相关者责权利分析</w:t>
      </w:r>
    </w:p>
    <w:p w14:paraId="3D279149">
      <w:pPr>
        <w:pStyle w:val="14"/>
        <w:keepNext w:val="0"/>
        <w:keepLines w:val="0"/>
        <w:pageBreakBefore w:val="0"/>
        <w:widowControl/>
        <w:numPr>
          <w:ilvl w:val="-1"/>
          <w:numId w:val="0"/>
        </w:numPr>
        <w:suppressLineNumbers w:val="0"/>
        <w:kinsoku/>
        <w:wordWrap/>
        <w:overflowPunct/>
        <w:topLinePunct w:val="0"/>
        <w:autoSpaceDE/>
        <w:autoSpaceDN/>
        <w:bidi w:val="0"/>
        <w:adjustRightInd/>
        <w:snapToGrid/>
        <w:ind w:left="630" w:leftChars="300" w:firstLine="0" w:firstLineChars="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2.1生产企业：创新回报诉求与风险承担</w:t>
      </w:r>
    </w:p>
    <w:p w14:paraId="21BEBA88">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生产企业的核心矛盾本质是高风险创新属性与短周期回报要求的冲突，其权利（专利、定价、独占期）在现有制度与市场环境下被系统性削弱。唯有通过制度升级（延长保护期）、支付创新（风险共担）与生态重构（资本长期主义），才能让企业敢投研发、愿担风险，真正驱动医药创新从“跟随”走向“引领”。</w:t>
      </w:r>
    </w:p>
    <w:p w14:paraId="7D81B53C">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核心权利：专利保护权、定价自主权和数据独占期。</w:t>
      </w:r>
      <w:r>
        <w:rPr>
          <w:rFonts w:hint="eastAsia" w:ascii="仿宋_GB2312" w:hAnsi="仿宋_GB2312" w:eastAsia="仿宋_GB2312" w:cs="仿宋_GB2312"/>
          <w:sz w:val="32"/>
          <w:szCs w:val="32"/>
          <w:lang w:val="en-US" w:eastAsia="zh-CN"/>
        </w:rPr>
        <w:t>专利保护权，通过《专利法》获得20年专利保护期（含药物化合物、制备工艺等），保障企业在一定期限内垄断市场，回收研发成本并盈利。比如，恒瑞医药的PD-1抑制剂卡瑞利珠单抗（艾瑞卡）凭借专利保护，在2019年上市后迅速占据市场份额，3年内销售额超50亿元。自主定价权，企业根据研发成本、临床价值及市场供需自主定价。但是，受医保谈判、带量采购等政策约束，实际定价权被大幅压缩。化学药6年、生物药12年的数据独占期，防止仿制药“搭便车”。</w:t>
      </w:r>
    </w:p>
    <w:p w14:paraId="33633D8E">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核心矛盾：高投入高风险与回报周期压缩之间的矛盾。</w:t>
      </w:r>
      <w:r>
        <w:rPr>
          <w:rFonts w:hint="default" w:ascii="仿宋_GB2312" w:hAnsi="仿宋_GB2312" w:eastAsia="仿宋_GB2312" w:cs="仿宋_GB2312"/>
          <w:b/>
          <w:bCs/>
          <w:sz w:val="32"/>
          <w:szCs w:val="32"/>
          <w:lang w:val="en-US" w:eastAsia="zh-CN"/>
        </w:rPr>
        <w:t>研发投入与回报的不匹配</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sz w:val="32"/>
          <w:szCs w:val="32"/>
          <w:lang w:val="en-US" w:eastAsia="zh-CN"/>
        </w:rPr>
        <w:t>研发成本高</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单药研发成本</w:t>
      </w:r>
      <w:r>
        <w:rPr>
          <w:rFonts w:hint="eastAsia" w:ascii="仿宋_GB2312" w:hAnsi="仿宋_GB2312" w:eastAsia="仿宋_GB2312" w:cs="仿宋_GB2312"/>
          <w:sz w:val="32"/>
          <w:szCs w:val="32"/>
          <w:lang w:val="en-US" w:eastAsia="zh-CN"/>
        </w:rPr>
        <w:t>高达</w:t>
      </w:r>
      <w:r>
        <w:rPr>
          <w:rFonts w:hint="default" w:ascii="仿宋_GB2312" w:hAnsi="仿宋_GB2312" w:eastAsia="仿宋_GB2312" w:cs="仿宋_GB2312"/>
          <w:sz w:val="32"/>
          <w:szCs w:val="32"/>
          <w:lang w:val="en-US" w:eastAsia="zh-CN"/>
        </w:rPr>
        <w:t>10-30亿美元（含失败项目分摊），耗时10-15年。复星凯特的CAR-T疗法（阿基仑赛注射液）研发投入超20亿元，但因定价120万元/例且医保未覆盖，年治疗患者不足200例，需10年才能回本。回报周期缩短</w:t>
      </w:r>
      <w:r>
        <w:rPr>
          <w:rFonts w:hint="eastAsia" w:ascii="仿宋_GB2312" w:hAnsi="仿宋_GB2312" w:eastAsia="仿宋_GB2312" w:cs="仿宋_GB2312"/>
          <w:sz w:val="32"/>
          <w:szCs w:val="32"/>
          <w:lang w:val="en-US" w:eastAsia="zh-CN"/>
        </w:rPr>
        <w:t>，面临</w:t>
      </w:r>
      <w:r>
        <w:rPr>
          <w:rFonts w:hint="default" w:ascii="仿宋_GB2312" w:hAnsi="仿宋_GB2312" w:eastAsia="仿宋_GB2312" w:cs="仿宋_GB2312"/>
          <w:sz w:val="32"/>
          <w:szCs w:val="32"/>
          <w:lang w:val="en-US" w:eastAsia="zh-CN"/>
        </w:rPr>
        <w:t>仿制药冲击</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 xml:space="preserve">仿制药平均较原研药提前2年上市。阿斯利康的奥希替尼（肺癌靶向药）专利到期前3年（2025年到期），2023年已有4家仿制药获批，导致原研药市场份额从80%降至40%。 </w:t>
      </w:r>
      <w:r>
        <w:rPr>
          <w:rFonts w:hint="default" w:ascii="仿宋_GB2312" w:hAnsi="仿宋_GB2312" w:eastAsia="仿宋_GB2312" w:cs="仿宋_GB2312"/>
          <w:b/>
          <w:bCs/>
          <w:sz w:val="32"/>
          <w:szCs w:val="32"/>
          <w:lang w:val="en-US" w:eastAsia="zh-CN"/>
        </w:rPr>
        <w:t>医保谈判的“价格绞杀”</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sz w:val="32"/>
          <w:szCs w:val="32"/>
          <w:lang w:val="en-US" w:eastAsia="zh-CN"/>
        </w:rPr>
        <w:t>PD-1抑制剂医保谈判后价格降至3万元/年，不足美国的1/10。君实生物的特瑞普利单抗（拓益）2021年医保谈判降价60%，导致企业毛利率从85%暴跌至35%，被迫裁员20%。适应症拓展无溢价</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新增适应症仅获微幅价格调整，无法覆盖扩展成本。信达信迪利单抗（达伯舒）新增胃癌适应症研发投入3亿元，但医保仅允许价格上浮5%，回报率不足1%。</w:t>
      </w:r>
      <w:r>
        <w:rPr>
          <w:rFonts w:hint="default" w:ascii="仿宋_GB2312" w:hAnsi="仿宋_GB2312" w:eastAsia="仿宋_GB2312" w:cs="仿宋_GB2312"/>
          <w:b/>
          <w:bCs/>
          <w:sz w:val="32"/>
          <w:szCs w:val="32"/>
          <w:lang w:val="en-US" w:eastAsia="zh-CN"/>
        </w:rPr>
        <w:t>市场准入壁垒与使用限制</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sz w:val="32"/>
          <w:szCs w:val="32"/>
          <w:lang w:val="en-US" w:eastAsia="zh-CN"/>
        </w:rPr>
        <w:t>医院药占比考核</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高价创新药推高药占比，医院限制采购。某三甲医院将CAR-T疗法（120万元/例）使用权限限定于科室主任，全年仅开展10例，导致企业区域销售额下滑50%。基层诊疗能力不足</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县域医院缺乏基因检测设备，靶向药使用率不足20%。某EGFR抑制剂在西部县域误用于非突变患者比例达40%，引发安全性争议，药企被迫召回培训。</w:t>
      </w:r>
    </w:p>
    <w:p w14:paraId="7A6DE632">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利益冲突：多方博弈下的生存困境。与医保部门之间：价格博弈的零和游戏。</w:t>
      </w:r>
      <w:r>
        <w:rPr>
          <w:rFonts w:hint="eastAsia" w:ascii="仿宋_GB2312" w:hAnsi="仿宋_GB2312" w:eastAsia="仿宋_GB2312" w:cs="仿宋_GB2312"/>
          <w:sz w:val="32"/>
          <w:szCs w:val="32"/>
          <w:lang w:val="en-US" w:eastAsia="zh-CN"/>
        </w:rPr>
        <w:t>药企最大的诉求是基于临床价值与成本定价，医保部门则要求对标“国际最低价”。在此冲突之下，大量创新药无奈退出医保目录。比如，某国产ADC药物医保谈判中，企业报价15万元/年，医保局要求降至5万元/年，最终谈判破裂，药物退出医保目录。</w:t>
      </w:r>
      <w:r>
        <w:rPr>
          <w:rFonts w:hint="eastAsia" w:ascii="仿宋_GB2312" w:hAnsi="仿宋_GB2312" w:eastAsia="仿宋_GB2312" w:cs="仿宋_GB2312"/>
          <w:b/>
          <w:bCs/>
          <w:sz w:val="32"/>
          <w:szCs w:val="32"/>
          <w:lang w:val="en-US" w:eastAsia="zh-CN"/>
        </w:rPr>
        <w:t>与医疗机构之间：进院难与用药限制。</w:t>
      </w:r>
      <w:r>
        <w:rPr>
          <w:rFonts w:hint="eastAsia" w:ascii="仿宋_GB2312" w:hAnsi="仿宋_GB2312" w:eastAsia="仿宋_GB2312" w:cs="仿宋_GB2312"/>
          <w:sz w:val="32"/>
          <w:szCs w:val="32"/>
          <w:lang w:val="en-US" w:eastAsia="zh-CN"/>
        </w:rPr>
        <w:t>二者矛盾焦点在于药企要求推动创新药进院并优先使用，而医院则要控制药占比（≤30%）和次均费用（DRG/DIP约束）。在此冲突之下，比如，罗氏的恩美曲妥珠单抗（赫赛莱）因单例治疗费用超10万元，某省级医院将其药占比考核豁免申请驳回，全年仅使用5例。</w:t>
      </w:r>
      <w:r>
        <w:rPr>
          <w:rFonts w:hint="eastAsia" w:ascii="仿宋_GB2312" w:hAnsi="仿宋_GB2312" w:eastAsia="仿宋_GB2312" w:cs="仿宋_GB2312"/>
          <w:b/>
          <w:bCs/>
          <w:sz w:val="32"/>
          <w:szCs w:val="32"/>
          <w:lang w:val="en-US" w:eastAsia="zh-CN"/>
        </w:rPr>
        <w:t>与仿制药企业：市场争夺的生死战。</w:t>
      </w:r>
      <w:r>
        <w:rPr>
          <w:rFonts w:hint="eastAsia" w:ascii="仿宋_GB2312" w:hAnsi="仿宋_GB2312" w:eastAsia="仿宋_GB2312" w:cs="仿宋_GB2312"/>
          <w:sz w:val="32"/>
          <w:szCs w:val="32"/>
          <w:lang w:val="en-US" w:eastAsia="zh-CN"/>
        </w:rPr>
        <w:t>二者的矛盾焦点在于创新药企要求延长市场独占期，阻止仿制药过早上市；仿制药企则利用专利挑战快速获批，低价抢占市场。比如，正大天晴的甲磺酸氟马替尼（慢性髓性白血病药）在专利诉讼期间，仿制药企业通过“专利无效宣告”提前上市，导致原研药年损失超5亿元。</w:t>
      </w:r>
    </w:p>
    <w:p w14:paraId="39F7C7CF">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破局方向：重构权利与风险的平衡。</w:t>
      </w:r>
      <w:r>
        <w:rPr>
          <w:rFonts w:hint="eastAsia" w:ascii="仿宋_GB2312" w:hAnsi="仿宋_GB2312" w:eastAsia="仿宋_GB2312" w:cs="仿宋_GB2312"/>
          <w:sz w:val="32"/>
          <w:szCs w:val="32"/>
          <w:lang w:val="en-US" w:eastAsia="zh-CN"/>
        </w:rPr>
        <w:t>延长市场保护期，将生物药数据独占期延长至15年，FIC药物专利期补偿覆盖临床试验时间。优化医保谈判机制，引入“疗效对赌协议”（如按5年生存率分期支付），允许创新溢价（如FIC药物溢价30%）。改革医院考核体系，取消单一</w:t>
      </w:r>
      <w:commentRangeStart w:id="2"/>
      <w:r>
        <w:rPr>
          <w:rFonts w:hint="eastAsia" w:ascii="仿宋_GB2312" w:hAnsi="仿宋_GB2312" w:eastAsia="仿宋_GB2312" w:cs="仿宋_GB2312"/>
          <w:sz w:val="32"/>
          <w:szCs w:val="32"/>
          <w:lang w:val="en-US" w:eastAsia="zh-CN"/>
        </w:rPr>
        <w:t>药占比指标</w:t>
      </w:r>
      <w:commentRangeEnd w:id="2"/>
      <w:r>
        <w:commentReference w:id="2"/>
      </w:r>
      <w:r>
        <w:rPr>
          <w:rFonts w:hint="eastAsia" w:ascii="仿宋_GB2312" w:hAnsi="仿宋_GB2312" w:eastAsia="仿宋_GB2312" w:cs="仿宋_GB2312"/>
          <w:sz w:val="32"/>
          <w:szCs w:val="32"/>
          <w:lang w:val="en-US" w:eastAsia="zh-CN"/>
        </w:rPr>
        <w:t>，增设“创新药合理使用率”考核权重。</w:t>
      </w:r>
    </w:p>
    <w:p w14:paraId="4610F4C3">
      <w:pPr>
        <w:pStyle w:val="14"/>
        <w:keepNext w:val="0"/>
        <w:keepLines w:val="0"/>
        <w:pageBreakBefore w:val="0"/>
        <w:widowControl/>
        <w:numPr>
          <w:ilvl w:val="-1"/>
          <w:numId w:val="0"/>
        </w:numPr>
        <w:suppressLineNumbers w:val="0"/>
        <w:kinsoku/>
        <w:wordWrap/>
        <w:overflowPunct/>
        <w:topLinePunct w:val="0"/>
        <w:autoSpaceDE/>
        <w:autoSpaceDN/>
        <w:bidi w:val="0"/>
        <w:adjustRightInd/>
        <w:snapToGrid/>
        <w:ind w:left="630" w:leftChars="300" w:firstLine="0" w:firstLineChars="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2.2医保部门：控费压力与创新激励平衡</w:t>
      </w:r>
    </w:p>
    <w:p w14:paraId="536EEA9D">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医保部门的核心矛盾是“短期控费保基本”与“长期创新保供给”的零和博弈。破解这一困局需超越简单价格管制，通过价值评估革新（纳入社会效益）、支付工具升级（风险共担）与生态重构（数据驱动决策），在基金安全与创新可持续性之间建立动态平衡。唯此，方能避免“砍价救当下，断供毁未来”的双输局面，真正实现“患者有药、企业敢投、医保可持续”的三方共赢。</w:t>
      </w:r>
    </w:p>
    <w:p w14:paraId="21E8EDAA">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核心权利：</w:t>
      </w:r>
      <w:r>
        <w:rPr>
          <w:rFonts w:hint="default" w:ascii="仿宋_GB2312" w:hAnsi="仿宋_GB2312" w:eastAsia="仿宋_GB2312" w:cs="仿宋_GB2312"/>
          <w:b/>
          <w:bCs/>
          <w:sz w:val="32"/>
          <w:szCs w:val="32"/>
          <w:lang w:val="en-US" w:eastAsia="zh-CN"/>
        </w:rPr>
        <w:t>医保基金管理权</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资金统筹与分配：负责医保基金的征缴、预算编制及支出控制，确保基金可持续运行。2023年职工医保基金支出增速（12.2%）超过收入增速（8.6%），部分省份出现当期赤字（如黑龙江、辽宁），倒逼控费政策收紧。</w:t>
      </w:r>
      <w:r>
        <w:rPr>
          <w:rFonts w:hint="default" w:ascii="仿宋_GB2312" w:hAnsi="仿宋_GB2312" w:eastAsia="仿宋_GB2312" w:cs="仿宋_GB2312"/>
          <w:b/>
          <w:bCs/>
          <w:sz w:val="32"/>
          <w:szCs w:val="32"/>
          <w:lang w:val="en-US" w:eastAsia="zh-CN"/>
        </w:rPr>
        <w:t>药品目录准入权</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通过国家医保谈判确定药品支付范围及价格，动态调整目录结构。2023年医保目录调整中，74种新药纳入，但要求平均降价61.7%，其中某ADC药物降价45%后仍因价格过高被拒。</w:t>
      </w:r>
      <w:r>
        <w:rPr>
          <w:rFonts w:hint="default" w:ascii="仿宋_GB2312" w:hAnsi="仿宋_GB2312" w:eastAsia="仿宋_GB2312" w:cs="仿宋_GB2312"/>
          <w:b/>
          <w:bCs/>
          <w:sz w:val="32"/>
          <w:szCs w:val="32"/>
          <w:lang w:val="en-US" w:eastAsia="zh-CN"/>
          <w:rPrChange w:id="827" w:author="Jinglin Sun" w:date="2025-03-03T11:11:48Z">
            <w:rPr>
              <w:rFonts w:hint="default" w:ascii="仿宋_GB2312" w:hAnsi="仿宋_GB2312" w:eastAsia="仿宋_GB2312" w:cs="仿宋_GB2312"/>
              <w:b w:val="0"/>
              <w:bCs w:val="0"/>
              <w:sz w:val="32"/>
              <w:szCs w:val="32"/>
              <w:lang w:val="en-US" w:eastAsia="zh-CN"/>
            </w:rPr>
          </w:rPrChange>
        </w:rPr>
        <w:t>支付规则制定权</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通过疾病分组付费引导医疗机构合理用药，控制费用增长。某三甲医院因使用高价PD-1抑制剂导致DRG组亏损，次年将该药使用量限制在50例以内。</w:t>
      </w:r>
    </w:p>
    <w:p w14:paraId="18B1B7B7">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核心矛盾：控费与创新激励。</w:t>
      </w:r>
      <w:r>
        <w:rPr>
          <w:rFonts w:hint="default" w:ascii="仿宋_GB2312" w:hAnsi="仿宋_GB2312" w:eastAsia="仿宋_GB2312" w:cs="仿宋_GB2312"/>
          <w:b/>
          <w:bCs/>
          <w:sz w:val="32"/>
          <w:szCs w:val="32"/>
          <w:lang w:val="en-US" w:eastAsia="zh-CN"/>
        </w:rPr>
        <w:t>控费压力下的“价格绞杀”</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短期基金安全：老龄化、新药上市加速导致支出激增，2023年医保基金结余率降至2.1%（2018年为5.7%）；长期创新供给：过度压价导致企业研发投入收缩，2022年国内Biotech公司研发投入增速从30%降至12%。PD-1抑制剂价格雪崩</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年治疗费用从30万元降至3万元以下，企业毛利率从85%跌至25%，被迫砍掉3条早期研发管线。某CAR-T定价120万元/例，因单例费用超过DRG支付标准10倍，医保拒绝纳入目录，企业年销售额不足1亿元。</w:t>
      </w:r>
      <w:r>
        <w:rPr>
          <w:rFonts w:hint="default" w:ascii="仿宋_GB2312" w:hAnsi="仿宋_GB2312" w:eastAsia="仿宋_GB2312" w:cs="仿宋_GB2312"/>
          <w:b/>
          <w:bCs/>
          <w:sz w:val="32"/>
          <w:szCs w:val="32"/>
          <w:lang w:val="en-US" w:eastAsia="zh-CN"/>
        </w:rPr>
        <w:t>价值评估工具缺失与决策偏差</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经济性评价单一化：机械采用1-3倍人均GDP/QALY阈值，忽视社会价值（如罕见病药物公平性、公共卫生收益）；数据支撑不足：真实世界数据（RWE）应用率不足20%，决策依赖失真模型。某基因疗法定价困境：可治愈某种遗传病，但因成本效果比超阈值（测算需100万元/QALY），医保要求降价至50万元，企业因无法回本放弃中国市场。抗生素低估公共卫生价值：某新型抗生素可延缓耐药菌传播，但因直接医疗成本节省有限，未通过医保谈判。支付机制僵化与风险转嫁</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一刀切”预付制：医保支付固定价格，企业承担全部疗效不确定性风险；缺乏风险共担工具：按疗效付费、分期支付等创新机制缺位。某阿尔茨海默病药物失败：医保预付1亿元采购，但上市后真实数据显示疗效不足，基金浪费与企业声誉双输。某糖尿病药物“无效退款”提案被拒：企业提出若1年内血糖控制不达标则返还50%药费，医保局因操作复杂未采纳。</w:t>
      </w:r>
    </w:p>
    <w:p w14:paraId="364B3BCB">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i w:val="0"/>
          <w:iCs w:val="0"/>
          <w:caps w:val="0"/>
          <w:color w:val="0E0E0E"/>
          <w:spacing w:val="0"/>
          <w:sz w:val="32"/>
          <w:szCs w:val="32"/>
          <w:lang w:val="en-US" w:eastAsia="zh-CN"/>
        </w:rPr>
      </w:pPr>
      <w:r>
        <w:rPr>
          <w:rFonts w:hint="eastAsia" w:ascii="仿宋_GB2312" w:hAnsi="仿宋_GB2312" w:eastAsia="仿宋_GB2312" w:cs="仿宋_GB2312"/>
          <w:b/>
          <w:bCs/>
          <w:sz w:val="32"/>
          <w:szCs w:val="32"/>
          <w:lang w:val="en-US" w:eastAsia="zh-CN"/>
        </w:rPr>
        <w:t>利益冲突：多方博弈下的两难选择。</w:t>
      </w:r>
      <w:r>
        <w:rPr>
          <w:rFonts w:hint="eastAsia" w:ascii="仿宋_GB2312" w:hAnsi="仿宋_GB2312" w:eastAsia="仿宋_GB2312" w:cs="仿宋_GB2312"/>
          <w:b w:val="0"/>
          <w:bCs w:val="0"/>
          <w:sz w:val="32"/>
          <w:szCs w:val="32"/>
          <w:lang w:val="en-US" w:eastAsia="zh-CN"/>
        </w:rPr>
        <w:t>与生产企业之间，价格博弈。与医疗机构之间，控费考核与临床需求，DRG支付下医院排斥高价药，即便该药为指南推荐；</w:t>
      </w:r>
      <w:r>
        <w:rPr>
          <w:rFonts w:hint="eastAsia" w:ascii="仿宋_GB2312" w:hAnsi="仿宋_GB2312" w:eastAsia="仿宋_GB2312" w:cs="仿宋_GB2312"/>
          <w:i w:val="0"/>
          <w:iCs w:val="0"/>
          <w:caps w:val="0"/>
          <w:color w:val="0E0E0E"/>
          <w:spacing w:val="0"/>
          <w:sz w:val="32"/>
          <w:szCs w:val="32"/>
        </w:rPr>
        <w:t>地方医保局加码控费（如二次议价），进一步压缩药企空间。</w:t>
      </w:r>
      <w:r>
        <w:rPr>
          <w:rFonts w:hint="eastAsia" w:ascii="仿宋_GB2312" w:hAnsi="仿宋_GB2312" w:eastAsia="仿宋_GB2312" w:cs="仿宋_GB2312"/>
          <w:i w:val="0"/>
          <w:iCs w:val="0"/>
          <w:caps w:val="0"/>
          <w:color w:val="0E0E0E"/>
          <w:spacing w:val="0"/>
          <w:sz w:val="32"/>
          <w:szCs w:val="32"/>
          <w:lang w:val="en-US" w:eastAsia="zh-CN"/>
        </w:rPr>
        <w:t>与公众舆论的矛盾，高价药可及性争议，一边是患者呼吁扩大医保覆盖 ，一边是医保基金可持续性压力。诺西那生钠“灵魂砍价”，医保谈判将SMA药物从70万元/针砍至55万元，但患者自付仍超30万元/年，舆论批评“形式大于实质”。</w:t>
      </w:r>
    </w:p>
    <w:p w14:paraId="768E1AE8">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i w:val="0"/>
          <w:iCs w:val="0"/>
          <w:caps w:val="0"/>
          <w:color w:val="0E0E0E"/>
          <w:spacing w:val="0"/>
          <w:sz w:val="32"/>
          <w:szCs w:val="32"/>
          <w:lang w:val="en-US" w:eastAsia="zh-CN"/>
        </w:rPr>
        <w:t>破局方向：</w:t>
      </w:r>
      <w:r>
        <w:rPr>
          <w:rFonts w:hint="default" w:ascii="仿宋_GB2312" w:hAnsi="仿宋_GB2312" w:eastAsia="仿宋_GB2312" w:cs="仿宋_GB2312"/>
          <w:b/>
          <w:bCs/>
          <w:sz w:val="32"/>
          <w:szCs w:val="32"/>
          <w:lang w:val="en-US" w:eastAsia="zh-CN"/>
        </w:rPr>
        <w:t>重构控费与创新的平衡</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建立多维价值评估体系</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量化社会效益：将罕见病药物公平性、传染病防控收益纳入模型；动态支付阈值：按疾病严重性（如终末期疾病阈值提高至5倍人均GDP/QALY）分层设定。创新支付工具</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疗效对赌协议：某基因疗法按5年治愈率分期支付，首付50%，后续每年支付10%；专项基金池：从烟草税、消费税提取资金成立“创新药基金”，专用于高价值药物支付。强化数据与政策协同</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国家级RWE平台：整合医疗、医保数据，支持动态定价决策；跨部门联席机制：由医保局、药监局、卫健委联合制定“审评-准入-支付”全流程规则。</w:t>
      </w:r>
    </w:p>
    <w:p w14:paraId="0558FEB8">
      <w:pPr>
        <w:pStyle w:val="14"/>
        <w:keepNext w:val="0"/>
        <w:keepLines w:val="0"/>
        <w:pageBreakBefore w:val="0"/>
        <w:widowControl/>
        <w:numPr>
          <w:ilvl w:val="-1"/>
          <w:numId w:val="0"/>
        </w:numPr>
        <w:suppressLineNumbers w:val="0"/>
        <w:kinsoku/>
        <w:wordWrap/>
        <w:overflowPunct/>
        <w:topLinePunct w:val="0"/>
        <w:autoSpaceDE/>
        <w:autoSpaceDN/>
        <w:bidi w:val="0"/>
        <w:adjustRightInd/>
        <w:snapToGrid/>
        <w:ind w:left="630" w:leftChars="300" w:firstLine="0" w:firstLineChars="0"/>
        <w:textAlignment w:val="auto"/>
        <w:outlineLvl w:val="3"/>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2.3医疗机构：临床需求与药占比矛盾</w:t>
      </w:r>
    </w:p>
    <w:p w14:paraId="7D2A24CA">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医疗机构的矛盾本质是“治病救人”初心与“行政考核枷锁”的冲突。当医生不得不在“合规”与“救命”间抉择时，制度的缺陷便暴露无遗。唯有通过考核去形式化（如质量替代数量）、支付精细化（如创新药单独分组）与能力均衡化（如基层设备升级），才能让医疗机构真正回归“以患者为中心”的使命，而非沦为行政指标的奴隶。</w:t>
      </w:r>
    </w:p>
    <w:p w14:paraId="31383EA1">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核心权利：</w:t>
      </w:r>
      <w:r>
        <w:rPr>
          <w:rFonts w:hint="default" w:ascii="仿宋_GB2312" w:hAnsi="仿宋_GB2312" w:eastAsia="仿宋_GB2312" w:cs="仿宋_GB2312"/>
          <w:b/>
          <w:bCs/>
          <w:sz w:val="32"/>
          <w:szCs w:val="32"/>
          <w:lang w:val="en-US" w:eastAsia="zh-CN"/>
        </w:rPr>
        <w:t>诊疗自主权</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根据《医疗机构管理条例》，医疗机构有权根据患者病情选择治疗方案，包括合理使用创新药。医生基于临床指南和患者个体情况，决定是否使用高价创新药（如靶向药、免疫治疗）。</w:t>
      </w:r>
      <w:r>
        <w:rPr>
          <w:rFonts w:hint="default" w:ascii="仿宋_GB2312" w:hAnsi="仿宋_GB2312" w:eastAsia="仿宋_GB2312" w:cs="仿宋_GB2312"/>
          <w:b/>
          <w:bCs/>
          <w:sz w:val="32"/>
          <w:szCs w:val="32"/>
          <w:lang w:val="en-US" w:eastAsia="zh-CN"/>
        </w:rPr>
        <w:t>运营管理权</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执行药占比（药品费用占总医疗费用比例≤30%）、次均费用等行政考核指标，确保医院收支平衡。</w:t>
      </w:r>
      <w:r>
        <w:rPr>
          <w:rFonts w:hint="default" w:ascii="仿宋_GB2312" w:hAnsi="仿宋_GB2312" w:eastAsia="仿宋_GB2312" w:cs="仿宋_GB2312"/>
          <w:b/>
          <w:bCs/>
          <w:sz w:val="32"/>
          <w:szCs w:val="32"/>
          <w:lang w:val="en-US" w:eastAsia="zh-CN"/>
        </w:rPr>
        <w:t>绩效考核权</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按病组定额付费，超支部分由医院承担，结余可留用。某肺癌患者DRG支付标准为8万元，使用PD-1抑制剂后实际费用达12万元，医院亏损4万元。</w:t>
      </w:r>
    </w:p>
    <w:p w14:paraId="2A588C03">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核心矛盾：</w:t>
      </w:r>
      <w:r>
        <w:rPr>
          <w:rFonts w:hint="default" w:ascii="仿宋_GB2312" w:hAnsi="仿宋_GB2312" w:eastAsia="仿宋_GB2312" w:cs="仿宋_GB2312"/>
          <w:b/>
          <w:bCs/>
          <w:sz w:val="32"/>
          <w:szCs w:val="32"/>
          <w:lang w:val="en-US" w:eastAsia="zh-CN"/>
        </w:rPr>
        <w:t>药占比考核</w:t>
      </w:r>
      <w:r>
        <w:rPr>
          <w:rFonts w:hint="eastAsia" w:ascii="仿宋_GB2312" w:hAnsi="仿宋_GB2312" w:eastAsia="仿宋_GB2312" w:cs="仿宋_GB2312"/>
          <w:b/>
          <w:bCs/>
          <w:sz w:val="32"/>
          <w:szCs w:val="32"/>
          <w:lang w:val="en-US" w:eastAsia="zh-CN"/>
        </w:rPr>
        <w:t>与</w:t>
      </w:r>
      <w:r>
        <w:rPr>
          <w:rFonts w:hint="default" w:ascii="仿宋_GB2312" w:hAnsi="仿宋_GB2312" w:eastAsia="仿宋_GB2312" w:cs="仿宋_GB2312"/>
          <w:b/>
          <w:bCs/>
          <w:sz w:val="32"/>
          <w:szCs w:val="32"/>
          <w:lang w:val="en-US" w:eastAsia="zh-CN"/>
        </w:rPr>
        <w:t>合理用药需求</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高价创新药推高药占比：单例治疗费用可达数十万元，显著拉升科室或全院药费占比；行政惩罚压力：药占比超标将影响医院评级、财政拨款及领导晋升。</w:t>
      </w:r>
      <w:r>
        <w:rPr>
          <w:rFonts w:hint="eastAsia" w:ascii="仿宋_GB2312" w:hAnsi="仿宋_GB2312" w:eastAsia="仿宋_GB2312" w:cs="仿宋_GB2312"/>
          <w:b w:val="0"/>
          <w:bCs w:val="0"/>
          <w:sz w:val="32"/>
          <w:szCs w:val="32"/>
          <w:lang w:val="en-US" w:eastAsia="zh-CN"/>
        </w:rPr>
        <w:t>例如，</w:t>
      </w:r>
      <w:r>
        <w:rPr>
          <w:rFonts w:hint="default" w:ascii="仿宋_GB2312" w:hAnsi="仿宋_GB2312" w:eastAsia="仿宋_GB2312" w:cs="仿宋_GB2312"/>
          <w:b w:val="0"/>
          <w:bCs w:val="0"/>
          <w:sz w:val="32"/>
          <w:szCs w:val="32"/>
          <w:lang w:val="en-US" w:eastAsia="zh-CN"/>
        </w:rPr>
        <w:t>某省级三甲医院血液科2023年引入CAR-T疗法（120万元/例），使用2例后药占比飙升至38%，被院务会强制叫停，全年仅允许开展5例。某肿瘤专科医院要求单价超5万元的药物（如奥希替尼）需科室主任签字，导致医生处方积极性下降，患者转诊率增加25%。</w:t>
      </w:r>
      <w:r>
        <w:rPr>
          <w:rFonts w:hint="default" w:ascii="仿宋_GB2312" w:hAnsi="仿宋_GB2312" w:eastAsia="仿宋_GB2312" w:cs="仿宋_GB2312"/>
          <w:b/>
          <w:bCs/>
          <w:sz w:val="32"/>
          <w:szCs w:val="32"/>
          <w:lang w:val="en-US" w:eastAsia="zh-CN"/>
        </w:rPr>
        <w:t>诊疗能力不足</w:t>
      </w:r>
      <w:r>
        <w:rPr>
          <w:rFonts w:hint="eastAsia" w:ascii="仿宋_GB2312" w:hAnsi="仿宋_GB2312" w:eastAsia="仿宋_GB2312" w:cs="仿宋_GB2312"/>
          <w:b/>
          <w:bCs/>
          <w:sz w:val="32"/>
          <w:szCs w:val="32"/>
          <w:lang w:val="en-US" w:eastAsia="zh-CN"/>
        </w:rPr>
        <w:t>与</w:t>
      </w:r>
      <w:r>
        <w:rPr>
          <w:rFonts w:hint="default" w:ascii="仿宋_GB2312" w:hAnsi="仿宋_GB2312" w:eastAsia="仿宋_GB2312" w:cs="仿宋_GB2312"/>
          <w:b/>
          <w:bCs/>
          <w:sz w:val="32"/>
          <w:szCs w:val="32"/>
          <w:lang w:val="en-US" w:eastAsia="zh-CN"/>
        </w:rPr>
        <w:t>创新药使用门槛</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基层检测能力缺失：县域医院缺乏基因检测、病理诊断设备，无法精准适用靶向药；误用风险与责任规避：医生因担心误诊误用，倾向保守治疗。</w:t>
      </w:r>
      <w:r>
        <w:rPr>
          <w:rFonts w:hint="eastAsia" w:ascii="仿宋_GB2312" w:hAnsi="仿宋_GB2312" w:eastAsia="仿宋_GB2312" w:cs="仿宋_GB2312"/>
          <w:b w:val="0"/>
          <w:bCs w:val="0"/>
          <w:sz w:val="32"/>
          <w:szCs w:val="32"/>
          <w:lang w:val="en-US" w:eastAsia="zh-CN"/>
        </w:rPr>
        <w:t>比如，</w:t>
      </w:r>
      <w:r>
        <w:rPr>
          <w:rFonts w:hint="default" w:ascii="仿宋_GB2312" w:hAnsi="仿宋_GB2312" w:eastAsia="仿宋_GB2312" w:cs="仿宋_GB2312"/>
          <w:b w:val="0"/>
          <w:bCs w:val="0"/>
          <w:sz w:val="32"/>
          <w:szCs w:val="32"/>
          <w:lang w:val="en-US" w:eastAsia="zh-CN"/>
        </w:rPr>
        <w:t xml:space="preserve">某西部县级医院未开展基因检测，40%的肺癌患者被错误处方EGFR抑制剂（仅适用于突变阳性患者），导致病情恶化并引发医患纠纷，医院全年停用该药。某县域医院使用PD-1抑制剂后，因缺乏不良反应监测体系，3例患者出现严重肺炎，医院被索赔200万元，此后全面停用创新药。 </w:t>
      </w:r>
      <w:r>
        <w:rPr>
          <w:rFonts w:hint="default" w:ascii="仿宋_GB2312" w:hAnsi="仿宋_GB2312" w:eastAsia="仿宋_GB2312" w:cs="仿宋_GB2312"/>
          <w:b/>
          <w:bCs/>
          <w:sz w:val="32"/>
          <w:szCs w:val="32"/>
          <w:lang w:val="en-US" w:eastAsia="zh-CN"/>
        </w:rPr>
        <w:t>DRG/DIP支付下的成本控制</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定额支付与超支风险：高价创新药易导致病组费用超支，医院被迫承担亏损；逆向选择患者：医院倾向收治低费用病例，推诿复杂重症患者。</w:t>
      </w:r>
      <w:r>
        <w:rPr>
          <w:rFonts w:hint="eastAsia" w:ascii="仿宋_GB2312" w:hAnsi="仿宋_GB2312" w:eastAsia="仿宋_GB2312" w:cs="仿宋_GB2312"/>
          <w:b w:val="0"/>
          <w:bCs w:val="0"/>
          <w:sz w:val="32"/>
          <w:szCs w:val="32"/>
          <w:lang w:val="en-US" w:eastAsia="zh-CN"/>
        </w:rPr>
        <w:t>比如，</w:t>
      </w:r>
      <w:r>
        <w:rPr>
          <w:rFonts w:hint="default" w:ascii="仿宋_GB2312" w:hAnsi="仿宋_GB2312" w:eastAsia="仿宋_GB2312" w:cs="仿宋_GB2312"/>
          <w:b w:val="0"/>
          <w:bCs w:val="0"/>
          <w:sz w:val="32"/>
          <w:szCs w:val="32"/>
          <w:lang w:val="en-US" w:eastAsia="zh-CN"/>
        </w:rPr>
        <w:t>因使用ADC药物（年费用15万元）远超DRG支付标准（7万元），地市级医院拒绝收治，患者被迫辗转至省级医院，等待期延误治疗2个月。某地级市医院在DIP付费下，将晚期肺癌患者一线治疗方案从靶向药（费用8万元/年）改为化疗（费用2万元/年），尽管指南明确推荐靶向优先。</w:t>
      </w:r>
    </w:p>
    <w:p w14:paraId="37B69510">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利益冲突：多方博弈下的行为扭曲。</w:t>
      </w:r>
      <w:r>
        <w:rPr>
          <w:rFonts w:hint="eastAsia" w:ascii="仿宋_GB2312" w:hAnsi="仿宋_GB2312" w:eastAsia="仿宋_GB2312" w:cs="仿宋_GB2312"/>
          <w:b w:val="0"/>
          <w:bCs w:val="0"/>
          <w:sz w:val="32"/>
          <w:szCs w:val="32"/>
          <w:lang w:val="en-US" w:eastAsia="zh-CN"/>
        </w:rPr>
        <w:t>与生产企业之间，</w:t>
      </w:r>
      <w:r>
        <w:rPr>
          <w:rFonts w:hint="default" w:ascii="仿宋_GB2312" w:hAnsi="仿宋_GB2312" w:eastAsia="仿宋_GB2312" w:cs="仿宋_GB2312"/>
          <w:b w:val="0"/>
          <w:bCs w:val="0"/>
          <w:sz w:val="32"/>
          <w:szCs w:val="32"/>
          <w:lang w:val="en-US" w:eastAsia="zh-CN"/>
        </w:rPr>
        <w:t>药企推广</w:t>
      </w:r>
      <w:r>
        <w:rPr>
          <w:rFonts w:hint="eastAsia" w:ascii="仿宋_GB2312" w:hAnsi="仿宋_GB2312" w:eastAsia="仿宋_GB2312" w:cs="仿宋_GB2312"/>
          <w:b w:val="0"/>
          <w:bCs w:val="0"/>
          <w:sz w:val="32"/>
          <w:szCs w:val="32"/>
          <w:lang w:val="en-US" w:eastAsia="zh-CN"/>
        </w:rPr>
        <w:t>与</w:t>
      </w:r>
      <w:r>
        <w:rPr>
          <w:rFonts w:hint="default" w:ascii="仿宋_GB2312" w:hAnsi="仿宋_GB2312" w:eastAsia="仿宋_GB2312" w:cs="仿宋_GB2312"/>
          <w:b w:val="0"/>
          <w:bCs w:val="0"/>
          <w:sz w:val="32"/>
          <w:szCs w:val="32"/>
          <w:lang w:val="en-US" w:eastAsia="zh-CN"/>
        </w:rPr>
        <w:t>医院限制：企业通过学术会议、KOL合作推动创新药进院，但医院因考核压力限制采购；供应链利益捆绑：部分药企以捐赠设备换取药品准入，引发合规风险。与医保部门</w:t>
      </w:r>
      <w:r>
        <w:rPr>
          <w:rFonts w:hint="eastAsia" w:ascii="仿宋_GB2312" w:hAnsi="仿宋_GB2312" w:eastAsia="仿宋_GB2312" w:cs="仿宋_GB2312"/>
          <w:b w:val="0"/>
          <w:bCs w:val="0"/>
          <w:sz w:val="32"/>
          <w:szCs w:val="32"/>
          <w:lang w:val="en-US" w:eastAsia="zh-CN"/>
        </w:rPr>
        <w:t>之间，</w:t>
      </w:r>
      <w:r>
        <w:rPr>
          <w:rFonts w:hint="default" w:ascii="仿宋_GB2312" w:hAnsi="仿宋_GB2312" w:eastAsia="仿宋_GB2312" w:cs="仿宋_GB2312"/>
          <w:b w:val="0"/>
          <w:bCs w:val="0"/>
          <w:sz w:val="32"/>
          <w:szCs w:val="32"/>
          <w:lang w:val="en-US" w:eastAsia="zh-CN"/>
        </w:rPr>
        <w:t>医保目录落地难：国家医保谈判药品被纳入目录，但医院因药占比、DRG亏损拒绝采购；政策执行变异：地方医保局加码控费（如二次议价），进一步压缩医院用药空间。与患者</w:t>
      </w:r>
      <w:r>
        <w:rPr>
          <w:rFonts w:hint="eastAsia" w:ascii="仿宋_GB2312" w:hAnsi="仿宋_GB2312" w:eastAsia="仿宋_GB2312" w:cs="仿宋_GB2312"/>
          <w:b w:val="0"/>
          <w:bCs w:val="0"/>
          <w:sz w:val="32"/>
          <w:szCs w:val="32"/>
          <w:lang w:val="en-US" w:eastAsia="zh-CN"/>
        </w:rPr>
        <w:t>之间，</w:t>
      </w:r>
      <w:r>
        <w:rPr>
          <w:rFonts w:hint="default" w:ascii="仿宋_GB2312" w:hAnsi="仿宋_GB2312" w:eastAsia="仿宋_GB2312" w:cs="仿宋_GB2312"/>
          <w:b w:val="0"/>
          <w:bCs w:val="0"/>
          <w:sz w:val="32"/>
          <w:szCs w:val="32"/>
          <w:lang w:val="en-US" w:eastAsia="zh-CN"/>
        </w:rPr>
        <w:t>需求未被满足：患者因医院限制用药，被迫自费购药或转诊，加重经济负担；医患信任危机：医生因考核压力选择次优方案，引发患者质疑。</w:t>
      </w:r>
    </w:p>
    <w:p w14:paraId="7AA4F55D">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bCs/>
          <w:sz w:val="32"/>
          <w:szCs w:val="32"/>
          <w:lang w:val="en-US" w:eastAsia="zh-CN"/>
        </w:rPr>
        <w:t>破局</w:t>
      </w:r>
      <w:r>
        <w:rPr>
          <w:rFonts w:hint="eastAsia" w:ascii="仿宋_GB2312" w:hAnsi="仿宋_GB2312" w:eastAsia="仿宋_GB2312" w:cs="仿宋_GB2312"/>
          <w:b/>
          <w:bCs/>
          <w:sz w:val="32"/>
          <w:szCs w:val="32"/>
          <w:lang w:val="en-US" w:eastAsia="zh-CN"/>
        </w:rPr>
        <w:t>方向</w:t>
      </w:r>
      <w:r>
        <w:rPr>
          <w:rFonts w:hint="default" w:ascii="仿宋_GB2312" w:hAnsi="仿宋_GB2312" w:eastAsia="仿宋_GB2312" w:cs="仿宋_GB2312"/>
          <w:b/>
          <w:bCs/>
          <w:sz w:val="32"/>
          <w:szCs w:val="32"/>
          <w:lang w:val="en-US" w:eastAsia="zh-CN"/>
        </w:rPr>
        <w:t>：重构考核与支付体系</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改革考核机制</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取消单一药占比：引入“创新药合理使用率”“患者生存质量改善”等质量指标；</w:t>
      </w:r>
      <w:r>
        <w:rPr>
          <w:rFonts w:hint="eastAsia" w:ascii="仿宋_GB2312" w:hAnsi="仿宋_GB2312" w:eastAsia="仿宋_GB2312" w:cs="仿宋_GB2312"/>
          <w:b w:val="0"/>
          <w:bCs w:val="0"/>
          <w:sz w:val="32"/>
          <w:szCs w:val="32"/>
          <w:lang w:val="en-US" w:eastAsia="zh-CN"/>
        </w:rPr>
        <w:t>比如，</w:t>
      </w:r>
      <w:r>
        <w:rPr>
          <w:rFonts w:hint="default" w:ascii="仿宋_GB2312" w:hAnsi="仿宋_GB2312" w:eastAsia="仿宋_GB2312" w:cs="仿宋_GB2312"/>
          <w:b w:val="0"/>
          <w:bCs w:val="0"/>
          <w:sz w:val="32"/>
          <w:szCs w:val="32"/>
          <w:lang w:val="en-US" w:eastAsia="zh-CN"/>
        </w:rPr>
        <w:t>浙江省试点“创新药豁免药占比考核”，某医院ADC药物使用量提升3倍，患者满意度上升20%。优化医保支付工具</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创新药单独分组：在DRG/DIP中为高值创新药设立独立病组或调整权重；风险共担协议：医保与医院按比例分担超支费用（如医保承担70%，医院30%）。强化基层能力建设</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设备配置标准化：5年内实现县域医院基因检测、病理诊断设备全覆盖；远程诊疗支持：通过5G网络连接三甲医院专家，指导基层医生安全用药。</w:t>
      </w:r>
    </w:p>
    <w:p w14:paraId="615D2DFC">
      <w:pPr>
        <w:pStyle w:val="14"/>
        <w:keepNext w:val="0"/>
        <w:keepLines w:val="0"/>
        <w:pageBreakBefore w:val="0"/>
        <w:widowControl/>
        <w:numPr>
          <w:ilvl w:val="-1"/>
          <w:numId w:val="0"/>
        </w:numPr>
        <w:suppressLineNumbers w:val="0"/>
        <w:kinsoku/>
        <w:wordWrap/>
        <w:overflowPunct/>
        <w:topLinePunct w:val="0"/>
        <w:autoSpaceDE/>
        <w:autoSpaceDN/>
        <w:bidi w:val="0"/>
        <w:adjustRightInd/>
        <w:snapToGrid/>
        <w:ind w:left="630" w:leftChars="300" w:firstLine="0" w:firstLineChars="0"/>
        <w:textAlignment w:val="auto"/>
        <w:outlineLvl w:val="1"/>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（三）关键问题和原因剖析</w:t>
      </w:r>
    </w:p>
    <w:p w14:paraId="074F2B9C">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2"/>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1.创新药评价环节</w:t>
      </w:r>
    </w:p>
    <w:p w14:paraId="4A474C5C">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我国创新药评价体系在临床价值、经济价值和社会价值的综合评估中已取得一定进展，但仍存在临床需求导向不足、药物经济学评价科学性不足、罕见病与公共卫生药物评价缺位等关键问题。</w:t>
      </w:r>
    </w:p>
    <w:p w14:paraId="7B0509C6">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3"/>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color w:val="0E0E0E"/>
          <w:kern w:val="0"/>
          <w:sz w:val="32"/>
          <w:szCs w:val="32"/>
          <w:lang w:val="en-US" w:eastAsia="zh-CN" w:bidi="ar"/>
        </w:rPr>
        <w:t>1.1</w:t>
      </w:r>
      <w:r>
        <w:rPr>
          <w:rFonts w:hint="eastAsia" w:ascii="仿宋_GB2312" w:hAnsi="仿宋_GB2312" w:eastAsia="仿宋_GB2312" w:cs="仿宋_GB2312"/>
          <w:b/>
          <w:bCs/>
          <w:sz w:val="32"/>
          <w:szCs w:val="32"/>
          <w:lang w:val="en-US" w:eastAsia="zh-CN"/>
        </w:rPr>
        <w:t>临床价值评价维度</w:t>
      </w:r>
    </w:p>
    <w:p w14:paraId="3295ACFB">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临床需求导向不足，同质化竞争严重。</w:t>
      </w:r>
      <w:r>
        <w:rPr>
          <w:rFonts w:hint="eastAsia" w:ascii="仿宋_GB2312" w:hAnsi="仿宋_GB2312" w:eastAsia="仿宋_GB2312" w:cs="仿宋_GB2312"/>
          <w:sz w:val="32"/>
          <w:szCs w:val="32"/>
          <w:lang w:val="en-US" w:eastAsia="zh-CN"/>
        </w:rPr>
        <w:t>大量创新药聚焦相同靶点，临床试验设计趋同，对未满足的临床需求，如罕见病、耐药性肿瘤等关注不足。数据显示，2016至2022年，我国上市的I类创新药中抗肿瘤药物超过70%。全球前十大创新药热门靶点的集中度为7.68%，而我国达到19.38%，当前有41%的创新药只聚焦在6%的热门靶点，靶点扎堆严重。例如，国内已有十余款PD-1药物获批，但针对胃癌、肝癌等高发癌种的适应症开发仍滞后。主要原因是</w:t>
      </w:r>
      <w:r>
        <w:rPr>
          <w:rFonts w:hint="eastAsia" w:ascii="仿宋_GB2312" w:hAnsi="仿宋_GB2312" w:eastAsia="仿宋_GB2312" w:cs="仿宋_GB2312"/>
          <w:b/>
          <w:bCs/>
          <w:sz w:val="32"/>
          <w:szCs w:val="32"/>
          <w:lang w:val="en-US" w:eastAsia="zh-CN"/>
        </w:rPr>
        <w:t>研发策略短视</w:t>
      </w:r>
      <w:r>
        <w:rPr>
          <w:rFonts w:hint="eastAsia" w:ascii="仿宋_GB2312" w:hAnsi="仿宋_GB2312" w:eastAsia="仿宋_GB2312" w:cs="仿宋_GB2312"/>
          <w:sz w:val="32"/>
          <w:szCs w:val="32"/>
          <w:lang w:val="en-US" w:eastAsia="zh-CN"/>
        </w:rPr>
        <w:t>，企业为规避风险，倾向于跟随已验证的靶点（“Fast-follow”模式），导致“伪创新”泛滥；</w:t>
      </w:r>
      <w:r>
        <w:rPr>
          <w:rFonts w:hint="eastAsia" w:ascii="仿宋_GB2312" w:hAnsi="仿宋_GB2312" w:eastAsia="仿宋_GB2312" w:cs="仿宋_GB2312"/>
          <w:b/>
          <w:bCs/>
          <w:sz w:val="32"/>
          <w:szCs w:val="32"/>
          <w:lang w:val="en-US" w:eastAsia="zh-CN"/>
        </w:rPr>
        <w:t>审评标准过于宽松</w:t>
      </w:r>
      <w:r>
        <w:rPr>
          <w:rFonts w:hint="eastAsia" w:ascii="仿宋_GB2312" w:hAnsi="仿宋_GB2312" w:eastAsia="仿宋_GB2312" w:cs="仿宋_GB2312"/>
          <w:sz w:val="32"/>
          <w:szCs w:val="32"/>
          <w:lang w:val="en-US" w:eastAsia="zh-CN"/>
        </w:rPr>
        <w:t>，CDE对“临床优效性”要求不严格，部分药物仅凭“非劣效”数据获批。</w:t>
      </w:r>
    </w:p>
    <w:p w14:paraId="63E6ABDD">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真实世界证据应用不足，数据采集分散且质量较低。</w:t>
      </w:r>
      <w:r>
        <w:rPr>
          <w:rFonts w:hint="eastAsia" w:ascii="仿宋_GB2312" w:hAnsi="仿宋_GB2312" w:eastAsia="仿宋_GB2312" w:cs="仿宋_GB2312"/>
          <w:b w:val="0"/>
          <w:bCs w:val="0"/>
          <w:sz w:val="32"/>
          <w:szCs w:val="32"/>
          <w:lang w:val="en-US" w:eastAsia="zh-CN"/>
        </w:rPr>
        <w:t>真实世界证据应用不足，本质上是我国医疗数据治理体系滞后于创新药研发需求的体现。</w:t>
      </w:r>
      <w:r>
        <w:rPr>
          <w:rFonts w:hint="eastAsia" w:ascii="仿宋_GB2312" w:hAnsi="仿宋_GB2312" w:eastAsia="仿宋_GB2312" w:cs="仿宋_GB2312"/>
          <w:sz w:val="32"/>
          <w:szCs w:val="32"/>
          <w:lang w:val="en-US" w:eastAsia="zh-CN"/>
        </w:rPr>
        <w:t>临床试验数据与真实世界疗效（RWE）存在差距，部分药物上市后暴露出安全性或疗效不足问题。比如，某些PD-1抑制剂在临床试验中显示客观缓解率（ORR）较高，但上市后真实世界数据显示患者总生存期（OS）改善有限，甚至因不良反应导致停药率上升。某些CAR-T（一种先进的免疫细胞）疗法的长期生存数据也不及预期。究其原因在于：</w:t>
      </w:r>
      <w:r>
        <w:rPr>
          <w:rFonts w:hint="eastAsia" w:ascii="仿宋_GB2312" w:hAnsi="仿宋_GB2312" w:eastAsia="仿宋_GB2312" w:cs="仿宋_GB2312"/>
          <w:b/>
          <w:bCs/>
          <w:sz w:val="32"/>
          <w:szCs w:val="32"/>
          <w:lang w:val="en-US" w:eastAsia="zh-CN"/>
        </w:rPr>
        <w:t>缺乏统一的真实世界数据采集标准</w:t>
      </w:r>
      <w:r>
        <w:rPr>
          <w:rFonts w:hint="eastAsia" w:ascii="仿宋_GB2312" w:hAnsi="仿宋_GB2312" w:eastAsia="仿宋_GB2312" w:cs="仿宋_GB2312"/>
          <w:sz w:val="32"/>
          <w:szCs w:val="32"/>
          <w:lang w:val="en-US" w:eastAsia="zh-CN"/>
        </w:rPr>
        <w:t>，没有类似美国Sentinel Initiative或欧盟DARWIN的全国性RWD平台，数据格式、术语、隐私保护规则未统一，医疗机构数据孤岛现象严重。</w:t>
      </w:r>
      <w:r>
        <w:rPr>
          <w:rFonts w:hint="eastAsia" w:ascii="仿宋_GB2312" w:hAnsi="仿宋_GB2312" w:eastAsia="仿宋_GB2312" w:cs="仿宋_GB2312"/>
          <w:b/>
          <w:bCs/>
          <w:sz w:val="32"/>
          <w:szCs w:val="32"/>
          <w:lang w:val="en-US" w:eastAsia="zh-CN"/>
        </w:rPr>
        <w:t>评价方法落后，</w:t>
      </w:r>
      <w:r>
        <w:rPr>
          <w:rFonts w:hint="eastAsia" w:ascii="仿宋_GB2312" w:hAnsi="仿宋_GB2312" w:eastAsia="仿宋_GB2312" w:cs="仿宋_GB2312"/>
          <w:sz w:val="32"/>
          <w:szCs w:val="32"/>
          <w:lang w:val="en-US" w:eastAsia="zh-CN"/>
        </w:rPr>
        <w:t>国内对RWE的分析多沿用传统统计方法（如回归模型），对混杂因素控制不足，而国际前沿技术（如因果推断、机器学习）应用较少。</w:t>
      </w:r>
      <w:r>
        <w:rPr>
          <w:rFonts w:hint="eastAsia" w:ascii="仿宋_GB2312" w:hAnsi="仿宋_GB2312" w:eastAsia="仿宋_GB2312" w:cs="仿宋_GB2312"/>
          <w:b/>
          <w:bCs/>
          <w:sz w:val="32"/>
          <w:szCs w:val="32"/>
          <w:lang w:val="en-US" w:eastAsia="zh-CN"/>
        </w:rPr>
        <w:t>专业人才匮乏</w:t>
      </w:r>
      <w:r>
        <w:rPr>
          <w:rFonts w:hint="eastAsia" w:ascii="仿宋_GB2312" w:hAnsi="仿宋_GB2312" w:eastAsia="仿宋_GB2312" w:cs="仿宋_GB2312"/>
          <w:sz w:val="32"/>
          <w:szCs w:val="32"/>
          <w:lang w:val="en-US" w:eastAsia="zh-CN"/>
        </w:rPr>
        <w:t>，同时掌握临床医学、流行病学、数据科学的复合型人才稀缺。据行业调查，国内能独立设计RWE研究的企业不足10%。</w:t>
      </w:r>
      <w:r>
        <w:rPr>
          <w:rFonts w:hint="eastAsia" w:ascii="仿宋_GB2312" w:hAnsi="仿宋_GB2312" w:eastAsia="仿宋_GB2312" w:cs="仿宋_GB2312"/>
          <w:b/>
          <w:bCs/>
          <w:sz w:val="32"/>
          <w:szCs w:val="32"/>
          <w:lang w:val="en-US" w:eastAsia="zh-CN"/>
        </w:rPr>
        <w:t>企业动力不足，医院参与度低。</w:t>
      </w:r>
      <w:r>
        <w:rPr>
          <w:rFonts w:hint="eastAsia" w:ascii="仿宋_GB2312" w:hAnsi="仿宋_GB2312" w:eastAsia="仿宋_GB2312" w:cs="仿宋_GB2312"/>
          <w:sz w:val="32"/>
          <w:szCs w:val="32"/>
          <w:lang w:val="en-US" w:eastAsia="zh-CN"/>
        </w:rPr>
        <w:t>药企担心真实世界数据暴露药物缺陷，影响市场销售，因此倾向于“选择性披露”有利数据。医疗机构缺乏数据共享收益机制，且可能因数据泄露面临法律风险，导致合作意愿低下。</w:t>
      </w:r>
      <w:r>
        <w:rPr>
          <w:rFonts w:hint="eastAsia" w:ascii="仿宋_GB2312" w:hAnsi="仿宋_GB2312" w:eastAsia="仿宋_GB2312" w:cs="仿宋_GB2312"/>
          <w:b/>
          <w:bCs/>
          <w:sz w:val="32"/>
          <w:szCs w:val="32"/>
          <w:lang w:val="en-US" w:eastAsia="zh-CN"/>
        </w:rPr>
        <w:t>监管衔接滞后</w:t>
      </w:r>
      <w:r>
        <w:rPr>
          <w:rFonts w:hint="eastAsia" w:ascii="仿宋_GB2312" w:hAnsi="仿宋_GB2312" w:eastAsia="仿宋_GB2312" w:cs="仿宋_GB2312"/>
          <w:sz w:val="32"/>
          <w:szCs w:val="32"/>
          <w:lang w:val="en-US" w:eastAsia="zh-CN"/>
        </w:rPr>
        <w:t>，RWE尚未被充分纳入药品全生命周期监管体系，上市后研究执行率低。</w:t>
      </w:r>
    </w:p>
    <w:p w14:paraId="60EDBB6C">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1.2经济价值评价维度</w:t>
      </w:r>
    </w:p>
    <w:p w14:paraId="427401CB">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i w:val="0"/>
          <w:iCs w:val="0"/>
          <w:caps w:val="0"/>
          <w:color w:val="0E0E0E"/>
          <w:spacing w:val="0"/>
          <w:sz w:val="32"/>
          <w:szCs w:val="32"/>
          <w:lang w:val="en-US" w:eastAsia="zh-CN"/>
        </w:rPr>
      </w:pPr>
      <w:r>
        <w:rPr>
          <w:rFonts w:hint="eastAsia" w:ascii="仿宋_GB2312" w:hAnsi="仿宋_GB2312" w:eastAsia="仿宋_GB2312" w:cs="仿宋_GB2312"/>
          <w:b/>
          <w:bCs/>
          <w:sz w:val="32"/>
          <w:szCs w:val="32"/>
          <w:lang w:val="en-US" w:eastAsia="zh-CN"/>
        </w:rPr>
        <w:t>药物经济学评价科学性不足。</w:t>
      </w:r>
      <w:r>
        <w:rPr>
          <w:rFonts w:hint="eastAsia" w:ascii="仿宋_GB2312" w:hAnsi="仿宋_GB2312" w:eastAsia="仿宋_GB2312" w:cs="仿宋_GB2312"/>
          <w:sz w:val="32"/>
          <w:szCs w:val="32"/>
          <w:lang w:val="en-US" w:eastAsia="zh-CN"/>
        </w:rPr>
        <w:t>医保谈判中部分药物的成本-效果分析存在模型假设不合理，脱离实际。比如，生存期外推过度乐观，某国产PD-1抑制剂在医保谈判中，假设患者生存期从12个月延长至30个月，但真实世界数据显示中位生存期仅18个月，导致模型高估成本-效果比。健康效用值（QALY权重）本土化缺失，</w:t>
      </w:r>
      <w:r>
        <w:rPr>
          <w:rFonts w:hint="eastAsia" w:ascii="仿宋_GB2312" w:hAnsi="仿宋_GB2312" w:eastAsia="仿宋_GB2312" w:cs="仿宋_GB2312"/>
          <w:i w:val="0"/>
          <w:iCs w:val="0"/>
          <w:caps w:val="0"/>
          <w:color w:val="0E0E0E"/>
          <w:spacing w:val="0"/>
          <w:sz w:val="32"/>
          <w:szCs w:val="32"/>
        </w:rPr>
        <w:t>国内研究多直接采用欧美人群的EQ-5D权重，忽略中国患者对健康状态的偏好差异。例如，癌症患者对“疼痛”的耐受度可能高于西方人群，但现有模型仍沿用国外效用值，导致质量调整生命年（QALY）计算偏差。</w:t>
      </w:r>
      <w:r>
        <w:rPr>
          <w:rFonts w:hint="eastAsia" w:ascii="仿宋_GB2312" w:hAnsi="仿宋_GB2312" w:eastAsia="仿宋_GB2312" w:cs="仿宋_GB2312"/>
          <w:i w:val="0"/>
          <w:iCs w:val="0"/>
          <w:caps w:val="0"/>
          <w:color w:val="0E0E0E"/>
          <w:spacing w:val="0"/>
          <w:sz w:val="32"/>
          <w:szCs w:val="32"/>
          <w:lang w:val="en-US" w:eastAsia="zh-CN"/>
        </w:rPr>
        <w:t>成本核算不完整，隐性成本容易遗漏，如患者误工费、家属陪护成本等极少被纳入；免疫治疗引发的肺炎、肠炎等长期管理费用未被充分考量。数据来源单一，依赖医院账单数据，忽略院外购药（如DTP药房）、非正规医疗支出（如中药偏方）。</w:t>
      </w:r>
      <w:r>
        <w:rPr>
          <w:rFonts w:hint="eastAsia" w:ascii="仿宋_GB2312" w:hAnsi="仿宋_GB2312" w:eastAsia="仿宋_GB2312" w:cs="仿宋_GB2312"/>
          <w:b/>
          <w:bCs/>
          <w:i w:val="0"/>
          <w:iCs w:val="0"/>
          <w:caps w:val="0"/>
          <w:color w:val="0E0E0E"/>
          <w:spacing w:val="0"/>
          <w:sz w:val="32"/>
          <w:szCs w:val="32"/>
          <w:lang w:val="en-US" w:eastAsia="zh-CN"/>
        </w:rPr>
        <w:t>支付阈值设定僵化</w:t>
      </w:r>
      <w:r>
        <w:rPr>
          <w:rFonts w:hint="eastAsia" w:ascii="仿宋_GB2312" w:hAnsi="仿宋_GB2312" w:eastAsia="仿宋_GB2312" w:cs="仿宋_GB2312"/>
          <w:i w:val="0"/>
          <w:iCs w:val="0"/>
          <w:caps w:val="0"/>
          <w:color w:val="0E0E0E"/>
          <w:spacing w:val="0"/>
          <w:sz w:val="32"/>
          <w:szCs w:val="32"/>
          <w:lang w:val="en-US" w:eastAsia="zh-CN"/>
        </w:rPr>
        <w:t>，国内普遍采用1-3倍人均GDP（约8-24万元/QALY）作为支付阈值，即机械套用WHO标准，未充分考虑罕见病、区域支付能力差距等因素。</w:t>
      </w:r>
    </w:p>
    <w:p w14:paraId="5DC7DD7A">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i w:val="0"/>
          <w:iCs w:val="0"/>
          <w:caps w:val="0"/>
          <w:color w:val="0E0E0E"/>
          <w:spacing w:val="0"/>
          <w:sz w:val="32"/>
          <w:szCs w:val="32"/>
          <w:lang w:val="en-US" w:eastAsia="zh-CN"/>
        </w:rPr>
      </w:pPr>
      <w:r>
        <w:rPr>
          <w:rFonts w:hint="eastAsia" w:ascii="仿宋_GB2312" w:hAnsi="仿宋_GB2312" w:eastAsia="仿宋_GB2312" w:cs="仿宋_GB2312"/>
          <w:b/>
          <w:bCs/>
          <w:i w:val="0"/>
          <w:iCs w:val="0"/>
          <w:caps w:val="0"/>
          <w:color w:val="0E0E0E"/>
          <w:spacing w:val="0"/>
          <w:sz w:val="32"/>
          <w:szCs w:val="32"/>
          <w:lang w:val="en-US" w:eastAsia="zh-CN"/>
        </w:rPr>
        <w:t>支付机制与创新回报不匹配。</w:t>
      </w:r>
      <w:r>
        <w:rPr>
          <w:rFonts w:hint="eastAsia" w:ascii="仿宋_GB2312" w:hAnsi="仿宋_GB2312" w:eastAsia="仿宋_GB2312" w:cs="仿宋_GB2312"/>
          <w:i w:val="0"/>
          <w:iCs w:val="0"/>
          <w:caps w:val="0"/>
          <w:color w:val="0E0E0E"/>
          <w:spacing w:val="0"/>
          <w:sz w:val="32"/>
          <w:szCs w:val="32"/>
          <w:lang w:val="en-US" w:eastAsia="zh-CN"/>
        </w:rPr>
        <w:t>支付机制与创新回报的失衡是我国创新药生态中的核心矛盾之一。高研发投入、长周期、高风险的创新药需要合理的回报以维持可持续创新，但现行支付机制在控费优先导向下，未能有效匹配创新药的价值属性，导致企业面临“研发投入高→定价被大幅压缩→回报不足→创新动力下降”的恶性循环。</w:t>
      </w:r>
      <w:r>
        <w:rPr>
          <w:rFonts w:hint="eastAsia" w:ascii="仿宋_GB2312" w:hAnsi="仿宋_GB2312" w:eastAsia="仿宋_GB2312" w:cs="仿宋_GB2312"/>
          <w:b/>
          <w:bCs/>
          <w:i w:val="0"/>
          <w:iCs w:val="0"/>
          <w:caps w:val="0"/>
          <w:color w:val="0E0E0E"/>
          <w:spacing w:val="0"/>
          <w:sz w:val="32"/>
          <w:szCs w:val="32"/>
          <w:lang w:val="en-US" w:eastAsia="zh-CN"/>
        </w:rPr>
        <w:t>医保谈判过度压价，创新回报周期断裂。</w:t>
      </w:r>
      <w:r>
        <w:rPr>
          <w:rFonts w:hint="eastAsia" w:ascii="仿宋_GB2312" w:hAnsi="仿宋_GB2312" w:eastAsia="仿宋_GB2312" w:cs="仿宋_GB2312"/>
          <w:i w:val="0"/>
          <w:iCs w:val="0"/>
          <w:caps w:val="0"/>
          <w:color w:val="0E0E0E"/>
          <w:spacing w:val="0"/>
          <w:sz w:val="32"/>
          <w:szCs w:val="32"/>
          <w:lang w:val="en-US" w:eastAsia="zh-CN"/>
        </w:rPr>
        <w:t>比如PD-1抑制剂价格雪崩，PD-1药物上市初期年治疗费用约30万元，经医保谈判后降至3万元以下，降幅超90%，企业难以覆盖研发成本。CAR-T疗法面临支付困境，某CAR-T疗法定价120万元，但医保谈判未纳入，仅少数患者通过商保或自费使用，企业年销售额不足1亿元，远低于国际同类产品（如美国Kymriah年销售额超5亿美元）。</w:t>
      </w:r>
      <w:r>
        <w:rPr>
          <w:rFonts w:hint="eastAsia" w:ascii="仿宋_GB2312" w:hAnsi="仿宋_GB2312" w:eastAsia="仿宋_GB2312" w:cs="仿宋_GB2312"/>
          <w:b/>
          <w:bCs/>
          <w:i w:val="0"/>
          <w:iCs w:val="0"/>
          <w:caps w:val="0"/>
          <w:color w:val="0E0E0E"/>
          <w:spacing w:val="0"/>
          <w:sz w:val="32"/>
          <w:szCs w:val="32"/>
          <w:lang w:val="en-US" w:eastAsia="zh-CN"/>
        </w:rPr>
        <w:t>支付方式单一，未体现风险共担。</w:t>
      </w:r>
      <w:r>
        <w:rPr>
          <w:rFonts w:hint="eastAsia" w:ascii="仿宋_GB2312" w:hAnsi="仿宋_GB2312" w:eastAsia="仿宋_GB2312" w:cs="仿宋_GB2312"/>
          <w:i w:val="0"/>
          <w:iCs w:val="0"/>
          <w:caps w:val="0"/>
          <w:color w:val="0E0E0E"/>
          <w:spacing w:val="0"/>
          <w:sz w:val="32"/>
          <w:szCs w:val="32"/>
          <w:lang w:val="en-US" w:eastAsia="zh-CN"/>
        </w:rPr>
        <w:t>“一刀切”预付制，医保支付采用固定价格买断模式，未考虑疗效不确定性。例如，某基因疗法若对30%患者无效，医保仍全额支付，基金浪费与企业收入绑定疗效的矛盾凸显。缺乏分期支付，高值药物（如年费用超50万元的罕见病药）缺乏按疗效分期付款机制，导致医保基金短期支出压力过大。</w:t>
      </w:r>
      <w:r>
        <w:rPr>
          <w:rFonts w:hint="eastAsia" w:ascii="仿宋_GB2312" w:hAnsi="仿宋_GB2312" w:eastAsia="仿宋_GB2312" w:cs="仿宋_GB2312"/>
          <w:b/>
          <w:bCs/>
          <w:i w:val="0"/>
          <w:iCs w:val="0"/>
          <w:caps w:val="0"/>
          <w:color w:val="0E0E0E"/>
          <w:spacing w:val="0"/>
          <w:sz w:val="32"/>
          <w:szCs w:val="32"/>
          <w:lang w:val="en-US" w:eastAsia="zh-CN"/>
        </w:rPr>
        <w:t>市场准入壁垒限制回报规模。</w:t>
      </w:r>
      <w:r>
        <w:rPr>
          <w:rFonts w:hint="eastAsia" w:ascii="仿宋_GB2312" w:hAnsi="仿宋_GB2312" w:eastAsia="仿宋_GB2312" w:cs="仿宋_GB2312"/>
          <w:i w:val="0"/>
          <w:iCs w:val="0"/>
          <w:caps w:val="0"/>
          <w:color w:val="0E0E0E"/>
          <w:spacing w:val="0"/>
          <w:sz w:val="32"/>
          <w:szCs w:val="32"/>
          <w:lang w:val="en-US" w:eastAsia="zh-CN"/>
        </w:rPr>
        <w:t>医院</w:t>
      </w:r>
      <w:r>
        <w:rPr>
          <w:rFonts w:hint="eastAsia" w:ascii="仿宋_GB2312" w:hAnsi="仿宋_GB2312" w:eastAsia="仿宋_GB2312" w:cs="仿宋_GB2312"/>
          <w:i w:val="0"/>
          <w:iCs w:val="0"/>
          <w:caps w:val="0"/>
          <w:color w:val="0E0E0E"/>
          <w:spacing w:val="0"/>
          <w:sz w:val="32"/>
          <w:szCs w:val="32"/>
          <w:highlight w:val="yellow"/>
          <w:lang w:val="en-US" w:eastAsia="zh-CN"/>
        </w:rPr>
        <w:t>药占比（提出的出发点是什么）</w:t>
      </w:r>
      <w:r>
        <w:rPr>
          <w:rFonts w:hint="eastAsia" w:ascii="仿宋_GB2312" w:hAnsi="仿宋_GB2312" w:eastAsia="仿宋_GB2312" w:cs="仿宋_GB2312"/>
          <w:i w:val="0"/>
          <w:iCs w:val="0"/>
          <w:caps w:val="0"/>
          <w:color w:val="0E0E0E"/>
          <w:spacing w:val="0"/>
          <w:sz w:val="32"/>
          <w:szCs w:val="32"/>
          <w:lang w:val="en-US" w:eastAsia="zh-CN"/>
        </w:rPr>
        <w:t>考核，部分创新药因价格高，医院为控制“药占比”指标而限制采购（如某ADC药物在三甲医院覆盖率不足40%）。“双通道”执行不力，虽然政策允许药店渠道购药报销，但基层医保系统对接滞后，实际报销比例较医院低10-20个百分点。</w:t>
      </w:r>
      <w:r>
        <w:rPr>
          <w:rFonts w:hint="eastAsia" w:ascii="仿宋_GB2312" w:hAnsi="仿宋_GB2312" w:eastAsia="仿宋_GB2312" w:cs="仿宋_GB2312"/>
          <w:b/>
          <w:bCs/>
          <w:i w:val="0"/>
          <w:iCs w:val="0"/>
          <w:caps w:val="0"/>
          <w:color w:val="0E0E0E"/>
          <w:spacing w:val="0"/>
          <w:sz w:val="32"/>
          <w:szCs w:val="32"/>
          <w:lang w:val="en-US" w:eastAsia="zh-CN"/>
        </w:rPr>
        <w:t>仿制药替代加速，原研药回报期缩短。</w:t>
      </w:r>
      <w:r>
        <w:rPr>
          <w:rFonts w:hint="eastAsia" w:ascii="仿宋_GB2312" w:hAnsi="仿宋_GB2312" w:eastAsia="仿宋_GB2312" w:cs="仿宋_GB2312"/>
          <w:i w:val="0"/>
          <w:iCs w:val="0"/>
          <w:caps w:val="0"/>
          <w:color w:val="0E0E0E"/>
          <w:spacing w:val="0"/>
          <w:sz w:val="32"/>
          <w:szCs w:val="32"/>
          <w:lang w:val="en-US" w:eastAsia="zh-CN"/>
        </w:rPr>
        <w:t>专利悬崖提前，中国仿制药上市速度全球最快（平均较欧美早1-2年），如某肺癌靶向药原研药在专利到期前3年即面临仿制药价格冲击，销售额缩水70%。</w:t>
      </w:r>
    </w:p>
    <w:p w14:paraId="0E0AF6F1">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3"/>
        <w:rPr>
          <w:rFonts w:hint="default" w:ascii="仿宋_GB2312" w:hAnsi="仿宋_GB2312" w:eastAsia="仿宋_GB2312" w:cs="仿宋_GB2312"/>
          <w:b/>
          <w:bCs/>
          <w:i w:val="0"/>
          <w:iCs w:val="0"/>
          <w:caps w:val="0"/>
          <w:color w:val="0E0E0E"/>
          <w:spacing w:val="0"/>
          <w:sz w:val="32"/>
          <w:szCs w:val="32"/>
          <w:lang w:val="en-US" w:eastAsia="zh-CN"/>
        </w:rPr>
      </w:pPr>
      <w:r>
        <w:rPr>
          <w:rFonts w:hint="eastAsia" w:ascii="仿宋_GB2312" w:hAnsi="仿宋_GB2312" w:eastAsia="仿宋_GB2312" w:cs="仿宋_GB2312"/>
          <w:b/>
          <w:bCs/>
          <w:i w:val="0"/>
          <w:iCs w:val="0"/>
          <w:caps w:val="0"/>
          <w:color w:val="0E0E0E"/>
          <w:spacing w:val="0"/>
          <w:sz w:val="32"/>
          <w:szCs w:val="32"/>
          <w:lang w:val="en-US" w:eastAsia="zh-CN"/>
        </w:rPr>
        <w:t>1.3社会价值评价维度</w:t>
      </w:r>
    </w:p>
    <w:p w14:paraId="00FD1C17">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i w:val="0"/>
          <w:iCs w:val="0"/>
          <w:caps w:val="0"/>
          <w:color w:val="0E0E0E"/>
          <w:spacing w:val="0"/>
          <w:sz w:val="32"/>
          <w:szCs w:val="32"/>
          <w:lang w:val="en-US" w:eastAsia="zh-CN"/>
        </w:rPr>
      </w:pPr>
      <w:r>
        <w:rPr>
          <w:rFonts w:hint="eastAsia" w:ascii="仿宋_GB2312" w:hAnsi="仿宋_GB2312" w:eastAsia="仿宋_GB2312" w:cs="仿宋_GB2312"/>
          <w:b/>
          <w:bCs/>
          <w:i w:val="0"/>
          <w:iCs w:val="0"/>
          <w:caps w:val="0"/>
          <w:color w:val="0E0E0E"/>
          <w:spacing w:val="0"/>
          <w:sz w:val="32"/>
          <w:szCs w:val="32"/>
          <w:lang w:val="en-US" w:eastAsia="zh-CN"/>
        </w:rPr>
        <w:t>罕见病与公共卫生药物评价缺位</w:t>
      </w:r>
      <w:r>
        <w:rPr>
          <w:rFonts w:hint="eastAsia" w:ascii="仿宋_GB2312" w:hAnsi="仿宋_GB2312" w:eastAsia="仿宋_GB2312" w:cs="仿宋_GB2312"/>
          <w:i w:val="0"/>
          <w:iCs w:val="0"/>
          <w:caps w:val="0"/>
          <w:color w:val="0E0E0E"/>
          <w:spacing w:val="0"/>
          <w:sz w:val="32"/>
          <w:szCs w:val="32"/>
          <w:lang w:val="en-US" w:eastAsia="zh-CN"/>
        </w:rPr>
        <w:t>。罕见病与公共卫生药物（如抗耐药结核药、新型疫苗等）的研发和评价缺位，是我国医药卫生体系中的显著短板。这类药物因患者群体小（罕见病）、社会外部性强（传染病防控）或经济效益低（如抗生素），在现行评价体系中难以获得合理价值认可，导致可及性不足、研发动力匮乏。</w:t>
      </w:r>
      <w:r>
        <w:rPr>
          <w:rFonts w:hint="eastAsia" w:ascii="仿宋_GB2312" w:hAnsi="仿宋_GB2312" w:eastAsia="仿宋_GB2312" w:cs="仿宋_GB2312"/>
          <w:b/>
          <w:bCs/>
          <w:i w:val="0"/>
          <w:iCs w:val="0"/>
          <w:caps w:val="0"/>
          <w:color w:val="0E0E0E"/>
          <w:spacing w:val="0"/>
          <w:sz w:val="32"/>
          <w:szCs w:val="32"/>
          <w:lang w:val="en-US" w:eastAsia="zh-CN"/>
        </w:rPr>
        <w:t>评价标准与药物特性错配。</w:t>
      </w:r>
      <w:r>
        <w:rPr>
          <w:rFonts w:hint="eastAsia" w:ascii="仿宋_GB2312" w:hAnsi="仿宋_GB2312" w:eastAsia="仿宋_GB2312" w:cs="仿宋_GB2312"/>
          <w:i w:val="0"/>
          <w:iCs w:val="0"/>
          <w:caps w:val="0"/>
          <w:color w:val="0E0E0E"/>
          <w:spacing w:val="0"/>
          <w:sz w:val="32"/>
          <w:szCs w:val="32"/>
          <w:lang w:val="en-US" w:eastAsia="zh-CN"/>
        </w:rPr>
        <w:t>经济价值主导，现有评价体系过度依赖“成本-效果比”（如每QALY成本），而罕见病药物因患者少、单价高，必然“不经济”。比如，治疗脊髓性肌萎缩症（SMA）的诺西那生钠，医保谈判后年费用仍超55万元，按QALY计算成本效果比远超阈值，但未纳入患者家庭破产风险等社会成本。</w:t>
      </w:r>
      <w:r>
        <w:rPr>
          <w:rFonts w:hint="eastAsia" w:ascii="仿宋_GB2312" w:hAnsi="仿宋_GB2312" w:eastAsia="仿宋_GB2312" w:cs="仿宋_GB2312"/>
          <w:b w:val="0"/>
          <w:bCs w:val="0"/>
          <w:i w:val="0"/>
          <w:iCs w:val="0"/>
          <w:caps w:val="0"/>
          <w:color w:val="0E0E0E"/>
          <w:spacing w:val="0"/>
          <w:sz w:val="32"/>
          <w:szCs w:val="32"/>
          <w:lang w:val="en-US" w:eastAsia="zh-CN"/>
        </w:rPr>
        <w:t>公共卫生价值未被量化，</w:t>
      </w:r>
      <w:r>
        <w:rPr>
          <w:rFonts w:hint="eastAsia" w:ascii="仿宋_GB2312" w:hAnsi="仿宋_GB2312" w:eastAsia="仿宋_GB2312" w:cs="仿宋_GB2312"/>
          <w:i w:val="0"/>
          <w:iCs w:val="0"/>
          <w:caps w:val="0"/>
          <w:color w:val="0E0E0E"/>
          <w:spacing w:val="0"/>
          <w:sz w:val="32"/>
          <w:szCs w:val="32"/>
          <w:lang w:val="en-US" w:eastAsia="zh-CN"/>
        </w:rPr>
        <w:t>抗生素、疫苗等药物的社会效益（如减少传染、避免疫情暴发）未纳入评价模型。例如，新型抗耐药结核药贝达喹啉可阻断社区传播，但其经济评价仅计算直接治疗成本，忽略隐性公共卫生收益。</w:t>
      </w:r>
      <w:r>
        <w:rPr>
          <w:rFonts w:hint="eastAsia" w:ascii="仿宋_GB2312" w:hAnsi="仿宋_GB2312" w:eastAsia="仿宋_GB2312" w:cs="仿宋_GB2312"/>
          <w:b/>
          <w:bCs/>
          <w:i w:val="0"/>
          <w:iCs w:val="0"/>
          <w:caps w:val="0"/>
          <w:color w:val="0E0E0E"/>
          <w:spacing w:val="0"/>
          <w:sz w:val="32"/>
          <w:szCs w:val="32"/>
          <w:lang w:val="en-US" w:eastAsia="zh-CN"/>
        </w:rPr>
        <w:t>审批与准入机制缺乏适应性。</w:t>
      </w:r>
      <w:r>
        <w:rPr>
          <w:rFonts w:hint="eastAsia" w:ascii="仿宋_GB2312" w:hAnsi="仿宋_GB2312" w:eastAsia="仿宋_GB2312" w:cs="仿宋_GB2312"/>
          <w:i w:val="0"/>
          <w:iCs w:val="0"/>
          <w:caps w:val="0"/>
          <w:color w:val="0E0E0E"/>
          <w:spacing w:val="0"/>
          <w:sz w:val="32"/>
          <w:szCs w:val="32"/>
          <w:lang w:val="en-US" w:eastAsia="zh-CN"/>
        </w:rPr>
        <w:t>临床试验门槛未降低，罕见病药物因患者招募难，仍要求大规模III期试验。例如，治疗法布雷病的阿加糖酶α，中国要求120例III期数据，而欧盟基于30例患者附条件批准。医保准入排斥“小众需求”，2023年国家医保目录中，罕见病药物仅覆盖58种（美国超500种），且多数需自付40%-70%（如戈谢病药物伊米苷酶年自付超30万元）。</w:t>
      </w:r>
      <w:r>
        <w:rPr>
          <w:rFonts w:hint="eastAsia" w:ascii="仿宋_GB2312" w:hAnsi="仿宋_GB2312" w:eastAsia="仿宋_GB2312" w:cs="仿宋_GB2312"/>
          <w:b/>
          <w:bCs/>
          <w:i w:val="0"/>
          <w:iCs w:val="0"/>
          <w:caps w:val="0"/>
          <w:color w:val="0E0E0E"/>
          <w:spacing w:val="0"/>
          <w:sz w:val="32"/>
          <w:szCs w:val="32"/>
          <w:lang w:val="en-US" w:eastAsia="zh-CN"/>
        </w:rPr>
        <w:t>研发与生产激励不足。</w:t>
      </w:r>
      <w:r>
        <w:rPr>
          <w:rFonts w:hint="eastAsia" w:ascii="仿宋_GB2312" w:hAnsi="仿宋_GB2312" w:eastAsia="仿宋_GB2312" w:cs="仿宋_GB2312"/>
          <w:i w:val="0"/>
          <w:iCs w:val="0"/>
          <w:caps w:val="0"/>
          <w:color w:val="0E0E0E"/>
          <w:spacing w:val="0"/>
          <w:sz w:val="32"/>
          <w:szCs w:val="32"/>
          <w:lang w:val="en-US" w:eastAsia="zh-CN"/>
        </w:rPr>
        <w:t>市场回报无法覆盖风险，国内罕见病药物研发成功率不足5%，且上市后年销售额常低于1亿元（如治疗庞贝病的阿葡糖苷酶α，中国市场规模仅2亿元）。供应链脆弱，部分药物因需求不稳定面临停产风险。例如，治疗肝豆状核变性的青霉胺片，因利润低多次断供，迫使患者海外代购。</w:t>
      </w:r>
    </w:p>
    <w:p w14:paraId="19FDF8DE">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i w:val="0"/>
          <w:iCs w:val="0"/>
          <w:caps w:val="0"/>
          <w:color w:val="0E0E0E"/>
          <w:spacing w:val="0"/>
          <w:sz w:val="32"/>
          <w:szCs w:val="32"/>
          <w:lang w:val="en-US" w:eastAsia="zh-CN"/>
        </w:rPr>
      </w:pPr>
      <w:r>
        <w:rPr>
          <w:rFonts w:hint="eastAsia" w:ascii="仿宋_GB2312" w:hAnsi="仿宋_GB2312" w:eastAsia="仿宋_GB2312" w:cs="仿宋_GB2312"/>
          <w:b/>
          <w:bCs/>
          <w:i w:val="0"/>
          <w:iCs w:val="0"/>
          <w:caps w:val="0"/>
          <w:color w:val="0E0E0E"/>
          <w:spacing w:val="0"/>
          <w:sz w:val="32"/>
          <w:szCs w:val="32"/>
          <w:lang w:val="en-US" w:eastAsia="zh-CN"/>
        </w:rPr>
        <w:t>创新药可及性区域失衡。</w:t>
      </w:r>
      <w:r>
        <w:rPr>
          <w:rFonts w:hint="eastAsia" w:ascii="仿宋_GB2312" w:hAnsi="仿宋_GB2312" w:eastAsia="仿宋_GB2312" w:cs="仿宋_GB2312"/>
          <w:i w:val="0"/>
          <w:iCs w:val="0"/>
          <w:caps w:val="0"/>
          <w:color w:val="0E0E0E"/>
          <w:spacing w:val="0"/>
          <w:sz w:val="32"/>
          <w:szCs w:val="32"/>
          <w:lang w:val="en-US" w:eastAsia="zh-CN"/>
        </w:rPr>
        <w:t>创新药可及性的区域失衡是我国医疗资源分布不均的缩影，表现为一线城市与基层、东部沿海与中西部之间的显著差距。这种失衡不仅加剧了健康不公平，还削弱了创新药的社会价值实现。</w:t>
      </w:r>
      <w:r>
        <w:rPr>
          <w:rFonts w:hint="eastAsia" w:ascii="仿宋_GB2312" w:hAnsi="仿宋_GB2312" w:eastAsia="仿宋_GB2312" w:cs="仿宋_GB2312"/>
          <w:b/>
          <w:bCs/>
          <w:i w:val="0"/>
          <w:iCs w:val="0"/>
          <w:caps w:val="0"/>
          <w:color w:val="0E0E0E"/>
          <w:spacing w:val="0"/>
          <w:sz w:val="32"/>
          <w:szCs w:val="32"/>
          <w:lang w:val="en-US" w:eastAsia="zh-CN"/>
        </w:rPr>
        <w:t>从地理分布看，呈现从核心城市到基层的“断崖式落差”。</w:t>
      </w:r>
      <w:r>
        <w:rPr>
          <w:rFonts w:hint="eastAsia" w:ascii="仿宋_GB2312" w:hAnsi="仿宋_GB2312" w:eastAsia="仿宋_GB2312" w:cs="仿宋_GB2312"/>
          <w:i w:val="0"/>
          <w:iCs w:val="0"/>
          <w:caps w:val="0"/>
          <w:color w:val="0E0E0E"/>
          <w:spacing w:val="0"/>
          <w:sz w:val="32"/>
          <w:szCs w:val="32"/>
          <w:lang w:val="en-US" w:eastAsia="zh-CN"/>
        </w:rPr>
        <w:t>覆盖率差异方面，抗肿瘤PD-1抑制剂在一线城市三甲医院的覆盖率达85%，而县级医院不足20%；县域患者需跨省就医的比例超60%（如河南某县肺癌患者赴北京购药率达70%）。CAR-T疗法在北上广深等10个城市供应量占全国90%，中西部省份仅有个别省会城市可及。</w:t>
      </w:r>
      <w:r>
        <w:rPr>
          <w:rFonts w:hint="eastAsia" w:ascii="仿宋_GB2312" w:hAnsi="仿宋_GB2312" w:eastAsia="仿宋_GB2312" w:cs="仿宋_GB2312"/>
          <w:b/>
          <w:bCs/>
          <w:i w:val="0"/>
          <w:iCs w:val="0"/>
          <w:caps w:val="0"/>
          <w:color w:val="0E0E0E"/>
          <w:spacing w:val="0"/>
          <w:sz w:val="32"/>
          <w:szCs w:val="32"/>
          <w:lang w:val="en-US" w:eastAsia="zh-CN"/>
        </w:rPr>
        <w:t>从支付能力看，医保落地执行分化报销比例存在差异，</w:t>
      </w:r>
      <w:r>
        <w:rPr>
          <w:rFonts w:hint="eastAsia" w:ascii="仿宋_GB2312" w:hAnsi="仿宋_GB2312" w:eastAsia="仿宋_GB2312" w:cs="仿宋_GB2312"/>
          <w:i w:val="0"/>
          <w:iCs w:val="0"/>
          <w:caps w:val="0"/>
          <w:color w:val="0E0E0E"/>
          <w:spacing w:val="0"/>
          <w:sz w:val="32"/>
          <w:szCs w:val="32"/>
          <w:lang w:val="en-US" w:eastAsia="zh-CN"/>
        </w:rPr>
        <w:t>东部发达地区（如上海、江苏）医保对创新药报销比例达70%-80%，而西部欠发达地区（如甘肃、贵州）实际报销仅50%-60%；部分地市医保基金穿底风险高，延迟支付药企款项（如某地级市拖欠药企医保结算超6个月），导致药企暂停供货。此外，特药目录也存在差异，省级医保目录增补权限取消后，地方通过“大病保险”“医疗救助”等渠道变通，但西部省份因财力有限，纳入药品种类较东部少40%。</w:t>
      </w:r>
      <w:r>
        <w:rPr>
          <w:rFonts w:hint="eastAsia" w:ascii="仿宋_GB2312" w:hAnsi="仿宋_GB2312" w:eastAsia="仿宋_GB2312" w:cs="仿宋_GB2312"/>
          <w:b/>
          <w:bCs/>
          <w:i w:val="0"/>
          <w:iCs w:val="0"/>
          <w:caps w:val="0"/>
          <w:color w:val="0E0E0E"/>
          <w:spacing w:val="0"/>
          <w:sz w:val="32"/>
          <w:szCs w:val="32"/>
          <w:lang w:val="en-US" w:eastAsia="zh-CN"/>
        </w:rPr>
        <w:t>从诊疗能力看，基层医疗生态制约处方权限限制，</w:t>
      </w:r>
      <w:r>
        <w:rPr>
          <w:rFonts w:hint="eastAsia" w:ascii="仿宋_GB2312" w:hAnsi="仿宋_GB2312" w:eastAsia="仿宋_GB2312" w:cs="仿宋_GB2312"/>
          <w:i w:val="0"/>
          <w:iCs w:val="0"/>
          <w:caps w:val="0"/>
          <w:color w:val="0E0E0E"/>
          <w:spacing w:val="0"/>
          <w:sz w:val="32"/>
          <w:szCs w:val="32"/>
          <w:lang w:val="en-US" w:eastAsia="zh-CN"/>
        </w:rPr>
        <w:t>县域医院医生因缺乏基因检测能力、诊疗指南更新滞后，无法合规开具靶向药处方（如某EGFR抑制剂在县级医院误用率高达35%）；</w:t>
      </w:r>
      <w:r>
        <w:rPr>
          <w:rFonts w:hint="eastAsia" w:ascii="仿宋_GB2312" w:hAnsi="仿宋_GB2312" w:eastAsia="仿宋_GB2312" w:cs="仿宋_GB2312"/>
          <w:i w:val="0"/>
          <w:iCs w:val="0"/>
          <w:caps w:val="0"/>
          <w:color w:val="0E0E0E"/>
          <w:spacing w:val="0"/>
          <w:sz w:val="32"/>
          <w:szCs w:val="32"/>
          <w:highlight w:val="yellow"/>
          <w:lang w:val="en-US" w:eastAsia="zh-CN"/>
        </w:rPr>
        <w:t>部分创新药（如ADC药物）被限定需三级医院副主任医师以上职称才能开具，进一步限制基层使用（原因是什么，谁要求的）</w:t>
      </w:r>
      <w:r>
        <w:rPr>
          <w:rFonts w:hint="eastAsia" w:ascii="仿宋_GB2312" w:hAnsi="仿宋_GB2312" w:eastAsia="仿宋_GB2312" w:cs="仿宋_GB2312"/>
          <w:i w:val="0"/>
          <w:iCs w:val="0"/>
          <w:caps w:val="0"/>
          <w:color w:val="0E0E0E"/>
          <w:spacing w:val="0"/>
          <w:sz w:val="32"/>
          <w:szCs w:val="32"/>
          <w:lang w:val="en-US" w:eastAsia="zh-CN"/>
        </w:rPr>
        <w:t>。随访管理缺失，基层缺乏不良反应监测体系，导致药企因安全风险管控主动减少供应（如某免疫治疗药物在县域的断货率是一线城市的3倍）。</w:t>
      </w:r>
    </w:p>
    <w:p w14:paraId="63FAF3B2">
      <w:pPr>
        <w:pStyle w:val="14"/>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i w:val="0"/>
          <w:iCs w:val="0"/>
          <w:caps w:val="0"/>
          <w:color w:val="0E0E0E"/>
          <w:spacing w:val="0"/>
          <w:sz w:val="32"/>
          <w:szCs w:val="32"/>
          <w:lang w:val="en-US" w:eastAsia="zh-CN"/>
        </w:rPr>
      </w:pPr>
    </w:p>
    <w:p w14:paraId="15806AAE">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2"/>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2.创新药谈判与定价环节</w:t>
      </w:r>
    </w:p>
    <w:p w14:paraId="667BACBF">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2.1谈判数据支撑不足，过度压价导致创新回报难以覆盖研发成本</w:t>
      </w:r>
    </w:p>
    <w:p w14:paraId="74849AF5">
      <w:pPr>
        <w:pStyle w:val="14"/>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药物经济学评价模型假设不合理，导致谈判依据失真。真实世界数据（RWE）应用不足，谈判依赖临床试验数据，忽视实际疗效差异。老龄化加剧导致基金支出压力，谈判以“国际最低价”为基准，忽略本土研发成本。医保谈判中创新药价格降幅过大（如PD-1抑制剂从年费用30万元降至3万元以下），企业难以覆盖研发成本。部分药物因价格过低退出市场，谈判过度依赖价格降幅，而非基于药物经济学或社会价值的综合评估。</w:t>
      </w:r>
    </w:p>
    <w:p w14:paraId="0A0416F2">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2.2定价机制与价值脱钩</w:t>
      </w:r>
    </w:p>
    <w:p w14:paraId="2C5999F0">
      <w:pPr>
        <w:pStyle w:val="14"/>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定价机制与价值脱钩”是我国创新药定价体系的核心矛盾之一，表现为药物价格未能充分反映其临床获益、社会效益和研发风险，而是过度依赖成本加成或机械对标国际价格。这种脱钩不仅抑制企业创新动力，还导致患者无法获得高价值药物，医保基金效率受损。</w:t>
      </w:r>
      <w:r>
        <w:rPr>
          <w:rFonts w:hint="eastAsia" w:ascii="仿宋_GB2312" w:hAnsi="仿宋_GB2312" w:eastAsia="仿宋_GB2312" w:cs="仿宋_GB2312"/>
          <w:b/>
          <w:bCs/>
          <w:sz w:val="32"/>
          <w:szCs w:val="32"/>
          <w:lang w:val="en-US" w:eastAsia="zh-CN"/>
        </w:rPr>
        <w:t>同类药物定价趋同，未能体现临床差异。</w:t>
      </w:r>
      <w:r>
        <w:rPr>
          <w:rFonts w:hint="eastAsia" w:ascii="仿宋_GB2312" w:hAnsi="仿宋_GB2312" w:eastAsia="仿宋_GB2312" w:cs="仿宋_GB2312"/>
          <w:sz w:val="32"/>
          <w:szCs w:val="32"/>
          <w:lang w:val="en-US" w:eastAsia="zh-CN"/>
        </w:rPr>
        <w:t>国内已上市的7款PD-1抑制剂中，尽管适应症覆盖范围（如肺癌、肝癌、胃癌）和疗效数据（客观缓解率、生存期延长）差异显著，但医保支付价均被压缩至3-5万元/年区间，未体现临床优势。</w:t>
      </w:r>
      <w:r>
        <w:rPr>
          <w:rFonts w:hint="eastAsia" w:ascii="仿宋_GB2312" w:hAnsi="仿宋_GB2312" w:eastAsia="仿宋_GB2312" w:cs="仿宋_GB2312"/>
          <w:b/>
          <w:bCs/>
          <w:sz w:val="32"/>
          <w:szCs w:val="32"/>
          <w:lang w:val="en-US" w:eastAsia="zh-CN"/>
        </w:rPr>
        <w:t>罕见病药物“高价困境”，社会价值未被认可。</w:t>
      </w:r>
      <w:r>
        <w:rPr>
          <w:rFonts w:hint="eastAsia" w:ascii="仿宋_GB2312" w:hAnsi="仿宋_GB2312" w:eastAsia="仿宋_GB2312" w:cs="仿宋_GB2312"/>
          <w:sz w:val="32"/>
          <w:szCs w:val="32"/>
          <w:lang w:val="en-US" w:eastAsia="zh-CN"/>
        </w:rPr>
        <w:t>治疗脊髓性肌萎缩症（SMA）的诺西那生钠，尽管可将患者生存期从2年延长至10年以上，但因患者群体小（中国约3万人），医保谈判后年费用仍超55万元，家庭自付比例达70%。某遗传代谢病药物研发成本超5亿美元，但因患者不足千人，被迫定价200万元/年，最终因医保拒付退出市场。患者陷入“有药可用但无力支付”的困境，药企因市场回报不足放弃罕见病研发。</w:t>
      </w:r>
    </w:p>
    <w:p w14:paraId="0F3FAC2A">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2.3国际参考定价“水土不服”，本土成本被低估。</w:t>
      </w:r>
    </w:p>
    <w:p w14:paraId="28B766FF">
      <w:pPr>
        <w:pStyle w:val="14"/>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i w:val="0"/>
          <w:iCs w:val="0"/>
          <w:caps w:val="0"/>
          <w:color w:val="0E0E0E"/>
          <w:spacing w:val="0"/>
          <w:sz w:val="32"/>
          <w:szCs w:val="32"/>
        </w:rPr>
        <w:t>国际参考定价（External Reference Pricing, ERP）是我国创新药定价的重要工具，即通过比较其他国家的药品价格来确定国内价格。然而，这一机制在中国实践中面临显著的“水土不服”，导致定价与本土实际需求脱节，甚至抑制创新活力。</w:t>
      </w:r>
      <w:r>
        <w:rPr>
          <w:rFonts w:hint="eastAsia" w:ascii="仿宋_GB2312" w:hAnsi="仿宋_GB2312" w:eastAsia="仿宋_GB2312" w:cs="仿宋_GB2312"/>
          <w:b/>
          <w:bCs/>
          <w:i w:val="0"/>
          <w:iCs w:val="0"/>
          <w:caps w:val="0"/>
          <w:color w:val="0E0E0E"/>
          <w:spacing w:val="0"/>
          <w:sz w:val="32"/>
          <w:szCs w:val="32"/>
          <w:lang w:val="en-US" w:eastAsia="zh-CN"/>
        </w:rPr>
        <w:t>对标对象选择偏差。</w:t>
      </w:r>
      <w:r>
        <w:rPr>
          <w:rFonts w:hint="eastAsia" w:ascii="仿宋_GB2312" w:hAnsi="仿宋_GB2312" w:eastAsia="仿宋_GB2312" w:cs="仿宋_GB2312"/>
          <w:sz w:val="32"/>
          <w:szCs w:val="32"/>
          <w:lang w:val="en-US" w:eastAsia="zh-CN"/>
        </w:rPr>
        <w:t>例如，国产FIC抗癌药在美国定价为10万美元/年，但中国医保谈判要求对标印度仿制药价格（约1万美元/年），忽略中国承担的全球研发成本比例（该药中国临床试验费用占全球总成本40%）。而某基因疗法在欧洲定价150万欧元/次，我国直接按此定价，但未考虑中欧人均可支配收入差距（中国为5万元/年，欧盟为25万元/年），导致患者完全无力支付。</w:t>
      </w:r>
      <w:r>
        <w:rPr>
          <w:rFonts w:hint="eastAsia" w:ascii="仿宋_GB2312" w:hAnsi="仿宋_GB2312" w:eastAsia="仿宋_GB2312" w:cs="仿宋_GB2312"/>
          <w:b/>
          <w:bCs/>
          <w:sz w:val="32"/>
          <w:szCs w:val="32"/>
          <w:lang w:val="en-US" w:eastAsia="zh-CN"/>
        </w:rPr>
        <w:t>忽略本土成本结构差异。</w:t>
      </w:r>
      <w:r>
        <w:rPr>
          <w:rFonts w:hint="eastAsia" w:ascii="仿宋_GB2312" w:hAnsi="仿宋_GB2312" w:eastAsia="仿宋_GB2312" w:cs="仿宋_GB2312"/>
          <w:sz w:val="32"/>
          <w:szCs w:val="32"/>
          <w:lang w:val="en-US" w:eastAsia="zh-CN"/>
        </w:rPr>
        <w:t>中国创新药的</w:t>
      </w:r>
      <w:r>
        <w:rPr>
          <w:rFonts w:hint="eastAsia" w:ascii="仿宋_GB2312" w:hAnsi="仿宋_GB2312" w:eastAsia="仿宋_GB2312" w:cs="仿宋_GB2312"/>
          <w:sz w:val="32"/>
          <w:szCs w:val="32"/>
          <w:highlight w:val="yellow"/>
          <w:lang w:val="en-US" w:eastAsia="zh-CN"/>
        </w:rPr>
        <w:t>临床试验成本</w:t>
      </w:r>
      <w:r>
        <w:rPr>
          <w:rFonts w:hint="eastAsia" w:ascii="仿宋_GB2312" w:hAnsi="仿宋_GB2312" w:eastAsia="仿宋_GB2312" w:cs="仿宋_GB2312"/>
          <w:sz w:val="32"/>
          <w:szCs w:val="32"/>
          <w:lang w:val="en-US" w:eastAsia="zh-CN"/>
        </w:rPr>
        <w:t>占全球总成本比例显著高于欧美（如某ADC药物中国III期试验费用占全球60%），但定价时仅按国际均价打折。</w:t>
      </w:r>
      <w:r>
        <w:rPr>
          <w:rFonts w:hint="eastAsia" w:ascii="仿宋_GB2312" w:hAnsi="仿宋_GB2312" w:eastAsia="仿宋_GB2312" w:cs="仿宋_GB2312"/>
          <w:sz w:val="32"/>
          <w:szCs w:val="32"/>
          <w:highlight w:val="yellow"/>
          <w:lang w:val="en-US" w:eastAsia="zh-CN"/>
        </w:rPr>
        <w:t>生物药冷链物流成本在中国县域地区是城市的3倍，但定价未体现区域差异</w:t>
      </w:r>
      <w:r>
        <w:rPr>
          <w:rFonts w:hint="eastAsia" w:ascii="仿宋_GB2312" w:hAnsi="仿宋_GB2312" w:eastAsia="仿宋_GB2312" w:cs="仿宋_GB2312"/>
          <w:sz w:val="32"/>
          <w:szCs w:val="32"/>
          <w:lang w:val="en-US" w:eastAsia="zh-CN"/>
        </w:rPr>
        <w:t>。 </w:t>
      </w:r>
      <w:r>
        <w:rPr>
          <w:rFonts w:hint="eastAsia" w:ascii="仿宋_GB2312" w:hAnsi="仿宋_GB2312" w:eastAsia="仿宋_GB2312" w:cs="仿宋_GB2312"/>
          <w:b/>
          <w:bCs/>
          <w:sz w:val="32"/>
          <w:szCs w:val="32"/>
          <w:lang w:val="en-US" w:eastAsia="zh-CN"/>
        </w:rPr>
        <w:t>新兴疗法定价无参考依据。</w:t>
      </w:r>
      <w:r>
        <w:rPr>
          <w:rFonts w:hint="eastAsia" w:ascii="仿宋_GB2312" w:hAnsi="仿宋_GB2312" w:eastAsia="仿宋_GB2312" w:cs="仿宋_GB2312"/>
          <w:sz w:val="32"/>
          <w:szCs w:val="32"/>
          <w:lang w:val="en-US" w:eastAsia="zh-CN"/>
        </w:rPr>
        <w:t>CRISPR基因编辑疗法、mRNA肿瘤疫苗等全球首创药物，因无国际价格对标，中国医保谈判陷入僵局（如某CAR-T疗法因无参考价被要求降价70%）。企业被迫放弃中国市场，转向欧美优先上市。</w:t>
      </w:r>
    </w:p>
    <w:p w14:paraId="6808B409">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2.4市场独占期保护不足</w:t>
      </w:r>
    </w:p>
    <w:p w14:paraId="78053A2A">
      <w:pPr>
        <w:pStyle w:val="14"/>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市场独占期是创新药企业回收研发成本、获取合理利润的核心保障，通常包括专利保护期和数据独占期。然而，我国在这一领域的制度设计与执行存在显著短板，导致原研药过早面临仿制药竞争，抑制企业创新动力。</w:t>
      </w:r>
      <w:r>
        <w:rPr>
          <w:rFonts w:hint="eastAsia" w:ascii="仿宋_GB2312" w:hAnsi="仿宋_GB2312" w:eastAsia="仿宋_GB2312" w:cs="仿宋_GB2312"/>
          <w:b/>
          <w:bCs/>
          <w:sz w:val="32"/>
          <w:szCs w:val="32"/>
          <w:lang w:val="en-US" w:eastAsia="zh-CN"/>
        </w:rPr>
        <w:t>专利悬崖提前，企业研发投入回报周期缩短。</w:t>
      </w:r>
      <w:r>
        <w:rPr>
          <w:rFonts w:hint="eastAsia" w:ascii="仿宋_GB2312" w:hAnsi="仿宋_GB2312" w:eastAsia="仿宋_GB2312" w:cs="仿宋_GB2312"/>
          <w:sz w:val="32"/>
          <w:szCs w:val="32"/>
          <w:lang w:val="en-US" w:eastAsia="zh-CN"/>
        </w:rPr>
        <w:t>中国《专利法》虽引入专利期限补偿（最长5年），但仅覆盖新药获批至专利到期的时间差，未补偿临床试验耗时（平均7年）。例如，某肺癌靶向药原研药专利到期前3年（2022年），国内仿制药已获批上市，导致原研药市场份额从80%暴跌至30%，年销售额损失超20亿元。美国《Hatch-Waxman法案》规定仿制药需在原研药专利到期后上市，而</w:t>
      </w:r>
      <w:commentRangeStart w:id="3"/>
      <w:r>
        <w:rPr>
          <w:rFonts w:hint="eastAsia" w:ascii="仿宋_GB2312" w:hAnsi="仿宋_GB2312" w:eastAsia="仿宋_GB2312" w:cs="仿宋_GB2312"/>
          <w:sz w:val="32"/>
          <w:szCs w:val="32"/>
          <w:lang w:val="en-US" w:eastAsia="zh-CN"/>
        </w:rPr>
        <w:t>中国仿制药平均较原研药专利到期提前2-3年上市</w:t>
      </w:r>
      <w:commentRangeEnd w:id="3"/>
      <w:r>
        <w:commentReference w:id="3"/>
      </w:r>
      <w:r>
        <w:rPr>
          <w:rFonts w:hint="eastAsia" w:ascii="仿宋_GB2312" w:hAnsi="仿宋_GB2312" w:eastAsia="仿宋_GB2312" w:cs="仿宋_GB2312"/>
          <w:sz w:val="32"/>
          <w:szCs w:val="32"/>
          <w:lang w:val="en-US" w:eastAsia="zh-CN"/>
        </w:rPr>
        <w:t>。数据独占期过短，仿制药“搭便车”普遍。中国创新药数据保护期仅6年（化学药）或12年（生物药），而美国为12年（化学药）+12年（生物药），欧盟为8年+2年（市场独占）+1年（新适应症）。原研药企业无法通过数据独占形成市场壁垒，研发投入与回报严重失衡。</w:t>
      </w:r>
      <w:r>
        <w:rPr>
          <w:rFonts w:hint="eastAsia" w:ascii="仿宋_GB2312" w:hAnsi="仿宋_GB2312" w:eastAsia="仿宋_GB2312" w:cs="仿宋_GB2312"/>
          <w:b/>
          <w:bCs/>
          <w:sz w:val="32"/>
          <w:szCs w:val="32"/>
          <w:lang w:val="en-US" w:eastAsia="zh-CN"/>
        </w:rPr>
        <w:t>专利链接制度执行乏力。</w:t>
      </w:r>
      <w:r>
        <w:rPr>
          <w:rFonts w:hint="eastAsia" w:ascii="仿宋_GB2312" w:hAnsi="仿宋_GB2312" w:eastAsia="仿宋_GB2312" w:cs="仿宋_GB2312"/>
          <w:sz w:val="32"/>
          <w:szCs w:val="32"/>
          <w:lang w:val="en-US" w:eastAsia="zh-CN"/>
        </w:rPr>
        <w:t>中国虽建立专利链接制度，但仿制药企业在专利纠纷未决时仍可获批上市。比如，2023年某抗肿瘤药专利侵权案中，法院判决前仿制药已占据30%市场份额，原研药企维权成本超5000万元，最终选择和解。</w:t>
      </w:r>
    </w:p>
    <w:p w14:paraId="0EA1338D">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2.5“三角博弈”与政策协同的深层制度矛盾</w:t>
      </w:r>
    </w:p>
    <w:p w14:paraId="11A08F32">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“三角博弈”结构性困境。</w:t>
      </w:r>
      <w:r>
        <w:rPr>
          <w:rFonts w:hint="default" w:ascii="仿宋_GB2312" w:hAnsi="仿宋_GB2312" w:eastAsia="仿宋_GB2312" w:cs="仿宋_GB2312"/>
          <w:sz w:val="32"/>
          <w:szCs w:val="32"/>
          <w:lang w:val="en-US" w:eastAsia="zh-CN"/>
        </w:rPr>
        <w:t>患者可及性：要求低价扩大覆盖，但过度压价导致企业断供；企业可持续性：需合理回报支撑研发，但医保控费挤压利润空间；医保基金安全：平衡当下支出与长期创新供给，但精算模型难以量化未来收益。</w:t>
      </w:r>
      <w:r>
        <w:rPr>
          <w:rFonts w:hint="eastAsia" w:ascii="仿宋_GB2312" w:hAnsi="仿宋_GB2312" w:eastAsia="仿宋_GB2312" w:cs="仿宋_GB2312"/>
          <w:b/>
          <w:bCs/>
          <w:sz w:val="32"/>
          <w:szCs w:val="32"/>
          <w:lang w:val="en-US" w:eastAsia="zh-CN"/>
        </w:rPr>
        <w:t>政策协同缺失。</w:t>
      </w:r>
      <w:r>
        <w:rPr>
          <w:rFonts w:hint="eastAsia" w:ascii="仿宋_GB2312" w:hAnsi="仿宋_GB2312" w:eastAsia="仿宋_GB2312" w:cs="仿宋_GB2312"/>
          <w:sz w:val="32"/>
          <w:szCs w:val="32"/>
          <w:lang w:val="en-US" w:eastAsia="zh-CN"/>
        </w:rPr>
        <w:t>药监局加速审批（附条件批准）、卫健委推动使用（诊疗指南）、医保局控费续约，三者目标冲突缺乏统筹。</w:t>
      </w:r>
    </w:p>
    <w:p w14:paraId="193B36B6">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2"/>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3.创新药调价与续约环节</w:t>
      </w:r>
    </w:p>
    <w:p w14:paraId="420BCE45">
      <w:pPr>
        <w:pStyle w:val="14"/>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我国创新药医保续约问题的本质，是短期控费逻辑与长期创新激励之间的根本性冲突，叠加制度设计粗糙、数据支撑薄弱、执行环节扭曲等多重矛盾。若不重构续约规则（如引入风险共担、动态阈值、长期价值评估），建立“企业敢投入、医保敢支付、患者得实惠”的正向循环，我国创新药产业恐将陷入“低价续约—回报不足—研发收缩—患者无药可用”的恶性闭环。</w:t>
      </w:r>
    </w:p>
    <w:p w14:paraId="0DBE1353">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3.1续约规则模糊性与不确定性</w:t>
      </w:r>
    </w:p>
    <w:p w14:paraId="30DE2224">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政策透明度不足。</w:t>
      </w:r>
      <w:r>
        <w:rPr>
          <w:rFonts w:hint="eastAsia" w:ascii="仿宋_GB2312" w:hAnsi="仿宋_GB2312" w:eastAsia="仿宋_GB2312" w:cs="仿宋_GB2312"/>
          <w:sz w:val="32"/>
          <w:szCs w:val="32"/>
          <w:lang w:val="en-US" w:eastAsia="zh-CN"/>
        </w:rPr>
        <w:t>续约流程缺乏公开细则，企业无法预判续约降价幅度、评价标准及谈判周期。例如，PD-1药物在2023年续约谈判前，企业无法获知医保局对“新增适应症”的加分权重，导致策略失误。续约结果公布滞后，如2022年国谈结果延迟4个月公布，影响企业生产与供应计划。</w:t>
      </w:r>
    </w:p>
    <w:p w14:paraId="0DAD7337">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续约降幅预期不稳定。</w:t>
      </w:r>
      <w:r>
        <w:rPr>
          <w:rFonts w:hint="eastAsia" w:ascii="仿宋_GB2312" w:hAnsi="仿宋_GB2312" w:eastAsia="仿宋_GB2312" w:cs="仿宋_GB2312"/>
          <w:sz w:val="32"/>
          <w:szCs w:val="32"/>
          <w:lang w:val="en-US" w:eastAsia="zh-CN"/>
        </w:rPr>
        <w:t>同类药物续约降幅差异巨大，比如两款ADC药物续约降幅分别为15%与45%，企业难以制定长期定价策略。部分药物因价格已触底被迫退出，如某CAR-T疗法因续约要求再降30%而放弃医保。</w:t>
      </w:r>
    </w:p>
    <w:p w14:paraId="4E17460D">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3.2价值评估体系与续约需求脱节</w:t>
      </w:r>
    </w:p>
    <w:p w14:paraId="688E701C">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过度依赖短期数据。</w:t>
      </w:r>
      <w:r>
        <w:rPr>
          <w:rFonts w:hint="eastAsia" w:ascii="仿宋_GB2312" w:hAnsi="仿宋_GB2312" w:eastAsia="仿宋_GB2312" w:cs="仿宋_GB2312"/>
          <w:sz w:val="32"/>
          <w:szCs w:val="32"/>
          <w:lang w:val="en-US" w:eastAsia="zh-CN"/>
        </w:rPr>
        <w:t>续约评估仅参考1-2年内的医保使用数据，忽视创新药的长期疗效。例如，阿尔茨海默病药物需5年观察期才能体现延缓病程价值。真实世界证据（RWE）应用受限，导致续约决策依赖不完整信息。例如，某免疫治疗药物因基层医院不良反应上报不全，续约时被低估安全性风险。</w:t>
      </w:r>
    </w:p>
    <w:p w14:paraId="67B220D9">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经济性评价工具落后。</w:t>
      </w:r>
      <w:r>
        <w:rPr>
          <w:rFonts w:hint="eastAsia" w:ascii="仿宋_GB2312" w:hAnsi="仿宋_GB2312" w:eastAsia="仿宋_GB2312" w:cs="仿宋_GB2312"/>
          <w:sz w:val="32"/>
          <w:szCs w:val="32"/>
          <w:lang w:val="en-US" w:eastAsia="zh-CN"/>
        </w:rPr>
        <w:t>成本-效果分析（CEA）模型未动态更新参数（如沿用2015年人均GDP计算支付阈值），导致续约决策脱离经济现实。未引入风险共担机制，续约时仍要求企业承担全部疗效不确定性风险。例如，某基因疗法因长期疗效数据不足，续约时被要求降价50%而非签订疗效对赌协议。</w:t>
      </w:r>
    </w:p>
    <w:p w14:paraId="5EE35E04">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3.3企业续约动力与能力双重衰减</w:t>
      </w:r>
    </w:p>
    <w:p w14:paraId="1957BDE7">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续约回报难以覆盖成本。</w:t>
      </w:r>
      <w:r>
        <w:rPr>
          <w:rFonts w:hint="default" w:ascii="仿宋_GB2312" w:hAnsi="仿宋_GB2312" w:eastAsia="仿宋_GB2312" w:cs="仿宋_GB2312"/>
          <w:sz w:val="32"/>
          <w:szCs w:val="32"/>
          <w:lang w:val="en-US" w:eastAsia="zh-CN"/>
        </w:rPr>
        <w:t>续约后药物毛利率普遍低于30%（跨国药企全球平均毛利率为80%），部分企业选择主动弃标。例如，某跨国药企2023年放弃3款创新药续约，转向自费市场。续约降价导致研发投入回收期延长</w:t>
      </w:r>
      <w:r>
        <w:rPr>
          <w:rFonts w:hint="eastAsia" w:ascii="仿宋_GB2312" w:hAnsi="仿宋_GB2312" w:eastAsia="仿宋_GB2312" w:cs="仿宋_GB2312"/>
          <w:sz w:val="32"/>
          <w:szCs w:val="32"/>
          <w:lang w:val="en-US" w:eastAsia="zh-CN"/>
        </w:rPr>
        <w:t>，例</w:t>
      </w:r>
      <w:r>
        <w:rPr>
          <w:rFonts w:hint="default" w:ascii="仿宋_GB2312" w:hAnsi="仿宋_GB2312" w:eastAsia="仿宋_GB2312" w:cs="仿宋_GB2312"/>
          <w:sz w:val="32"/>
          <w:szCs w:val="32"/>
          <w:lang w:val="en-US" w:eastAsia="zh-CN"/>
        </w:rPr>
        <w:t>如</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某FIC药物研发投入20亿元，续约后预计回收期从8年延长至15年。</w:t>
      </w:r>
    </w:p>
    <w:p w14:paraId="2F15D4C2">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适应症拓展激励不足。</w:t>
      </w:r>
      <w:r>
        <w:rPr>
          <w:rFonts w:hint="eastAsia" w:ascii="仿宋_GB2312" w:hAnsi="仿宋_GB2312" w:eastAsia="仿宋_GB2312" w:cs="仿宋_GB2312"/>
          <w:sz w:val="32"/>
          <w:szCs w:val="32"/>
          <w:lang w:val="en-US" w:eastAsia="zh-CN"/>
        </w:rPr>
        <w:t>现行续约规则对新增适应症仅按“简单加权”调整价格，</w:t>
      </w:r>
      <w:commentRangeStart w:id="4"/>
      <w:r>
        <w:rPr>
          <w:rFonts w:hint="eastAsia" w:ascii="仿宋_GB2312" w:hAnsi="仿宋_GB2312" w:eastAsia="仿宋_GB2312" w:cs="仿宋_GB2312"/>
          <w:sz w:val="32"/>
          <w:szCs w:val="32"/>
          <w:lang w:val="en-US" w:eastAsia="zh-CN"/>
        </w:rPr>
        <w:t>未建立基于临床价值的溢价机制，新增适应症在续约中价值折损</w:t>
      </w:r>
      <w:commentRangeEnd w:id="4"/>
      <w:r>
        <w:commentReference w:id="4"/>
      </w:r>
      <w:r>
        <w:rPr>
          <w:rFonts w:hint="eastAsia" w:ascii="仿宋_GB2312" w:hAnsi="仿宋_GB2312" w:eastAsia="仿宋_GB2312" w:cs="仿宋_GB2312"/>
          <w:sz w:val="32"/>
          <w:szCs w:val="32"/>
          <w:lang w:val="en-US" w:eastAsia="zh-CN"/>
        </w:rPr>
        <w:t>，例如，某PD-1药物新增胃癌适应症仅获得5%价格上浮，但研发投入超3亿元。企业对续约规则变化缺乏长期信心，企不愿投入后续临床研究，例如某ADC药物因续约规则不明，暂停III期肺癌适应症试验。</w:t>
      </w:r>
    </w:p>
    <w:p w14:paraId="4C3599A7">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3.4区域执行差异加剧市场碎片化</w:t>
      </w:r>
    </w:p>
    <w:p w14:paraId="1253F274">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省级配套政策参差不齐。</w:t>
      </w:r>
      <w:r>
        <w:rPr>
          <w:rFonts w:hint="eastAsia" w:ascii="仿宋_GB2312" w:hAnsi="仿宋_GB2312" w:eastAsia="仿宋_GB2312" w:cs="仿宋_GB2312"/>
          <w:sz w:val="32"/>
          <w:szCs w:val="32"/>
          <w:lang w:val="en-US" w:eastAsia="zh-CN"/>
        </w:rPr>
        <w:t>各省基金结余与疾病负担差异，导致地方政策层层加码，</w:t>
      </w:r>
      <w:r>
        <w:rPr>
          <w:rFonts w:hint="default" w:ascii="仿宋_GB2312" w:hAnsi="仿宋_GB2312" w:eastAsia="仿宋_GB2312" w:cs="仿宋_GB2312"/>
          <w:sz w:val="32"/>
          <w:szCs w:val="32"/>
          <w:lang w:val="en-US" w:eastAsia="zh-CN"/>
        </w:rPr>
        <w:t>续约药物在部分省份遭遇“二次议价”</w:t>
      </w:r>
      <w:r>
        <w:rPr>
          <w:rFonts w:hint="eastAsia" w:ascii="仿宋_GB2312" w:hAnsi="仿宋_GB2312" w:eastAsia="仿宋_GB2312" w:cs="仿宋_GB2312"/>
          <w:sz w:val="32"/>
          <w:szCs w:val="32"/>
          <w:lang w:val="en-US" w:eastAsia="zh-CN"/>
        </w:rPr>
        <w:t>，例</w:t>
      </w:r>
      <w:r>
        <w:rPr>
          <w:rFonts w:hint="default" w:ascii="仿宋_GB2312" w:hAnsi="仿宋_GB2312" w:eastAsia="仿宋_GB2312" w:cs="仿宋_GB2312"/>
          <w:sz w:val="32"/>
          <w:szCs w:val="32"/>
          <w:lang w:val="en-US" w:eastAsia="zh-CN"/>
        </w:rPr>
        <w:t>如</w:t>
      </w:r>
      <w:r>
        <w:rPr>
          <w:rFonts w:hint="eastAsia" w:ascii="仿宋_GB2312" w:hAnsi="仿宋_GB2312" w:eastAsia="仿宋_GB2312" w:cs="仿宋_GB2312"/>
          <w:sz w:val="32"/>
          <w:szCs w:val="32"/>
          <w:lang w:val="en-US" w:eastAsia="zh-CN"/>
        </w:rPr>
        <w:t>，</w:t>
      </w:r>
      <w:commentRangeStart w:id="5"/>
      <w:r>
        <w:rPr>
          <w:rFonts w:hint="default" w:ascii="仿宋_GB2312" w:hAnsi="仿宋_GB2312" w:eastAsia="仿宋_GB2312" w:cs="仿宋_GB2312"/>
          <w:sz w:val="32"/>
          <w:szCs w:val="32"/>
          <w:lang w:val="en-US" w:eastAsia="zh-CN"/>
        </w:rPr>
        <w:t>JAK抑制剂在国家医保价基础上，</w:t>
      </w:r>
      <w:r>
        <w:rPr>
          <w:rFonts w:hint="eastAsia" w:ascii="仿宋_GB2312" w:hAnsi="仿宋_GB2312" w:eastAsia="仿宋_GB2312" w:cs="仿宋_GB2312"/>
          <w:sz w:val="32"/>
          <w:szCs w:val="32"/>
          <w:lang w:val="en-US" w:eastAsia="zh-CN"/>
        </w:rPr>
        <w:t>遭遇</w:t>
      </w:r>
      <w:r>
        <w:rPr>
          <w:rFonts w:hint="default" w:ascii="仿宋_GB2312" w:hAnsi="仿宋_GB2312" w:eastAsia="仿宋_GB2312" w:cs="仿宋_GB2312"/>
          <w:sz w:val="32"/>
          <w:szCs w:val="32"/>
          <w:lang w:val="en-US" w:eastAsia="zh-CN"/>
        </w:rPr>
        <w:t>再压价8%。报销比例区域差异大</w:t>
      </w:r>
      <w:commentRangeEnd w:id="5"/>
      <w:r>
        <w:commentReference w:id="5"/>
      </w:r>
      <w:r>
        <w:rPr>
          <w:rFonts w:hint="eastAsia" w:ascii="仿宋_GB2312" w:hAnsi="仿宋_GB2312" w:eastAsia="仿宋_GB2312" w:cs="仿宋_GB2312"/>
          <w:sz w:val="32"/>
          <w:szCs w:val="32"/>
          <w:lang w:val="en-US" w:eastAsia="zh-CN"/>
        </w:rPr>
        <w:t>，例</w:t>
      </w:r>
      <w:r>
        <w:rPr>
          <w:rFonts w:hint="default" w:ascii="仿宋_GB2312" w:hAnsi="仿宋_GB2312" w:eastAsia="仿宋_GB2312" w:cs="仿宋_GB2312"/>
          <w:sz w:val="32"/>
          <w:szCs w:val="32"/>
          <w:lang w:val="en-US" w:eastAsia="zh-CN"/>
        </w:rPr>
        <w:t>如</w:t>
      </w:r>
      <w:r>
        <w:rPr>
          <w:rFonts w:hint="eastAsia" w:ascii="仿宋_GB2312" w:hAnsi="仿宋_GB2312" w:eastAsia="仿宋_GB2312" w:cs="仿宋_GB2312"/>
          <w:sz w:val="32"/>
          <w:szCs w:val="32"/>
          <w:lang w:val="en-US" w:eastAsia="zh-CN"/>
        </w:rPr>
        <w:t>，某</w:t>
      </w:r>
      <w:r>
        <w:rPr>
          <w:rFonts w:hint="default" w:ascii="仿宋_GB2312" w:hAnsi="仿宋_GB2312" w:eastAsia="仿宋_GB2312" w:cs="仿宋_GB2312"/>
          <w:sz w:val="32"/>
          <w:szCs w:val="32"/>
          <w:lang w:val="en-US" w:eastAsia="zh-CN"/>
        </w:rPr>
        <w:t>抗癌药在东部省份报销70%，西部仅50%，加剧区域可及性失衡。</w:t>
      </w:r>
    </w:p>
    <w:p w14:paraId="5BA35130">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医院准入隐性壁垒。</w:t>
      </w:r>
      <w:r>
        <w:rPr>
          <w:rFonts w:hint="eastAsia" w:ascii="仿宋_GB2312" w:hAnsi="仿宋_GB2312" w:eastAsia="仿宋_GB2312" w:cs="仿宋_GB2312"/>
          <w:sz w:val="32"/>
          <w:szCs w:val="32"/>
          <w:lang w:val="en-US" w:eastAsia="zh-CN"/>
        </w:rPr>
        <w:t>药占比、次均费用等指标倒逼医院排斥高价药，即便已通过国家续约谈判。</w:t>
      </w:r>
      <w:r>
        <w:rPr>
          <w:rFonts w:hint="default" w:ascii="仿宋_GB2312" w:hAnsi="仿宋_GB2312" w:eastAsia="仿宋_GB2312" w:cs="仿宋_GB2312"/>
          <w:sz w:val="32"/>
          <w:szCs w:val="32"/>
          <w:lang w:val="en-US" w:eastAsia="zh-CN"/>
        </w:rPr>
        <w:t>续约药物面临“进院难”</w:t>
      </w:r>
      <w:r>
        <w:rPr>
          <w:rFonts w:hint="eastAsia" w:ascii="仿宋_GB2312" w:hAnsi="仿宋_GB2312" w:eastAsia="仿宋_GB2312" w:cs="仿宋_GB2312"/>
          <w:sz w:val="32"/>
          <w:szCs w:val="32"/>
          <w:lang w:val="en-US" w:eastAsia="zh-CN"/>
        </w:rPr>
        <w:t>，例</w:t>
      </w:r>
      <w:r>
        <w:rPr>
          <w:rFonts w:hint="default" w:ascii="仿宋_GB2312" w:hAnsi="仿宋_GB2312" w:eastAsia="仿宋_GB2312" w:cs="仿宋_GB2312"/>
          <w:sz w:val="32"/>
          <w:szCs w:val="32"/>
          <w:lang w:val="en-US" w:eastAsia="zh-CN"/>
        </w:rPr>
        <w:t>如某续约降价的PD-1药物在30%的三甲医院被移出采购目录。部分医生因不熟悉续约药物新价格体系</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如适应症限制，仍倾向使用旧药。DRG/DIP支付下，医院因成本控制限制续约药物使用（如某县级医院将续约药物处方量限制在每月10例以内）。</w:t>
      </w:r>
    </w:p>
    <w:p w14:paraId="06168624">
      <w:pPr>
        <w:pStyle w:val="14"/>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default" w:ascii="仿宋_GB2312" w:hAnsi="仿宋_GB2312" w:eastAsia="仿宋_GB2312" w:cs="仿宋_GB2312"/>
          <w:sz w:val="32"/>
          <w:szCs w:val="32"/>
          <w:lang w:val="en-US" w:eastAsia="zh-CN"/>
        </w:rPr>
      </w:pPr>
    </w:p>
    <w:p w14:paraId="0815ED12">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1"/>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lang w:val="en-US" w:eastAsia="zh-CN"/>
        </w:rPr>
        <w:t>四</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lang w:val="en-US" w:eastAsia="zh-CN"/>
        </w:rPr>
        <w:t>政策优化建议</w:t>
      </w:r>
    </w:p>
    <w:p w14:paraId="530A2454">
      <w:pPr>
        <w:pStyle w:val="14"/>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1.评价体系优化</w:t>
      </w:r>
    </w:p>
    <w:p w14:paraId="5D1313FA">
      <w:pPr>
        <w:pStyle w:val="14"/>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2.谈判与定价机制改进</w:t>
      </w:r>
    </w:p>
    <w:p w14:paraId="2D4F872A">
      <w:pPr>
        <w:pStyle w:val="14"/>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3.配套政策</w:t>
      </w:r>
    </w:p>
    <w:p w14:paraId="630D7C89">
      <w:pPr>
        <w:pStyle w:val="14"/>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rPr>
      </w:pPr>
    </w:p>
    <w:p w14:paraId="5E66659F">
      <w:pPr>
        <w:keepNext w:val="0"/>
        <w:keepLines w:val="0"/>
        <w:pageBreakBefore w:val="0"/>
        <w:kinsoku/>
        <w:wordWrap/>
        <w:overflowPunct/>
        <w:topLinePunct w:val="0"/>
        <w:autoSpaceDE/>
        <w:autoSpaceDN/>
        <w:bidi w:val="0"/>
        <w:adjustRightInd/>
        <w:snapToGrid/>
        <w:ind w:left="0" w:firstLine="440" w:firstLineChars="200"/>
        <w:textAlignment w:val="auto"/>
        <w:rPr>
          <w:rFonts w:hint="eastAsia" w:ascii="仿宋_GB2312" w:hAnsi="仿宋_GB2312" w:eastAsia="仿宋_GB2312" w:cs="仿宋_GB2312"/>
          <w:sz w:val="22"/>
          <w:szCs w:val="28"/>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 w:date="2025-02-28T19:23:14Z" w:initials="">
    <w:p w14:paraId="4D41AA3F">
      <w:pPr>
        <w:pStyle w:val="5"/>
        <w:rPr>
          <w:rFonts w:hint="default"/>
          <w:lang w:val="en-US" w:eastAsia="zh-CN"/>
        </w:rPr>
      </w:pPr>
      <w:r>
        <w:rPr>
          <w:rFonts w:hint="eastAsia"/>
          <w:lang w:val="en-US" w:eastAsia="zh-CN"/>
        </w:rPr>
        <w:t>找企业不续约的案例</w:t>
      </w:r>
    </w:p>
  </w:comment>
  <w:comment w:id="1" w:author="W" w:date="2025-03-09T16:30:37Z" w:initials="">
    <w:p w14:paraId="1BF8A00A">
      <w:pPr>
        <w:pStyle w:val="5"/>
        <w:rPr>
          <w:rFonts w:hint="default" w:eastAsiaTheme="minorEastAsia"/>
          <w:lang w:val="en-US" w:eastAsia="zh-CN"/>
        </w:rPr>
      </w:pPr>
      <w:r>
        <w:rPr>
          <w:rFonts w:hint="eastAsia"/>
          <w:lang w:val="en-US" w:eastAsia="zh-CN"/>
        </w:rPr>
        <w:t>没有查到不续约的情况，只有一些药企的反馈。这个可以具体和百济那边咨询一下，是否有不续约情况，如果不续约了是不是对其影响很大而不能不续约。</w:t>
      </w:r>
    </w:p>
  </w:comment>
  <w:comment w:id="2" w:author="Jinglin Sun" w:date="2025-03-03T11:10:50Z" w:initials="">
    <w:p w14:paraId="6DEC9A92">
      <w:pPr>
        <w:pStyle w:val="5"/>
      </w:pPr>
      <w:r>
        <w:annotationRef/>
      </w:r>
    </w:p>
  </w:comment>
  <w:comment w:id="3" w:author="Jinglin Sun" w:date="2025-03-03T10:49:19Z" w:initials="">
    <w:p w14:paraId="55728011">
      <w:pPr>
        <w:pStyle w:val="5"/>
        <w:rPr>
          <w:rFonts w:hint="default" w:eastAsiaTheme="minorEastAsia"/>
          <w:lang w:val="en-US" w:eastAsia="zh-CN"/>
        </w:rPr>
      </w:pPr>
      <w:r>
        <w:rPr>
          <w:rFonts w:hint="eastAsia"/>
          <w:lang w:val="en-US" w:eastAsia="zh-CN"/>
        </w:rPr>
        <w:t>这条政策何时何背景下提出的</w:t>
      </w:r>
    </w:p>
  </w:comment>
  <w:comment w:id="4" w:author="Jinglin Sun" w:date="2025-03-03T10:57:34Z" w:initials="">
    <w:p w14:paraId="63EE48CF">
      <w:pPr>
        <w:pStyle w:val="5"/>
        <w:rPr>
          <w:rFonts w:hint="default" w:eastAsiaTheme="minorEastAsia"/>
          <w:lang w:val="en-US" w:eastAsia="zh-CN"/>
        </w:rPr>
      </w:pPr>
      <w:r>
        <w:rPr>
          <w:rFonts w:hint="eastAsia"/>
          <w:lang w:val="en-US" w:eastAsia="zh-CN"/>
        </w:rPr>
        <w:t>续约，可以给予补偿，但是哪个部门给，需要讨论，建议发改部门或发改与医保合作给与补偿</w:t>
      </w:r>
    </w:p>
  </w:comment>
  <w:comment w:id="5" w:author="Jinglin Sun" w:date="2025-03-03T11:00:09Z" w:initials="">
    <w:p w14:paraId="6EB1D557">
      <w:pPr>
        <w:pStyle w:val="5"/>
        <w:rPr>
          <w:rFonts w:hint="default" w:eastAsiaTheme="minorEastAsia"/>
          <w:lang w:val="en-US" w:eastAsia="zh-CN"/>
        </w:rPr>
      </w:pPr>
      <w:r>
        <w:rPr>
          <w:rFonts w:hint="eastAsia"/>
          <w:lang w:val="en-US" w:eastAsia="zh-CN"/>
        </w:rPr>
        <w:t>为什么？依据是什么</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41AA3F" w15:done="1"/>
  <w15:commentEx w15:paraId="1BF8A00A" w15:done="0"/>
  <w15:commentEx w15:paraId="6DEC9A92" w15:done="0"/>
  <w15:commentEx w15:paraId="55728011" w15:done="0"/>
  <w15:commentEx w15:paraId="63EE48CF" w15:done="0"/>
  <w15:commentEx w15:paraId="6EB1D55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f ns">
    <w:panose1 w:val="02020503050405090304"/>
    <w:charset w:val="00"/>
    <w:family w:val="auto"/>
    <w:pitch w:val="default"/>
    <w:sig w:usb0="E0000AFF" w:usb1="00007843" w:usb2="00000001" w:usb3="00000000" w:csb0="400001BF" w:csb1="DFF70000"/>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54D19F"/>
    <w:multiLevelType w:val="singleLevel"/>
    <w:tmpl w:val="D354D19F"/>
    <w:lvl w:ilvl="0" w:tentative="0">
      <w:start w:val="1"/>
      <w:numFmt w:val="bullet"/>
      <w:lvlText w:val=""/>
      <w:lvlJc w:val="left"/>
      <w:pPr>
        <w:ind w:left="420" w:hanging="420"/>
      </w:pPr>
      <w:rPr>
        <w:rFonts w:hint="default" w:ascii="Wingdings" w:hAnsi="Wingdings"/>
      </w:rPr>
    </w:lvl>
  </w:abstractNum>
  <w:abstractNum w:abstractNumId="1">
    <w:nsid w:val="4994DB9D"/>
    <w:multiLevelType w:val="singleLevel"/>
    <w:tmpl w:val="4994DB9D"/>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
    <w15:presenceInfo w15:providerId="WPS Office" w15:userId="1886420873"/>
  </w15:person>
  <w15:person w15:author="Jinglin Sun">
    <w15:presenceInfo w15:providerId="WPS Office" w15:userId="6074686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D3DB1"/>
    <w:rsid w:val="045B1E7B"/>
    <w:rsid w:val="10B22749"/>
    <w:rsid w:val="12C6447D"/>
    <w:rsid w:val="185857A7"/>
    <w:rsid w:val="1BFE4A94"/>
    <w:rsid w:val="1CCB706C"/>
    <w:rsid w:val="21100328"/>
    <w:rsid w:val="23870F13"/>
    <w:rsid w:val="24546B0F"/>
    <w:rsid w:val="29CC61D1"/>
    <w:rsid w:val="2AE15CAC"/>
    <w:rsid w:val="2D2B5E53"/>
    <w:rsid w:val="32C87818"/>
    <w:rsid w:val="38A76A45"/>
    <w:rsid w:val="3F7A2500"/>
    <w:rsid w:val="401E53B7"/>
    <w:rsid w:val="46BA58D8"/>
    <w:rsid w:val="47A32BD3"/>
    <w:rsid w:val="47FC55D0"/>
    <w:rsid w:val="49B74767"/>
    <w:rsid w:val="4E673A7B"/>
    <w:rsid w:val="51BA49DE"/>
    <w:rsid w:val="552F6A0D"/>
    <w:rsid w:val="55FB55C5"/>
    <w:rsid w:val="59CA796C"/>
    <w:rsid w:val="5B525C87"/>
    <w:rsid w:val="60CB2763"/>
    <w:rsid w:val="61A936C3"/>
    <w:rsid w:val="65C8087D"/>
    <w:rsid w:val="68B63CF9"/>
    <w:rsid w:val="6C756D42"/>
    <w:rsid w:val="6D96398E"/>
    <w:rsid w:val="79FD3DB1"/>
    <w:rsid w:val="7C0D5FDC"/>
    <w:rsid w:val="FEFFB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paragraph" w:customStyle="1" w:styleId="11">
    <w:name w:val="p4"/>
    <w:basedOn w:val="1"/>
    <w:qFormat/>
    <w:uiPriority w:val="0"/>
    <w:pPr>
      <w:spacing w:before="240" w:beforeAutospacing="0" w:after="0" w:afterAutospacing="0"/>
      <w:ind w:left="420" w:right="0" w:hanging="420"/>
      <w:jc w:val="left"/>
    </w:pPr>
    <w:rPr>
      <w:rFonts w:ascii=".sf ns" w:hAnsi=".sf ns" w:eastAsia=".sf ns" w:cs=".sf ns"/>
      <w:color w:val="0E0E0E"/>
      <w:kern w:val="0"/>
      <w:sz w:val="28"/>
      <w:szCs w:val="28"/>
      <w:lang w:val="en-US" w:eastAsia="zh-CN" w:bidi="ar"/>
    </w:rPr>
  </w:style>
  <w:style w:type="character" w:customStyle="1" w:styleId="12">
    <w:name w:val="s2"/>
    <w:basedOn w:val="9"/>
    <w:qFormat/>
    <w:uiPriority w:val="0"/>
    <w:rPr>
      <w:rFonts w:ascii="Times New Roman" w:hAnsi="Times New Roman" w:cs="Times New Roman"/>
      <w:sz w:val="28"/>
      <w:szCs w:val="28"/>
    </w:rPr>
  </w:style>
  <w:style w:type="character" w:customStyle="1" w:styleId="13">
    <w:name w:val="apple-tab-span"/>
    <w:basedOn w:val="9"/>
    <w:qFormat/>
    <w:uiPriority w:val="0"/>
  </w:style>
  <w:style w:type="paragraph" w:customStyle="1" w:styleId="14">
    <w:name w:val="p3"/>
    <w:basedOn w:val="1"/>
    <w:qFormat/>
    <w:uiPriority w:val="0"/>
    <w:pPr>
      <w:spacing w:before="240" w:beforeAutospacing="0" w:after="0" w:afterAutospacing="0"/>
      <w:ind w:left="660" w:right="0" w:hanging="660"/>
      <w:jc w:val="left"/>
    </w:pPr>
    <w:rPr>
      <w:rFonts w:hint="default" w:ascii=".sf ns" w:hAnsi=".sf ns" w:eastAsia=".sf ns" w:cs=".sf ns"/>
      <w:color w:val="0E0E0E"/>
      <w:kern w:val="0"/>
      <w:sz w:val="28"/>
      <w:szCs w:val="28"/>
      <w:lang w:val="en-US" w:eastAsia="zh-CN" w:bidi="ar"/>
    </w:rPr>
  </w:style>
  <w:style w:type="paragraph" w:customStyle="1" w:styleId="15">
    <w:name w:val="p1"/>
    <w:basedOn w:val="1"/>
    <w:qFormat/>
    <w:uiPriority w:val="0"/>
    <w:pPr>
      <w:spacing w:before="0" w:beforeAutospacing="0" w:after="0" w:afterAutospacing="0"/>
      <w:ind w:left="0" w:right="0"/>
      <w:jc w:val="left"/>
    </w:pPr>
    <w:rPr>
      <w:rFonts w:hint="default" w:ascii=".sf ns" w:hAnsi=".sf ns" w:eastAsia=".sf ns" w:cs=".sf ns"/>
      <w:color w:val="0E0E0E"/>
      <w:kern w:val="0"/>
      <w:sz w:val="28"/>
      <w:szCs w:val="28"/>
      <w:lang w:val="en-US" w:eastAsia="zh-CN" w:bidi="ar"/>
    </w:rPr>
  </w:style>
  <w:style w:type="paragraph" w:customStyle="1" w:styleId="16">
    <w:name w:val="p5"/>
    <w:basedOn w:val="1"/>
    <w:qFormat/>
    <w:uiPriority w:val="0"/>
    <w:pPr>
      <w:spacing w:before="240" w:beforeAutospacing="0" w:after="0" w:afterAutospacing="0"/>
      <w:ind w:left="660" w:right="0" w:hanging="660"/>
      <w:jc w:val="left"/>
    </w:pPr>
    <w:rPr>
      <w:rFonts w:hint="default" w:ascii=".sf ns" w:hAnsi=".sf ns" w:eastAsia=".sf ns" w:cs=".sf ns"/>
      <w:color w:val="0E0E0E"/>
      <w:kern w:val="0"/>
      <w:sz w:val="28"/>
      <w:szCs w:val="28"/>
      <w:lang w:val="en-US" w:eastAsia="zh-CN" w:bidi="ar"/>
    </w:rPr>
  </w:style>
  <w:style w:type="character" w:customStyle="1" w:styleId="17">
    <w:name w:val="s1"/>
    <w:basedOn w:val="9"/>
    <w:qFormat/>
    <w:uiPriority w:val="0"/>
    <w:rPr>
      <w:rFonts w:hint="default" w:ascii=".sf ns" w:hAnsi=".sf ns" w:eastAsia=".sf ns" w:cs=".sf ns"/>
      <w:sz w:val="28"/>
      <w:szCs w:val="28"/>
    </w:rPr>
  </w:style>
  <w:style w:type="paragraph" w:customStyle="1" w:styleId="18">
    <w:name w:val="p2"/>
    <w:basedOn w:val="1"/>
    <w:qFormat/>
    <w:uiPriority w:val="0"/>
    <w:pPr>
      <w:spacing w:before="240" w:beforeAutospacing="0" w:after="0" w:afterAutospacing="0"/>
      <w:ind w:left="420" w:right="0" w:hanging="420"/>
      <w:jc w:val="left"/>
    </w:pPr>
    <w:rPr>
      <w:rFonts w:hint="default" w:ascii="Times New Roman" w:hAnsi="Times New Roman" w:cs="Times New Roman"/>
      <w:color w:val="0E0E0E"/>
      <w:kern w:val="0"/>
      <w:sz w:val="28"/>
      <w:szCs w:val="28"/>
      <w:lang w:val="en-US" w:eastAsia="zh-CN" w:bidi="ar"/>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6099</Words>
  <Characters>6295</Characters>
  <Lines>0</Lines>
  <Paragraphs>0</Paragraphs>
  <TotalTime>74</TotalTime>
  <ScaleCrop>false</ScaleCrop>
  <LinksUpToDate>false</LinksUpToDate>
  <CharactersWithSpaces>6302</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2025-02-19T00:54:00Z</dcterms:created>
  <dc:creator>W</dc:creator>
  <cp:lastModifiedBy>W</cp:lastModifiedBy>
  <dcterms:modified xsi:type="dcterms:W3CDTF">2025-03-09T16:32:39Z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06E2FB5857CB03E82752CD677D9A4A36_43</vt:lpwstr>
  </property>
  <property fmtid="{D5CDD505-2E9C-101B-9397-08002B2CF9AE}" pid="4" name="KSOTemplateDocerSaveRecord">
    <vt:lpwstr>eyJoZGlkIjoiOGU0YzI2ODY5MGU0NThmNTdhY2Y2YmVlNjQ5MjcxNjEiLCJ1c2VySWQiOiIyNTczOTIzMjIifQ==</vt:lpwstr>
  </property>
</Properties>
</file>