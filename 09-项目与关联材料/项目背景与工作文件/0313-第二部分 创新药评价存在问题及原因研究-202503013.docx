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239F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643" w:firstLineChars="200"/>
        <w:jc w:val="left"/>
        <w:textAlignment w:val="auto"/>
        <w:outlineLvl w:val="0"/>
        <w:rPr>
          <w:rFonts w:hint="eastAsia" w:ascii="仿宋_GB2312" w:hAnsi="仿宋_GB2312" w:eastAsia="仿宋_GB2312" w:cs="仿宋_GB2312"/>
          <w:b/>
          <w:bCs/>
          <w:sz w:val="28"/>
          <w:szCs w:val="28"/>
        </w:rPr>
      </w:pPr>
      <w:r>
        <w:rPr>
          <w:rFonts w:hint="eastAsia" w:ascii="仿宋_GB2312" w:hAnsi="仿宋_GB2312" w:eastAsia="仿宋_GB2312" w:cs="仿宋_GB2312"/>
          <w:b/>
          <w:bCs/>
          <w:color w:val="0E0E0E"/>
          <w:kern w:val="0"/>
          <w:sz w:val="32"/>
          <w:szCs w:val="32"/>
          <w:lang w:val="en-US" w:eastAsia="zh-CN" w:bidi="ar"/>
        </w:rPr>
        <w:t>二、当前创新药评价存在问题及原因研究</w:t>
      </w:r>
    </w:p>
    <w:p w14:paraId="4228ECDF">
      <w:pPr>
        <w:pStyle w:val="16"/>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一</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创新药医保管理政策</w:t>
      </w:r>
      <w:r>
        <w:rPr>
          <w:rFonts w:hint="eastAsia" w:ascii="仿宋_GB2312" w:hAnsi="仿宋_GB2312" w:eastAsia="仿宋_GB2312" w:cs="仿宋_GB2312"/>
          <w:b/>
          <w:bCs/>
          <w:sz w:val="32"/>
          <w:szCs w:val="32"/>
          <w:lang w:val="en-US" w:eastAsia="zh-CN"/>
        </w:rPr>
        <w:t>研究</w:t>
      </w:r>
    </w:p>
    <w:p w14:paraId="64C85435">
      <w:pPr>
        <w:pStyle w:val="19"/>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Style w:val="14"/>
          <w:rFonts w:hint="eastAsia" w:ascii="仿宋_GB2312" w:hAnsi="仿宋_GB2312" w:eastAsia="仿宋_GB2312" w:cs="仿宋_GB2312"/>
          <w:b/>
          <w:bCs/>
          <w:sz w:val="32"/>
          <w:szCs w:val="32"/>
        </w:rPr>
        <w:t xml:space="preserve"> </w:t>
      </w:r>
      <w:r>
        <w:rPr>
          <w:rStyle w:val="14"/>
          <w:rFonts w:hint="eastAsia" w:ascii="仿宋_GB2312" w:hAnsi="仿宋_GB2312" w:eastAsia="仿宋_GB2312" w:cs="仿宋_GB2312"/>
          <w:b/>
          <w:bCs/>
          <w:sz w:val="32"/>
          <w:szCs w:val="32"/>
          <w:lang w:val="en-US" w:eastAsia="zh-CN"/>
        </w:rPr>
        <w:t>主要</w:t>
      </w:r>
      <w:r>
        <w:rPr>
          <w:rStyle w:val="18"/>
          <w:rFonts w:hint="eastAsia" w:ascii="仿宋_GB2312" w:hAnsi="仿宋_GB2312" w:eastAsia="仿宋_GB2312" w:cs="仿宋_GB2312"/>
          <w:b/>
          <w:bCs/>
          <w:sz w:val="32"/>
          <w:szCs w:val="32"/>
        </w:rPr>
        <w:t>政策梳理</w:t>
      </w:r>
    </w:p>
    <w:p w14:paraId="2D5ED1FB">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1.1国家层面政策梳理</w:t>
      </w:r>
    </w:p>
    <w:p w14:paraId="304640C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0" w:author="Jinglin Sun" w:date="2025-03-13T10:52:34Z"/>
          <w:rFonts w:hint="default" w:ascii="仿宋_GB2312" w:hAnsi="仿宋_GB2312" w:eastAsia="仿宋_GB2312" w:cs="仿宋_GB2312"/>
          <w:sz w:val="32"/>
          <w:szCs w:val="32"/>
          <w:lang w:val="en-US" w:eastAsia="zh-CN"/>
        </w:rPr>
      </w:pPr>
      <w:ins w:id="1" w:author="Jinglin Sun" w:date="2025-03-13T10:52:39Z">
        <w:r>
          <w:rPr>
            <w:rFonts w:hint="eastAsia" w:ascii="仿宋_GB2312" w:hAnsi="仿宋_GB2312" w:eastAsia="仿宋_GB2312" w:cs="仿宋_GB2312"/>
            <w:sz w:val="32"/>
            <w:szCs w:val="32"/>
            <w:lang w:val="en-US" w:eastAsia="zh-CN"/>
          </w:rPr>
          <w:t>目前的</w:t>
        </w:r>
      </w:ins>
      <w:ins w:id="2" w:author="Jinglin Sun" w:date="2025-03-13T10:52:41Z">
        <w:r>
          <w:rPr>
            <w:rFonts w:hint="eastAsia" w:ascii="仿宋_GB2312" w:hAnsi="仿宋_GB2312" w:eastAsia="仿宋_GB2312" w:cs="仿宋_GB2312"/>
            <w:sz w:val="32"/>
            <w:szCs w:val="32"/>
            <w:lang w:val="en-US" w:eastAsia="zh-CN"/>
          </w:rPr>
          <w:t>梳理</w:t>
        </w:r>
      </w:ins>
      <w:ins w:id="3" w:author="Jinglin Sun" w:date="2025-03-13T10:52:45Z">
        <w:r>
          <w:rPr>
            <w:rFonts w:hint="eastAsia" w:ascii="仿宋_GB2312" w:hAnsi="仿宋_GB2312" w:eastAsia="仿宋_GB2312" w:cs="仿宋_GB2312"/>
            <w:sz w:val="32"/>
            <w:szCs w:val="32"/>
            <w:lang w:val="en-US" w:eastAsia="zh-CN"/>
          </w:rPr>
          <w:t>思路</w:t>
        </w:r>
      </w:ins>
      <w:ins w:id="4" w:author="Jinglin Sun" w:date="2025-03-13T10:52:56Z">
        <w:r>
          <w:rPr>
            <w:rFonts w:hint="eastAsia" w:ascii="仿宋_GB2312" w:hAnsi="仿宋_GB2312" w:eastAsia="仿宋_GB2312" w:cs="仿宋_GB2312"/>
            <w:sz w:val="32"/>
            <w:szCs w:val="32"/>
            <w:lang w:val="en-US" w:eastAsia="zh-CN"/>
          </w:rPr>
          <w:t>不太清晰</w:t>
        </w:r>
      </w:ins>
    </w:p>
    <w:p w14:paraId="47DE73B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5" w:author="Jinglin Sun" w:date="2025-03-13T10:49:47Z"/>
          <w:rFonts w:hint="default" w:ascii="仿宋_GB2312" w:hAnsi="仿宋_GB2312" w:eastAsia="仿宋_GB2312" w:cs="仿宋_GB2312"/>
          <w:sz w:val="32"/>
          <w:szCs w:val="32"/>
          <w:lang w:val="en-US" w:eastAsia="zh-CN"/>
        </w:rPr>
      </w:pPr>
      <w:ins w:id="6" w:author="Jinglin Sun" w:date="2025-03-13T10:53:23Z">
        <w:r>
          <w:rPr>
            <w:rFonts w:hint="eastAsia" w:ascii="仿宋_GB2312" w:hAnsi="仿宋_GB2312" w:eastAsia="仿宋_GB2312" w:cs="仿宋_GB2312"/>
            <w:sz w:val="32"/>
            <w:szCs w:val="32"/>
            <w:lang w:val="en-US" w:eastAsia="zh-CN"/>
          </w:rPr>
          <w:t>两条</w:t>
        </w:r>
      </w:ins>
      <w:ins w:id="7" w:author="Jinglin Sun" w:date="2025-03-13T10:53:25Z">
        <w:r>
          <w:rPr>
            <w:rFonts w:hint="eastAsia" w:ascii="仿宋_GB2312" w:hAnsi="仿宋_GB2312" w:eastAsia="仿宋_GB2312" w:cs="仿宋_GB2312"/>
            <w:sz w:val="32"/>
            <w:szCs w:val="32"/>
            <w:lang w:val="en-US" w:eastAsia="zh-CN"/>
          </w:rPr>
          <w:t>梳理</w:t>
        </w:r>
      </w:ins>
      <w:ins w:id="8" w:author="Jinglin Sun" w:date="2025-03-13T10:53:26Z">
        <w:r>
          <w:rPr>
            <w:rFonts w:hint="eastAsia" w:ascii="仿宋_GB2312" w:hAnsi="仿宋_GB2312" w:eastAsia="仿宋_GB2312" w:cs="仿宋_GB2312"/>
            <w:sz w:val="32"/>
            <w:szCs w:val="32"/>
            <w:lang w:val="en-US" w:eastAsia="zh-CN"/>
          </w:rPr>
          <w:t>思路</w:t>
        </w:r>
      </w:ins>
      <w:ins w:id="9" w:author="Jinglin Sun" w:date="2025-03-13T10:53:28Z">
        <w:r>
          <w:rPr>
            <w:rFonts w:hint="eastAsia" w:ascii="仿宋_GB2312" w:hAnsi="仿宋_GB2312" w:eastAsia="仿宋_GB2312" w:cs="仿宋_GB2312"/>
            <w:sz w:val="32"/>
            <w:szCs w:val="32"/>
            <w:lang w:val="en-US" w:eastAsia="zh-CN"/>
          </w:rPr>
          <w:t>：</w:t>
        </w:r>
      </w:ins>
      <w:ins w:id="10" w:author="Jinglin Sun" w:date="2025-03-13T10:49:54Z">
        <w:r>
          <w:rPr>
            <w:rFonts w:hint="eastAsia" w:ascii="仿宋_GB2312" w:hAnsi="仿宋_GB2312" w:eastAsia="仿宋_GB2312" w:cs="仿宋_GB2312"/>
            <w:sz w:val="32"/>
            <w:szCs w:val="32"/>
            <w:lang w:val="en-US" w:eastAsia="zh-CN"/>
          </w:rPr>
          <w:t>研发</w:t>
        </w:r>
      </w:ins>
      <w:ins w:id="11" w:author="Jinglin Sun" w:date="2025-03-13T10:54:05Z">
        <w:r>
          <w:rPr>
            <w:rFonts w:hint="eastAsia" w:ascii="仿宋_GB2312" w:hAnsi="仿宋_GB2312" w:eastAsia="仿宋_GB2312" w:cs="仿宋_GB2312"/>
            <w:sz w:val="32"/>
            <w:szCs w:val="32"/>
            <w:lang w:val="en-US" w:eastAsia="zh-CN"/>
          </w:rPr>
          <w:t>（</w:t>
        </w:r>
      </w:ins>
      <w:ins w:id="12" w:author="Jinglin Sun" w:date="2025-03-13T10:54:16Z">
        <w:r>
          <w:rPr>
            <w:rFonts w:hint="eastAsia" w:ascii="仿宋_GB2312" w:hAnsi="仿宋_GB2312" w:eastAsia="仿宋_GB2312" w:cs="仿宋_GB2312"/>
            <w:sz w:val="32"/>
            <w:szCs w:val="32"/>
            <w:lang w:val="en-US" w:eastAsia="zh-CN"/>
          </w:rPr>
          <w:t>鼓励</w:t>
        </w:r>
      </w:ins>
      <w:ins w:id="13" w:author="Jinglin Sun" w:date="2025-03-13T10:54:17Z">
        <w:r>
          <w:rPr>
            <w:rFonts w:hint="eastAsia" w:ascii="仿宋_GB2312" w:hAnsi="仿宋_GB2312" w:eastAsia="仿宋_GB2312" w:cs="仿宋_GB2312"/>
            <w:sz w:val="32"/>
            <w:szCs w:val="32"/>
            <w:lang w:val="en-US" w:eastAsia="zh-CN"/>
          </w:rPr>
          <w:t>创新</w:t>
        </w:r>
      </w:ins>
      <w:ins w:id="14" w:author="Jinglin Sun" w:date="2025-03-13T10:54:05Z">
        <w:r>
          <w:rPr>
            <w:rFonts w:hint="eastAsia" w:ascii="仿宋_GB2312" w:hAnsi="仿宋_GB2312" w:eastAsia="仿宋_GB2312" w:cs="仿宋_GB2312"/>
            <w:sz w:val="32"/>
            <w:szCs w:val="32"/>
            <w:lang w:val="en-US" w:eastAsia="zh-CN"/>
          </w:rPr>
          <w:t>）</w:t>
        </w:r>
      </w:ins>
      <w:ins w:id="15" w:author="Jinglin Sun" w:date="2025-03-13T10:49:54Z">
        <w:r>
          <w:rPr>
            <w:rFonts w:hint="eastAsia" w:ascii="仿宋_GB2312" w:hAnsi="仿宋_GB2312" w:eastAsia="仿宋_GB2312" w:cs="仿宋_GB2312"/>
            <w:sz w:val="32"/>
            <w:szCs w:val="32"/>
            <w:lang w:val="en-US" w:eastAsia="zh-CN"/>
          </w:rPr>
          <w:t>-</w:t>
        </w:r>
      </w:ins>
      <w:ins w:id="16" w:author="Jinglin Sun" w:date="2025-03-13T10:49:56Z">
        <w:r>
          <w:rPr>
            <w:rFonts w:hint="eastAsia" w:ascii="仿宋_GB2312" w:hAnsi="仿宋_GB2312" w:eastAsia="仿宋_GB2312" w:cs="仿宋_GB2312"/>
            <w:sz w:val="32"/>
            <w:szCs w:val="32"/>
            <w:lang w:val="en-US" w:eastAsia="zh-CN"/>
          </w:rPr>
          <w:t>市场</w:t>
        </w:r>
      </w:ins>
      <w:ins w:id="17" w:author="Jinglin Sun" w:date="2025-03-13T10:49:57Z">
        <w:r>
          <w:rPr>
            <w:rFonts w:hint="eastAsia" w:ascii="仿宋_GB2312" w:hAnsi="仿宋_GB2312" w:eastAsia="仿宋_GB2312" w:cs="仿宋_GB2312"/>
            <w:sz w:val="32"/>
            <w:szCs w:val="32"/>
            <w:lang w:val="en-US" w:eastAsia="zh-CN"/>
          </w:rPr>
          <w:t>准入</w:t>
        </w:r>
      </w:ins>
      <w:ins w:id="18" w:author="Jinglin Sun" w:date="2025-03-13T10:55:16Z">
        <w:r>
          <w:rPr>
            <w:rFonts w:hint="eastAsia" w:ascii="仿宋_GB2312" w:hAnsi="仿宋_GB2312" w:eastAsia="仿宋_GB2312" w:cs="仿宋_GB2312"/>
            <w:sz w:val="32"/>
            <w:szCs w:val="32"/>
            <w:lang w:val="en-US" w:eastAsia="zh-CN"/>
          </w:rPr>
          <w:t>（</w:t>
        </w:r>
      </w:ins>
      <w:ins w:id="19" w:author="Jinglin Sun" w:date="2025-03-13T10:55:28Z">
        <w:r>
          <w:rPr>
            <w:rFonts w:hint="eastAsia" w:ascii="仿宋_GB2312" w:hAnsi="仿宋_GB2312" w:eastAsia="仿宋_GB2312" w:cs="仿宋_GB2312"/>
            <w:sz w:val="32"/>
            <w:szCs w:val="32"/>
            <w:lang w:val="en-US" w:eastAsia="zh-CN"/>
          </w:rPr>
          <w:t>谈判</w:t>
        </w:r>
      </w:ins>
      <w:ins w:id="20" w:author="Jinglin Sun" w:date="2025-03-13T10:55:16Z">
        <w:r>
          <w:rPr>
            <w:rFonts w:hint="eastAsia" w:ascii="仿宋_GB2312" w:hAnsi="仿宋_GB2312" w:eastAsia="仿宋_GB2312" w:cs="仿宋_GB2312"/>
            <w:sz w:val="32"/>
            <w:szCs w:val="32"/>
            <w:lang w:val="en-US" w:eastAsia="zh-CN"/>
          </w:rPr>
          <w:t>）</w:t>
        </w:r>
      </w:ins>
      <w:ins w:id="21" w:author="Jinglin Sun" w:date="2025-03-13T10:49:58Z">
        <w:r>
          <w:rPr>
            <w:rFonts w:hint="eastAsia" w:ascii="仿宋_GB2312" w:hAnsi="仿宋_GB2312" w:eastAsia="仿宋_GB2312" w:cs="仿宋_GB2312"/>
            <w:sz w:val="32"/>
            <w:szCs w:val="32"/>
            <w:lang w:val="en-US" w:eastAsia="zh-CN"/>
          </w:rPr>
          <w:t>-</w:t>
        </w:r>
      </w:ins>
      <w:ins w:id="22" w:author="Jinglin Sun" w:date="2025-03-13T10:50:11Z">
        <w:r>
          <w:rPr>
            <w:rFonts w:hint="eastAsia" w:ascii="仿宋_GB2312" w:hAnsi="仿宋_GB2312" w:eastAsia="仿宋_GB2312" w:cs="仿宋_GB2312"/>
            <w:sz w:val="32"/>
            <w:szCs w:val="32"/>
            <w:lang w:val="en-US" w:eastAsia="zh-CN"/>
          </w:rPr>
          <w:t>准入后</w:t>
        </w:r>
      </w:ins>
      <w:ins w:id="23" w:author="Jinglin Sun" w:date="2025-03-13T10:50:03Z">
        <w:r>
          <w:rPr>
            <w:rFonts w:hint="eastAsia" w:ascii="仿宋_GB2312" w:hAnsi="仿宋_GB2312" w:eastAsia="仿宋_GB2312" w:cs="仿宋_GB2312"/>
            <w:sz w:val="32"/>
            <w:szCs w:val="32"/>
            <w:lang w:val="en-US" w:eastAsia="zh-CN"/>
          </w:rPr>
          <w:t>监管</w:t>
        </w:r>
      </w:ins>
      <w:ins w:id="24" w:author="Jinglin Sun" w:date="2025-03-13T10:55:33Z">
        <w:r>
          <w:rPr>
            <w:rFonts w:hint="eastAsia" w:ascii="仿宋_GB2312" w:hAnsi="仿宋_GB2312" w:eastAsia="仿宋_GB2312" w:cs="仿宋_GB2312"/>
            <w:sz w:val="32"/>
            <w:szCs w:val="32"/>
            <w:lang w:val="en-US" w:eastAsia="zh-CN"/>
          </w:rPr>
          <w:t>（</w:t>
        </w:r>
      </w:ins>
      <w:ins w:id="25" w:author="Jinglin Sun" w:date="2025-03-13T15:40:31Z">
        <w:r>
          <w:rPr>
            <w:rFonts w:hint="eastAsia" w:ascii="仿宋_GB2312" w:hAnsi="仿宋_GB2312" w:eastAsia="仿宋_GB2312" w:cs="仿宋_GB2312"/>
            <w:sz w:val="32"/>
            <w:szCs w:val="32"/>
            <w:lang w:val="en-US" w:eastAsia="zh-CN"/>
          </w:rPr>
          <w:t>事后监管</w:t>
        </w:r>
      </w:ins>
      <w:ins w:id="26" w:author="Jinglin Sun" w:date="2025-03-13T10:55:33Z">
        <w:r>
          <w:rPr>
            <w:rFonts w:hint="eastAsia" w:ascii="仿宋_GB2312" w:hAnsi="仿宋_GB2312" w:eastAsia="仿宋_GB2312" w:cs="仿宋_GB2312"/>
            <w:sz w:val="32"/>
            <w:szCs w:val="32"/>
            <w:lang w:val="en-US" w:eastAsia="zh-CN"/>
          </w:rPr>
          <w:t>）</w:t>
        </w:r>
      </w:ins>
    </w:p>
    <w:p w14:paraId="09E5E7F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27" w:author="Jinglin Sun" w:date="2025-03-13T10:50:15Z"/>
          <w:rFonts w:hint="default" w:ascii="仿宋_GB2312" w:hAnsi="仿宋_GB2312" w:eastAsia="仿宋_GB2312" w:cs="仿宋_GB2312"/>
          <w:sz w:val="32"/>
          <w:szCs w:val="32"/>
          <w:lang w:val="en-US" w:eastAsia="zh-CN"/>
        </w:rPr>
      </w:pPr>
      <w:ins w:id="28" w:author="Jinglin Sun" w:date="2025-03-13T10:50:36Z">
        <w:r>
          <w:rPr>
            <w:rFonts w:hint="eastAsia" w:ascii="仿宋_GB2312" w:hAnsi="仿宋_GB2312" w:eastAsia="仿宋_GB2312" w:cs="仿宋_GB2312"/>
            <w:sz w:val="32"/>
            <w:szCs w:val="32"/>
            <w:lang w:val="en-US" w:eastAsia="zh-CN"/>
          </w:rPr>
          <w:t>创新</w:t>
        </w:r>
      </w:ins>
      <w:ins w:id="29" w:author="Jinglin Sun" w:date="2025-03-13T10:50:38Z">
        <w:r>
          <w:rPr>
            <w:rFonts w:hint="eastAsia" w:ascii="仿宋_GB2312" w:hAnsi="仿宋_GB2312" w:eastAsia="仿宋_GB2312" w:cs="仿宋_GB2312"/>
            <w:sz w:val="32"/>
            <w:szCs w:val="32"/>
            <w:lang w:val="en-US" w:eastAsia="zh-CN"/>
          </w:rPr>
          <w:t>药</w:t>
        </w:r>
      </w:ins>
      <w:ins w:id="30" w:author="Jinglin Sun" w:date="2025-03-13T10:50:40Z">
        <w:r>
          <w:rPr>
            <w:rFonts w:hint="eastAsia" w:ascii="仿宋_GB2312" w:hAnsi="仿宋_GB2312" w:eastAsia="仿宋_GB2312" w:cs="仿宋_GB2312"/>
            <w:sz w:val="32"/>
            <w:szCs w:val="32"/>
            <w:lang w:val="en-US" w:eastAsia="zh-CN"/>
          </w:rPr>
          <w:t>评价</w:t>
        </w:r>
      </w:ins>
      <w:ins w:id="31" w:author="Jinglin Sun" w:date="2025-03-13T10:50:41Z">
        <w:r>
          <w:rPr>
            <w:rFonts w:hint="eastAsia" w:ascii="仿宋_GB2312" w:hAnsi="仿宋_GB2312" w:eastAsia="仿宋_GB2312" w:cs="仿宋_GB2312"/>
            <w:sz w:val="32"/>
            <w:szCs w:val="32"/>
            <w:lang w:val="en-US" w:eastAsia="zh-CN"/>
          </w:rPr>
          <w:t>-</w:t>
        </w:r>
      </w:ins>
      <w:ins w:id="32" w:author="Jinglin Sun" w:date="2025-03-13T10:50:50Z">
        <w:r>
          <w:rPr>
            <w:rFonts w:hint="eastAsia" w:ascii="仿宋_GB2312" w:hAnsi="仿宋_GB2312" w:eastAsia="仿宋_GB2312" w:cs="仿宋_GB2312"/>
            <w:sz w:val="32"/>
            <w:szCs w:val="32"/>
            <w:lang w:val="en-US" w:eastAsia="zh-CN"/>
          </w:rPr>
          <w:t>医保</w:t>
        </w:r>
      </w:ins>
      <w:ins w:id="33" w:author="Jinglin Sun" w:date="2025-03-13T10:51:48Z">
        <w:r>
          <w:rPr>
            <w:rFonts w:hint="eastAsia" w:ascii="仿宋_GB2312" w:hAnsi="仿宋_GB2312" w:eastAsia="仿宋_GB2312" w:cs="仿宋_GB2312"/>
            <w:sz w:val="32"/>
            <w:szCs w:val="32"/>
            <w:lang w:val="en-US" w:eastAsia="zh-CN"/>
          </w:rPr>
          <w:t>价格</w:t>
        </w:r>
      </w:ins>
      <w:ins w:id="34" w:author="Jinglin Sun" w:date="2025-03-13T10:50:50Z">
        <w:r>
          <w:rPr>
            <w:rFonts w:hint="eastAsia" w:ascii="仿宋_GB2312" w:hAnsi="仿宋_GB2312" w:eastAsia="仿宋_GB2312" w:cs="仿宋_GB2312"/>
            <w:sz w:val="32"/>
            <w:szCs w:val="32"/>
            <w:lang w:val="en-US" w:eastAsia="zh-CN"/>
          </w:rPr>
          <w:t>谈判</w:t>
        </w:r>
      </w:ins>
      <w:ins w:id="35" w:author="Jinglin Sun" w:date="2025-03-13T15:41:51Z">
        <w:r>
          <w:rPr>
            <w:rFonts w:hint="eastAsia" w:ascii="仿宋_GB2312" w:hAnsi="仿宋_GB2312" w:eastAsia="仿宋_GB2312" w:cs="仿宋_GB2312"/>
            <w:sz w:val="32"/>
            <w:szCs w:val="32"/>
            <w:lang w:val="en-US" w:eastAsia="zh-CN"/>
          </w:rPr>
          <w:t>、</w:t>
        </w:r>
      </w:ins>
      <w:ins w:id="36" w:author="Jinglin Sun" w:date="2025-03-13T15:41:50Z">
        <w:r>
          <w:rPr>
            <w:rFonts w:hint="eastAsia" w:ascii="仿宋_GB2312" w:hAnsi="仿宋_GB2312" w:eastAsia="仿宋_GB2312" w:cs="仿宋_GB2312"/>
            <w:sz w:val="32"/>
            <w:szCs w:val="32"/>
            <w:lang w:val="en-US" w:eastAsia="zh-CN"/>
          </w:rPr>
          <w:t>续约</w:t>
        </w:r>
      </w:ins>
      <w:ins w:id="37" w:author="Jinglin Sun" w:date="2025-03-13T10:50:51Z">
        <w:r>
          <w:rPr>
            <w:rFonts w:hint="eastAsia" w:ascii="仿宋_GB2312" w:hAnsi="仿宋_GB2312" w:eastAsia="仿宋_GB2312" w:cs="仿宋_GB2312"/>
            <w:sz w:val="32"/>
            <w:szCs w:val="32"/>
            <w:lang w:val="en-US" w:eastAsia="zh-CN"/>
          </w:rPr>
          <w:t>-</w:t>
        </w:r>
      </w:ins>
      <w:ins w:id="38" w:author="Jinglin Sun" w:date="2025-03-13T10:51:58Z">
        <w:r>
          <w:rPr>
            <w:rFonts w:hint="eastAsia" w:ascii="仿宋_GB2312" w:hAnsi="仿宋_GB2312" w:eastAsia="仿宋_GB2312" w:cs="仿宋_GB2312"/>
            <w:sz w:val="32"/>
            <w:szCs w:val="32"/>
            <w:lang w:val="en-US" w:eastAsia="zh-CN"/>
          </w:rPr>
          <w:t>-</w:t>
        </w:r>
      </w:ins>
      <w:ins w:id="39" w:author="Jinglin Sun" w:date="2025-03-13T10:51:17Z">
        <w:r>
          <w:rPr>
            <w:rFonts w:hint="eastAsia" w:ascii="仿宋_GB2312" w:hAnsi="仿宋_GB2312" w:eastAsia="仿宋_GB2312" w:cs="仿宋_GB2312"/>
            <w:sz w:val="32"/>
            <w:szCs w:val="32"/>
            <w:lang w:val="en-US" w:eastAsia="zh-CN"/>
          </w:rPr>
          <w:t>挂网</w:t>
        </w:r>
      </w:ins>
      <w:ins w:id="40" w:author="Jinglin Sun" w:date="2025-03-13T10:51:18Z">
        <w:r>
          <w:rPr>
            <w:rFonts w:hint="eastAsia" w:ascii="仿宋_GB2312" w:hAnsi="仿宋_GB2312" w:eastAsia="仿宋_GB2312" w:cs="仿宋_GB2312"/>
            <w:sz w:val="32"/>
            <w:szCs w:val="32"/>
            <w:lang w:val="en-US" w:eastAsia="zh-CN"/>
          </w:rPr>
          <w:t>/</w:t>
        </w:r>
      </w:ins>
      <w:ins w:id="41" w:author="Jinglin Sun" w:date="2025-03-13T10:51:23Z">
        <w:r>
          <w:rPr>
            <w:rFonts w:hint="eastAsia" w:ascii="仿宋_GB2312" w:hAnsi="仿宋_GB2312" w:eastAsia="仿宋_GB2312" w:cs="仿宋_GB2312"/>
            <w:sz w:val="32"/>
            <w:szCs w:val="32"/>
            <w:lang w:val="en-US" w:eastAsia="zh-CN"/>
          </w:rPr>
          <w:t>进</w:t>
        </w:r>
      </w:ins>
      <w:ins w:id="42" w:author="Jinglin Sun" w:date="2025-03-13T10:51:25Z">
        <w:r>
          <w:rPr>
            <w:rFonts w:hint="eastAsia" w:ascii="仿宋_GB2312" w:hAnsi="仿宋_GB2312" w:eastAsia="仿宋_GB2312" w:cs="仿宋_GB2312"/>
            <w:sz w:val="32"/>
            <w:szCs w:val="32"/>
            <w:lang w:val="en-US" w:eastAsia="zh-CN"/>
          </w:rPr>
          <w:t>医院</w:t>
        </w:r>
      </w:ins>
    </w:p>
    <w:p w14:paraId="3DFFCE8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在我国推动创新药物进入医保体系过程中，各阶段政策均发挥了一定作用，但在实际操作中，仍存在着亟待解决的问题。本研究对</w:t>
      </w:r>
      <w:r>
        <w:rPr>
          <w:rFonts w:hint="eastAsia" w:ascii="仿宋_GB2312" w:hAnsi="仿宋_GB2312" w:eastAsia="仿宋_GB2312" w:cs="仿宋_GB2312"/>
          <w:b/>
          <w:bCs/>
          <w:sz w:val="32"/>
          <w:szCs w:val="32"/>
          <w:lang w:val="en-US" w:eastAsia="zh-CN"/>
        </w:rPr>
        <w:t>研发与市场准入、医保谈判</w:t>
      </w:r>
      <w:del w:id="43" w:author="W" w:date="2025-03-13T19:35:12Z">
        <w:r>
          <w:rPr>
            <w:rFonts w:hint="eastAsia" w:ascii="仿宋_GB2312" w:hAnsi="仿宋_GB2312" w:eastAsia="仿宋_GB2312" w:cs="仿宋_GB2312"/>
            <w:b/>
            <w:bCs/>
            <w:sz w:val="32"/>
            <w:szCs w:val="32"/>
            <w:lang w:val="en-US" w:eastAsia="zh-CN"/>
          </w:rPr>
          <w:delText>与价格谈判</w:delText>
        </w:r>
      </w:del>
      <w:r>
        <w:rPr>
          <w:rFonts w:hint="eastAsia" w:ascii="仿宋_GB2312" w:hAnsi="仿宋_GB2312" w:eastAsia="仿宋_GB2312" w:cs="仿宋_GB2312"/>
          <w:b/>
          <w:bCs/>
          <w:sz w:val="32"/>
          <w:szCs w:val="32"/>
          <w:lang w:val="en-US" w:eastAsia="zh-CN"/>
        </w:rPr>
        <w:t>、</w:t>
      </w:r>
      <w:del w:id="44" w:author="W" w:date="2025-03-13T19:35:17Z">
        <w:r>
          <w:rPr>
            <w:rFonts w:hint="eastAsia" w:ascii="仿宋_GB2312" w:hAnsi="仿宋_GB2312" w:eastAsia="仿宋_GB2312" w:cs="仿宋_GB2312"/>
            <w:b/>
            <w:bCs/>
            <w:sz w:val="32"/>
            <w:szCs w:val="32"/>
            <w:lang w:val="en-US" w:eastAsia="zh-CN"/>
          </w:rPr>
          <w:delText>集中采购与价格确定、药品定价</w:delText>
        </w:r>
      </w:del>
      <w:ins w:id="45" w:author="W" w:date="2025-03-13T19:35:22Z">
        <w:r>
          <w:rPr>
            <w:rFonts w:hint="eastAsia" w:ascii="仿宋_GB2312" w:hAnsi="仿宋_GB2312" w:eastAsia="仿宋_GB2312" w:cs="仿宋_GB2312"/>
            <w:b/>
            <w:bCs/>
            <w:sz w:val="32"/>
            <w:szCs w:val="32"/>
            <w:lang w:val="en-US" w:eastAsia="zh-CN"/>
          </w:rPr>
          <w:t>创新药</w:t>
        </w:r>
      </w:ins>
      <w:ins w:id="46" w:author="W" w:date="2025-03-13T19:35:23Z">
        <w:r>
          <w:rPr>
            <w:rFonts w:hint="eastAsia" w:ascii="仿宋_GB2312" w:hAnsi="仿宋_GB2312" w:eastAsia="仿宋_GB2312" w:cs="仿宋_GB2312"/>
            <w:b/>
            <w:bCs/>
            <w:sz w:val="32"/>
            <w:szCs w:val="32"/>
            <w:lang w:val="en-US" w:eastAsia="zh-CN"/>
          </w:rPr>
          <w:t>挂网</w:t>
        </w:r>
      </w:ins>
      <w:r>
        <w:rPr>
          <w:rFonts w:hint="eastAsia" w:ascii="仿宋_GB2312" w:hAnsi="仿宋_GB2312" w:eastAsia="仿宋_GB2312" w:cs="仿宋_GB2312"/>
          <w:b/>
          <w:bCs/>
          <w:sz w:val="32"/>
          <w:szCs w:val="32"/>
          <w:lang w:val="en-US" w:eastAsia="zh-CN"/>
        </w:rPr>
        <w:t>与市场监管</w:t>
      </w:r>
      <w:del w:id="47" w:author="W" w:date="2025-03-13T19:35:29Z">
        <w:r>
          <w:rPr>
            <w:rFonts w:hint="eastAsia" w:ascii="仿宋_GB2312" w:hAnsi="仿宋_GB2312" w:eastAsia="仿宋_GB2312" w:cs="仿宋_GB2312"/>
            <w:b/>
            <w:bCs/>
            <w:sz w:val="32"/>
            <w:szCs w:val="32"/>
            <w:lang w:val="en-US" w:eastAsia="zh-CN"/>
          </w:rPr>
          <w:delText>，</w:delText>
        </w:r>
      </w:del>
      <w:r>
        <w:rPr>
          <w:rFonts w:hint="eastAsia" w:ascii="仿宋_GB2312" w:hAnsi="仿宋_GB2312" w:eastAsia="仿宋_GB2312" w:cs="仿宋_GB2312"/>
          <w:b/>
          <w:bCs/>
          <w:sz w:val="32"/>
          <w:szCs w:val="32"/>
          <w:lang w:val="en-US" w:eastAsia="zh-CN"/>
        </w:rPr>
        <w:t>以及</w:t>
      </w:r>
      <w:del w:id="48" w:author="W" w:date="2025-03-13T19:35:27Z">
        <w:r>
          <w:rPr>
            <w:rFonts w:hint="eastAsia" w:ascii="仿宋_GB2312" w:hAnsi="仿宋_GB2312" w:eastAsia="仿宋_GB2312" w:cs="仿宋_GB2312"/>
            <w:b/>
            <w:bCs/>
            <w:sz w:val="32"/>
            <w:szCs w:val="32"/>
            <w:lang w:val="en-US" w:eastAsia="zh-CN"/>
          </w:rPr>
          <w:delText>后期监管与</w:delText>
        </w:r>
      </w:del>
      <w:r>
        <w:rPr>
          <w:rFonts w:hint="eastAsia" w:ascii="仿宋_GB2312" w:hAnsi="仿宋_GB2312" w:eastAsia="仿宋_GB2312" w:cs="仿宋_GB2312"/>
          <w:b/>
          <w:bCs/>
          <w:sz w:val="32"/>
          <w:szCs w:val="32"/>
          <w:lang w:val="en-US" w:eastAsia="zh-CN"/>
        </w:rPr>
        <w:t>再评估</w:t>
      </w:r>
      <w:r>
        <w:rPr>
          <w:rFonts w:hint="eastAsia" w:ascii="仿宋_GB2312" w:hAnsi="仿宋_GB2312" w:eastAsia="仿宋_GB2312" w:cs="仿宋_GB2312"/>
          <w:sz w:val="32"/>
          <w:szCs w:val="32"/>
          <w:lang w:val="en-US" w:eastAsia="zh-CN"/>
        </w:rPr>
        <w:t>等阶段的政策进行了梳理，并对存在的政策问题进行分析论述。</w:t>
      </w:r>
    </w:p>
    <w:p w14:paraId="53FDD056">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1.1.1</w:t>
      </w:r>
      <w:commentRangeStart w:id="0"/>
      <w:r>
        <w:rPr>
          <w:rFonts w:hint="eastAsia" w:ascii="仿宋_GB2312" w:hAnsi="仿宋_GB2312" w:eastAsia="仿宋_GB2312" w:cs="仿宋_GB2312"/>
          <w:b/>
          <w:bCs/>
          <w:sz w:val="32"/>
          <w:szCs w:val="32"/>
          <w:lang w:val="en-US" w:eastAsia="zh-CN"/>
        </w:rPr>
        <w:t>研发与市场准入阶段</w:t>
      </w:r>
      <w:commentRangeEnd w:id="0"/>
      <w:r>
        <w:commentReference w:id="0"/>
      </w:r>
      <w:r>
        <w:rPr>
          <w:rFonts w:hint="eastAsia" w:ascii="仿宋_GB2312" w:hAnsi="仿宋_GB2312" w:eastAsia="仿宋_GB2312" w:cs="仿宋_GB2312"/>
          <w:b/>
          <w:bCs/>
          <w:sz w:val="32"/>
          <w:szCs w:val="32"/>
          <w:lang w:val="en-US" w:eastAsia="zh-CN"/>
        </w:rPr>
        <w:t>：政策框架初步成型，但对创新药专门激励不足</w:t>
      </w:r>
    </w:p>
    <w:p w14:paraId="4BEC2385">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49" w:author="W" w:date="2025-03-13T19:33:38Z"/>
          <w:rFonts w:hint="eastAsia" w:ascii="仿宋_GB2312" w:hAnsi="仿宋_GB2312" w:eastAsia="仿宋_GB2312" w:cs="仿宋_GB2312"/>
          <w:sz w:val="32"/>
          <w:szCs w:val="32"/>
          <w:lang w:val="en-US" w:eastAsia="zh-CN"/>
        </w:rPr>
      </w:pPr>
      <w:ins w:id="50" w:author="W" w:date="2025-03-13T19:33:38Z">
        <w:r>
          <w:rPr>
            <w:rFonts w:hint="eastAsia" w:ascii="仿宋_GB2312" w:hAnsi="仿宋_GB2312" w:eastAsia="仿宋_GB2312" w:cs="仿宋_GB2312"/>
            <w:sz w:val="32"/>
            <w:szCs w:val="32"/>
            <w:lang w:val="en-US" w:eastAsia="zh-CN"/>
          </w:rPr>
          <w:t>在研发与市场准入阶段，我国现行政策主要依托《国家基本药物目录》、《药品注册管理办法》和《药品管理法》等文件，确立了药品质量安全和基本用药的法律基础，保障了常用药品的医保支付。此外，《关于深化审评审批制度改革鼓励药品医疗器械创新的意见》提出了鼓励药品创新，建立优先审评审批制度，对符合条件的创新药给予优先审评审批，加快其上市进程。《创新药研发鼓励政策》则针对创新药研发，提供研发资助、税收优惠等激励措施，降低企业研发成本，鼓励企业加大创新投入。</w:t>
        </w:r>
      </w:ins>
    </w:p>
    <w:p w14:paraId="436A2B7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51" w:author="W" w:date="2025-03-13T19:33:38Z"/>
          <w:rFonts w:hint="eastAsia" w:ascii="仿宋_GB2312" w:hAnsi="仿宋_GB2312" w:eastAsia="仿宋_GB2312" w:cs="仿宋_GB2312"/>
          <w:sz w:val="32"/>
          <w:szCs w:val="32"/>
          <w:lang w:val="en-US" w:eastAsia="zh-CN"/>
        </w:rPr>
      </w:pPr>
      <w:ins w:id="52" w:author="W" w:date="2025-03-13T19:33:38Z">
        <w:r>
          <w:rPr>
            <w:rFonts w:hint="eastAsia" w:ascii="仿宋_GB2312" w:hAnsi="仿宋_GB2312" w:eastAsia="仿宋_GB2312" w:cs="仿宋_GB2312"/>
            <w:sz w:val="32"/>
            <w:szCs w:val="32"/>
            <w:lang w:val="en-US" w:eastAsia="zh-CN"/>
          </w:rPr>
          <w:t>然而，这一阶段的政策框架在鼓励突破性创新药的快速市场准入方面仍存在不足。根据中国外商投资企业协会药品研制和开发行业委员会发布的《国家医保谈判药品落地现状和地方实践经验研究报告》，早期的《国家基本药物目录》侧重于基础药品的普及，对高研发投入和高临床价值的创新药物并未提供明确的优先审批或绿色通道。尽管《关于深化审评审批制度改革鼓励药品医疗器械创新的意见》提出了优先审评审批制度，但在实际操作中，审批流程仍较为复杂，审批时间较长，难以满足创新药快速上市的需求。此外，《创新药研发鼓励政策》虽然提供了研发资助和税收优惠，但资助力度相对有限，税收优惠的覆盖范围也较窄，难以有效降低创新药企业的研发成本。</w:t>
        </w:r>
      </w:ins>
    </w:p>
    <w:p w14:paraId="484CB83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bCs/>
          <w:sz w:val="32"/>
          <w:szCs w:val="32"/>
          <w:lang w:val="en-US" w:eastAsia="zh-CN"/>
        </w:rPr>
      </w:pPr>
      <w:ins w:id="53" w:author="W" w:date="2025-03-13T19:33:38Z">
        <w:r>
          <w:rPr>
            <w:rFonts w:hint="eastAsia" w:ascii="仿宋_GB2312" w:hAnsi="仿宋_GB2312" w:eastAsia="仿宋_GB2312" w:cs="仿宋_GB2312"/>
            <w:sz w:val="32"/>
            <w:szCs w:val="32"/>
            <w:lang w:val="en-US" w:eastAsia="zh-CN"/>
          </w:rPr>
          <w:t>《药品注册管理办法》虽然规范了审批程序，却依然采用传统模式，审批周期长，未能满足创新药研发周期较长和成本高昂的特点。尽管《中华人民共和国药品管理法》的修订在制度上对药品管理进行了全面规范，但其细则中缺乏针对性激励措施，使得部分临床价值显著的新药在市场准入上仍遭遇延迟。总体来看，研发与市场准入阶段虽为药品提供了基本监管框架，但在促进高创新性药物快速落地方面，尚需在审批流程优化和创新激励政策上做出更有针对性的调整。</w:t>
        </w:r>
      </w:ins>
      <w:del w:id="54" w:author="W" w:date="2025-03-13T19:34:07Z">
        <w:r>
          <w:rPr>
            <w:rFonts w:hint="eastAsia" w:ascii="仿宋_GB2312" w:hAnsi="仿宋_GB2312" w:eastAsia="仿宋_GB2312" w:cs="仿宋_GB2312"/>
            <w:sz w:val="32"/>
            <w:szCs w:val="32"/>
            <w:lang w:val="en-US" w:eastAsia="zh-CN"/>
          </w:rPr>
          <w:delText>在研发与市场准入阶段，我国现行政策主要依托《国家基本药物目录》、《药品注册管理办法》和《药品管理法》等文件，确立了药品质量安全和基本用药的法律基础，保障了常用药品的医保支付。然而，</w:delText>
        </w:r>
      </w:del>
      <w:del w:id="55" w:author="W" w:date="2025-03-13T19:34:07Z">
        <w:r>
          <w:rPr>
            <w:rFonts w:hint="eastAsia" w:ascii="仿宋_GB2312" w:hAnsi="仿宋_GB2312" w:eastAsia="仿宋_GB2312" w:cs="仿宋_GB2312"/>
            <w:b/>
            <w:bCs/>
            <w:sz w:val="32"/>
            <w:szCs w:val="32"/>
            <w:lang w:val="en-US" w:eastAsia="zh-CN"/>
          </w:rPr>
          <w:delText>这一阶段的政策框架在鼓励突破性创新药的快速市场准入方面存在明显不足。</w:delText>
        </w:r>
      </w:del>
      <w:del w:id="56" w:author="W" w:date="2025-03-13T19:34:07Z">
        <w:r>
          <w:rPr>
            <w:rFonts w:hint="eastAsia" w:ascii="仿宋_GB2312" w:hAnsi="仿宋_GB2312" w:eastAsia="仿宋_GB2312" w:cs="仿宋_GB2312"/>
            <w:sz w:val="32"/>
            <w:szCs w:val="32"/>
            <w:lang w:val="en-US" w:eastAsia="zh-CN"/>
          </w:rPr>
          <w:delText>根据中国外商投资企业协会药品研制和开发行业委员会发布的《国家医保谈判药品落地现状和地方实践经验研究报告》，早期的《国家基本药物目录》侧重于基础药品的普及，对高研发投入和高临床价值的创新药物并未提供明确的优先审批或绿色通道；而《药品注册管理办法》虽然规范了审批程序，却依然采用传统模式，审批周期长，未能满足创新药研发周期较长和成本高昂的特点。尽管《中华人民共和国药品管理法》的修订在制度上对药品管理进行了全面规范，但其细则中缺乏针对性激励措施，使得部分临床价值显著的新药在市场准入上仍遭遇延迟。总体来看，</w:delText>
        </w:r>
      </w:del>
      <w:del w:id="57" w:author="W" w:date="2025-03-13T19:34:07Z">
        <w:r>
          <w:rPr>
            <w:rFonts w:hint="eastAsia" w:ascii="仿宋_GB2312" w:hAnsi="仿宋_GB2312" w:eastAsia="仿宋_GB2312" w:cs="仿宋_GB2312"/>
            <w:b/>
            <w:bCs/>
            <w:sz w:val="32"/>
            <w:szCs w:val="32"/>
            <w:lang w:val="en-US" w:eastAsia="zh-CN"/>
          </w:rPr>
          <w:delText>研发与市场准入阶段虽为药品提供了基本监管框架，但在促进高创新性药物快速落地方面，尚需在审批流程优化和创新激励政策上做出更有针对性的调整。</w:delText>
        </w:r>
      </w:del>
    </w:p>
    <w:p w14:paraId="6AD732A0">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1.1.2医保目录谈判</w:t>
      </w:r>
      <w:del w:id="58" w:author="W" w:date="2025-03-13T18:37:03Z">
        <w:r>
          <w:rPr>
            <w:rFonts w:hint="eastAsia" w:ascii="仿宋_GB2312" w:hAnsi="仿宋_GB2312" w:eastAsia="仿宋_GB2312" w:cs="仿宋_GB2312"/>
            <w:b/>
            <w:bCs/>
            <w:sz w:val="32"/>
            <w:szCs w:val="32"/>
            <w:lang w:val="en-US" w:eastAsia="zh-CN"/>
          </w:rPr>
          <w:delText>与价格谈判</w:delText>
        </w:r>
      </w:del>
      <w:r>
        <w:rPr>
          <w:rFonts w:hint="eastAsia" w:ascii="仿宋_GB2312" w:hAnsi="仿宋_GB2312" w:eastAsia="仿宋_GB2312" w:cs="仿宋_GB2312"/>
          <w:b/>
          <w:bCs/>
          <w:sz w:val="32"/>
          <w:szCs w:val="32"/>
          <w:lang w:val="en-US" w:eastAsia="zh-CN"/>
        </w:rPr>
        <w:t>阶段：常态化谈判已建立，但综合评价不足</w:t>
      </w:r>
    </w:p>
    <w:p w14:paraId="6B16E96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医保目录谈判与价格谈判阶段是推动创新药物进入医保体系的重要环节。通过《药品医保支付标准调整政策》和《国家药品谈判政策》，医保部门逐步实现了对创新药的价格谈判，并依托每年更新的《国家基本医疗保险、工伤保险和生育保险药品目录》对药品进行动态调整。据《中国创新药医保准入及政策改革年度报告》数据，近年来全球首创药物的续约成功率显著提升。然而，</w:t>
      </w:r>
      <w:r>
        <w:rPr>
          <w:rFonts w:hint="eastAsia" w:ascii="仿宋_GB2312" w:hAnsi="仿宋_GB2312" w:eastAsia="仿宋_GB2312" w:cs="仿宋_GB2312"/>
          <w:b/>
          <w:bCs/>
          <w:sz w:val="32"/>
          <w:szCs w:val="32"/>
          <w:lang w:val="en-US" w:eastAsia="zh-CN"/>
        </w:rPr>
        <w:t>这一阶段的谈判机制主要聚焦于降价和经济性评估，较少涵盖药物的长期临床效果和社会效益。</w:t>
      </w:r>
      <w:r>
        <w:rPr>
          <w:rFonts w:hint="eastAsia" w:ascii="仿宋_GB2312" w:hAnsi="仿宋_GB2312" w:eastAsia="仿宋_GB2312" w:cs="仿宋_GB2312"/>
          <w:sz w:val="32"/>
          <w:szCs w:val="32"/>
          <w:lang w:val="en-US" w:eastAsia="zh-CN"/>
        </w:rPr>
        <w:t>正如报告中所指出的，谈判过程中“降价换量”的趋势普遍存在，使得部分研发成本高昂、具备突破性疗效的创新药在谈判中不得不接受较大幅度降价，这不仅压缩了企业的研发回报，也可能影响后续的创新投入。因此，医保谈判机制在实现价格合理化的同时，应进一步整合多维度评估指标，确保创新药的综合价值得到充分体现。</w:t>
      </w:r>
    </w:p>
    <w:p w14:paraId="5079ED3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commentRangeStart w:id="1"/>
      <w:r>
        <w:rPr>
          <w:rFonts w:hint="eastAsia" w:ascii="仿宋_GB2312" w:hAnsi="仿宋_GB2312" w:eastAsia="仿宋_GB2312" w:cs="仿宋_GB2312"/>
          <w:b/>
          <w:bCs/>
          <w:sz w:val="32"/>
          <w:szCs w:val="32"/>
          <w:lang w:val="en-US" w:eastAsia="zh-CN"/>
        </w:rPr>
        <w:t>1.1.3</w:t>
      </w:r>
      <w:ins w:id="59" w:author="W" w:date="2025-03-13T18:40:12Z">
        <w:r>
          <w:rPr>
            <w:rFonts w:hint="eastAsia" w:ascii="仿宋_GB2312" w:hAnsi="仿宋_GB2312" w:eastAsia="仿宋_GB2312" w:cs="仿宋_GB2312"/>
            <w:b/>
            <w:bCs/>
            <w:sz w:val="32"/>
            <w:szCs w:val="32"/>
            <w:lang w:val="en-US" w:eastAsia="zh-CN"/>
          </w:rPr>
          <w:t>创新药</w:t>
        </w:r>
      </w:ins>
      <w:ins w:id="60" w:author="W" w:date="2025-03-13T18:40:14Z">
        <w:r>
          <w:rPr>
            <w:rFonts w:hint="eastAsia" w:ascii="仿宋_GB2312" w:hAnsi="仿宋_GB2312" w:eastAsia="仿宋_GB2312" w:cs="仿宋_GB2312"/>
            <w:b/>
            <w:bCs/>
            <w:sz w:val="32"/>
            <w:szCs w:val="32"/>
            <w:lang w:val="en-US" w:eastAsia="zh-CN"/>
          </w:rPr>
          <w:t>挂网</w:t>
        </w:r>
      </w:ins>
      <w:ins w:id="61" w:author="W" w:date="2025-03-13T18:41:40Z">
        <w:r>
          <w:rPr>
            <w:rFonts w:hint="eastAsia" w:ascii="仿宋_GB2312" w:hAnsi="仿宋_GB2312" w:eastAsia="仿宋_GB2312" w:cs="仿宋_GB2312"/>
            <w:b/>
            <w:bCs/>
            <w:sz w:val="32"/>
            <w:szCs w:val="32"/>
            <w:lang w:val="en-US" w:eastAsia="zh-CN"/>
          </w:rPr>
          <w:t>和</w:t>
        </w:r>
      </w:ins>
      <w:ins w:id="62" w:author="W" w:date="2025-03-13T18:41:42Z">
        <w:r>
          <w:rPr>
            <w:rFonts w:hint="eastAsia" w:ascii="仿宋_GB2312" w:hAnsi="仿宋_GB2312" w:eastAsia="仿宋_GB2312" w:cs="仿宋_GB2312"/>
            <w:b/>
            <w:bCs/>
            <w:sz w:val="32"/>
            <w:szCs w:val="32"/>
            <w:lang w:val="en-US" w:eastAsia="zh-CN"/>
          </w:rPr>
          <w:t>市场监管</w:t>
        </w:r>
      </w:ins>
      <w:ins w:id="63" w:author="W" w:date="2025-03-13T18:40:15Z">
        <w:r>
          <w:rPr>
            <w:rFonts w:hint="eastAsia" w:ascii="仿宋_GB2312" w:hAnsi="仿宋_GB2312" w:eastAsia="仿宋_GB2312" w:cs="仿宋_GB2312"/>
            <w:b/>
            <w:bCs/>
            <w:sz w:val="32"/>
            <w:szCs w:val="32"/>
            <w:lang w:val="en-US" w:eastAsia="zh-CN"/>
          </w:rPr>
          <w:t>阶段</w:t>
        </w:r>
      </w:ins>
      <w:del w:id="64" w:author="W" w:date="2025-03-13T18:40:09Z">
        <w:r>
          <w:rPr>
            <w:rFonts w:hint="eastAsia" w:ascii="仿宋_GB2312" w:hAnsi="仿宋_GB2312" w:eastAsia="仿宋_GB2312" w:cs="仿宋_GB2312"/>
            <w:b/>
            <w:bCs/>
            <w:sz w:val="32"/>
            <w:szCs w:val="32"/>
            <w:lang w:val="en-US" w:eastAsia="zh-CN"/>
          </w:rPr>
          <w:delText>集中采购与价</w:delText>
        </w:r>
      </w:del>
      <w:del w:id="65" w:author="W" w:date="2025-03-13T18:40:08Z">
        <w:r>
          <w:rPr>
            <w:rFonts w:hint="eastAsia" w:ascii="仿宋_GB2312" w:hAnsi="仿宋_GB2312" w:eastAsia="仿宋_GB2312" w:cs="仿宋_GB2312"/>
            <w:b/>
            <w:bCs/>
            <w:sz w:val="32"/>
            <w:szCs w:val="32"/>
            <w:lang w:val="en-US" w:eastAsia="zh-CN"/>
          </w:rPr>
          <w:delText>格确定阶段</w:delText>
        </w:r>
      </w:del>
      <w:ins w:id="66" w:author="W" w:date="2025-03-13T19:50:08Z">
        <w:r>
          <w:rPr>
            <w:rFonts w:hint="eastAsia" w:ascii="仿宋_GB2312" w:hAnsi="仿宋_GB2312" w:eastAsia="仿宋_GB2312" w:cs="仿宋_GB2312"/>
            <w:b/>
            <w:bCs/>
            <w:sz w:val="32"/>
            <w:szCs w:val="32"/>
            <w:lang w:val="en-US" w:eastAsia="zh-CN"/>
          </w:rPr>
          <w:t>：</w:t>
        </w:r>
      </w:ins>
      <w:del w:id="67" w:author="W" w:date="2025-03-13T19:50:08Z">
        <w:r>
          <w:rPr>
            <w:rFonts w:hint="eastAsia" w:ascii="仿宋_GB2312" w:hAnsi="仿宋_GB2312" w:eastAsia="仿宋_GB2312" w:cs="仿宋_GB2312"/>
            <w:b/>
            <w:bCs/>
            <w:sz w:val="32"/>
            <w:szCs w:val="32"/>
            <w:lang w:val="en-US" w:eastAsia="zh-CN"/>
          </w:rPr>
          <w:delText>：</w:delText>
        </w:r>
      </w:del>
      <w:ins w:id="68" w:author="W" w:date="2025-03-13T19:50:02Z">
        <w:r>
          <w:rPr>
            <w:rFonts w:hint="eastAsia" w:ascii="仿宋_GB2312" w:hAnsi="仿宋_GB2312" w:eastAsia="仿宋_GB2312" w:cs="仿宋_GB2312"/>
            <w:b/>
            <w:bCs/>
            <w:sz w:val="32"/>
            <w:szCs w:val="32"/>
            <w:rPrChange w:id="69" w:author="W" w:date="2025-03-13T19:50:02Z">
              <w:rPr>
                <w:rFonts w:hint="eastAsia"/>
              </w:rPr>
            </w:rPrChange>
          </w:rPr>
          <w:t>政策支持与市场挑战并存</w:t>
        </w:r>
      </w:ins>
      <w:del w:id="71" w:author="W" w:date="2025-03-13T19:50:02Z">
        <w:r>
          <w:rPr>
            <w:rFonts w:hint="eastAsia" w:ascii="仿宋_GB2312" w:hAnsi="仿宋_GB2312" w:eastAsia="仿宋_GB2312" w:cs="仿宋_GB2312"/>
            <w:b/>
            <w:bCs/>
            <w:sz w:val="32"/>
            <w:szCs w:val="32"/>
            <w:lang w:val="en-US" w:eastAsia="zh-CN"/>
          </w:rPr>
          <w:delText>量换价模式压缩创新收益</w:delText>
        </w:r>
      </w:del>
      <w:ins w:id="72" w:author="Jinglin Sun" w:date="2025-03-13T15:47:35Z">
        <w:del w:id="73" w:author="W" w:date="2025-03-13T19:50:02Z">
          <w:r>
            <w:rPr>
              <w:rFonts w:hint="eastAsia" w:ascii="仿宋_GB2312" w:hAnsi="仿宋_GB2312" w:eastAsia="仿宋_GB2312" w:cs="仿宋_GB2312"/>
              <w:b/>
              <w:bCs/>
              <w:sz w:val="32"/>
              <w:szCs w:val="32"/>
              <w:lang w:val="en-US" w:eastAsia="zh-CN"/>
            </w:rPr>
            <w:delText>（</w:delText>
          </w:r>
        </w:del>
      </w:ins>
      <w:ins w:id="74" w:author="Jinglin Sun" w:date="2025-03-13T15:47:38Z">
        <w:del w:id="75" w:author="W" w:date="2025-03-13T19:50:02Z">
          <w:r>
            <w:rPr>
              <w:rFonts w:hint="eastAsia" w:ascii="仿宋_GB2312" w:hAnsi="仿宋_GB2312" w:eastAsia="仿宋_GB2312" w:cs="仿宋_GB2312"/>
              <w:b/>
              <w:bCs/>
              <w:sz w:val="32"/>
              <w:szCs w:val="32"/>
              <w:lang w:val="en-US" w:eastAsia="zh-CN"/>
            </w:rPr>
            <w:delText>创新药</w:delText>
          </w:r>
        </w:del>
      </w:ins>
      <w:ins w:id="76" w:author="Jinglin Sun" w:date="2025-03-13T15:47:39Z">
        <w:del w:id="77" w:author="W" w:date="2025-03-13T19:50:02Z">
          <w:r>
            <w:rPr>
              <w:rFonts w:hint="eastAsia" w:ascii="仿宋_GB2312" w:hAnsi="仿宋_GB2312" w:eastAsia="仿宋_GB2312" w:cs="仿宋_GB2312"/>
              <w:b/>
              <w:bCs/>
              <w:sz w:val="32"/>
              <w:szCs w:val="32"/>
              <w:lang w:val="en-US" w:eastAsia="zh-CN"/>
            </w:rPr>
            <w:delText>挂网</w:delText>
          </w:r>
        </w:del>
      </w:ins>
      <w:ins w:id="78" w:author="Jinglin Sun" w:date="2025-03-13T15:47:41Z">
        <w:del w:id="79" w:author="W" w:date="2025-03-13T19:50:02Z">
          <w:r>
            <w:rPr>
              <w:rFonts w:hint="eastAsia" w:ascii="仿宋_GB2312" w:hAnsi="仿宋_GB2312" w:eastAsia="仿宋_GB2312" w:cs="仿宋_GB2312"/>
              <w:b/>
              <w:bCs/>
              <w:sz w:val="32"/>
              <w:szCs w:val="32"/>
              <w:lang w:val="en-US" w:eastAsia="zh-CN"/>
            </w:rPr>
            <w:delText>阶段</w:delText>
          </w:r>
        </w:del>
      </w:ins>
      <w:ins w:id="80" w:author="Jinglin Sun" w:date="2025-03-13T15:47:35Z">
        <w:del w:id="81" w:author="W" w:date="2025-03-13T19:50:02Z">
          <w:r>
            <w:rPr>
              <w:rFonts w:hint="eastAsia" w:ascii="仿宋_GB2312" w:hAnsi="仿宋_GB2312" w:eastAsia="仿宋_GB2312" w:cs="仿宋_GB2312"/>
              <w:b/>
              <w:bCs/>
              <w:sz w:val="32"/>
              <w:szCs w:val="32"/>
              <w:lang w:val="en-US" w:eastAsia="zh-CN"/>
            </w:rPr>
            <w:delText>）</w:delText>
          </w:r>
          <w:commentRangeEnd w:id="1"/>
        </w:del>
      </w:ins>
      <w:r>
        <w:commentReference w:id="1"/>
      </w:r>
    </w:p>
    <w:p w14:paraId="764A7F8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83" w:author="W" w:date="2025-03-13T19:52:24Z"/>
          <w:rFonts w:hint="eastAsia" w:ascii="仿宋_GB2312" w:hAnsi="仿宋_GB2312" w:eastAsia="仿宋_GB2312" w:cs="仿宋_GB2312"/>
          <w:sz w:val="32"/>
          <w:szCs w:val="32"/>
          <w:rPrChange w:id="84" w:author="W" w:date="2025-03-13T19:52:24Z">
            <w:rPr>
              <w:ins w:id="85" w:author="W" w:date="2025-03-13T19:52:24Z"/>
              <w:rFonts w:hint="eastAsia"/>
            </w:rPr>
          </w:rPrChange>
        </w:rPr>
        <w:pPrChange w:id="82" w:author="W" w:date="2025-03-13T19:52:28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86" w:author="W" w:date="2025-03-13T19:52:24Z">
        <w:r>
          <w:rPr>
            <w:rFonts w:hint="eastAsia" w:ascii="仿宋_GB2312" w:hAnsi="仿宋_GB2312" w:eastAsia="仿宋_GB2312" w:cs="仿宋_GB2312"/>
            <w:sz w:val="32"/>
            <w:szCs w:val="32"/>
            <w:rPrChange w:id="87" w:author="W" w:date="2025-03-13T19:52:24Z">
              <w:rPr>
                <w:rFonts w:hint="eastAsia"/>
              </w:rPr>
            </w:rPrChange>
          </w:rPr>
          <w:t>在创新药挂网和市场监管阶段，国家通过一系列政策在推动药品价格合理回归和减轻患者负担方面取得了显著成效，同时也在不断优化对创新药的支持机制。《关于建立新上市化学药品首发价格形成机制 鼓励高质量创新的通知（征求意见稿）》明确提出，要支持高质量创新药品在上市初期获得与高投入、高风险相匹配的收益回报。这一政策通过试行以自主量化评价为基础的分类办理模式，采取新上市药品首发价格集中受理，显著提高了新药挂网的效率。</w:t>
        </w:r>
      </w:ins>
      <w:ins w:id="89" w:author="W" w:date="2025-03-13T19:52:24Z">
        <w:r>
          <w:rPr>
            <w:rFonts w:hint="eastAsia" w:ascii="仿宋_GB2312" w:hAnsi="仿宋_GB2312" w:eastAsia="仿宋_GB2312" w:cs="仿宋_GB2312"/>
            <w:sz w:val="32"/>
            <w:szCs w:val="32"/>
            <w:rPrChange w:id="90" w:author="W" w:date="2025-03-13T19:52:24Z">
              <w:rPr>
                <w:rFonts w:hint="eastAsia"/>
              </w:rPr>
            </w:rPrChange>
          </w:rPr>
          <w:t>具体而言，国家医保局统一制定了首发价格分类办理的企业自评量表，从药学物质基础、临床价值、循证证据强度等多个维度，为企业评价新上市药品的创新质量提供了明确指引。企业自评点数越高，表明药品的创新价值含量越高，从而能够获得更大力度的政策支持。这种机制不仅有助于企业更清晰地了解自身产品的市场定位，也为创新药在挂网过程中提供了更加透明和可预测的环境。</w:t>
        </w:r>
      </w:ins>
    </w:p>
    <w:p w14:paraId="35794D6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92" w:author="W" w:date="2025-03-13T19:52:24Z"/>
          <w:rFonts w:hint="eastAsia" w:ascii="仿宋_GB2312" w:hAnsi="仿宋_GB2312" w:eastAsia="仿宋_GB2312" w:cs="仿宋_GB2312"/>
          <w:sz w:val="32"/>
          <w:szCs w:val="32"/>
          <w:rPrChange w:id="93" w:author="W" w:date="2025-03-13T19:52:24Z">
            <w:rPr>
              <w:ins w:id="94" w:author="W" w:date="2025-03-13T19:52:24Z"/>
              <w:rFonts w:hint="eastAsia"/>
            </w:rPr>
          </w:rPrChange>
        </w:rPr>
      </w:pPr>
      <w:ins w:id="95" w:author="W" w:date="2025-03-13T19:52:24Z">
        <w:r>
          <w:rPr>
            <w:rFonts w:hint="eastAsia" w:ascii="仿宋_GB2312" w:hAnsi="仿宋_GB2312" w:eastAsia="仿宋_GB2312" w:cs="仿宋_GB2312"/>
            <w:sz w:val="32"/>
            <w:szCs w:val="32"/>
            <w:rPrChange w:id="96" w:author="W" w:date="2025-03-13T19:52:24Z">
              <w:rPr>
                <w:rFonts w:hint="eastAsia"/>
              </w:rPr>
            </w:rPrChange>
          </w:rPr>
          <w:t>此外，新上市化学药品一旦实施首发价格形成机制，企业可以选择按照首发价格机制挂网，享受集中首发、绿色通道等服务便利，大大缩短了药品挂网进入终端的时间。对于自评点数高和居中的新上市药品，还可以根据批准状态（正式批准、附条件批准）获得1-5年不等的首发价格稳定期。在稳定期内，这些药品可暂不纳入集采，原则上也不会面临价格约束措施，从而为企业的研发回报提供了相对稳定的市场环境。</w:t>
        </w:r>
      </w:ins>
    </w:p>
    <w:p w14:paraId="09964CE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98" w:author="W" w:date="2025-03-13T19:52:24Z"/>
          <w:rFonts w:hint="eastAsia" w:ascii="仿宋_GB2312" w:hAnsi="仿宋_GB2312" w:eastAsia="仿宋_GB2312" w:cs="仿宋_GB2312"/>
          <w:sz w:val="32"/>
          <w:szCs w:val="32"/>
          <w:rPrChange w:id="99" w:author="W" w:date="2025-03-13T19:52:24Z">
            <w:rPr>
              <w:ins w:id="100" w:author="W" w:date="2025-03-13T19:52:24Z"/>
              <w:rFonts w:hint="eastAsia"/>
            </w:rPr>
          </w:rPrChange>
        </w:rPr>
      </w:pPr>
      <w:ins w:id="101" w:author="W" w:date="2025-03-13T19:52:24Z">
        <w:r>
          <w:rPr>
            <w:rFonts w:hint="eastAsia" w:ascii="仿宋_GB2312" w:hAnsi="仿宋_GB2312" w:eastAsia="仿宋_GB2312" w:cs="仿宋_GB2312"/>
            <w:sz w:val="32"/>
            <w:szCs w:val="32"/>
            <w:rPrChange w:id="102" w:author="W" w:date="2025-03-13T19:52:24Z">
              <w:rPr>
                <w:rFonts w:hint="eastAsia"/>
              </w:rPr>
            </w:rPrChange>
          </w:rPr>
          <w:t>然而，尽管政策在不断优化，创新药企业在挂网过程中仍面临一些挑战。一方面，创新药的高研发成本和高风险特性要求其在市场中获得合理的溢价，但当前的市场环境和政策执行力度下，这一目标的实现仍存在一定的难度。例如，亚盛医药的奥雷巴替尼案例显示，创新药的高研发成本和高风险特性要求其在市场中获得合理的溢价，但当前的市场环境和政策执行力度下，这一目标的实现仍存在一定的难度。</w:t>
        </w:r>
      </w:ins>
    </w:p>
    <w:p w14:paraId="61A84F0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105" w:author="W" w:date="2025-03-13T19:52:16Z"/>
          <w:rFonts w:hint="eastAsia" w:ascii="仿宋_GB2312" w:hAnsi="仿宋_GB2312" w:eastAsia="仿宋_GB2312" w:cs="仿宋_GB2312"/>
          <w:sz w:val="32"/>
          <w:szCs w:val="32"/>
          <w:lang w:val="en-US" w:eastAsia="zh-CN"/>
        </w:rPr>
        <w:pPrChange w:id="104" w:author="W" w:date="2025-03-13T19:52:35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106" w:author="W" w:date="2025-03-13T19:52:24Z">
        <w:r>
          <w:rPr>
            <w:rFonts w:hint="eastAsia" w:ascii="仿宋_GB2312" w:hAnsi="仿宋_GB2312" w:eastAsia="仿宋_GB2312" w:cs="仿宋_GB2312"/>
            <w:sz w:val="32"/>
            <w:szCs w:val="32"/>
            <w:rPrChange w:id="107" w:author="W" w:date="2025-03-13T19:52:24Z">
              <w:rPr>
                <w:rFonts w:hint="eastAsia"/>
              </w:rPr>
            </w:rPrChange>
          </w:rPr>
          <w:t>另一方面，创新药的挂网流程虽然有所简化，但在实际操作中，企业仍需面对复杂的申报流程和严格的审核标准。例如，企业需要准备大量的临床数据和经济测算资料，以证明其药品的创新性和临床价值，这对于研发资源有限的企业来说是一个不小的负担。</w:t>
        </w:r>
      </w:ins>
      <w:ins w:id="109" w:author="W" w:date="2025-03-13T19:52:24Z">
        <w:r>
          <w:rPr>
            <w:rFonts w:hint="eastAsia" w:ascii="仿宋_GB2312" w:hAnsi="仿宋_GB2312" w:eastAsia="仿宋_GB2312" w:cs="仿宋_GB2312"/>
            <w:sz w:val="32"/>
            <w:szCs w:val="32"/>
            <w:rPrChange w:id="110" w:author="W" w:date="2025-03-13T19:52:24Z">
              <w:rPr>
                <w:rFonts w:hint="eastAsia"/>
              </w:rPr>
            </w:rPrChange>
          </w:rPr>
          <w:t>从市场反馈来看，部分创新药企业在挂网后发现，由于市场接受度较低或临床使用限制，药品的实际销售量并未达到预期，导致企业的研发回报与投入之间仍存在较大落差。这不仅影响了企业的短期盈利能力，也可能对后续的研发投入产生负面影响。此外，不同地区在执行挂网政策时存在一定的差异，部分地区的挂网流程相对滞后，进一步延长了药品进入市场的时间。</w:t>
        </w:r>
      </w:ins>
      <w:del w:id="112" w:author="W" w:date="2025-03-13T19:52:16Z">
        <w:r>
          <w:rPr>
            <w:rFonts w:hint="eastAsia" w:ascii="仿宋_GB2312" w:hAnsi="仿宋_GB2312" w:eastAsia="仿宋_GB2312" w:cs="仿宋_GB2312"/>
            <w:sz w:val="32"/>
            <w:szCs w:val="32"/>
            <w:lang w:val="en-US" w:eastAsia="zh-CN"/>
          </w:rPr>
          <w:delText>集中采购与价格确定阶段通过《药品集中采购和使用管理办法》和《国家药品集中采购试点方案》等政策，实现了大规模集采，有效压低了药品价格，减轻了患者经济负担。国务院办公厅发布的《关于推动药品集中带量采购工作常态化制度化开展的意见》进一步明确了以量换价的政策目标。然而，这种模式在实践中对高研发成本、高风险的创新药物构成了压力。由于“量换价”的核心逻辑要求药品必须达到一定的规模效应，尚处于市场推广初期或产能未形成规模化的创新药物在谈判中往往处于不利地位，其溢价难以得到合理体现。</w:delText>
        </w:r>
      </w:del>
      <w:del w:id="113" w:author="W" w:date="2025-03-13T19:52:16Z">
        <w:r>
          <w:rPr>
            <w:rFonts w:hint="eastAsia" w:ascii="仿宋_GB2312" w:hAnsi="仿宋_GB2312" w:eastAsia="仿宋_GB2312" w:cs="仿宋_GB2312"/>
            <w:b/>
            <w:bCs/>
            <w:sz w:val="32"/>
            <w:szCs w:val="32"/>
            <w:lang w:val="en-US" w:eastAsia="zh-CN"/>
          </w:rPr>
          <w:delText>国家组织的多批次带量采购虽然不断扩大覆盖面，但对创新药价值评估及差异化定价方式的探索仍不足，</w:delText>
        </w:r>
      </w:del>
      <w:del w:id="114" w:author="W" w:date="2025-03-13T19:52:16Z">
        <w:r>
          <w:rPr>
            <w:rFonts w:hint="eastAsia" w:ascii="仿宋_GB2312" w:hAnsi="仿宋_GB2312" w:eastAsia="仿宋_GB2312" w:cs="仿宋_GB2312"/>
            <w:sz w:val="32"/>
            <w:szCs w:val="32"/>
            <w:lang w:val="en-US" w:eastAsia="zh-CN"/>
          </w:rPr>
          <w:delText>企业的研发回报与实际投入之间存在较大落差，可能会抑制后续高端创新药物的开发。</w:delText>
        </w:r>
      </w:del>
    </w:p>
    <w:p w14:paraId="61A84F0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9"/>
        <w:rPr>
          <w:del w:id="116" w:author="W" w:date="2025-03-13T19:52:16Z"/>
          <w:rFonts w:hint="eastAsia" w:ascii="仿宋_GB2312" w:hAnsi="仿宋_GB2312" w:eastAsia="仿宋_GB2312" w:cs="仿宋_GB2312"/>
          <w:b/>
          <w:bCs/>
          <w:sz w:val="32"/>
          <w:szCs w:val="32"/>
          <w:lang w:val="en-US" w:eastAsia="zh-CN"/>
        </w:rPr>
        <w:pPrChange w:id="115" w:author="W" w:date="2025-03-13T19:52:35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pPr>
        </w:pPrChange>
      </w:pPr>
      <w:del w:id="117" w:author="W" w:date="2025-03-13T19:52:16Z">
        <w:r>
          <w:rPr>
            <w:rFonts w:hint="eastAsia" w:ascii="仿宋_GB2312" w:hAnsi="仿宋_GB2312" w:eastAsia="仿宋_GB2312" w:cs="仿宋_GB2312"/>
            <w:b/>
            <w:bCs/>
            <w:sz w:val="32"/>
            <w:szCs w:val="32"/>
            <w:lang w:val="en-US" w:eastAsia="zh-CN"/>
          </w:rPr>
          <w:delText>1.1.4药品定价与市场监管阶段：监管手段丰富，激励机制灵活性待提升</w:delText>
        </w:r>
      </w:del>
      <w:ins w:id="118" w:author="Jinglin Sun" w:date="2025-03-13T15:48:32Z">
        <w:del w:id="119" w:author="W" w:date="2025-03-13T19:52:16Z">
          <w:r>
            <w:rPr>
              <w:rFonts w:hint="eastAsia" w:ascii="仿宋_GB2312" w:hAnsi="仿宋_GB2312" w:eastAsia="仿宋_GB2312" w:cs="仿宋_GB2312"/>
              <w:b/>
              <w:bCs/>
              <w:sz w:val="32"/>
              <w:szCs w:val="32"/>
              <w:lang w:val="en-US" w:eastAsia="zh-CN"/>
            </w:rPr>
            <w:delText>（</w:delText>
          </w:r>
        </w:del>
      </w:ins>
      <w:ins w:id="120" w:author="Jinglin Sun" w:date="2025-03-13T15:48:35Z">
        <w:del w:id="121" w:author="W" w:date="2025-03-13T19:52:16Z">
          <w:r>
            <w:rPr>
              <w:rFonts w:hint="eastAsia" w:ascii="仿宋_GB2312" w:hAnsi="仿宋_GB2312" w:eastAsia="仿宋_GB2312" w:cs="仿宋_GB2312"/>
              <w:b/>
              <w:bCs/>
              <w:sz w:val="32"/>
              <w:szCs w:val="32"/>
              <w:lang w:val="en-US" w:eastAsia="zh-CN"/>
            </w:rPr>
            <w:delText>主要</w:delText>
          </w:r>
        </w:del>
      </w:ins>
      <w:ins w:id="122" w:author="Jinglin Sun" w:date="2025-03-13T15:48:37Z">
        <w:del w:id="123" w:author="W" w:date="2025-03-13T19:52:16Z">
          <w:r>
            <w:rPr>
              <w:rFonts w:hint="eastAsia" w:ascii="仿宋_GB2312" w:hAnsi="仿宋_GB2312" w:eastAsia="仿宋_GB2312" w:cs="仿宋_GB2312"/>
              <w:b/>
              <w:bCs/>
              <w:sz w:val="32"/>
              <w:szCs w:val="32"/>
              <w:lang w:val="en-US" w:eastAsia="zh-CN"/>
            </w:rPr>
            <w:delText>写</w:delText>
          </w:r>
        </w:del>
      </w:ins>
      <w:ins w:id="124" w:author="Jinglin Sun" w:date="2025-03-13T15:48:38Z">
        <w:del w:id="125" w:author="W" w:date="2025-03-13T19:52:16Z">
          <w:r>
            <w:rPr>
              <w:rFonts w:hint="eastAsia" w:ascii="仿宋_GB2312" w:hAnsi="仿宋_GB2312" w:eastAsia="仿宋_GB2312" w:cs="仿宋_GB2312"/>
              <w:b/>
              <w:bCs/>
              <w:sz w:val="32"/>
              <w:szCs w:val="32"/>
              <w:lang w:val="en-US" w:eastAsia="zh-CN"/>
            </w:rPr>
            <w:delText>的还是</w:delText>
          </w:r>
        </w:del>
      </w:ins>
      <w:ins w:id="126" w:author="Jinglin Sun" w:date="2025-03-13T15:48:40Z">
        <w:del w:id="127" w:author="W" w:date="2025-03-13T19:52:16Z">
          <w:r>
            <w:rPr>
              <w:rFonts w:hint="eastAsia" w:ascii="仿宋_GB2312" w:hAnsi="仿宋_GB2312" w:eastAsia="仿宋_GB2312" w:cs="仿宋_GB2312"/>
              <w:b/>
              <w:bCs/>
              <w:sz w:val="32"/>
              <w:szCs w:val="32"/>
              <w:lang w:val="en-US" w:eastAsia="zh-CN"/>
            </w:rPr>
            <w:delText>监管</w:delText>
          </w:r>
        </w:del>
      </w:ins>
      <w:ins w:id="128" w:author="Jinglin Sun" w:date="2025-03-13T16:02:04Z">
        <w:del w:id="129" w:author="W" w:date="2025-03-13T19:52:16Z">
          <w:r>
            <w:rPr>
              <w:rFonts w:hint="eastAsia" w:ascii="仿宋_GB2312" w:hAnsi="仿宋_GB2312" w:eastAsia="仿宋_GB2312" w:cs="仿宋_GB2312"/>
              <w:b/>
              <w:bCs/>
              <w:sz w:val="32"/>
              <w:szCs w:val="32"/>
              <w:lang w:val="en-US" w:eastAsia="zh-CN"/>
            </w:rPr>
            <w:delText>，</w:delText>
          </w:r>
        </w:del>
      </w:ins>
      <w:ins w:id="130" w:author="Jinglin Sun" w:date="2025-03-13T16:02:06Z">
        <w:del w:id="131" w:author="W" w:date="2025-03-13T19:52:16Z">
          <w:r>
            <w:rPr>
              <w:rFonts w:hint="eastAsia" w:ascii="仿宋_GB2312" w:hAnsi="仿宋_GB2312" w:eastAsia="仿宋_GB2312" w:cs="仿宋_GB2312"/>
              <w:b/>
              <w:bCs/>
              <w:sz w:val="32"/>
              <w:szCs w:val="32"/>
              <w:lang w:val="en-US" w:eastAsia="zh-CN"/>
            </w:rPr>
            <w:delText>考虑</w:delText>
          </w:r>
        </w:del>
      </w:ins>
      <w:ins w:id="132" w:author="Jinglin Sun" w:date="2025-03-13T16:02:08Z">
        <w:del w:id="133" w:author="W" w:date="2025-03-13T19:52:16Z">
          <w:r>
            <w:rPr>
              <w:rFonts w:hint="eastAsia" w:ascii="仿宋_GB2312" w:hAnsi="仿宋_GB2312" w:eastAsia="仿宋_GB2312" w:cs="仿宋_GB2312"/>
              <w:b/>
              <w:bCs/>
              <w:sz w:val="32"/>
              <w:szCs w:val="32"/>
              <w:lang w:val="en-US" w:eastAsia="zh-CN"/>
            </w:rPr>
            <w:delText>跟</w:delText>
          </w:r>
        </w:del>
      </w:ins>
      <w:ins w:id="134" w:author="Jinglin Sun" w:date="2025-03-13T16:02:14Z">
        <w:del w:id="135" w:author="W" w:date="2025-03-13T19:52:16Z">
          <w:r>
            <w:rPr>
              <w:rFonts w:hint="eastAsia" w:ascii="仿宋_GB2312" w:hAnsi="仿宋_GB2312" w:eastAsia="仿宋_GB2312" w:cs="仿宋_GB2312"/>
              <w:b/>
              <w:bCs/>
              <w:sz w:val="32"/>
              <w:szCs w:val="32"/>
              <w:lang w:val="en-US" w:eastAsia="zh-CN"/>
            </w:rPr>
            <w:delText>下一条</w:delText>
          </w:r>
        </w:del>
      </w:ins>
      <w:ins w:id="136" w:author="Jinglin Sun" w:date="2025-03-13T16:02:15Z">
        <w:del w:id="137" w:author="W" w:date="2025-03-13T19:52:16Z">
          <w:r>
            <w:rPr>
              <w:rFonts w:hint="eastAsia" w:ascii="仿宋_GB2312" w:hAnsi="仿宋_GB2312" w:eastAsia="仿宋_GB2312" w:cs="仿宋_GB2312"/>
              <w:b/>
              <w:bCs/>
              <w:sz w:val="32"/>
              <w:szCs w:val="32"/>
              <w:lang w:val="en-US" w:eastAsia="zh-CN"/>
            </w:rPr>
            <w:delText>合并</w:delText>
          </w:r>
        </w:del>
      </w:ins>
      <w:ins w:id="138" w:author="Jinglin Sun" w:date="2025-03-13T16:02:16Z">
        <w:del w:id="139" w:author="W" w:date="2025-03-13T19:52:16Z">
          <w:r>
            <w:rPr>
              <w:rFonts w:hint="eastAsia" w:ascii="仿宋_GB2312" w:hAnsi="仿宋_GB2312" w:eastAsia="仿宋_GB2312" w:cs="仿宋_GB2312"/>
              <w:b/>
              <w:bCs/>
              <w:sz w:val="32"/>
              <w:szCs w:val="32"/>
              <w:lang w:val="en-US" w:eastAsia="zh-CN"/>
            </w:rPr>
            <w:delText>一</w:delText>
          </w:r>
        </w:del>
      </w:ins>
      <w:ins w:id="140" w:author="Jinglin Sun" w:date="2025-03-13T16:02:18Z">
        <w:del w:id="141" w:author="W" w:date="2025-03-13T19:52:16Z">
          <w:r>
            <w:rPr>
              <w:rFonts w:hint="eastAsia" w:ascii="仿宋_GB2312" w:hAnsi="仿宋_GB2312" w:eastAsia="仿宋_GB2312" w:cs="仿宋_GB2312"/>
              <w:b/>
              <w:bCs/>
              <w:sz w:val="32"/>
              <w:szCs w:val="32"/>
              <w:lang w:val="en-US" w:eastAsia="zh-CN"/>
            </w:rPr>
            <w:delText>下</w:delText>
          </w:r>
        </w:del>
      </w:ins>
      <w:ins w:id="142" w:author="Jinglin Sun" w:date="2025-03-13T16:02:19Z">
        <w:del w:id="143" w:author="W" w:date="2025-03-13T19:52:16Z">
          <w:r>
            <w:rPr>
              <w:rFonts w:hint="eastAsia" w:ascii="仿宋_GB2312" w:hAnsi="仿宋_GB2312" w:eastAsia="仿宋_GB2312" w:cs="仿宋_GB2312"/>
              <w:b/>
              <w:bCs/>
              <w:sz w:val="32"/>
              <w:szCs w:val="32"/>
              <w:lang w:val="en-US" w:eastAsia="zh-CN"/>
            </w:rPr>
            <w:delText>？</w:delText>
          </w:r>
        </w:del>
      </w:ins>
      <w:ins w:id="144" w:author="Jinglin Sun" w:date="2025-03-13T15:48:32Z">
        <w:del w:id="145" w:author="W" w:date="2025-03-13T19:52:16Z">
          <w:r>
            <w:rPr>
              <w:rFonts w:hint="eastAsia" w:ascii="仿宋_GB2312" w:hAnsi="仿宋_GB2312" w:eastAsia="仿宋_GB2312" w:cs="仿宋_GB2312"/>
              <w:b/>
              <w:bCs/>
              <w:sz w:val="32"/>
              <w:szCs w:val="32"/>
              <w:lang w:val="en-US" w:eastAsia="zh-CN"/>
            </w:rPr>
            <w:delText>）</w:delText>
          </w:r>
        </w:del>
      </w:ins>
    </w:p>
    <w:p w14:paraId="61A84F0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Change w:id="146" w:author="W" w:date="2025-03-13T19:52:35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del w:id="147" w:author="W" w:date="2025-03-13T19:52:16Z">
        <w:r>
          <w:rPr>
            <w:rFonts w:hint="eastAsia" w:ascii="仿宋_GB2312" w:hAnsi="仿宋_GB2312" w:eastAsia="仿宋_GB2312" w:cs="仿宋_GB2312"/>
            <w:sz w:val="32"/>
            <w:szCs w:val="32"/>
            <w:lang w:val="en-US" w:eastAsia="zh-CN"/>
          </w:rPr>
          <w:delText>药品定价与市场监管阶段主要通过《药品价格管理暂行办法》、《药品价格动态调整政策》以及《关于建立药品价格评估机制的通知》等文件，构建了一套较为完善的市场监管体系。这些政策在维护市场秩序、防范恶性价格波动方面发挥了积极作用，并通过动态调整机制不断优化药品定价。然而，</w:delText>
        </w:r>
      </w:del>
      <w:del w:id="148" w:author="W" w:date="2025-03-13T19:52:16Z">
        <w:r>
          <w:rPr>
            <w:rFonts w:hint="eastAsia" w:ascii="仿宋_GB2312" w:hAnsi="仿宋_GB2312" w:eastAsia="仿宋_GB2312" w:cs="仿宋_GB2312"/>
            <w:b/>
            <w:bCs/>
            <w:sz w:val="32"/>
            <w:szCs w:val="32"/>
            <w:lang w:val="en-US" w:eastAsia="zh-CN"/>
          </w:rPr>
          <w:delText>当前监管手段主要依赖短期市场数据和初步的药物经济学测算，未能充分纳入创新药物长期临床效果和社会效益的评估。</w:delText>
        </w:r>
      </w:del>
      <w:del w:id="149" w:author="W" w:date="2025-03-13T19:52:16Z">
        <w:r>
          <w:rPr>
            <w:rFonts w:hint="eastAsia" w:ascii="仿宋_GB2312" w:hAnsi="仿宋_GB2312" w:eastAsia="仿宋_GB2312" w:cs="仿宋_GB2312"/>
            <w:sz w:val="32"/>
            <w:szCs w:val="32"/>
            <w:lang w:val="en-US" w:eastAsia="zh-CN"/>
          </w:rPr>
          <w:delText>对于那些具有高研发投入和突破性治疗效果的药物，严格的价格监管往往导致其定价空间受到挤压，从而影响企业的利润回报和未来研发积极性。虽然监管部门在打击价格欺诈和垄断行为方面取得一定成效，但在如何为高创新性药物提供合理定价及激励方面，仍缺乏灵活性和前瞻性的政策指导。</w:delText>
        </w:r>
      </w:del>
    </w:p>
    <w:p w14:paraId="5829E11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4"/>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1.1.</w:t>
      </w:r>
      <w:ins w:id="150" w:author="W" w:date="2025-03-13T19:36:52Z">
        <w:r>
          <w:rPr>
            <w:rFonts w:hint="eastAsia" w:ascii="仿宋_GB2312" w:hAnsi="仿宋_GB2312" w:eastAsia="仿宋_GB2312" w:cs="仿宋_GB2312"/>
            <w:b/>
            <w:bCs/>
            <w:sz w:val="32"/>
            <w:szCs w:val="32"/>
            <w:lang w:val="en-US" w:eastAsia="zh-CN"/>
          </w:rPr>
          <w:t>4</w:t>
        </w:r>
      </w:ins>
      <w:del w:id="151" w:author="W" w:date="2025-03-13T19:36:52Z">
        <w:r>
          <w:rPr>
            <w:rFonts w:hint="eastAsia" w:ascii="仿宋_GB2312" w:hAnsi="仿宋_GB2312" w:eastAsia="仿宋_GB2312" w:cs="仿宋_GB2312"/>
            <w:b/>
            <w:bCs/>
            <w:sz w:val="32"/>
            <w:szCs w:val="32"/>
            <w:lang w:val="en-US" w:eastAsia="zh-CN"/>
          </w:rPr>
          <w:delText>5</w:delText>
        </w:r>
      </w:del>
      <w:del w:id="152" w:author="W" w:date="2025-03-13T18:41:46Z">
        <w:r>
          <w:rPr>
            <w:rFonts w:hint="eastAsia" w:ascii="仿宋_GB2312" w:hAnsi="仿宋_GB2312" w:eastAsia="仿宋_GB2312" w:cs="仿宋_GB2312"/>
            <w:b/>
            <w:bCs/>
            <w:sz w:val="32"/>
            <w:szCs w:val="32"/>
            <w:lang w:val="en-US" w:eastAsia="zh-CN"/>
          </w:rPr>
          <w:delText>后期监管与</w:delText>
        </w:r>
      </w:del>
      <w:r>
        <w:rPr>
          <w:rFonts w:hint="eastAsia" w:ascii="仿宋_GB2312" w:hAnsi="仿宋_GB2312" w:eastAsia="仿宋_GB2312" w:cs="仿宋_GB2312"/>
          <w:b/>
          <w:bCs/>
          <w:sz w:val="32"/>
          <w:szCs w:val="32"/>
          <w:lang w:val="en-US" w:eastAsia="zh-CN"/>
        </w:rPr>
        <w:t>再评估阶段：动态监测体系欠缺，长期效益未获充分体现</w:t>
      </w:r>
    </w:p>
    <w:p w14:paraId="6418EFE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w:t>
      </w:r>
      <w:del w:id="153" w:author="W" w:date="2025-03-13T19:53:17Z">
        <w:r>
          <w:rPr>
            <w:rFonts w:hint="eastAsia" w:ascii="仿宋_GB2312" w:hAnsi="仿宋_GB2312" w:eastAsia="仿宋_GB2312" w:cs="仿宋_GB2312"/>
            <w:sz w:val="32"/>
            <w:szCs w:val="32"/>
            <w:lang w:val="en-US" w:eastAsia="zh-CN"/>
          </w:rPr>
          <w:delText>后期监管与</w:delText>
        </w:r>
      </w:del>
      <w:r>
        <w:rPr>
          <w:rFonts w:hint="eastAsia" w:ascii="仿宋_GB2312" w:hAnsi="仿宋_GB2312" w:eastAsia="仿宋_GB2312" w:cs="仿宋_GB2312"/>
          <w:sz w:val="32"/>
          <w:szCs w:val="32"/>
          <w:lang w:val="en-US" w:eastAsia="zh-CN"/>
        </w:rPr>
        <w:t>再评估阶段，现有政策主要依托《药品注册管理办法》和《药品临床评估与再评估政策》，以对上市药品的质量、安全和短期临床效果进行动态监控和调整。然而，</w:t>
      </w:r>
      <w:r>
        <w:rPr>
          <w:rFonts w:hint="eastAsia" w:ascii="仿宋_GB2312" w:hAnsi="仿宋_GB2312" w:eastAsia="仿宋_GB2312" w:cs="仿宋_GB2312"/>
          <w:b/>
          <w:bCs/>
          <w:sz w:val="32"/>
          <w:szCs w:val="32"/>
          <w:lang w:val="en-US" w:eastAsia="zh-CN"/>
        </w:rPr>
        <w:t>与研发、准入和价格谈判等阶段相比，该阶段缺乏一套独立、系统化的政策体系。</w:t>
      </w:r>
      <w:r>
        <w:rPr>
          <w:rFonts w:hint="eastAsia" w:ascii="仿宋_GB2312" w:hAnsi="仿宋_GB2312" w:eastAsia="仿宋_GB2312" w:cs="仿宋_GB2312"/>
          <w:sz w:val="32"/>
          <w:szCs w:val="32"/>
          <w:lang w:val="en-US" w:eastAsia="zh-CN"/>
        </w:rPr>
        <w:t>当前，</w:t>
      </w:r>
      <w:r>
        <w:rPr>
          <w:rFonts w:hint="eastAsia" w:ascii="仿宋_GB2312" w:hAnsi="仿宋_GB2312" w:eastAsia="仿宋_GB2312" w:cs="仿宋_GB2312"/>
          <w:b/>
          <w:bCs/>
          <w:sz w:val="32"/>
          <w:szCs w:val="32"/>
          <w:lang w:val="en-US" w:eastAsia="zh-CN"/>
        </w:rPr>
        <w:t>监管部门并未出台专门针对创新药长期效益、真实世界数据采集和经济社会效益评价的完善制度，导致药品在上市后其持续性贡献和长期社会效益难以得到科学、全面的衡量。</w:t>
      </w:r>
      <w:r>
        <w:rPr>
          <w:rFonts w:hint="eastAsia" w:ascii="仿宋_GB2312" w:hAnsi="仿宋_GB2312" w:eastAsia="仿宋_GB2312" w:cs="仿宋_GB2312"/>
          <w:sz w:val="32"/>
          <w:szCs w:val="32"/>
          <w:lang w:val="en-US" w:eastAsia="zh-CN"/>
        </w:rPr>
        <w:t>这种局面不仅使得部分创新药在经过初期良好临床验证后，难以在医保续约中获得及时的政策支持，也阻碍了对药品长期价值动态调整机制的构建，从而影响了医保部门基于真实世界证据做出前瞻性决策的能力。</w:t>
      </w:r>
    </w:p>
    <w:p w14:paraId="766DE5F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总体而言，我国创新药医保管理各阶段政策在推动创新药进入医保体系方面取得了一定成果，但在整体衔接和执行过程中仍存在明显不足。研发与市场准入阶段的政策框架虽已初步成型，但对创新药物快速审批和专门激励的设计不够完善；医保目录谈判阶段主要以降价为主，忽视了对药品长期临床价值和社会效益的综合考量；集中采购阶段采用的“量换价”模式在降低价格的同时，压缩了企业研发回报，可能影响后续创新投入；药品定价与市场监管阶段虽有丰富的监管手段，但动态调整机制尚未能充分反映创新药物的长远价值；后期监管与再评估阶段则缺乏独立、系统化的长期监测与评价体系，致使部分创新药的持续性贡献难以体现。为真正实现创新药物的持续激励与科学管理，</w:t>
      </w:r>
      <w:r>
        <w:rPr>
          <w:rFonts w:hint="eastAsia" w:ascii="仿宋_GB2312" w:hAnsi="仿宋_GB2312" w:eastAsia="仿宋_GB2312" w:cs="仿宋_GB2312"/>
          <w:b/>
          <w:bCs/>
          <w:sz w:val="32"/>
          <w:szCs w:val="32"/>
          <w:lang w:val="en-US" w:eastAsia="zh-CN"/>
        </w:rPr>
        <w:t>必须构建一个多维度、动态调整的综合评价体系，完善各阶段政策的衔接和执行机制，</w:t>
      </w:r>
      <w:r>
        <w:rPr>
          <w:rFonts w:hint="eastAsia" w:ascii="仿宋_GB2312" w:hAnsi="仿宋_GB2312" w:eastAsia="仿宋_GB2312" w:cs="仿宋_GB2312"/>
          <w:sz w:val="32"/>
          <w:szCs w:val="32"/>
          <w:lang w:val="en-US" w:eastAsia="zh-CN"/>
        </w:rPr>
        <w:t>既保障医保基金的可持续性，又为企业持续创新提供充足的回报空间。</w:t>
      </w:r>
    </w:p>
    <w:p w14:paraId="175E1C4C">
      <w:pPr>
        <w:pStyle w:val="15"/>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表2.1 国家层面医保管理政策梳理</w:t>
      </w:r>
    </w:p>
    <w:tbl>
      <w:tblPr>
        <w:tblStyle w:val="7"/>
        <w:tblW w:w="85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2"/>
        <w:gridCol w:w="2142"/>
        <w:gridCol w:w="1125"/>
        <w:gridCol w:w="1207"/>
        <w:gridCol w:w="3477"/>
        <w:tblGridChange w:id="154">
          <w:tblGrid>
            <w:gridCol w:w="572"/>
            <w:gridCol w:w="2142"/>
            <w:gridCol w:w="1125"/>
            <w:gridCol w:w="1207"/>
            <w:gridCol w:w="3477"/>
          </w:tblGrid>
        </w:tblGridChange>
      </w:tblGrid>
      <w:tr w14:paraId="0BEA6B6D">
        <w:trPr>
          <w:trHeight w:val="337" w:hRule="atLeast"/>
        </w:trPr>
        <w:tc>
          <w:tcPr>
            <w:tcW w:w="5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E24BA">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lang w:val="en-US" w:eastAsia="zh-CN"/>
              </w:rPr>
            </w:pPr>
            <w:r>
              <w:rPr>
                <w:rFonts w:hint="eastAsia" w:ascii="仿宋_GB2312" w:hAnsi="仿宋_GB2312" w:eastAsia="仿宋_GB2312" w:cs="仿宋_GB2312"/>
                <w:b/>
                <w:bCs/>
                <w:i w:val="0"/>
                <w:iCs w:val="0"/>
                <w:color w:val="000000"/>
                <w:sz w:val="21"/>
                <w:szCs w:val="21"/>
                <w:u w:val="none"/>
                <w:lang w:val="en-US" w:eastAsia="zh-CN"/>
              </w:rPr>
              <w:t>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9359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政策名称</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3C09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发布时间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367E4">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发布主体</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B6327">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lang w:val="en-US" w:eastAsia="zh-CN"/>
              </w:rPr>
            </w:pPr>
            <w:r>
              <w:rPr>
                <w:rFonts w:hint="eastAsia" w:ascii="仿宋_GB2312" w:hAnsi="仿宋_GB2312" w:eastAsia="仿宋_GB2312" w:cs="仿宋_GB2312"/>
                <w:b/>
                <w:bCs/>
                <w:i w:val="0"/>
                <w:iCs w:val="0"/>
                <w:color w:val="000000"/>
                <w:sz w:val="21"/>
                <w:szCs w:val="21"/>
                <w:u w:val="none"/>
                <w:lang w:val="en-US" w:eastAsia="zh-CN"/>
              </w:rPr>
              <w:t>主要内容</w:t>
            </w:r>
          </w:p>
        </w:tc>
      </w:tr>
      <w:tr w14:paraId="493DF81C">
        <w:trPr>
          <w:trHeight w:val="1992"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51D43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研发与市场准入阶段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13599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《国家基本药物目录》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13ACA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2009年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F647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国家卫生健康委员会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6426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确定了各类药物的优先使用目录，创新药可以在此目录中获得医保支付支持，从而增加药品的市场接受度。</w:t>
            </w:r>
          </w:p>
        </w:tc>
      </w:tr>
      <w:tr w14:paraId="5428C97E">
        <w:trPr>
          <w:trHeight w:val="2323"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C803C7">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FD99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《药品注册管理办法》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465A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3A55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国家市场监督管理总局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1EB37">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在研发与市场准入阶段，该政策的作用是规范药品注册行为，明确药品注册申请、审评、批准等程序，确保药品的质量和安全，促进创新药的市场准入。</w:t>
            </w:r>
          </w:p>
        </w:tc>
      </w:tr>
      <w:tr w14:paraId="730CDE5C">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4AB03">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AFB1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AC787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6353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全国人大常委会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D9B66">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对药品管理的各个环节做出了法律规定，创新药审批、注册和市场准入的整体框架已被法律化。</w:t>
            </w:r>
          </w:p>
        </w:tc>
      </w:tr>
      <w:tr w14:paraId="28BFEDA1">
        <w:trPr>
          <w:trHeight w:val="1992"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98CA71">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D12E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《境内生产药品再注册申报程序和申报资料要求》</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79CC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9D1B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国家药品监督管理局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5AC4B6">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规范境内生产药品再注册的申报程序和资料要求，确保药品质量和安全。</w:t>
            </w:r>
          </w:p>
        </w:tc>
      </w:tr>
      <w:tr w14:paraId="246930E4">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5C322D">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401D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《国务院办公厅关于全面深化药品医疗器械监管改革促进医药产业高质量发展的意见》</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2BE0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FE2D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国务院办公厅</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0F2E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深化药品医疗器械监管改革，促进医药产业高质量发展，支持创新药研发和市场准入。</w:t>
            </w:r>
          </w:p>
        </w:tc>
      </w:tr>
      <w:tr w14:paraId="1BF2E40D">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584CE7">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1B5A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《中华人民共和国药品管理法》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976E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2024年12月修订</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EBF4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全国人民代表大会常务委员会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CE1D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在该阶段的作用是规定药品管理的各个环节，包括创新药的审批、注册、市场准入等方面。它通过法律框架保障药品的质量和安全，为创新药的进入市场提供法律依据和规范。</w:t>
            </w:r>
          </w:p>
        </w:tc>
      </w:tr>
      <w:tr w14:paraId="462477B4">
        <w:trPr>
          <w:trHeight w:val="1992"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D57E0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医保目录谈判</w:t>
            </w:r>
            <w:del w:id="155" w:author="W" w:date="2025-03-13T18:37:35Z">
              <w:r>
                <w:rPr>
                  <w:rFonts w:hint="eastAsia" w:ascii="仿宋_GB2312" w:hAnsi="仿宋_GB2312" w:eastAsia="仿宋_GB2312" w:cs="仿宋_GB2312"/>
                  <w:i w:val="0"/>
                  <w:iCs w:val="0"/>
                  <w:color w:val="000000"/>
                  <w:kern w:val="0"/>
                  <w:sz w:val="21"/>
                  <w:szCs w:val="21"/>
                  <w:u w:val="none"/>
                  <w:lang w:val="en-US" w:eastAsia="zh-CN" w:bidi="ar"/>
                </w:rPr>
                <w:delText>与价格谈判</w:delText>
              </w:r>
            </w:del>
            <w:r>
              <w:rPr>
                <w:rFonts w:hint="eastAsia" w:ascii="仿宋_GB2312" w:hAnsi="仿宋_GB2312" w:eastAsia="仿宋_GB2312" w:cs="仿宋_GB2312"/>
                <w:i w:val="0"/>
                <w:iCs w:val="0"/>
                <w:color w:val="000000"/>
                <w:kern w:val="0"/>
                <w:sz w:val="21"/>
                <w:szCs w:val="21"/>
                <w:u w:val="none"/>
                <w:lang w:val="en-US" w:eastAsia="zh-CN" w:bidi="ar"/>
              </w:rPr>
              <w:t>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4B912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《药品医保支付标准调整政策》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B6AF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2017年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822EC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52A8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通过调整医保支付标准，确保医保对创新药的支付能够反映其创新价值，保障医保基金的可持续性。</w:t>
            </w:r>
          </w:p>
        </w:tc>
      </w:tr>
      <w:tr w14:paraId="2A9663BF">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4D8EDE">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124A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《国家药品谈判政策》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C388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2018年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5108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17EC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明确药品谈判的规则和流程，通过与药企的谈判，确定创新药的医保支付价格及其纳入医保的可能性。</w:t>
            </w:r>
          </w:p>
        </w:tc>
      </w:tr>
      <w:tr w14:paraId="44A2704D">
        <w:trPr>
          <w:trHeight w:val="6627"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04AE4C">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7F35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《国家基本医疗保险、工伤保险和生育保险药品目录》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F411D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每年更新</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DB0B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EEBC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对医保目录进行动态调整，创新药是否纳入医保目录以及具体支付标准将被审议。2020年，通过谈判，119种药品成功纳入医保目录，平均降价50.64%。2021年，新增74种药品，平均降价61.71%。2022年，新增药品数量和降价幅度持续增加，进一步减轻患者负担。2023年，继续扩大医保覆盖范围，优化药品目录结构。2024年，新增91种药品，调出43种，进一步优化医保药品结构。</w:t>
            </w:r>
          </w:p>
        </w:tc>
      </w:tr>
      <w:tr w14:paraId="1B55447D">
        <w:trPr>
          <w:trHeight w:val="2985"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7AB8AF">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B4F7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《全链条支持创新药发展实施方案》</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0933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3132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国务院常务会议</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6FE7A">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强调调动各方面科技创新资源，强化新药创制基础研究，涵盖研发、审评、应用、支付、融资等方面，帮助企业提升研发速度、降低研发成本，利好创新药企发展。</w:t>
            </w:r>
          </w:p>
        </w:tc>
      </w:tr>
      <w:tr w14:paraId="1C8AA85E">
        <w:trPr>
          <w:trHeight w:val="1661" w:hRule="atLeast"/>
          <w:del w:id="156" w:author="W" w:date="2025-03-13T19:43:20Z"/>
        </w:trPr>
        <w:tc>
          <w:tcPr>
            <w:tcW w:w="572" w:type="dxa"/>
            <w:vMerge w:val="restart"/>
            <w:tcBorders>
              <w:top w:val="single" w:color="000000" w:sz="4" w:space="0"/>
              <w:left w:val="single" w:color="000000" w:sz="4" w:space="0"/>
              <w:right w:val="single" w:color="000000" w:sz="4" w:space="0"/>
            </w:tcBorders>
            <w:shd w:val="clear" w:color="auto" w:fill="auto"/>
            <w:vAlign w:val="center"/>
          </w:tcPr>
          <w:p w14:paraId="254CD5C0">
            <w:pPr>
              <w:keepNext w:val="0"/>
              <w:keepLines w:val="0"/>
              <w:widowControl/>
              <w:suppressLineNumbers w:val="0"/>
              <w:jc w:val="center"/>
              <w:textAlignment w:val="center"/>
              <w:rPr>
                <w:del w:id="157" w:author="W" w:date="2025-03-13T19:43:20Z"/>
                <w:rFonts w:hint="eastAsia" w:ascii="仿宋_GB2312" w:hAnsi="仿宋_GB2312" w:eastAsia="仿宋_GB2312" w:cs="仿宋_GB2312"/>
                <w:color w:val="000000"/>
                <w:kern w:val="0"/>
                <w:szCs w:val="21"/>
                <w:u w:val="none"/>
                <w:lang w:bidi="ar"/>
              </w:rPr>
            </w:pPr>
            <w:del w:id="158" w:author="W" w:date="2025-03-13T19:43:20Z">
              <w:r>
                <w:rPr>
                  <w:rFonts w:hint="eastAsia" w:ascii="仿宋_GB2312" w:hAnsi="仿宋_GB2312" w:eastAsia="仿宋_GB2312" w:cs="仿宋_GB2312"/>
                  <w:i w:val="0"/>
                  <w:iCs w:val="0"/>
                  <w:color w:val="000000"/>
                  <w:kern w:val="0"/>
                  <w:sz w:val="21"/>
                  <w:szCs w:val="21"/>
                  <w:u w:val="none"/>
                  <w:lang w:val="en-US" w:eastAsia="zh-CN" w:bidi="ar"/>
                </w:rPr>
                <w:delText>集中采购与价格确定阶段</w:delText>
              </w:r>
            </w:del>
          </w:p>
          <w:p w14:paraId="555C7F2D">
            <w:pPr>
              <w:keepNext w:val="0"/>
              <w:keepLines w:val="0"/>
              <w:widowControl/>
              <w:suppressLineNumbers w:val="0"/>
              <w:jc w:val="center"/>
              <w:textAlignment w:val="center"/>
              <w:rPr>
                <w:del w:id="159" w:author="W" w:date="2025-03-13T19:43:20Z"/>
                <w:rFonts w:hint="eastAsia" w:ascii="仿宋_GB2312" w:hAnsi="仿宋_GB2312" w:eastAsia="仿宋_GB2312" w:cs="仿宋_GB2312"/>
                <w:i w:val="0"/>
                <w:iCs w:val="0"/>
                <w:color w:val="000000"/>
                <w:sz w:val="21"/>
                <w:szCs w:val="21"/>
                <w:u w:val="none"/>
              </w:rPr>
            </w:pPr>
            <w:del w:id="160" w:author="W" w:date="2025-03-13T19:43:20Z">
              <w:r>
                <w:rPr>
                  <w:rFonts w:hint="eastAsia" w:ascii="仿宋_GB2312" w:hAnsi="仿宋_GB2312" w:eastAsia="仿宋_GB2312" w:cs="仿宋_GB2312"/>
                  <w:i w:val="0"/>
                  <w:iCs w:val="0"/>
                  <w:color w:val="000000"/>
                  <w:kern w:val="0"/>
                  <w:sz w:val="21"/>
                  <w:szCs w:val="21"/>
                  <w:u w:val="none"/>
                  <w:lang w:val="en-US" w:eastAsia="zh-CN" w:bidi="ar"/>
                </w:rPr>
                <w:delText>药品定价与市场监管阶段</w:delText>
              </w:r>
            </w:del>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B37BE">
            <w:pPr>
              <w:keepNext w:val="0"/>
              <w:keepLines w:val="0"/>
              <w:widowControl/>
              <w:suppressLineNumbers w:val="0"/>
              <w:jc w:val="center"/>
              <w:textAlignment w:val="center"/>
              <w:rPr>
                <w:del w:id="161" w:author="W" w:date="2025-03-13T19:43:20Z"/>
                <w:rFonts w:hint="eastAsia" w:ascii="仿宋_GB2312" w:hAnsi="仿宋_GB2312" w:eastAsia="仿宋_GB2312" w:cs="仿宋_GB2312"/>
                <w:i w:val="0"/>
                <w:iCs w:val="0"/>
                <w:color w:val="000000"/>
                <w:sz w:val="21"/>
                <w:szCs w:val="21"/>
                <w:u w:val="none"/>
              </w:rPr>
            </w:pPr>
            <w:del w:id="162" w:author="W" w:date="2025-03-13T19:43:20Z">
              <w:r>
                <w:rPr>
                  <w:rFonts w:hint="eastAsia" w:ascii="仿宋_GB2312" w:hAnsi="仿宋_GB2312" w:eastAsia="仿宋_GB2312" w:cs="仿宋_GB2312"/>
                  <w:i w:val="0"/>
                  <w:iCs w:val="0"/>
                  <w:color w:val="000000"/>
                  <w:kern w:val="0"/>
                  <w:sz w:val="21"/>
                  <w:szCs w:val="21"/>
                  <w:u w:val="none"/>
                  <w:lang w:val="en-US" w:eastAsia="zh-CN" w:bidi="ar"/>
                </w:rPr>
                <w:delText>《药品集中采购和使用管理办法》</w:delText>
              </w:r>
            </w:del>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21BE42">
            <w:pPr>
              <w:keepNext w:val="0"/>
              <w:keepLines w:val="0"/>
              <w:widowControl/>
              <w:suppressLineNumbers w:val="0"/>
              <w:jc w:val="center"/>
              <w:textAlignment w:val="center"/>
              <w:rPr>
                <w:del w:id="163" w:author="W" w:date="2025-03-13T19:43:20Z"/>
                <w:rFonts w:hint="eastAsia" w:ascii="仿宋_GB2312" w:hAnsi="仿宋_GB2312" w:eastAsia="仿宋_GB2312" w:cs="仿宋_GB2312"/>
                <w:i w:val="0"/>
                <w:iCs w:val="0"/>
                <w:color w:val="000000"/>
                <w:sz w:val="21"/>
                <w:szCs w:val="21"/>
                <w:u w:val="none"/>
              </w:rPr>
            </w:pPr>
            <w:del w:id="164" w:author="W" w:date="2025-03-13T19:43:20Z">
              <w:r>
                <w:rPr>
                  <w:rFonts w:hint="eastAsia" w:ascii="仿宋_GB2312" w:hAnsi="仿宋_GB2312" w:eastAsia="仿宋_GB2312" w:cs="仿宋_GB2312"/>
                  <w:i w:val="0"/>
                  <w:iCs w:val="0"/>
                  <w:color w:val="000000"/>
                  <w:kern w:val="0"/>
                  <w:sz w:val="21"/>
                  <w:szCs w:val="21"/>
                  <w:u w:val="none"/>
                  <w:lang w:val="en-US" w:eastAsia="zh-CN" w:bidi="ar"/>
                </w:rPr>
                <w:delText>2019年</w:delText>
              </w:r>
            </w:del>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8256C">
            <w:pPr>
              <w:keepNext w:val="0"/>
              <w:keepLines w:val="0"/>
              <w:widowControl/>
              <w:suppressLineNumbers w:val="0"/>
              <w:jc w:val="center"/>
              <w:textAlignment w:val="center"/>
              <w:rPr>
                <w:del w:id="165" w:author="W" w:date="2025-03-13T19:43:20Z"/>
                <w:rFonts w:hint="eastAsia" w:ascii="仿宋_GB2312" w:hAnsi="仿宋_GB2312" w:eastAsia="仿宋_GB2312" w:cs="仿宋_GB2312"/>
                <w:i w:val="0"/>
                <w:iCs w:val="0"/>
                <w:color w:val="000000"/>
                <w:sz w:val="21"/>
                <w:szCs w:val="21"/>
                <w:u w:val="none"/>
              </w:rPr>
            </w:pPr>
            <w:del w:id="166" w:author="W" w:date="2025-03-13T19:43:20Z">
              <w:r>
                <w:rPr>
                  <w:rFonts w:hint="eastAsia" w:ascii="仿宋_GB2312" w:hAnsi="仿宋_GB2312" w:eastAsia="仿宋_GB2312" w:cs="仿宋_GB2312"/>
                  <w:i w:val="0"/>
                  <w:iCs w:val="0"/>
                  <w:color w:val="000000"/>
                  <w:kern w:val="0"/>
                  <w:sz w:val="21"/>
                  <w:szCs w:val="21"/>
                  <w:u w:val="none"/>
                  <w:lang w:val="en-US" w:eastAsia="zh-CN" w:bidi="ar"/>
                </w:rPr>
                <w:delText>国家医保局、国家卫健委</w:delText>
              </w:r>
            </w:del>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A07BF">
            <w:pPr>
              <w:keepNext w:val="0"/>
              <w:keepLines w:val="0"/>
              <w:widowControl/>
              <w:suppressLineNumbers w:val="0"/>
              <w:jc w:val="left"/>
              <w:textAlignment w:val="center"/>
              <w:rPr>
                <w:del w:id="167" w:author="W" w:date="2025-03-13T19:43:20Z"/>
                <w:rFonts w:hint="eastAsia" w:ascii="仿宋_GB2312" w:hAnsi="仿宋_GB2312" w:eastAsia="仿宋_GB2312" w:cs="仿宋_GB2312"/>
                <w:i w:val="0"/>
                <w:iCs w:val="0"/>
                <w:color w:val="000000"/>
                <w:sz w:val="21"/>
                <w:szCs w:val="21"/>
                <w:u w:val="none"/>
              </w:rPr>
            </w:pPr>
            <w:del w:id="168" w:author="W" w:date="2025-03-13T19:43:20Z">
              <w:r>
                <w:rPr>
                  <w:rFonts w:hint="eastAsia" w:ascii="仿宋_GB2312" w:hAnsi="仿宋_GB2312" w:eastAsia="仿宋_GB2312" w:cs="仿宋_GB2312"/>
                  <w:i w:val="0"/>
                  <w:iCs w:val="0"/>
                  <w:color w:val="000000"/>
                  <w:kern w:val="0"/>
                  <w:sz w:val="21"/>
                  <w:szCs w:val="21"/>
                  <w:u w:val="none"/>
                  <w:lang w:val="en-US" w:eastAsia="zh-CN" w:bidi="ar"/>
                </w:rPr>
                <w:delText>通过集采政策，集中采购创新药品，促使药品价格下降，提高医保支付效益，同时优化资源配置。</w:delText>
              </w:r>
            </w:del>
          </w:p>
        </w:tc>
      </w:tr>
      <w:tr w14:paraId="72C42093">
        <w:trPr>
          <w:trHeight w:val="668" w:hRule="atLeast"/>
          <w:del w:id="169" w:author="W" w:date="2025-03-13T19:49:38Z"/>
        </w:trPr>
        <w:tc>
          <w:tcPr>
            <w:tcW w:w="572" w:type="dxa"/>
            <w:vMerge w:val="continue"/>
            <w:tcBorders>
              <w:left w:val="single" w:color="000000" w:sz="4" w:space="0"/>
              <w:right w:val="single" w:color="000000" w:sz="4" w:space="0"/>
            </w:tcBorders>
            <w:shd w:val="clear" w:color="auto" w:fill="auto"/>
            <w:vAlign w:val="center"/>
          </w:tcPr>
          <w:p w14:paraId="135A15DC">
            <w:pPr>
              <w:jc w:val="center"/>
              <w:rPr>
                <w:del w:id="170" w:author="W" w:date="2025-03-13T19:49:38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866BB">
            <w:pPr>
              <w:keepNext w:val="0"/>
              <w:keepLines w:val="0"/>
              <w:widowControl/>
              <w:suppressLineNumbers w:val="0"/>
              <w:jc w:val="center"/>
              <w:textAlignment w:val="center"/>
              <w:rPr>
                <w:del w:id="171" w:author="W" w:date="2025-03-13T19:49:38Z"/>
                <w:rFonts w:hint="eastAsia" w:ascii="仿宋_GB2312" w:hAnsi="仿宋_GB2312" w:eastAsia="仿宋_GB2312" w:cs="仿宋_GB2312"/>
                <w:i w:val="0"/>
                <w:iCs w:val="0"/>
                <w:color w:val="000000"/>
                <w:sz w:val="21"/>
                <w:szCs w:val="21"/>
                <w:u w:val="none"/>
              </w:rPr>
            </w:pPr>
            <w:del w:id="172" w:author="W" w:date="2025-03-13T19:49:38Z">
              <w:r>
                <w:rPr>
                  <w:rFonts w:hint="eastAsia" w:ascii="仿宋_GB2312" w:hAnsi="仿宋_GB2312" w:eastAsia="仿宋_GB2312" w:cs="仿宋_GB2312"/>
                  <w:i w:val="0"/>
                  <w:iCs w:val="0"/>
                  <w:color w:val="000000"/>
                  <w:kern w:val="0"/>
                  <w:sz w:val="21"/>
                  <w:szCs w:val="21"/>
                  <w:u w:val="none"/>
                  <w:lang w:val="en-US" w:eastAsia="zh-CN" w:bidi="ar"/>
                </w:rPr>
                <w:delText>《高值医用耗材集采政策》</w:delText>
              </w:r>
            </w:del>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D98BA">
            <w:pPr>
              <w:keepNext w:val="0"/>
              <w:keepLines w:val="0"/>
              <w:widowControl/>
              <w:suppressLineNumbers w:val="0"/>
              <w:jc w:val="center"/>
              <w:textAlignment w:val="center"/>
              <w:rPr>
                <w:del w:id="173" w:author="W" w:date="2025-03-13T19:49:38Z"/>
                <w:rFonts w:hint="eastAsia" w:ascii="仿宋_GB2312" w:hAnsi="仿宋_GB2312" w:eastAsia="仿宋_GB2312" w:cs="仿宋_GB2312"/>
                <w:i w:val="0"/>
                <w:iCs w:val="0"/>
                <w:color w:val="000000"/>
                <w:sz w:val="21"/>
                <w:szCs w:val="21"/>
                <w:u w:val="none"/>
              </w:rPr>
            </w:pPr>
            <w:del w:id="174" w:author="W" w:date="2025-03-13T19:49:38Z">
              <w:r>
                <w:rPr>
                  <w:rFonts w:hint="eastAsia" w:ascii="仿宋_GB2312" w:hAnsi="仿宋_GB2312" w:eastAsia="仿宋_GB2312" w:cs="仿宋_GB2312"/>
                  <w:i w:val="0"/>
                  <w:iCs w:val="0"/>
                  <w:color w:val="000000"/>
                  <w:kern w:val="0"/>
                  <w:sz w:val="21"/>
                  <w:szCs w:val="21"/>
                  <w:u w:val="none"/>
                  <w:lang w:val="en-US" w:eastAsia="zh-CN" w:bidi="ar"/>
                </w:rPr>
                <w:delText>2021年</w:delText>
              </w:r>
            </w:del>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3C8EA">
            <w:pPr>
              <w:keepNext w:val="0"/>
              <w:keepLines w:val="0"/>
              <w:widowControl/>
              <w:suppressLineNumbers w:val="0"/>
              <w:jc w:val="center"/>
              <w:textAlignment w:val="center"/>
              <w:rPr>
                <w:del w:id="175" w:author="W" w:date="2025-03-13T19:49:38Z"/>
                <w:rFonts w:hint="eastAsia" w:ascii="仿宋_GB2312" w:hAnsi="仿宋_GB2312" w:eastAsia="仿宋_GB2312" w:cs="仿宋_GB2312"/>
                <w:i w:val="0"/>
                <w:iCs w:val="0"/>
                <w:color w:val="000000"/>
                <w:sz w:val="21"/>
                <w:szCs w:val="21"/>
                <w:u w:val="none"/>
              </w:rPr>
            </w:pPr>
            <w:del w:id="176" w:author="W" w:date="2025-03-13T19:49:38Z">
              <w:r>
                <w:rPr>
                  <w:rFonts w:hint="eastAsia" w:ascii="仿宋_GB2312" w:hAnsi="仿宋_GB2312" w:eastAsia="仿宋_GB2312" w:cs="仿宋_GB2312"/>
                  <w:i w:val="0"/>
                  <w:iCs w:val="0"/>
                  <w:color w:val="000000"/>
                  <w:kern w:val="0"/>
                  <w:sz w:val="21"/>
                  <w:szCs w:val="21"/>
                  <w:u w:val="none"/>
                  <w:lang w:val="en-US" w:eastAsia="zh-CN" w:bidi="ar"/>
                </w:rPr>
                <w:delText>国家医保局</w:delText>
              </w:r>
            </w:del>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FD8B2">
            <w:pPr>
              <w:keepNext w:val="0"/>
              <w:keepLines w:val="0"/>
              <w:widowControl/>
              <w:suppressLineNumbers w:val="0"/>
              <w:jc w:val="left"/>
              <w:textAlignment w:val="center"/>
              <w:rPr>
                <w:del w:id="177" w:author="W" w:date="2025-03-13T19:49:38Z"/>
                <w:rFonts w:hint="eastAsia" w:ascii="仿宋_GB2312" w:hAnsi="仿宋_GB2312" w:eastAsia="仿宋_GB2312" w:cs="仿宋_GB2312"/>
                <w:i w:val="0"/>
                <w:iCs w:val="0"/>
                <w:color w:val="000000"/>
                <w:sz w:val="21"/>
                <w:szCs w:val="21"/>
                <w:u w:val="none"/>
              </w:rPr>
            </w:pPr>
            <w:del w:id="178" w:author="W" w:date="2025-03-13T19:49:38Z">
              <w:r>
                <w:rPr>
                  <w:rFonts w:hint="eastAsia" w:ascii="仿宋_GB2312" w:hAnsi="仿宋_GB2312" w:eastAsia="仿宋_GB2312" w:cs="仿宋_GB2312"/>
                  <w:i w:val="0"/>
                  <w:iCs w:val="0"/>
                  <w:color w:val="000000"/>
                  <w:kern w:val="0"/>
                  <w:sz w:val="21"/>
                  <w:szCs w:val="21"/>
                  <w:u w:val="none"/>
                  <w:lang w:val="en-US" w:eastAsia="zh-CN" w:bidi="ar"/>
                </w:rPr>
                <w:delText>针对高值医用耗材的集中采购，间接影响创新药品的定价和医保支付，推动创新药价格与市场需求的平衡。</w:delText>
              </w:r>
            </w:del>
          </w:p>
        </w:tc>
      </w:tr>
      <w:tr w14:paraId="53CAD1FA">
        <w:trPr>
          <w:trHeight w:val="1661" w:hRule="atLeast"/>
          <w:del w:id="179" w:author="W" w:date="2025-03-13T19:49:38Z"/>
        </w:trPr>
        <w:tc>
          <w:tcPr>
            <w:tcW w:w="572" w:type="dxa"/>
            <w:vMerge w:val="continue"/>
            <w:tcBorders>
              <w:left w:val="single" w:color="000000" w:sz="4" w:space="0"/>
              <w:right w:val="single" w:color="000000" w:sz="4" w:space="0"/>
            </w:tcBorders>
            <w:shd w:val="clear" w:color="auto" w:fill="auto"/>
            <w:vAlign w:val="center"/>
          </w:tcPr>
          <w:p w14:paraId="4F7DC175">
            <w:pPr>
              <w:jc w:val="center"/>
              <w:rPr>
                <w:del w:id="180" w:author="W" w:date="2025-03-13T19:49:38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D64BA">
            <w:pPr>
              <w:keepNext w:val="0"/>
              <w:keepLines w:val="0"/>
              <w:widowControl/>
              <w:suppressLineNumbers w:val="0"/>
              <w:jc w:val="center"/>
              <w:textAlignment w:val="center"/>
              <w:rPr>
                <w:del w:id="181" w:author="W" w:date="2025-03-13T19:49:38Z"/>
                <w:rFonts w:hint="eastAsia" w:ascii="仿宋_GB2312" w:hAnsi="仿宋_GB2312" w:eastAsia="仿宋_GB2312" w:cs="仿宋_GB2312"/>
                <w:i w:val="0"/>
                <w:iCs w:val="0"/>
                <w:color w:val="000000"/>
                <w:sz w:val="21"/>
                <w:szCs w:val="21"/>
                <w:u w:val="none"/>
              </w:rPr>
            </w:pPr>
            <w:del w:id="182" w:author="W" w:date="2025-03-13T19:49:38Z">
              <w:r>
                <w:rPr>
                  <w:rFonts w:hint="eastAsia" w:ascii="仿宋_GB2312" w:hAnsi="仿宋_GB2312" w:eastAsia="仿宋_GB2312" w:cs="仿宋_GB2312"/>
                  <w:i w:val="0"/>
                  <w:iCs w:val="0"/>
                  <w:color w:val="000000"/>
                  <w:kern w:val="0"/>
                  <w:sz w:val="21"/>
                  <w:szCs w:val="21"/>
                  <w:u w:val="none"/>
                  <w:lang w:val="en-US" w:eastAsia="zh-CN" w:bidi="ar"/>
                </w:rPr>
                <w:delText>《国家药品集中采购试点方案》</w:delText>
              </w:r>
            </w:del>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DEB67">
            <w:pPr>
              <w:keepNext w:val="0"/>
              <w:keepLines w:val="0"/>
              <w:widowControl/>
              <w:suppressLineNumbers w:val="0"/>
              <w:jc w:val="center"/>
              <w:textAlignment w:val="center"/>
              <w:rPr>
                <w:del w:id="183" w:author="W" w:date="2025-03-13T19:49:38Z"/>
                <w:rFonts w:hint="eastAsia" w:ascii="仿宋_GB2312" w:hAnsi="仿宋_GB2312" w:eastAsia="仿宋_GB2312" w:cs="仿宋_GB2312"/>
                <w:i w:val="0"/>
                <w:iCs w:val="0"/>
                <w:color w:val="000000"/>
                <w:sz w:val="21"/>
                <w:szCs w:val="21"/>
                <w:u w:val="none"/>
              </w:rPr>
            </w:pPr>
            <w:del w:id="184" w:author="W" w:date="2025-03-13T19:49:38Z">
              <w:r>
                <w:rPr>
                  <w:rFonts w:hint="eastAsia" w:ascii="仿宋_GB2312" w:hAnsi="仿宋_GB2312" w:eastAsia="仿宋_GB2312" w:cs="仿宋_GB2312"/>
                  <w:i w:val="0"/>
                  <w:iCs w:val="0"/>
                  <w:color w:val="000000"/>
                  <w:kern w:val="0"/>
                  <w:sz w:val="21"/>
                  <w:szCs w:val="21"/>
                  <w:u w:val="none"/>
                  <w:lang w:val="en-US" w:eastAsia="zh-CN" w:bidi="ar"/>
                </w:rPr>
                <w:delText>2020年</w:delText>
              </w:r>
            </w:del>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2C3E3">
            <w:pPr>
              <w:keepNext w:val="0"/>
              <w:keepLines w:val="0"/>
              <w:widowControl/>
              <w:suppressLineNumbers w:val="0"/>
              <w:jc w:val="center"/>
              <w:textAlignment w:val="center"/>
              <w:rPr>
                <w:del w:id="185" w:author="W" w:date="2025-03-13T19:49:38Z"/>
                <w:rFonts w:hint="eastAsia" w:ascii="仿宋_GB2312" w:hAnsi="仿宋_GB2312" w:eastAsia="仿宋_GB2312" w:cs="仿宋_GB2312"/>
                <w:i w:val="0"/>
                <w:iCs w:val="0"/>
                <w:color w:val="000000"/>
                <w:sz w:val="21"/>
                <w:szCs w:val="21"/>
                <w:u w:val="none"/>
              </w:rPr>
            </w:pPr>
            <w:del w:id="186" w:author="W" w:date="2025-03-13T19:49:38Z">
              <w:r>
                <w:rPr>
                  <w:rFonts w:hint="eastAsia" w:ascii="仿宋_GB2312" w:hAnsi="仿宋_GB2312" w:eastAsia="仿宋_GB2312" w:cs="仿宋_GB2312"/>
                  <w:i w:val="0"/>
                  <w:iCs w:val="0"/>
                  <w:color w:val="000000"/>
                  <w:kern w:val="0"/>
                  <w:sz w:val="21"/>
                  <w:szCs w:val="21"/>
                  <w:u w:val="none"/>
                  <w:lang w:val="en-US" w:eastAsia="zh-CN" w:bidi="ar"/>
                </w:rPr>
                <w:delText>国家医保局</w:delText>
              </w:r>
            </w:del>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AD413">
            <w:pPr>
              <w:keepNext w:val="0"/>
              <w:keepLines w:val="0"/>
              <w:widowControl/>
              <w:suppressLineNumbers w:val="0"/>
              <w:jc w:val="left"/>
              <w:textAlignment w:val="center"/>
              <w:rPr>
                <w:del w:id="187" w:author="W" w:date="2025-03-13T19:49:38Z"/>
                <w:rFonts w:hint="eastAsia" w:ascii="仿宋_GB2312" w:hAnsi="仿宋_GB2312" w:eastAsia="仿宋_GB2312" w:cs="仿宋_GB2312"/>
                <w:i w:val="0"/>
                <w:iCs w:val="0"/>
                <w:color w:val="000000"/>
                <w:sz w:val="21"/>
                <w:szCs w:val="21"/>
                <w:u w:val="none"/>
              </w:rPr>
            </w:pPr>
            <w:del w:id="188" w:author="W" w:date="2025-03-13T19:49:38Z">
              <w:r>
                <w:rPr>
                  <w:rFonts w:hint="eastAsia" w:ascii="仿宋_GB2312" w:hAnsi="仿宋_GB2312" w:eastAsia="仿宋_GB2312" w:cs="仿宋_GB2312"/>
                  <w:i w:val="0"/>
                  <w:iCs w:val="0"/>
                  <w:color w:val="000000"/>
                  <w:kern w:val="0"/>
                  <w:sz w:val="21"/>
                  <w:szCs w:val="21"/>
                  <w:u w:val="none"/>
                  <w:lang w:val="en-US" w:eastAsia="zh-CN" w:bidi="ar"/>
                </w:rPr>
                <w:delText>通过全国范围内的药品集中采购试点，创新药品的价格被进一步压缩，形成价格竞争机制。</w:delText>
              </w:r>
            </w:del>
          </w:p>
        </w:tc>
      </w:tr>
      <w:tr w14:paraId="51CD4ACD">
        <w:tblPrEx>
          <w:tblPrExChange w:id="190" w:author="W" w:date="2025-03-13T19:43:34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391" w:hRule="atLeast"/>
          <w:del w:id="189" w:author="W" w:date="2025-03-13T19:49:38Z"/>
          <w:trPrChange w:id="190" w:author="W" w:date="2025-03-13T19:43:34Z">
            <w:trPr>
              <w:trHeight w:val="2654" w:hRule="atLeast"/>
            </w:trPr>
          </w:trPrChange>
        </w:trPr>
        <w:tc>
          <w:tcPr>
            <w:tcW w:w="572" w:type="dxa"/>
            <w:vMerge w:val="continue"/>
            <w:tcBorders>
              <w:left w:val="single" w:color="000000" w:sz="4" w:space="0"/>
              <w:right w:val="single" w:color="000000" w:sz="4" w:space="0"/>
            </w:tcBorders>
            <w:shd w:val="clear" w:color="auto" w:fill="auto"/>
            <w:vAlign w:val="center"/>
            <w:tcPrChange w:id="191" w:author="W" w:date="2025-03-13T19:43:34Z">
              <w:tcPr>
                <w:tcW w:w="572" w:type="dxa"/>
                <w:vMerge w:val="continue"/>
                <w:tcBorders>
                  <w:left w:val="single" w:color="000000" w:sz="4" w:space="0"/>
                  <w:right w:val="single" w:color="000000" w:sz="4" w:space="0"/>
                </w:tcBorders>
                <w:shd w:val="clear" w:color="auto" w:fill="auto"/>
                <w:vAlign w:val="center"/>
                <w:tcPrChange w:id="192" w:author="W" w:date="2025-03-13T19:43:34Z">
                  <w:tcPr>
                    <w:tcW w:w="572" w:type="dxa"/>
                    <w:vMerge w:val="continue"/>
                    <w:tcBorders>
                      <w:left w:val="single" w:color="000000" w:sz="4" w:space="0"/>
                      <w:right w:val="single" w:color="000000" w:sz="4" w:space="0"/>
                    </w:tcBorders>
                    <w:shd w:val="clear" w:color="auto" w:fill="auto"/>
                    <w:vAlign w:val="center"/>
                    <w:tcPrChange w:id="193" w:author="W" w:date="2025-03-13T19:43:34Z">
                      <w:tcPr>
                        <w:tcW w:w="572" w:type="dxa"/>
                        <w:vMerge w:val="continue"/>
                        <w:tcBorders>
                          <w:left w:val="single" w:color="000000" w:sz="4" w:space="0"/>
                          <w:right w:val="single" w:color="000000" w:sz="4" w:space="0"/>
                        </w:tcBorders>
                        <w:shd w:val="clear" w:color="auto" w:fill="auto"/>
                        <w:vAlign w:val="center"/>
                        <w:tcPrChange w:id="194" w:author="W" w:date="2025-03-13T19:43:34Z">
                          <w:tcPr>
                            <w:tcW w:w="572" w:type="dxa"/>
                            <w:vMerge w:val="continue"/>
                            <w:tcBorders>
                              <w:left w:val="single" w:color="000000" w:sz="4" w:space="0"/>
                              <w:right w:val="single" w:color="000000" w:sz="4" w:space="0"/>
                            </w:tcBorders>
                            <w:shd w:val="clear" w:color="auto" w:fill="auto"/>
                            <w:vAlign w:val="center"/>
                            <w:tcPrChange w:id="195" w:author="W" w:date="2025-03-13T19:43:34Z">
                              <w:tcPr>
                                <w:tcW w:w="572" w:type="dxa"/>
                                <w:vMerge w:val="continue"/>
                                <w:tcBorders>
                                  <w:left w:val="single" w:color="000000" w:sz="4" w:space="0"/>
                                  <w:right w:val="single" w:color="000000" w:sz="4" w:space="0"/>
                                </w:tcBorders>
                                <w:shd w:val="clear" w:color="auto" w:fill="auto"/>
                                <w:vAlign w:val="center"/>
                                <w:tcPrChange w:id="196" w:author="W" w:date="2025-03-13T19:43:34Z">
                                  <w:tcPr>
                                    <w:tcW w:w="572" w:type="dxa"/>
                                    <w:vMerge w:val="continue"/>
                                    <w:tcBorders>
                                      <w:left w:val="single" w:color="000000" w:sz="4" w:space="0"/>
                                      <w:right w:val="single" w:color="000000" w:sz="4" w:space="0"/>
                                    </w:tcBorders>
                                    <w:shd w:val="clear" w:color="auto" w:fill="auto"/>
                                    <w:vAlign w:val="center"/>
                                    <w:tcPrChange w:id="197" w:author="W" w:date="2025-03-13T19:43:34Z">
                                      <w:tcPr>
                                        <w:tcW w:w="572" w:type="dxa"/>
                                        <w:vMerge w:val="continue"/>
                                        <w:tcBorders>
                                          <w:left w:val="single" w:color="000000" w:sz="4" w:space="0"/>
                                          <w:right w:val="single" w:color="000000" w:sz="4" w:space="0"/>
                                        </w:tcBorders>
                                        <w:shd w:val="clear" w:color="auto" w:fill="auto"/>
                                        <w:vAlign w:val="center"/>
                                        <w:tcPrChange w:id="198" w:author="W" w:date="2025-03-13T19:43:34Z">
                                          <w:tcPr>
                                            <w:tcW w:w="572" w:type="dxa"/>
                                            <w:vMerge w:val="continue"/>
                                            <w:tcBorders>
                                              <w:left w:val="single" w:color="000000" w:sz="4" w:space="0"/>
                                              <w:right w:val="single" w:color="000000" w:sz="4" w:space="0"/>
                                            </w:tcBorders>
                                            <w:shd w:val="clear" w:color="auto" w:fill="auto"/>
                                            <w:vAlign w:val="center"/>
                                            <w:tcPrChange w:id="199" w:author="W" w:date="2025-03-13T19:43:34Z">
                                              <w:tcPr>
                                                <w:tcW w:w="572" w:type="dxa"/>
                                                <w:vMerge w:val="continue"/>
                                                <w:tcBorders>
                                                  <w:left w:val="single" w:color="000000" w:sz="4" w:space="0"/>
                                                  <w:right w:val="single" w:color="000000" w:sz="4" w:space="0"/>
                                                </w:tcBorders>
                                                <w:shd w:val="clear" w:color="auto" w:fill="auto"/>
                                                <w:vAlign w:val="center"/>
                                                <w:tcPrChange w:id="200" w:author="W" w:date="2025-03-13T19:43:34Z">
                                                  <w:tcPr>
                                                    <w:tcW w:w="572" w:type="dxa"/>
                                                    <w:vMerge w:val="continue"/>
                                                    <w:tcBorders>
                                                      <w:left w:val="single" w:color="000000" w:sz="4" w:space="0"/>
                                                      <w:right w:val="single" w:color="000000" w:sz="4" w:space="0"/>
                                                    </w:tcBorders>
                                                    <w:shd w:val="clear" w:color="auto" w:fill="auto"/>
                                                    <w:vAlign w:val="center"/>
                                                    <w:tcPrChange w:id="201" w:author="W" w:date="2025-03-13T19:43:34Z">
                                                      <w:tcPr>
                                                        <w:tcW w:w="572" w:type="dxa"/>
                                                        <w:vMerge w:val="continue"/>
                                                        <w:tcBorders>
                                                          <w:left w:val="single" w:color="000000" w:sz="4" w:space="0"/>
                                                          <w:right w:val="single" w:color="000000" w:sz="4" w:space="0"/>
                                                        </w:tcBorders>
                                                        <w:shd w:val="clear" w:color="auto" w:fill="auto"/>
                                                        <w:vAlign w:val="center"/>
                                                        <w:tcPrChange w:id="202" w:author="W" w:date="2025-03-13T19:43:34Z">
                                                          <w:tcPr>
                                                            <w:tcW w:w="572" w:type="dxa"/>
                                                            <w:vMerge w:val="continue"/>
                                                            <w:tcBorders>
                                                              <w:left w:val="single" w:color="000000" w:sz="4" w:space="0"/>
                                                              <w:right w:val="single" w:color="000000" w:sz="4" w:space="0"/>
                                                            </w:tcBorders>
                                                            <w:shd w:val="clear" w:color="auto" w:fill="auto"/>
                                                            <w:vAlign w:val="center"/>
                                                            <w:tcPrChange w:id="203" w:author="W" w:date="2025-03-13T19:43:34Z">
                                                              <w:tcPr>
                                                                <w:tcW w:w="572" w:type="dxa"/>
                                                                <w:vMerge w:val="continue"/>
                                                                <w:tcBorders>
                                                                  <w:left w:val="single" w:color="000000" w:sz="4" w:space="0"/>
                                                                  <w:right w:val="single" w:color="000000" w:sz="4" w:space="0"/>
                                                                </w:tcBorders>
                                                                <w:shd w:val="clear" w:color="auto" w:fill="auto"/>
                                                                <w:vAlign w:val="center"/>
                                                                <w:tcPrChange w:id="204" w:author="W" w:date="2025-03-13T19:43:34Z">
                                                                  <w:tcPr>
                                                                    <w:tcW w:w="572" w:type="dxa"/>
                                                                    <w:vMerge w:val="continue"/>
                                                                    <w:tcBorders>
                                                                      <w:left w:val="single" w:color="000000" w:sz="4" w:space="0"/>
                                                                      <w:right w:val="single" w:color="000000" w:sz="4" w:space="0"/>
                                                                    </w:tcBorders>
                                                                    <w:shd w:val="clear" w:color="auto" w:fill="auto"/>
                                                                    <w:vAlign w:val="center"/>
                                                                    <w:tcPrChange w:id="205" w:author="W" w:date="2025-03-13T19:43:34Z">
                                                                      <w:tcPr>
                                                                        <w:tcW w:w="572" w:type="dxa"/>
                                                                        <w:vMerge w:val="continue"/>
                                                                        <w:tcBorders>
                                                                          <w:left w:val="single" w:color="000000" w:sz="4" w:space="0"/>
                                                                          <w:right w:val="single" w:color="000000" w:sz="4" w:space="0"/>
                                                                        </w:tcBorders>
                                                                        <w:shd w:val="clear" w:color="auto" w:fill="auto"/>
                                                                        <w:vAlign w:val="center"/>
                                                                        <w:tcPrChange w:id="206" w:author="W" w:date="2025-03-13T19:43:34Z">
                                                                          <w:tcPr>
                                                                            <w:tcW w:w="572" w:type="dxa"/>
                                                                            <w:vMerge w:val="continue"/>
                                                                            <w:tcBorders>
                                                                              <w:left w:val="single" w:color="000000" w:sz="4" w:space="0"/>
                                                                              <w:right w:val="single" w:color="000000" w:sz="4" w:space="0"/>
                                                                            </w:tcBorders>
                                                                            <w:shd w:val="clear" w:color="auto" w:fill="auto"/>
                                                                            <w:vAlign w:val="center"/>
                                                                            <w:tcPrChange w:id="207" w:author="W" w:date="2025-03-13T19:43:34Z">
                                                                              <w:tcPr>
                                                                                <w:tcW w:w="572" w:type="dxa"/>
                                                                                <w:vMerge w:val="continue"/>
                                                                                <w:tcBorders>
                                                                                  <w:left w:val="single" w:color="000000" w:sz="4" w:space="0"/>
                                                                                  <w:right w:val="single" w:color="000000" w:sz="4" w:space="0"/>
                                                                                </w:tcBorders>
                                                                                <w:shd w:val="clear" w:color="auto" w:fill="auto"/>
                                                                                <w:vAlign w:val="center"/>
                                                                                <w:tcPrChange w:id="208" w:author="W" w:date="2025-03-13T19:43:34Z">
                                                                                  <w:tcPr>
                                                                                    <w:tcW w:w="572" w:type="dxa"/>
                                                                                    <w:vMerge w:val="continue"/>
                                                                                    <w:tcBorders>
                                                                                      <w:left w:val="single" w:color="000000" w:sz="4" w:space="0"/>
                                                                                      <w:right w:val="single" w:color="000000" w:sz="4" w:space="0"/>
                                                                                    </w:tcBorders>
                                                                                    <w:shd w:val="clear" w:color="auto" w:fill="auto"/>
                                                                                    <w:vAlign w:val="center"/>
                                                                                    <w:tcPrChange w:id="209" w:author="W" w:date="2025-03-13T19:43:34Z">
                                                                                      <w:tcPr>
                                                                                        <w:tcW w:w="572" w:type="dxa"/>
                                                                                        <w:vMerge w:val="continue"/>
                                                                                        <w:tcBorders>
                                                                                          <w:left w:val="single" w:color="000000" w:sz="4" w:space="0"/>
                                                                                          <w:right w:val="single" w:color="000000" w:sz="4" w:space="0"/>
                                                                                        </w:tcBorders>
                                                                                        <w:shd w:val="clear" w:color="auto" w:fill="auto"/>
                                                                                        <w:vAlign w:val="center"/>
                                                                                        <w:tcPrChange w:id="210" w:author="W" w:date="2025-03-13T19:43:34Z">
                                                                                          <w:tcPr>
                                                                                            <w:tcW w:w="572" w:type="dxa"/>
                                                                                            <w:vMerge w:val="continue"/>
                                                                                            <w:tcBorders>
                                                                                              <w:left w:val="single" w:color="000000" w:sz="4" w:space="0"/>
                                                                                              <w:right w:val="single" w:color="000000" w:sz="4" w:space="0"/>
                                                                                            </w:tcBorders>
                                                                                            <w:shd w:val="clear" w:color="auto" w:fill="auto"/>
                                                                                            <w:vAlign w:val="center"/>
                                                                                            <w:tcPrChange w:id="211" w:author="W" w:date="2025-03-13T19:43:34Z">
                                                                                              <w:tcPr>
                                                                                                <w:tcW w:w="572" w:type="dxa"/>
                                                                                                <w:vMerge w:val="continue"/>
                                                                                                <w:tcBorders>
                                                                                                  <w:left w:val="single" w:color="000000" w:sz="4" w:space="0"/>
                                                                                                  <w:right w:val="single" w:color="000000" w:sz="4" w:space="0"/>
                                                                                                </w:tcBorders>
                                                                                                <w:shd w:val="clear" w:color="auto" w:fill="auto"/>
                                                                                                <w:vAlign w:val="center"/>
                                                                                                <w:tcPrChange w:id="212" w:author="W" w:date="2025-03-13T19:43:34Z">
                                                                                                  <w:tcPr>
                                                                                                    <w:tcW w:w="572" w:type="dxa"/>
                                                                                                    <w:vMerge w:val="continue"/>
                                                                                                    <w:tcBorders>
                                                                                                      <w:left w:val="single" w:color="000000" w:sz="4" w:space="0"/>
                                                                                                      <w:right w:val="single" w:color="000000" w:sz="4" w:space="0"/>
                                                                                                    </w:tcBorders>
                                                                                                    <w:shd w:val="clear" w:color="auto" w:fill="auto"/>
                                                                                                    <w:vAlign w:val="center"/>
                                                                                                    <w:tcPrChange w:id="213" w:author="W" w:date="2025-03-13T19:43:34Z">
                                                                                                      <w:tcPr>
                                                                                                        <w:tcW w:w="572" w:type="dxa"/>
                                                                                                        <w:vMerge w:val="continue"/>
                                                                                                        <w:tcBorders>
                                                                                                          <w:left w:val="single" w:color="000000" w:sz="4" w:space="0"/>
                                                                                                          <w:right w:val="single" w:color="000000" w:sz="4" w:space="0"/>
                                                                                                        </w:tcBorders>
                                                                                                        <w:shd w:val="clear" w:color="auto" w:fill="auto"/>
                                                                                                        <w:vAlign w:val="center"/>
                                                                                                        <w:tcPrChange w:id="214" w:author="W" w:date="2025-03-13T19:43:34Z">
                                                                                                          <w:tcPr>
                                                                                                            <w:tcW w:w="572" w:type="dxa"/>
                                                                                                            <w:vMerge w:val="continue"/>
                                                                                                            <w:tcBorders>
                                                                                                              <w:left w:val="single" w:color="000000" w:sz="4" w:space="0"/>
                                                                                                              <w:right w:val="single" w:color="000000" w:sz="4" w:space="0"/>
                                                                                                            </w:tcBorders>
                                                                                                            <w:shd w:val="clear" w:color="auto" w:fill="auto"/>
                                                                                                            <w:vAlign w:val="center"/>
                                                                                                            <w:tcPrChange w:id="215" w:author="W" w:date="2025-03-13T19:43:34Z">
                                                                                                              <w:tcPr>
                                                                                                                <w:tcW w:w="572" w:type="dxa"/>
                                                                                                                <w:vMerge w:val="continue"/>
                                                                                                                <w:tcBorders>
                                                                                                                  <w:left w:val="single" w:color="000000" w:sz="4" w:space="0"/>
                                                                                                                  <w:right w:val="single" w:color="000000" w:sz="4" w:space="0"/>
                                                                                                                </w:tcBorders>
                                                                                                                <w:shd w:val="clear" w:color="auto" w:fill="auto"/>
                                                                                                                <w:vAlign w:val="center"/>
                                                                                                                <w:tcPrChange w:id="216" w:author="W" w:date="2025-03-13T19:43:34Z">
                                                                                                                  <w:tcPr>
                                                                                                                    <w:tcW w:w="572" w:type="dxa"/>
                                                                                                                    <w:vMerge w:val="continue"/>
                                                                                                                    <w:tcBorders>
                                                                                                                      <w:left w:val="single" w:color="000000" w:sz="4" w:space="0"/>
                                                                                                                      <w:right w:val="single" w:color="000000" w:sz="4" w:space="0"/>
                                                                                                                    </w:tcBorders>
                                                                                                                    <w:shd w:val="clear" w:color="auto" w:fill="auto"/>
                                                                                                                    <w:vAlign w:val="center"/>
                                                                                                                    <w:tcPrChange w:id="217" w:author="W" w:date="2025-03-13T19:43:34Z">
                                                                                                                      <w:tcPr>
                                                                                                                        <w:tcW w:w="572" w:type="dxa"/>
                                                                                                                        <w:vMerge w:val="continue"/>
                                                                                                                        <w:tcBorders>
                                                                                                                          <w:left w:val="single" w:color="000000" w:sz="4" w:space="0"/>
                                                                                                                          <w:right w:val="single" w:color="000000" w:sz="4" w:space="0"/>
                                                                                                                        </w:tcBorders>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4ACC2CCD">
            <w:pPr>
              <w:jc w:val="center"/>
              <w:rPr>
                <w:del w:id="218" w:author="W" w:date="2025-03-13T19:49:38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19"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0"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1"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2"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3"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4"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5"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6"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7"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8"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29"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0"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1"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2"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3"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4"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5"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6"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7"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8"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39"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0"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1"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2"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3"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4"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Change w:id="245" w:author="W" w:date="2025-03-13T19:43:34Z">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52715E52">
            <w:pPr>
              <w:keepNext w:val="0"/>
              <w:keepLines w:val="0"/>
              <w:widowControl/>
              <w:suppressLineNumbers w:val="0"/>
              <w:jc w:val="center"/>
              <w:textAlignment w:val="center"/>
              <w:rPr>
                <w:del w:id="246" w:author="W" w:date="2025-03-13T19:49:38Z"/>
                <w:rFonts w:hint="eastAsia" w:ascii="仿宋_GB2312" w:hAnsi="仿宋_GB2312" w:eastAsia="仿宋_GB2312" w:cs="仿宋_GB2312"/>
                <w:i w:val="0"/>
                <w:iCs w:val="0"/>
                <w:color w:val="000000"/>
                <w:sz w:val="21"/>
                <w:szCs w:val="21"/>
                <w:u w:val="none"/>
              </w:rPr>
            </w:pPr>
            <w:del w:id="247" w:author="W" w:date="2025-03-13T19:49:38Z">
              <w:r>
                <w:rPr>
                  <w:rFonts w:hint="eastAsia" w:ascii="仿宋_GB2312" w:hAnsi="仿宋_GB2312" w:eastAsia="仿宋_GB2312" w:cs="仿宋_GB2312"/>
                  <w:i w:val="0"/>
                  <w:iCs w:val="0"/>
                  <w:color w:val="000000"/>
                  <w:kern w:val="0"/>
                  <w:sz w:val="21"/>
                  <w:szCs w:val="21"/>
                  <w:u w:val="none"/>
                  <w:lang w:val="en-US" w:eastAsia="zh-CN" w:bidi="ar"/>
                </w:rPr>
                <w:delText>《国务院办公厅关于推动药品集中带量采购工作常态化制度化开展的意见》</w:delText>
              </w:r>
            </w:del>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48"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49"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0"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1"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2"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3"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4"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5"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6"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7"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8"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59"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0"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1"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2"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3"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4"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5"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6"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7"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8"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69"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70"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71"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72"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73"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Change w:id="274" w:author="W" w:date="2025-03-13T19:43:34Z">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3EE4A020">
            <w:pPr>
              <w:keepNext w:val="0"/>
              <w:keepLines w:val="0"/>
              <w:widowControl/>
              <w:suppressLineNumbers w:val="0"/>
              <w:jc w:val="center"/>
              <w:textAlignment w:val="center"/>
              <w:rPr>
                <w:del w:id="275" w:author="W" w:date="2025-03-13T19:49:38Z"/>
                <w:rFonts w:hint="eastAsia" w:ascii="仿宋_GB2312" w:hAnsi="仿宋_GB2312" w:eastAsia="仿宋_GB2312" w:cs="仿宋_GB2312"/>
                <w:i w:val="0"/>
                <w:iCs w:val="0"/>
                <w:color w:val="000000"/>
                <w:sz w:val="21"/>
                <w:szCs w:val="21"/>
                <w:u w:val="none"/>
              </w:rPr>
            </w:pPr>
            <w:del w:id="276" w:author="W" w:date="2025-03-13T19:49:38Z">
              <w:r>
                <w:rPr>
                  <w:rFonts w:hint="eastAsia" w:ascii="仿宋_GB2312" w:hAnsi="仿宋_GB2312" w:eastAsia="仿宋_GB2312" w:cs="仿宋_GB2312"/>
                  <w:i w:val="0"/>
                  <w:iCs w:val="0"/>
                  <w:color w:val="000000"/>
                  <w:kern w:val="0"/>
                  <w:sz w:val="21"/>
                  <w:szCs w:val="21"/>
                  <w:u w:val="none"/>
                  <w:lang w:val="en-US" w:eastAsia="zh-CN" w:bidi="ar"/>
                </w:rPr>
                <w:delText>2021年</w:delText>
              </w:r>
            </w:del>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77"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78"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79"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0"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1"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2"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3"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4"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5"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6"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7"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8"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89"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0"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1"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2"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3"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4"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5"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6"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7"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8"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299"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300"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301"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302"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Change w:id="303" w:author="W" w:date="2025-03-13T19:43:34Z">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485FCF6F">
            <w:pPr>
              <w:keepNext w:val="0"/>
              <w:keepLines w:val="0"/>
              <w:widowControl/>
              <w:suppressLineNumbers w:val="0"/>
              <w:jc w:val="center"/>
              <w:textAlignment w:val="center"/>
              <w:rPr>
                <w:del w:id="304" w:author="W" w:date="2025-03-13T19:49:38Z"/>
                <w:rFonts w:hint="eastAsia" w:ascii="仿宋_GB2312" w:hAnsi="仿宋_GB2312" w:eastAsia="仿宋_GB2312" w:cs="仿宋_GB2312"/>
                <w:i w:val="0"/>
                <w:iCs w:val="0"/>
                <w:color w:val="000000"/>
                <w:sz w:val="21"/>
                <w:szCs w:val="21"/>
                <w:u w:val="none"/>
              </w:rPr>
            </w:pPr>
            <w:del w:id="305" w:author="W" w:date="2025-03-13T19:49:38Z">
              <w:r>
                <w:rPr>
                  <w:rFonts w:hint="eastAsia" w:ascii="仿宋_GB2312" w:hAnsi="仿宋_GB2312" w:eastAsia="仿宋_GB2312" w:cs="仿宋_GB2312"/>
                  <w:i w:val="0"/>
                  <w:iCs w:val="0"/>
                  <w:color w:val="000000"/>
                  <w:kern w:val="0"/>
                  <w:sz w:val="21"/>
                  <w:szCs w:val="21"/>
                  <w:u w:val="none"/>
                  <w:lang w:val="en-US" w:eastAsia="zh-CN" w:bidi="ar"/>
                </w:rPr>
                <w:delText>国务院办公厅</w:delText>
              </w:r>
            </w:del>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06"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07"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08"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09"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0"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1"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2"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3"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4"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5"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6"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7"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8"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19"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0"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1"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2"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3"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4"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5"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6"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7"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8"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29"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30"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31"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Change w:id="332" w:author="W" w:date="2025-03-13T19:43:34Z">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tcPrChange>
          </w:tcPr>
          <w:p w14:paraId="205158F2">
            <w:pPr>
              <w:keepNext w:val="0"/>
              <w:keepLines w:val="0"/>
              <w:widowControl/>
              <w:suppressLineNumbers w:val="0"/>
              <w:jc w:val="left"/>
              <w:textAlignment w:val="center"/>
              <w:rPr>
                <w:del w:id="333" w:author="W" w:date="2025-03-13T19:49:38Z"/>
                <w:rFonts w:hint="eastAsia" w:ascii="仿宋_GB2312" w:hAnsi="仿宋_GB2312" w:eastAsia="仿宋_GB2312" w:cs="仿宋_GB2312"/>
                <w:i w:val="0"/>
                <w:iCs w:val="0"/>
                <w:color w:val="000000"/>
                <w:sz w:val="21"/>
                <w:szCs w:val="21"/>
                <w:u w:val="none"/>
              </w:rPr>
            </w:pPr>
            <w:del w:id="334" w:author="W" w:date="2025-03-13T19:49:38Z">
              <w:r>
                <w:rPr>
                  <w:rFonts w:hint="eastAsia" w:ascii="仿宋_GB2312" w:hAnsi="仿宋_GB2312" w:eastAsia="仿宋_GB2312" w:cs="仿宋_GB2312"/>
                  <w:i w:val="0"/>
                  <w:iCs w:val="0"/>
                  <w:color w:val="auto"/>
                  <w:sz w:val="21"/>
                  <w:szCs w:val="21"/>
                  <w:u w:val="none"/>
                </w:rPr>
                <w:delText>明确药品集中带量采购的常态化制度化要求，强调以量换价，保障药品质量和供应，逐步覆盖临床必需、质量可靠的各类药品。</w:delText>
              </w:r>
            </w:del>
          </w:p>
        </w:tc>
      </w:tr>
      <w:tr w14:paraId="10838C08">
        <w:trPr>
          <w:trHeight w:val="1661" w:hRule="atLeast"/>
          <w:del w:id="335" w:author="W" w:date="2025-03-13T19:40:36Z"/>
        </w:trPr>
        <w:tc>
          <w:tcPr>
            <w:tcW w:w="572" w:type="dxa"/>
            <w:vMerge w:val="continue"/>
            <w:tcBorders>
              <w:left w:val="single" w:color="000000" w:sz="4" w:space="0"/>
              <w:right w:val="single" w:color="000000" w:sz="4" w:space="0"/>
            </w:tcBorders>
            <w:shd w:val="clear" w:color="auto" w:fill="auto"/>
            <w:vAlign w:val="center"/>
          </w:tcPr>
          <w:p w14:paraId="48253884">
            <w:pPr>
              <w:jc w:val="center"/>
              <w:rPr>
                <w:del w:id="336" w:author="W" w:date="2025-03-13T19:40:36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13FC9">
            <w:pPr>
              <w:keepNext w:val="0"/>
              <w:keepLines w:val="0"/>
              <w:widowControl/>
              <w:suppressLineNumbers w:val="0"/>
              <w:jc w:val="center"/>
              <w:textAlignment w:val="center"/>
              <w:rPr>
                <w:del w:id="337" w:author="W" w:date="2025-03-13T19:40:36Z"/>
                <w:rFonts w:hint="eastAsia" w:ascii="仿宋_GB2312" w:hAnsi="仿宋_GB2312" w:eastAsia="仿宋_GB2312" w:cs="仿宋_GB2312"/>
                <w:i w:val="0"/>
                <w:iCs w:val="0"/>
                <w:color w:val="000000"/>
                <w:sz w:val="21"/>
                <w:szCs w:val="21"/>
                <w:u w:val="none"/>
              </w:rPr>
            </w:pPr>
            <w:del w:id="338" w:author="W" w:date="2025-03-13T19:40:36Z">
              <w:r>
                <w:rPr>
                  <w:rFonts w:hint="eastAsia" w:ascii="仿宋_GB2312" w:hAnsi="仿宋_GB2312" w:eastAsia="仿宋_GB2312" w:cs="仿宋_GB2312"/>
                  <w:i w:val="0"/>
                  <w:iCs w:val="0"/>
                  <w:color w:val="000000"/>
                  <w:kern w:val="0"/>
                  <w:sz w:val="21"/>
                  <w:szCs w:val="21"/>
                  <w:u w:val="none"/>
                  <w:lang w:val="en-US" w:eastAsia="zh-CN" w:bidi="ar"/>
                </w:rPr>
                <w:delText>《关于开展第二～十一批国家组织药品集中带量采购工作的通知》</w:delText>
              </w:r>
            </w:del>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20872">
            <w:pPr>
              <w:keepNext w:val="0"/>
              <w:keepLines w:val="0"/>
              <w:widowControl/>
              <w:suppressLineNumbers w:val="0"/>
              <w:jc w:val="center"/>
              <w:textAlignment w:val="center"/>
              <w:rPr>
                <w:del w:id="339" w:author="W" w:date="2025-03-13T19:40:36Z"/>
                <w:rFonts w:hint="eastAsia" w:ascii="仿宋_GB2312" w:hAnsi="仿宋_GB2312" w:eastAsia="仿宋_GB2312" w:cs="仿宋_GB2312"/>
                <w:i w:val="0"/>
                <w:iCs w:val="0"/>
                <w:color w:val="000000"/>
                <w:sz w:val="21"/>
                <w:szCs w:val="21"/>
                <w:u w:val="none"/>
              </w:rPr>
            </w:pPr>
            <w:del w:id="340" w:author="W" w:date="2025-03-13T19:40:36Z">
              <w:r>
                <w:rPr>
                  <w:rFonts w:hint="eastAsia" w:ascii="仿宋_GB2312" w:hAnsi="仿宋_GB2312" w:eastAsia="仿宋_GB2312" w:cs="仿宋_GB2312"/>
                  <w:i w:val="0"/>
                  <w:iCs w:val="0"/>
                  <w:color w:val="000000"/>
                  <w:kern w:val="0"/>
                  <w:sz w:val="21"/>
                  <w:szCs w:val="21"/>
                  <w:u w:val="none"/>
                  <w:lang w:val="en-US" w:eastAsia="zh-CN" w:bidi="ar"/>
                </w:rPr>
                <w:delText>2020年1月16日 (第2批) 至 2024年12月（第11批）</w:delText>
              </w:r>
            </w:del>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C64FF">
            <w:pPr>
              <w:keepNext w:val="0"/>
              <w:keepLines w:val="0"/>
              <w:widowControl/>
              <w:suppressLineNumbers w:val="0"/>
              <w:jc w:val="center"/>
              <w:textAlignment w:val="center"/>
              <w:rPr>
                <w:del w:id="341" w:author="W" w:date="2025-03-13T19:40:36Z"/>
                <w:rFonts w:hint="eastAsia" w:ascii="仿宋_GB2312" w:hAnsi="仿宋_GB2312" w:eastAsia="仿宋_GB2312" w:cs="仿宋_GB2312"/>
                <w:i w:val="0"/>
                <w:iCs w:val="0"/>
                <w:color w:val="000000"/>
                <w:sz w:val="21"/>
                <w:szCs w:val="21"/>
                <w:u w:val="none"/>
              </w:rPr>
            </w:pPr>
            <w:del w:id="342" w:author="W" w:date="2025-03-13T19:40:36Z">
              <w:r>
                <w:rPr>
                  <w:rFonts w:hint="eastAsia" w:ascii="仿宋_GB2312" w:hAnsi="仿宋_GB2312" w:eastAsia="仿宋_GB2312" w:cs="仿宋_GB2312"/>
                  <w:i w:val="0"/>
                  <w:iCs w:val="0"/>
                  <w:color w:val="000000"/>
                  <w:kern w:val="0"/>
                  <w:sz w:val="21"/>
                  <w:szCs w:val="21"/>
                  <w:u w:val="none"/>
                  <w:lang w:val="en-US" w:eastAsia="zh-CN" w:bidi="ar"/>
                </w:rPr>
                <w:delText>国家医疗保障局</w:delText>
              </w:r>
            </w:del>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6E5354">
            <w:pPr>
              <w:keepNext w:val="0"/>
              <w:keepLines w:val="0"/>
              <w:widowControl/>
              <w:suppressLineNumbers w:val="0"/>
              <w:jc w:val="left"/>
              <w:textAlignment w:val="center"/>
              <w:rPr>
                <w:del w:id="343" w:author="W" w:date="2025-03-13T19:40:36Z"/>
                <w:rFonts w:hint="eastAsia" w:ascii="仿宋_GB2312" w:hAnsi="仿宋_GB2312" w:eastAsia="仿宋_GB2312" w:cs="仿宋_GB2312"/>
                <w:i w:val="0"/>
                <w:iCs w:val="0"/>
                <w:color w:val="000000"/>
                <w:sz w:val="21"/>
                <w:szCs w:val="21"/>
                <w:u w:val="none"/>
              </w:rPr>
            </w:pPr>
            <w:del w:id="344" w:author="W" w:date="2025-03-13T19:40:36Z">
              <w:r>
                <w:rPr>
                  <w:rFonts w:hint="eastAsia" w:ascii="仿宋_GB2312" w:hAnsi="仿宋_GB2312" w:eastAsia="仿宋_GB2312" w:cs="仿宋_GB2312"/>
                  <w:i w:val="0"/>
                  <w:iCs w:val="0"/>
                  <w:color w:val="000000"/>
                  <w:kern w:val="0"/>
                  <w:sz w:val="21"/>
                  <w:szCs w:val="21"/>
                  <w:u w:val="none"/>
                  <w:lang w:val="en-US" w:eastAsia="zh-CN" w:bidi="ar"/>
                </w:rPr>
                <w:delText>连续发布的通知涵盖了第2至第11批国家组织药品集中带量采购的工作，推动了创新药品的大规模采购，并持续降低药品价格，减轻患者负担，确保药品供应。每批次的采购范围逐步扩大，药品种类逐年增加，形成了价格竞争机制，推动了市场的透明化和药品的可及性。</w:delText>
              </w:r>
            </w:del>
          </w:p>
        </w:tc>
      </w:tr>
      <w:tr w14:paraId="362029E3">
        <w:trPr>
          <w:trHeight w:val="1661" w:hRule="atLeast"/>
          <w:ins w:id="345" w:author="W" w:date="2025-03-13T19:43:50Z"/>
        </w:trPr>
        <w:tc>
          <w:tcPr>
            <w:tcW w:w="572" w:type="dxa"/>
            <w:vMerge w:val="restart"/>
            <w:tcBorders>
              <w:left w:val="single" w:color="000000" w:sz="4" w:space="0"/>
              <w:right w:val="single" w:color="000000" w:sz="4" w:space="0"/>
            </w:tcBorders>
            <w:shd w:val="clear" w:color="auto" w:fill="auto"/>
            <w:vAlign w:val="center"/>
          </w:tcPr>
          <w:p w14:paraId="3D26CF05">
            <w:pPr>
              <w:keepNext w:val="0"/>
              <w:keepLines w:val="0"/>
              <w:widowControl/>
              <w:suppressLineNumbers w:val="0"/>
              <w:jc w:val="center"/>
              <w:textAlignment w:val="center"/>
              <w:rPr>
                <w:ins w:id="346" w:author="W" w:date="2025-03-13T19:43:14Z"/>
                <w:rFonts w:hint="eastAsia" w:ascii="仿宋_GB2312" w:hAnsi="仿宋_GB2312" w:eastAsia="仿宋_GB2312" w:cs="仿宋_GB2312"/>
                <w:color w:val="000000"/>
                <w:kern w:val="0"/>
                <w:szCs w:val="21"/>
                <w:u w:val="none"/>
                <w:lang w:bidi="ar"/>
              </w:rPr>
            </w:pPr>
            <w:ins w:id="347" w:author="W" w:date="2025-03-13T19:43:14Z">
              <w:r>
                <w:rPr>
                  <w:rFonts w:hint="eastAsia" w:ascii="仿宋_GB2312" w:hAnsi="仿宋_GB2312" w:eastAsia="仿宋_GB2312" w:cs="仿宋_GB2312"/>
                  <w:i w:val="0"/>
                  <w:iCs w:val="0"/>
                  <w:color w:val="000000"/>
                  <w:kern w:val="0"/>
                  <w:sz w:val="21"/>
                  <w:szCs w:val="21"/>
                  <w:u w:val="none"/>
                  <w:lang w:val="en-US" w:eastAsia="zh-CN" w:bidi="ar"/>
                </w:rPr>
                <w:t>集中采购与价格确定阶段</w:t>
              </w:r>
            </w:ins>
          </w:p>
          <w:p w14:paraId="4DF956C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ins w:id="348" w:author="W" w:date="2025-03-13T19:43:14Z">
              <w:r>
                <w:rPr>
                  <w:rFonts w:hint="eastAsia" w:ascii="仿宋_GB2312" w:hAnsi="仿宋_GB2312" w:eastAsia="仿宋_GB2312" w:cs="仿宋_GB2312"/>
                  <w:i w:val="0"/>
                  <w:iCs w:val="0"/>
                  <w:color w:val="000000"/>
                  <w:kern w:val="0"/>
                  <w:sz w:val="21"/>
                  <w:szCs w:val="21"/>
                  <w:u w:val="none"/>
                  <w:lang w:val="en-US" w:eastAsia="zh-CN" w:bidi="ar"/>
                </w:rPr>
                <w:t>药品定价与市场监管阶段</w:t>
              </w:r>
            </w:ins>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99D35">
            <w:pPr>
              <w:keepNext w:val="0"/>
              <w:keepLines w:val="0"/>
              <w:widowControl/>
              <w:suppressLineNumbers w:val="0"/>
              <w:jc w:val="center"/>
              <w:textAlignment w:val="center"/>
              <w:rPr>
                <w:ins w:id="349" w:author="W" w:date="2025-03-13T19:43:50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《高值医用耗材集采政策》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F1ABC">
            <w:pPr>
              <w:keepNext w:val="0"/>
              <w:keepLines w:val="0"/>
              <w:widowControl/>
              <w:suppressLineNumbers w:val="0"/>
              <w:jc w:val="center"/>
              <w:textAlignment w:val="center"/>
              <w:rPr>
                <w:ins w:id="350" w:author="W" w:date="2025-03-13T19:43:50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9118A">
            <w:pPr>
              <w:keepNext w:val="0"/>
              <w:keepLines w:val="0"/>
              <w:widowControl/>
              <w:suppressLineNumbers w:val="0"/>
              <w:jc w:val="center"/>
              <w:textAlignment w:val="center"/>
              <w:rPr>
                <w:ins w:id="351" w:author="W" w:date="2025-03-13T19:43:50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29B389">
            <w:pPr>
              <w:keepNext w:val="0"/>
              <w:keepLines w:val="0"/>
              <w:widowControl/>
              <w:suppressLineNumbers w:val="0"/>
              <w:jc w:val="left"/>
              <w:textAlignment w:val="center"/>
              <w:rPr>
                <w:ins w:id="352" w:author="W" w:date="2025-03-13T19:43:50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针对高值医用耗材的集中采购，间接影响创新药品的定价和医保支付，推动创新药价格与市场需求的平衡。</w:t>
            </w:r>
          </w:p>
        </w:tc>
      </w:tr>
      <w:tr w14:paraId="1F9E942E">
        <w:trPr>
          <w:trHeight w:val="1661" w:hRule="atLeast"/>
          <w:ins w:id="353" w:author="W" w:date="2025-03-13T19:43:58Z"/>
        </w:trPr>
        <w:tc>
          <w:tcPr>
            <w:tcW w:w="572" w:type="dxa"/>
            <w:vMerge w:val="continue"/>
            <w:tcBorders>
              <w:left w:val="single" w:color="000000" w:sz="4" w:space="0"/>
              <w:right w:val="single" w:color="000000" w:sz="4" w:space="0"/>
            </w:tcBorders>
            <w:shd w:val="clear" w:color="auto" w:fill="auto"/>
            <w:vAlign w:val="center"/>
          </w:tcPr>
          <w:p w14:paraId="3FC86F8D">
            <w:pPr>
              <w:keepNext w:val="0"/>
              <w:keepLines w:val="0"/>
              <w:widowControl/>
              <w:suppressLineNumbers w:val="0"/>
              <w:jc w:val="center"/>
              <w:textAlignment w:val="center"/>
              <w:rPr>
                <w:ins w:id="354" w:author="W" w:date="2025-03-13T19:43:58Z"/>
                <w:rFonts w:hint="eastAsia" w:ascii="仿宋_GB2312" w:hAnsi="仿宋_GB2312" w:eastAsia="仿宋_GB2312" w:cs="仿宋_GB2312"/>
                <w:i w:val="0"/>
                <w:iCs w:val="0"/>
                <w:color w:val="000000"/>
                <w:kern w:val="0"/>
                <w:sz w:val="21"/>
                <w:szCs w:val="21"/>
                <w:u w:val="none"/>
                <w:lang w:val="en-US" w:eastAsia="zh-CN" w:bidi="ar"/>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0F2DA">
            <w:pPr>
              <w:keepNext w:val="0"/>
              <w:keepLines w:val="0"/>
              <w:widowControl/>
              <w:suppressLineNumbers w:val="0"/>
              <w:jc w:val="center"/>
              <w:textAlignment w:val="center"/>
              <w:rPr>
                <w:ins w:id="355" w:author="W" w:date="2025-03-13T19:43:58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《国务院办公厅关于推动药品集中带量采购工作常态化制度化开展的意见》</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FD0961">
            <w:pPr>
              <w:keepNext w:val="0"/>
              <w:keepLines w:val="0"/>
              <w:widowControl/>
              <w:suppressLineNumbers w:val="0"/>
              <w:jc w:val="center"/>
              <w:textAlignment w:val="center"/>
              <w:rPr>
                <w:ins w:id="356" w:author="W" w:date="2025-03-13T19:43:58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0B173">
            <w:pPr>
              <w:keepNext w:val="0"/>
              <w:keepLines w:val="0"/>
              <w:widowControl/>
              <w:suppressLineNumbers w:val="0"/>
              <w:jc w:val="center"/>
              <w:textAlignment w:val="center"/>
              <w:rPr>
                <w:ins w:id="357" w:author="W" w:date="2025-03-13T19:43:58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000000"/>
                <w:kern w:val="0"/>
                <w:sz w:val="21"/>
                <w:szCs w:val="21"/>
                <w:u w:val="none"/>
                <w:lang w:val="en-US" w:eastAsia="zh-CN" w:bidi="ar"/>
              </w:rPr>
              <w:t>国务院办公厅</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7AD1BB">
            <w:pPr>
              <w:keepNext w:val="0"/>
              <w:keepLines w:val="0"/>
              <w:widowControl/>
              <w:suppressLineNumbers w:val="0"/>
              <w:jc w:val="left"/>
              <w:textAlignment w:val="center"/>
              <w:rPr>
                <w:ins w:id="358" w:author="W" w:date="2025-03-13T19:43:58Z"/>
                <w:rFonts w:hint="eastAsia" w:ascii="仿宋_GB2312" w:hAnsi="仿宋_GB2312" w:eastAsia="仿宋_GB2312" w:cs="仿宋_GB2312"/>
                <w:i w:val="0"/>
                <w:iCs w:val="0"/>
                <w:color w:val="000000"/>
                <w:kern w:val="2"/>
                <w:sz w:val="21"/>
                <w:szCs w:val="21"/>
                <w:u w:val="none"/>
                <w:lang w:val="en-US" w:eastAsia="zh-CN" w:bidi="ar-SA"/>
              </w:rPr>
            </w:pPr>
            <w:r>
              <w:rPr>
                <w:rFonts w:hint="eastAsia" w:ascii="仿宋_GB2312" w:hAnsi="仿宋_GB2312" w:eastAsia="仿宋_GB2312" w:cs="仿宋_GB2312"/>
                <w:i w:val="0"/>
                <w:iCs w:val="0"/>
                <w:color w:val="auto"/>
                <w:sz w:val="21"/>
                <w:szCs w:val="21"/>
                <w:u w:val="none"/>
              </w:rPr>
              <w:t>明确药品集中带量采购的常态化制度化要求，强调以量换价，保障药品质量和供应，逐步覆盖临床必需、质量可靠的各类药品。</w:t>
            </w:r>
          </w:p>
        </w:tc>
      </w:tr>
      <w:tr w14:paraId="424B4119">
        <w:trPr>
          <w:trHeight w:val="1661" w:hRule="atLeast"/>
        </w:trPr>
        <w:tc>
          <w:tcPr>
            <w:tcW w:w="572" w:type="dxa"/>
            <w:vMerge w:val="continue"/>
            <w:tcBorders>
              <w:left w:val="single" w:color="000000" w:sz="4" w:space="0"/>
              <w:right w:val="single" w:color="000000" w:sz="4" w:space="0"/>
            </w:tcBorders>
            <w:shd w:val="clear" w:color="auto" w:fill="auto"/>
            <w:vAlign w:val="center"/>
          </w:tcPr>
          <w:p w14:paraId="5A9EFAA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8193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《药品价格管理暂行办法》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D03D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E5A29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国家发改委、国家医保局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AFC01B">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对药品价格进行严格监管，防止创新药品的价格过高，保障患者能够负担得起的医保费用。</w:t>
            </w:r>
          </w:p>
        </w:tc>
      </w:tr>
      <w:tr w14:paraId="72AFD063">
        <w:trPr>
          <w:trHeight w:val="1992" w:hRule="atLeast"/>
        </w:trPr>
        <w:tc>
          <w:tcPr>
            <w:tcW w:w="572" w:type="dxa"/>
            <w:vMerge w:val="continue"/>
            <w:tcBorders>
              <w:left w:val="single" w:color="000000" w:sz="4" w:space="0"/>
              <w:right w:val="single" w:color="000000" w:sz="4" w:space="0"/>
            </w:tcBorders>
            <w:shd w:val="clear" w:color="auto" w:fill="auto"/>
            <w:vAlign w:val="center"/>
          </w:tcPr>
          <w:p w14:paraId="00F08EB8">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9749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《药品价格动态调整政策》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665C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2022年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A4FF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C843E">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根据药品市场的表现、疗效及经济性评估等因素，对创新药的价格进行动态调整，确保药品价格与市场需求相匹配。</w:t>
            </w:r>
          </w:p>
        </w:tc>
      </w:tr>
      <w:tr w14:paraId="6930AFBA">
        <w:trPr>
          <w:trHeight w:val="668" w:hRule="atLeast"/>
        </w:trPr>
        <w:tc>
          <w:tcPr>
            <w:tcW w:w="572" w:type="dxa"/>
            <w:vMerge w:val="continue"/>
            <w:tcBorders>
              <w:left w:val="single" w:color="000000" w:sz="4" w:space="0"/>
              <w:right w:val="single" w:color="000000" w:sz="4" w:space="0"/>
            </w:tcBorders>
            <w:shd w:val="clear" w:color="auto" w:fill="auto"/>
            <w:vAlign w:val="center"/>
          </w:tcPr>
          <w:p w14:paraId="74021892">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BBE0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《关于进一步加强药品价格监管的通知》</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6999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2023年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BC7B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国家发改委</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627A88">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强化对药品价格的监管，避免价格恶性波动，确保药品价格符合合理范围，促进市场公平竞争。</w:t>
            </w:r>
          </w:p>
        </w:tc>
      </w:tr>
      <w:tr w14:paraId="2DE8BC92">
        <w:trPr>
          <w:trHeight w:val="1992" w:hRule="atLeast"/>
        </w:trPr>
        <w:tc>
          <w:tcPr>
            <w:tcW w:w="572" w:type="dxa"/>
            <w:vMerge w:val="continue"/>
            <w:tcBorders>
              <w:left w:val="single" w:color="000000" w:sz="4" w:space="0"/>
              <w:right w:val="single" w:color="000000" w:sz="4" w:space="0"/>
            </w:tcBorders>
            <w:shd w:val="clear" w:color="auto" w:fill="auto"/>
            <w:vAlign w:val="center"/>
          </w:tcPr>
          <w:p w14:paraId="4239193B">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6445B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《关于建立药品价格评估机制的通知》</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8EC1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A283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国家医保局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FC0E25">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建立药品价格评估机制，对新药、创新药的定价进行审查，确保定价与市场需求、创新价值相匹配。</w:t>
            </w:r>
          </w:p>
        </w:tc>
      </w:tr>
      <w:tr w14:paraId="147EA6F2">
        <w:trPr>
          <w:trHeight w:val="1661" w:hRule="atLeast"/>
        </w:trPr>
        <w:tc>
          <w:tcPr>
            <w:tcW w:w="572" w:type="dxa"/>
            <w:vMerge w:val="continue"/>
            <w:tcBorders>
              <w:left w:val="single" w:color="000000" w:sz="4" w:space="0"/>
              <w:right w:val="single" w:color="000000" w:sz="4" w:space="0"/>
            </w:tcBorders>
            <w:shd w:val="clear" w:color="auto" w:fill="auto"/>
            <w:vAlign w:val="center"/>
          </w:tcPr>
          <w:p w14:paraId="73EB1D60">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82E7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《药品价格违法行为处罚规定》</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1CDCC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A2DA0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国家市场监管总局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8003BD">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加强对药品价格违法行为的查处，对价格欺诈、垄断行为进行严厉处罚，维护药品市场秩序。</w:t>
            </w:r>
          </w:p>
        </w:tc>
      </w:tr>
      <w:tr w14:paraId="487D38B9">
        <w:trPr>
          <w:trHeight w:val="1661" w:hRule="atLeast"/>
          <w:ins w:id="359" w:author="W" w:date="2025-03-13T19:44:36Z"/>
        </w:trPr>
        <w:tc>
          <w:tcPr>
            <w:tcW w:w="572" w:type="dxa"/>
            <w:vMerge w:val="continue"/>
            <w:tcBorders>
              <w:left w:val="single" w:color="000000" w:sz="4" w:space="0"/>
              <w:right w:val="single" w:color="000000" w:sz="4" w:space="0"/>
            </w:tcBorders>
            <w:shd w:val="clear" w:color="auto" w:fill="auto"/>
            <w:vAlign w:val="center"/>
          </w:tcPr>
          <w:p w14:paraId="78A7BF04">
            <w:pPr>
              <w:jc w:val="center"/>
              <w:rPr>
                <w:ins w:id="360" w:author="W" w:date="2025-03-13T19:44:36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B19A02">
            <w:pPr>
              <w:keepNext w:val="0"/>
              <w:keepLines w:val="0"/>
              <w:widowControl/>
              <w:suppressLineNumbers w:val="0"/>
              <w:jc w:val="center"/>
              <w:textAlignment w:val="center"/>
              <w:rPr>
                <w:ins w:id="361" w:author="W" w:date="2025-03-13T19:44:36Z"/>
                <w:rFonts w:hint="eastAsia" w:ascii="仿宋_GB2312" w:hAnsi="仿宋_GB2312" w:eastAsia="仿宋_GB2312" w:cs="仿宋_GB2312"/>
                <w:i w:val="0"/>
                <w:iCs w:val="0"/>
                <w:color w:val="000000"/>
                <w:kern w:val="0"/>
                <w:sz w:val="21"/>
                <w:szCs w:val="21"/>
                <w:u w:val="none"/>
                <w:lang w:val="en-US" w:eastAsia="zh-CN" w:bidi="ar"/>
              </w:rPr>
            </w:pPr>
            <w:ins w:id="362" w:author="W" w:date="2025-03-13T19:44:42Z">
              <w:r>
                <w:rPr>
                  <w:rFonts w:hint="eastAsia" w:ascii="仿宋_GB2312" w:hAnsi="仿宋_GB2312" w:eastAsia="仿宋_GB2312" w:cs="仿宋_GB2312"/>
                  <w:color w:val="000000"/>
                  <w:kern w:val="0"/>
                  <w:szCs w:val="21"/>
                  <w:u w:val="none"/>
                  <w:lang w:bidi="ar"/>
                  <w:rPrChange w:id="363" w:author="W" w:date="2025-03-13T19:44:42Z">
                    <w:rPr>
                      <w:rFonts w:hint="eastAsia"/>
                    </w:rPr>
                  </w:rPrChange>
                </w:rPr>
                <w:t>《关于建立新上市化学药品首发价格形成机制 鼓励高质量创新的通知（征求意见稿）》</w:t>
              </w:r>
            </w:ins>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59051B">
            <w:pPr>
              <w:keepNext w:val="0"/>
              <w:keepLines w:val="0"/>
              <w:widowControl/>
              <w:suppressLineNumbers w:val="0"/>
              <w:jc w:val="center"/>
              <w:textAlignment w:val="center"/>
              <w:rPr>
                <w:ins w:id="365" w:author="W" w:date="2025-03-13T19:44:36Z"/>
                <w:rFonts w:hint="default" w:ascii="仿宋_GB2312" w:hAnsi="仿宋_GB2312" w:eastAsia="仿宋_GB2312" w:cs="仿宋_GB2312"/>
                <w:i w:val="0"/>
                <w:iCs w:val="0"/>
                <w:color w:val="000000"/>
                <w:kern w:val="0"/>
                <w:sz w:val="21"/>
                <w:szCs w:val="21"/>
                <w:u w:val="none"/>
                <w:lang w:val="en-US" w:eastAsia="zh-CN" w:bidi="ar"/>
              </w:rPr>
            </w:pPr>
            <w:ins w:id="366" w:author="W" w:date="2025-03-13T19:44:44Z">
              <w:r>
                <w:rPr>
                  <w:rFonts w:hint="eastAsia" w:ascii="仿宋_GB2312" w:hAnsi="仿宋_GB2312" w:eastAsia="仿宋_GB2312" w:cs="仿宋_GB2312"/>
                  <w:i w:val="0"/>
                  <w:iCs w:val="0"/>
                  <w:color w:val="000000"/>
                  <w:kern w:val="0"/>
                  <w:sz w:val="21"/>
                  <w:szCs w:val="21"/>
                  <w:u w:val="none"/>
                  <w:lang w:val="en-US" w:eastAsia="zh-CN" w:bidi="ar"/>
                </w:rPr>
                <w:t>2024年</w:t>
              </w:r>
            </w:ins>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C15C4">
            <w:pPr>
              <w:keepNext w:val="0"/>
              <w:keepLines w:val="0"/>
              <w:widowControl/>
              <w:suppressLineNumbers w:val="0"/>
              <w:jc w:val="center"/>
              <w:textAlignment w:val="center"/>
              <w:rPr>
                <w:ins w:id="367" w:author="W" w:date="2025-03-13T19:44:36Z"/>
                <w:rFonts w:hint="eastAsia" w:ascii="仿宋_GB2312" w:hAnsi="仿宋_GB2312" w:eastAsia="仿宋_GB2312" w:cs="仿宋_GB2312"/>
                <w:i w:val="0"/>
                <w:iCs w:val="0"/>
                <w:color w:val="000000"/>
                <w:kern w:val="0"/>
                <w:sz w:val="21"/>
                <w:szCs w:val="21"/>
                <w:u w:val="none"/>
                <w:lang w:val="en-US" w:eastAsia="zh-CN" w:bidi="ar"/>
              </w:rPr>
            </w:pPr>
            <w:ins w:id="368" w:author="W" w:date="2025-03-13T19:44:55Z">
              <w:r>
                <w:rPr>
                  <w:rFonts w:hint="eastAsia" w:ascii="仿宋_GB2312" w:hAnsi="仿宋_GB2312" w:eastAsia="仿宋_GB2312" w:cs="仿宋_GB2312"/>
                  <w:color w:val="000000"/>
                  <w:kern w:val="0"/>
                  <w:szCs w:val="21"/>
                  <w:u w:val="none"/>
                  <w:lang w:bidi="ar"/>
                  <w:rPrChange w:id="369" w:author="W" w:date="2025-03-13T19:44:55Z">
                    <w:rPr>
                      <w:rFonts w:hint="eastAsia"/>
                    </w:rPr>
                  </w:rPrChange>
                </w:rPr>
                <w:t>国家医保局、医药价格和招标采购司</w:t>
              </w:r>
            </w:ins>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3ED36">
            <w:pPr>
              <w:keepNext w:val="0"/>
              <w:keepLines w:val="0"/>
              <w:widowControl/>
              <w:suppressLineNumbers w:val="0"/>
              <w:jc w:val="left"/>
              <w:textAlignment w:val="center"/>
              <w:rPr>
                <w:ins w:id="371" w:author="W" w:date="2025-03-13T19:44:36Z"/>
                <w:rFonts w:hint="eastAsia" w:ascii="仿宋_GB2312" w:hAnsi="仿宋_GB2312" w:eastAsia="仿宋_GB2312" w:cs="仿宋_GB2312"/>
                <w:i w:val="0"/>
                <w:iCs w:val="0"/>
                <w:color w:val="000000"/>
                <w:kern w:val="0"/>
                <w:sz w:val="21"/>
                <w:szCs w:val="21"/>
                <w:u w:val="none"/>
                <w:lang w:val="en-US" w:eastAsia="zh-CN" w:bidi="ar"/>
              </w:rPr>
            </w:pPr>
            <w:ins w:id="372" w:author="W" w:date="2025-03-13T19:45:06Z">
              <w:r>
                <w:rPr>
                  <w:rFonts w:hint="eastAsia" w:ascii="仿宋_GB2312" w:hAnsi="仿宋_GB2312" w:eastAsia="仿宋_GB2312" w:cs="仿宋_GB2312"/>
                  <w:color w:val="000000"/>
                  <w:kern w:val="0"/>
                  <w:szCs w:val="21"/>
                  <w:u w:val="none"/>
                  <w:lang w:bidi="ar"/>
                  <w:rPrChange w:id="373" w:author="W" w:date="2025-03-13T19:45:06Z">
                    <w:rPr>
                      <w:rFonts w:hint="eastAsia"/>
                    </w:rPr>
                  </w:rPrChange>
                </w:rPr>
                <w:t>提出鼓励高质量创新药研发，支持其在上市初期获得与高投入、高风险相符的收益回报，加快创新药挂网效率。</w:t>
              </w:r>
            </w:ins>
          </w:p>
        </w:tc>
      </w:tr>
      <w:tr w14:paraId="452C9516">
        <w:trPr>
          <w:trHeight w:val="1661" w:hRule="atLeast"/>
          <w:ins w:id="375" w:author="W" w:date="2025-03-13T19:47:15Z"/>
        </w:trPr>
        <w:tc>
          <w:tcPr>
            <w:tcW w:w="572" w:type="dxa"/>
            <w:vMerge w:val="continue"/>
            <w:tcBorders>
              <w:left w:val="single" w:color="000000" w:sz="4" w:space="0"/>
              <w:bottom w:val="single" w:color="000000" w:sz="4" w:space="0"/>
              <w:right w:val="single" w:color="000000" w:sz="4" w:space="0"/>
            </w:tcBorders>
            <w:shd w:val="clear" w:color="auto" w:fill="auto"/>
            <w:vAlign w:val="center"/>
          </w:tcPr>
          <w:p w14:paraId="475B72C3">
            <w:pPr>
              <w:jc w:val="center"/>
              <w:rPr>
                <w:ins w:id="376" w:author="W" w:date="2025-03-13T19:47:15Z"/>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C8495">
            <w:pPr>
              <w:keepNext w:val="0"/>
              <w:keepLines w:val="0"/>
              <w:widowControl/>
              <w:suppressLineNumbers w:val="0"/>
              <w:jc w:val="center"/>
              <w:textAlignment w:val="center"/>
              <w:rPr>
                <w:ins w:id="377" w:author="W" w:date="2025-03-13T19:47:15Z"/>
                <w:rFonts w:hint="eastAsia" w:ascii="仿宋_GB2312" w:hAnsi="仿宋_GB2312" w:eastAsia="仿宋_GB2312" w:cs="仿宋_GB2312"/>
                <w:color w:val="000000"/>
                <w:kern w:val="0"/>
                <w:szCs w:val="21"/>
                <w:u w:val="none"/>
                <w:lang w:bidi="ar"/>
              </w:rPr>
            </w:pPr>
            <w:ins w:id="378" w:author="W" w:date="2025-03-13T19:47:20Z">
              <w:r>
                <w:rPr>
                  <w:rFonts w:hint="eastAsia" w:ascii="仿宋_GB2312" w:hAnsi="仿宋_GB2312" w:eastAsia="仿宋_GB2312" w:cs="仿宋_GB2312"/>
                  <w:color w:val="000000"/>
                  <w:kern w:val="0"/>
                  <w:szCs w:val="21"/>
                  <w:u w:val="none"/>
                  <w:lang w:bidi="ar"/>
                  <w:rPrChange w:id="379" w:author="W" w:date="2025-03-13T19:47:20Z">
                    <w:rPr>
                      <w:rFonts w:hint="eastAsia"/>
                    </w:rPr>
                  </w:rPrChange>
                </w:rPr>
                <w:t>《国家基本医疗保险、工伤保险和生育保险药品目录（2024年）》</w:t>
              </w:r>
            </w:ins>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B1995">
            <w:pPr>
              <w:keepNext w:val="0"/>
              <w:keepLines w:val="0"/>
              <w:widowControl/>
              <w:suppressLineNumbers w:val="0"/>
              <w:jc w:val="center"/>
              <w:textAlignment w:val="center"/>
              <w:rPr>
                <w:ins w:id="381" w:author="W" w:date="2025-03-13T19:47:15Z"/>
                <w:rFonts w:hint="default" w:ascii="仿宋_GB2312" w:hAnsi="仿宋_GB2312" w:eastAsia="仿宋_GB2312" w:cs="仿宋_GB2312"/>
                <w:i w:val="0"/>
                <w:iCs w:val="0"/>
                <w:color w:val="000000"/>
                <w:kern w:val="0"/>
                <w:sz w:val="21"/>
                <w:szCs w:val="21"/>
                <w:u w:val="none"/>
                <w:lang w:val="en-US" w:eastAsia="zh-CN" w:bidi="ar"/>
              </w:rPr>
            </w:pPr>
            <w:ins w:id="382" w:author="W" w:date="2025-03-13T19:47:21Z">
              <w:r>
                <w:rPr>
                  <w:rFonts w:hint="eastAsia" w:ascii="仿宋_GB2312" w:hAnsi="仿宋_GB2312" w:eastAsia="仿宋_GB2312" w:cs="仿宋_GB2312"/>
                  <w:i w:val="0"/>
                  <w:iCs w:val="0"/>
                  <w:color w:val="000000"/>
                  <w:kern w:val="0"/>
                  <w:sz w:val="21"/>
                  <w:szCs w:val="21"/>
                  <w:u w:val="none"/>
                  <w:lang w:val="en-US" w:eastAsia="zh-CN" w:bidi="ar"/>
                </w:rPr>
                <w:t>2024</w:t>
              </w:r>
            </w:ins>
            <w:ins w:id="383" w:author="W" w:date="2025-03-13T19:47:22Z">
              <w:r>
                <w:rPr>
                  <w:rFonts w:hint="eastAsia" w:ascii="仿宋_GB2312" w:hAnsi="仿宋_GB2312" w:eastAsia="仿宋_GB2312" w:cs="仿宋_GB2312"/>
                  <w:i w:val="0"/>
                  <w:iCs w:val="0"/>
                  <w:color w:val="000000"/>
                  <w:kern w:val="0"/>
                  <w:sz w:val="21"/>
                  <w:szCs w:val="21"/>
                  <w:u w:val="none"/>
                  <w:lang w:val="en-US" w:eastAsia="zh-CN" w:bidi="ar"/>
                </w:rPr>
                <w:t>年</w:t>
              </w:r>
            </w:ins>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CA4E2">
            <w:pPr>
              <w:keepNext w:val="0"/>
              <w:keepLines w:val="0"/>
              <w:widowControl/>
              <w:suppressLineNumbers w:val="0"/>
              <w:jc w:val="center"/>
              <w:textAlignment w:val="center"/>
              <w:rPr>
                <w:ins w:id="384" w:author="W" w:date="2025-03-13T19:47:15Z"/>
                <w:rFonts w:hint="eastAsia" w:ascii="仿宋_GB2312" w:hAnsi="仿宋_GB2312" w:eastAsia="仿宋_GB2312" w:cs="仿宋_GB2312"/>
                <w:color w:val="000000"/>
                <w:kern w:val="0"/>
                <w:szCs w:val="21"/>
                <w:u w:val="none"/>
                <w:lang w:bidi="ar"/>
              </w:rPr>
            </w:pPr>
            <w:ins w:id="385" w:author="W" w:date="2025-03-13T19:47:33Z">
              <w:r>
                <w:rPr>
                  <w:rFonts w:hint="eastAsia" w:ascii="仿宋_GB2312" w:hAnsi="仿宋_GB2312" w:eastAsia="仿宋_GB2312" w:cs="仿宋_GB2312"/>
                  <w:color w:val="000000"/>
                  <w:kern w:val="0"/>
                  <w:szCs w:val="21"/>
                  <w:u w:val="none"/>
                  <w:lang w:bidi="ar"/>
                  <w:rPrChange w:id="386" w:author="W" w:date="2025-03-13T19:47:33Z">
                    <w:rPr>
                      <w:rFonts w:hint="eastAsia"/>
                    </w:rPr>
                  </w:rPrChange>
                </w:rPr>
                <w:t>国家医保局、人力资源社会保障部</w:t>
              </w:r>
            </w:ins>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6D757">
            <w:pPr>
              <w:keepNext w:val="0"/>
              <w:keepLines w:val="0"/>
              <w:widowControl/>
              <w:suppressLineNumbers w:val="0"/>
              <w:jc w:val="left"/>
              <w:textAlignment w:val="center"/>
              <w:rPr>
                <w:ins w:id="388" w:author="W" w:date="2025-03-13T19:47:15Z"/>
                <w:rFonts w:hint="eastAsia" w:ascii="仿宋_GB2312" w:hAnsi="仿宋_GB2312" w:eastAsia="仿宋_GB2312" w:cs="仿宋_GB2312"/>
                <w:color w:val="000000"/>
                <w:kern w:val="0"/>
                <w:szCs w:val="21"/>
                <w:u w:val="none"/>
                <w:lang w:bidi="ar"/>
              </w:rPr>
            </w:pPr>
            <w:ins w:id="389" w:author="W" w:date="2025-03-13T19:47:42Z">
              <w:r>
                <w:rPr>
                  <w:rFonts w:hint="eastAsia" w:ascii="仿宋_GB2312" w:hAnsi="仿宋_GB2312" w:eastAsia="仿宋_GB2312" w:cs="仿宋_GB2312"/>
                  <w:color w:val="000000"/>
                  <w:kern w:val="0"/>
                  <w:szCs w:val="21"/>
                  <w:u w:val="none"/>
                  <w:lang w:bidi="ar"/>
                  <w:rPrChange w:id="390" w:author="W" w:date="2025-03-13T19:47:42Z">
                    <w:rPr>
                      <w:rFonts w:hint="eastAsia"/>
                    </w:rPr>
                  </w:rPrChange>
                </w:rPr>
                <w:t>要求各省医保局指导相关药品企业于2024年12月底前完成目录新增药品在省级药品集中采购平台的挂网工作。谈判药品挂网价格不得高于《2024年药品目录》确定的支付标准。</w:t>
              </w:r>
            </w:ins>
          </w:p>
        </w:tc>
      </w:tr>
      <w:tr w14:paraId="6186D34D">
        <w:trPr>
          <w:trHeight w:val="2654" w:hRule="atLeast"/>
        </w:trPr>
        <w:tc>
          <w:tcPr>
            <w:tcW w:w="5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D4620B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del w:id="392" w:author="W" w:date="2025-03-13T18:43:51Z">
              <w:r>
                <w:rPr>
                  <w:rFonts w:hint="eastAsia" w:ascii="仿宋_GB2312" w:hAnsi="仿宋_GB2312" w:eastAsia="仿宋_GB2312" w:cs="仿宋_GB2312"/>
                  <w:i w:val="0"/>
                  <w:iCs w:val="0"/>
                  <w:color w:val="000000"/>
                  <w:kern w:val="0"/>
                  <w:sz w:val="21"/>
                  <w:szCs w:val="21"/>
                  <w:u w:val="none"/>
                  <w:lang w:val="en-US" w:eastAsia="zh-CN" w:bidi="ar"/>
                </w:rPr>
                <w:delText>后期监管与</w:delText>
              </w:r>
            </w:del>
            <w:r>
              <w:rPr>
                <w:rFonts w:hint="eastAsia" w:ascii="仿宋_GB2312" w:hAnsi="仿宋_GB2312" w:eastAsia="仿宋_GB2312" w:cs="仿宋_GB2312"/>
                <w:i w:val="0"/>
                <w:iCs w:val="0"/>
                <w:color w:val="000000"/>
                <w:kern w:val="0"/>
                <w:sz w:val="21"/>
                <w:szCs w:val="21"/>
                <w:u w:val="none"/>
                <w:lang w:val="en-US" w:eastAsia="zh-CN" w:bidi="ar"/>
              </w:rPr>
              <w:t>再评估阶段</w:t>
            </w: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7F99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《药品注册管理办法》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86C8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32740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国家市场监督管理总局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2218C2">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在后期监管与再评估阶段，该政策的作用是对药品进行定期审查与评估，确保药品在上市后的质量安全和效用，同时为药品再注册提供指南，保证药品持续符合监管标准。</w:t>
            </w:r>
          </w:p>
        </w:tc>
      </w:tr>
      <w:tr w14:paraId="65C44A7B">
        <w:trPr>
          <w:trHeight w:val="166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8948B6">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84D3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《药品临床评估与再评估政策》</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9BB86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2021年</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0FA6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4FE020">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通过定期对药品的临床效果进行评估，判断药品在医保目录中的地位和支付标准是否需要调整。</w:t>
            </w:r>
          </w:p>
        </w:tc>
      </w:tr>
      <w:tr w14:paraId="524DB1D7">
        <w:trPr>
          <w:trHeight w:val="4641"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835408">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2F243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《国家基本医疗保险、工伤保险和生育保险药品目录》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D256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每年更新</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C30E5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国家医疗保障局</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F13E0">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主要是对药品的临床效果、市场需求以及患者负担等多方面因素进行动态评估，调整医保目录。随着市场环境的变化，医保目录的调整能够确保新药、创新药能及时纳入医保覆盖范围，并根据实际疗效和临床价值对已纳入的药品进行评估，以优化医保支付的结构，确保政策的适应性与灵活性。</w:t>
            </w:r>
          </w:p>
        </w:tc>
      </w:tr>
      <w:tr w14:paraId="27AC2591">
        <w:trPr>
          <w:trHeight w:val="3653" w:hRule="atLeast"/>
        </w:trPr>
        <w:tc>
          <w:tcPr>
            <w:tcW w:w="5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D3C5B3">
            <w:pPr>
              <w:jc w:val="center"/>
              <w:rPr>
                <w:rFonts w:hint="eastAsia" w:ascii="仿宋_GB2312" w:hAnsi="仿宋_GB2312" w:eastAsia="仿宋_GB2312" w:cs="仿宋_GB2312"/>
                <w:i w:val="0"/>
                <w:iCs w:val="0"/>
                <w:color w:val="000000"/>
                <w:sz w:val="21"/>
                <w:szCs w:val="21"/>
                <w:u w:val="none"/>
              </w:rPr>
            </w:pPr>
          </w:p>
        </w:tc>
        <w:tc>
          <w:tcPr>
            <w:tcW w:w="214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4463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《中华人民共和国药品管理法》</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7CF07E">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2024年12月修订</w:t>
            </w:r>
          </w:p>
        </w:tc>
        <w:tc>
          <w:tcPr>
            <w:tcW w:w="12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97CF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全国人民代表大会常务委员会</w:t>
            </w:r>
          </w:p>
        </w:tc>
        <w:tc>
          <w:tcPr>
            <w:tcW w:w="34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3C82C">
            <w:pPr>
              <w:keepNext w:val="0"/>
              <w:keepLines w:val="0"/>
              <w:widowControl/>
              <w:suppressLineNumbers w:val="0"/>
              <w:jc w:val="left"/>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在该阶段的作用是加强药品的持续管理和监督。它确保药品在上市后的质量、安全和效用，维护公众的用药安全和合法权益，促进药品的合法使用，并对药品的质量进行长时间的监管，保障其符合国家的标准和要求。</w:t>
            </w:r>
          </w:p>
        </w:tc>
      </w:tr>
    </w:tbl>
    <w:p w14:paraId="7ACD70B6">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1027199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0D3505CE">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rPr>
          <w:ins w:id="393" w:author="W" w:date="2025-03-09T16:03:23Z"/>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1.2地方层面政策梳理</w:t>
      </w:r>
    </w:p>
    <w:p w14:paraId="27DF6165">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395" w:author="Jinglin Sun" w:date="2025-03-13T10:44:06Z"/>
          <w:rFonts w:hint="eastAsia" w:ascii="仿宋_GB2312" w:hAnsi="仿宋_GB2312" w:eastAsia="仿宋_GB2312" w:cs="仿宋_GB2312"/>
          <w:sz w:val="32"/>
          <w:szCs w:val="32"/>
          <w:lang w:val="en-US" w:eastAsia="zh-CN"/>
        </w:rPr>
        <w:pPrChange w:id="394"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396" w:author="Jinglin Sun" w:date="2025-03-13T10:44:21Z">
        <w:r>
          <w:rPr>
            <w:rFonts w:hint="eastAsia" w:ascii="仿宋_GB2312" w:hAnsi="仿宋_GB2312" w:eastAsia="仿宋_GB2312" w:cs="仿宋_GB2312"/>
            <w:sz w:val="32"/>
            <w:szCs w:val="32"/>
            <w:lang w:val="en-US" w:eastAsia="zh-CN"/>
          </w:rPr>
          <w:t>重点</w:t>
        </w:r>
      </w:ins>
      <w:ins w:id="397" w:author="Jinglin Sun" w:date="2025-03-13T10:44:22Z">
        <w:r>
          <w:rPr>
            <w:rFonts w:hint="eastAsia" w:ascii="仿宋_GB2312" w:hAnsi="仿宋_GB2312" w:eastAsia="仿宋_GB2312" w:cs="仿宋_GB2312"/>
            <w:sz w:val="32"/>
            <w:szCs w:val="32"/>
            <w:lang w:val="en-US" w:eastAsia="zh-CN"/>
          </w:rPr>
          <w:t>研究</w:t>
        </w:r>
      </w:ins>
      <w:ins w:id="398" w:author="Jinglin Sun" w:date="2025-03-13T10:44:23Z">
        <w:r>
          <w:rPr>
            <w:rFonts w:hint="eastAsia" w:ascii="仿宋_GB2312" w:hAnsi="仿宋_GB2312" w:eastAsia="仿宋_GB2312" w:cs="仿宋_GB2312"/>
            <w:sz w:val="32"/>
            <w:szCs w:val="32"/>
            <w:lang w:val="en-US" w:eastAsia="zh-CN"/>
          </w:rPr>
          <w:t>一下</w:t>
        </w:r>
      </w:ins>
      <w:ins w:id="399" w:author="Jinglin Sun" w:date="2025-03-13T10:44:25Z">
        <w:r>
          <w:rPr>
            <w:rFonts w:hint="eastAsia" w:ascii="仿宋_GB2312" w:hAnsi="仿宋_GB2312" w:eastAsia="仿宋_GB2312" w:cs="仿宋_GB2312"/>
            <w:sz w:val="32"/>
            <w:szCs w:val="32"/>
            <w:lang w:val="en-US" w:eastAsia="zh-CN"/>
          </w:rPr>
          <w:t>：</w:t>
        </w:r>
      </w:ins>
      <w:ins w:id="400" w:author="Jinglin Sun" w:date="2025-03-13T10:44:04Z">
        <w:r>
          <w:rPr>
            <w:rFonts w:hint="eastAsia" w:ascii="仿宋_GB2312" w:hAnsi="仿宋_GB2312" w:eastAsia="仿宋_GB2312" w:cs="仿宋_GB2312"/>
            <w:sz w:val="32"/>
            <w:szCs w:val="32"/>
            <w:lang w:val="en-US" w:eastAsia="zh-CN"/>
          </w:rPr>
          <w:t>三明医改</w:t>
        </w:r>
      </w:ins>
    </w:p>
    <w:p w14:paraId="4EF93B44">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402" w:author="Jinglin Sun" w:date="2025-03-13T10:43:56Z"/>
          <w:rFonts w:hint="default" w:ascii="仿宋_GB2312" w:hAnsi="仿宋_GB2312" w:eastAsia="仿宋_GB2312" w:cs="仿宋_GB2312"/>
          <w:sz w:val="32"/>
          <w:szCs w:val="32"/>
          <w:lang w:val="en-US" w:eastAsia="zh-CN"/>
        </w:rPr>
        <w:pPrChange w:id="401"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403" w:author="Jinglin Sun" w:date="2025-03-13T10:44:59Z">
        <w:r>
          <w:rPr>
            <w:rFonts w:hint="eastAsia" w:ascii="仿宋_GB2312" w:hAnsi="仿宋_GB2312" w:eastAsia="仿宋_GB2312" w:cs="仿宋_GB2312"/>
            <w:sz w:val="32"/>
            <w:szCs w:val="32"/>
            <w:lang w:val="en-US" w:eastAsia="zh-CN"/>
          </w:rPr>
          <w:t>从</w:t>
        </w:r>
      </w:ins>
      <w:ins w:id="404" w:author="Jinglin Sun" w:date="2025-03-13T10:45:03Z">
        <w:r>
          <w:rPr>
            <w:rFonts w:hint="eastAsia" w:ascii="仿宋_GB2312" w:hAnsi="仿宋_GB2312" w:eastAsia="仿宋_GB2312" w:cs="仿宋_GB2312"/>
            <w:sz w:val="32"/>
            <w:szCs w:val="32"/>
            <w:lang w:val="en-US" w:eastAsia="zh-CN"/>
          </w:rPr>
          <w:t>应用端</w:t>
        </w:r>
      </w:ins>
      <w:ins w:id="405" w:author="Jinglin Sun" w:date="2025-03-13T10:45:10Z">
        <w:r>
          <w:rPr>
            <w:rFonts w:hint="eastAsia" w:ascii="仿宋_GB2312" w:hAnsi="仿宋_GB2312" w:eastAsia="仿宋_GB2312" w:cs="仿宋_GB2312"/>
            <w:sz w:val="32"/>
            <w:szCs w:val="32"/>
            <w:lang w:val="en-US" w:eastAsia="zh-CN"/>
          </w:rPr>
          <w:t>看，</w:t>
        </w:r>
      </w:ins>
      <w:ins w:id="406" w:author="Jinglin Sun" w:date="2025-03-13T10:45:12Z">
        <w:r>
          <w:rPr>
            <w:rFonts w:hint="eastAsia" w:ascii="仿宋_GB2312" w:hAnsi="仿宋_GB2312" w:eastAsia="仿宋_GB2312" w:cs="仿宋_GB2312"/>
            <w:sz w:val="32"/>
            <w:szCs w:val="32"/>
            <w:lang w:val="en-US" w:eastAsia="zh-CN"/>
          </w:rPr>
          <w:t>目前</w:t>
        </w:r>
      </w:ins>
      <w:ins w:id="407" w:author="Jinglin Sun" w:date="2025-03-13T10:45:14Z">
        <w:r>
          <w:rPr>
            <w:rFonts w:hint="eastAsia" w:ascii="仿宋_GB2312" w:hAnsi="仿宋_GB2312" w:eastAsia="仿宋_GB2312" w:cs="仿宋_GB2312"/>
            <w:sz w:val="32"/>
            <w:szCs w:val="32"/>
            <w:lang w:val="en-US" w:eastAsia="zh-CN"/>
          </w:rPr>
          <w:t>国家</w:t>
        </w:r>
      </w:ins>
      <w:ins w:id="408" w:author="Jinglin Sun" w:date="2025-03-13T10:45:16Z">
        <w:r>
          <w:rPr>
            <w:rFonts w:hint="eastAsia" w:ascii="仿宋_GB2312" w:hAnsi="仿宋_GB2312" w:eastAsia="仿宋_GB2312" w:cs="仿宋_GB2312"/>
            <w:sz w:val="32"/>
            <w:szCs w:val="32"/>
            <w:lang w:val="en-US" w:eastAsia="zh-CN"/>
          </w:rPr>
          <w:t>主要</w:t>
        </w:r>
      </w:ins>
      <w:ins w:id="409" w:author="Jinglin Sun" w:date="2025-03-13T10:45:17Z">
        <w:r>
          <w:rPr>
            <w:rFonts w:hint="eastAsia" w:ascii="仿宋_GB2312" w:hAnsi="仿宋_GB2312" w:eastAsia="仿宋_GB2312" w:cs="仿宋_GB2312"/>
            <w:sz w:val="32"/>
            <w:szCs w:val="32"/>
            <w:lang w:val="en-US" w:eastAsia="zh-CN"/>
          </w:rPr>
          <w:t>有</w:t>
        </w:r>
      </w:ins>
      <w:ins w:id="410" w:author="Jinglin Sun" w:date="2025-03-13T10:45:20Z">
        <w:r>
          <w:rPr>
            <w:rFonts w:hint="eastAsia" w:ascii="仿宋_GB2312" w:hAnsi="仿宋_GB2312" w:eastAsia="仿宋_GB2312" w:cs="仿宋_GB2312"/>
            <w:sz w:val="32"/>
            <w:szCs w:val="32"/>
            <w:lang w:val="en-US" w:eastAsia="zh-CN"/>
          </w:rPr>
          <w:t>两类大的</w:t>
        </w:r>
      </w:ins>
      <w:ins w:id="411" w:author="Jinglin Sun" w:date="2025-03-13T10:45:22Z">
        <w:r>
          <w:rPr>
            <w:rFonts w:hint="eastAsia" w:ascii="仿宋_GB2312" w:hAnsi="仿宋_GB2312" w:eastAsia="仿宋_GB2312" w:cs="仿宋_GB2312"/>
            <w:sz w:val="32"/>
            <w:szCs w:val="32"/>
            <w:lang w:val="en-US" w:eastAsia="zh-CN"/>
          </w:rPr>
          <w:t>改革</w:t>
        </w:r>
      </w:ins>
      <w:ins w:id="412" w:author="Jinglin Sun" w:date="2025-03-13T10:45:23Z">
        <w:r>
          <w:rPr>
            <w:rFonts w:hint="eastAsia" w:ascii="仿宋_GB2312" w:hAnsi="仿宋_GB2312" w:eastAsia="仿宋_GB2312" w:cs="仿宋_GB2312"/>
            <w:sz w:val="32"/>
            <w:szCs w:val="32"/>
            <w:lang w:val="en-US" w:eastAsia="zh-CN"/>
          </w:rPr>
          <w:t>：</w:t>
        </w:r>
      </w:ins>
      <w:ins w:id="413" w:author="Jinglin Sun" w:date="2025-03-13T10:45:25Z">
        <w:r>
          <w:rPr>
            <w:rFonts w:hint="eastAsia" w:ascii="仿宋_GB2312" w:hAnsi="仿宋_GB2312" w:eastAsia="仿宋_GB2312" w:cs="仿宋_GB2312"/>
            <w:sz w:val="32"/>
            <w:szCs w:val="32"/>
            <w:lang w:val="en-US" w:eastAsia="zh-CN"/>
          </w:rPr>
          <w:t>一是</w:t>
        </w:r>
      </w:ins>
      <w:ins w:id="414" w:author="Jinglin Sun" w:date="2025-03-13T10:45:36Z">
        <w:r>
          <w:rPr>
            <w:rFonts w:hint="eastAsia" w:ascii="仿宋_GB2312" w:hAnsi="仿宋_GB2312" w:eastAsia="仿宋_GB2312" w:cs="仿宋_GB2312"/>
            <w:sz w:val="32"/>
            <w:szCs w:val="32"/>
            <w:lang w:val="en-US" w:eastAsia="zh-CN"/>
          </w:rPr>
          <w:t>医疗服务</w:t>
        </w:r>
      </w:ins>
      <w:ins w:id="415" w:author="Jinglin Sun" w:date="2025-03-13T10:45:37Z">
        <w:r>
          <w:rPr>
            <w:rFonts w:hint="eastAsia" w:ascii="仿宋_GB2312" w:hAnsi="仿宋_GB2312" w:eastAsia="仿宋_GB2312" w:cs="仿宋_GB2312"/>
            <w:sz w:val="32"/>
            <w:szCs w:val="32"/>
            <w:lang w:val="en-US" w:eastAsia="zh-CN"/>
          </w:rPr>
          <w:t>价格</w:t>
        </w:r>
      </w:ins>
      <w:ins w:id="416" w:author="Jinglin Sun" w:date="2025-03-13T10:45:41Z">
        <w:r>
          <w:rPr>
            <w:rFonts w:hint="eastAsia" w:ascii="仿宋_GB2312" w:hAnsi="仿宋_GB2312" w:eastAsia="仿宋_GB2312" w:cs="仿宋_GB2312"/>
            <w:sz w:val="32"/>
            <w:szCs w:val="32"/>
            <w:lang w:val="en-US" w:eastAsia="zh-CN"/>
          </w:rPr>
          <w:t>改革</w:t>
        </w:r>
      </w:ins>
      <w:ins w:id="417" w:author="Jinglin Sun" w:date="2025-03-13T10:46:54Z">
        <w:r>
          <w:rPr>
            <w:rFonts w:hint="eastAsia" w:ascii="仿宋_GB2312" w:hAnsi="仿宋_GB2312" w:eastAsia="仿宋_GB2312" w:cs="仿宋_GB2312"/>
            <w:sz w:val="32"/>
            <w:szCs w:val="32"/>
            <w:lang w:val="en-US" w:eastAsia="zh-CN"/>
          </w:rPr>
          <w:t>（</w:t>
        </w:r>
      </w:ins>
      <w:ins w:id="418" w:author="Jinglin Sun" w:date="2025-03-13T10:46:55Z">
        <w:r>
          <w:rPr>
            <w:rFonts w:ascii="宋体" w:hAnsi="宋体" w:eastAsia="宋体" w:cs="宋体"/>
            <w:sz w:val="24"/>
            <w:szCs w:val="24"/>
          </w:rPr>
          <w:fldChar w:fldCharType="begin"/>
        </w:r>
      </w:ins>
      <w:ins w:id="419" w:author="Jinglin Sun" w:date="2025-03-13T10:46:55Z">
        <w:r>
          <w:rPr>
            <w:rFonts w:ascii="宋体" w:hAnsi="宋体" w:eastAsia="宋体" w:cs="宋体"/>
            <w:sz w:val="24"/>
            <w:szCs w:val="24"/>
          </w:rPr>
          <w:instrText xml:space="preserve"> HYPERLINK "https://www.nhsa.gov.cn/art/2024/3/18/art_14_12195.html" </w:instrText>
        </w:r>
      </w:ins>
      <w:ins w:id="420" w:author="Jinglin Sun" w:date="2025-03-13T10:46:55Z">
        <w:r>
          <w:rPr>
            <w:rFonts w:ascii="宋体" w:hAnsi="宋体" w:eastAsia="宋体" w:cs="宋体"/>
            <w:sz w:val="24"/>
            <w:szCs w:val="24"/>
          </w:rPr>
          <w:fldChar w:fldCharType="separate"/>
        </w:r>
      </w:ins>
      <w:ins w:id="421" w:author="Jinglin Sun" w:date="2025-03-13T10:46:55Z">
        <w:r>
          <w:rPr>
            <w:rStyle w:val="11"/>
            <w:rFonts w:ascii="宋体" w:hAnsi="宋体" w:eastAsia="宋体" w:cs="宋体"/>
            <w:sz w:val="24"/>
            <w:szCs w:val="24"/>
          </w:rPr>
          <w:t>国家医疗保障局 医保动态 突围！深化医疗服务价格改革试点扩面在即</w:t>
        </w:r>
      </w:ins>
      <w:ins w:id="422" w:author="Jinglin Sun" w:date="2025-03-13T10:46:55Z">
        <w:r>
          <w:rPr>
            <w:rFonts w:ascii="宋体" w:hAnsi="宋体" w:eastAsia="宋体" w:cs="宋体"/>
            <w:sz w:val="24"/>
            <w:szCs w:val="24"/>
          </w:rPr>
          <w:fldChar w:fldCharType="end"/>
        </w:r>
      </w:ins>
      <w:ins w:id="423" w:author="Jinglin Sun" w:date="2025-03-13T10:46:54Z">
        <w:r>
          <w:rPr>
            <w:rFonts w:hint="eastAsia" w:ascii="仿宋_GB2312" w:hAnsi="仿宋_GB2312" w:eastAsia="仿宋_GB2312" w:cs="仿宋_GB2312"/>
            <w:sz w:val="32"/>
            <w:szCs w:val="32"/>
            <w:lang w:val="en-US" w:eastAsia="zh-CN"/>
          </w:rPr>
          <w:t>）</w:t>
        </w:r>
      </w:ins>
      <w:ins w:id="424" w:author="Jinglin Sun" w:date="2025-03-13T10:45:42Z">
        <w:r>
          <w:rPr>
            <w:rFonts w:hint="eastAsia" w:ascii="仿宋_GB2312" w:hAnsi="仿宋_GB2312" w:eastAsia="仿宋_GB2312" w:cs="仿宋_GB2312"/>
            <w:sz w:val="32"/>
            <w:szCs w:val="32"/>
            <w:lang w:val="en-US" w:eastAsia="zh-CN"/>
          </w:rPr>
          <w:t>，</w:t>
        </w:r>
      </w:ins>
      <w:ins w:id="425" w:author="Jinglin Sun" w:date="2025-03-13T10:45:45Z">
        <w:r>
          <w:rPr>
            <w:rFonts w:hint="eastAsia" w:ascii="仿宋_GB2312" w:hAnsi="仿宋_GB2312" w:eastAsia="仿宋_GB2312" w:cs="仿宋_GB2312"/>
            <w:sz w:val="32"/>
            <w:szCs w:val="32"/>
            <w:lang w:val="en-US" w:eastAsia="zh-CN"/>
          </w:rPr>
          <w:t>二是</w:t>
        </w:r>
      </w:ins>
      <w:ins w:id="426" w:author="Jinglin Sun" w:date="2025-03-13T10:45:51Z">
        <w:r>
          <w:rPr>
            <w:rFonts w:hint="eastAsia" w:ascii="仿宋_GB2312" w:hAnsi="仿宋_GB2312" w:eastAsia="仿宋_GB2312" w:cs="仿宋_GB2312"/>
            <w:sz w:val="32"/>
            <w:szCs w:val="32"/>
            <w:lang w:val="en-US" w:eastAsia="zh-CN"/>
          </w:rPr>
          <w:t>医保支付</w:t>
        </w:r>
      </w:ins>
      <w:ins w:id="427" w:author="Jinglin Sun" w:date="2025-03-13T10:45:52Z">
        <w:r>
          <w:rPr>
            <w:rFonts w:hint="eastAsia" w:ascii="仿宋_GB2312" w:hAnsi="仿宋_GB2312" w:eastAsia="仿宋_GB2312" w:cs="仿宋_GB2312"/>
            <w:sz w:val="32"/>
            <w:szCs w:val="32"/>
            <w:lang w:val="en-US" w:eastAsia="zh-CN"/>
          </w:rPr>
          <w:t>标准</w:t>
        </w:r>
      </w:ins>
      <w:ins w:id="428" w:author="Jinglin Sun" w:date="2025-03-13T10:45:53Z">
        <w:r>
          <w:rPr>
            <w:rFonts w:hint="eastAsia" w:ascii="仿宋_GB2312" w:hAnsi="仿宋_GB2312" w:eastAsia="仿宋_GB2312" w:cs="仿宋_GB2312"/>
            <w:sz w:val="32"/>
            <w:szCs w:val="32"/>
            <w:lang w:val="en-US" w:eastAsia="zh-CN"/>
          </w:rPr>
          <w:t>改革</w:t>
        </w:r>
      </w:ins>
      <w:ins w:id="429" w:author="Jinglin Sun" w:date="2025-03-13T10:45:54Z">
        <w:r>
          <w:rPr>
            <w:rFonts w:hint="eastAsia" w:ascii="仿宋_GB2312" w:hAnsi="仿宋_GB2312" w:eastAsia="仿宋_GB2312" w:cs="仿宋_GB2312"/>
            <w:sz w:val="32"/>
            <w:szCs w:val="32"/>
            <w:lang w:val="en-US" w:eastAsia="zh-CN"/>
          </w:rPr>
          <w:t>。</w:t>
        </w:r>
      </w:ins>
      <w:ins w:id="430" w:author="Jinglin Sun" w:date="2025-03-13T10:47:27Z">
        <w:r>
          <w:rPr>
            <w:rFonts w:hint="eastAsia" w:ascii="仿宋_GB2312" w:hAnsi="仿宋_GB2312" w:eastAsia="仿宋_GB2312" w:cs="仿宋_GB2312"/>
            <w:sz w:val="32"/>
            <w:szCs w:val="32"/>
            <w:lang w:val="en-US" w:eastAsia="zh-CN"/>
          </w:rPr>
          <w:t>均有</w:t>
        </w:r>
      </w:ins>
      <w:ins w:id="431" w:author="Jinglin Sun" w:date="2025-03-13T10:47:28Z">
        <w:r>
          <w:rPr>
            <w:rFonts w:hint="eastAsia" w:ascii="仿宋_GB2312" w:hAnsi="仿宋_GB2312" w:eastAsia="仿宋_GB2312" w:cs="仿宋_GB2312"/>
            <w:sz w:val="32"/>
            <w:szCs w:val="32"/>
            <w:lang w:val="en-US" w:eastAsia="zh-CN"/>
          </w:rPr>
          <w:t>改革</w:t>
        </w:r>
      </w:ins>
      <w:ins w:id="432" w:author="Jinglin Sun" w:date="2025-03-13T10:47:29Z">
        <w:r>
          <w:rPr>
            <w:rFonts w:hint="eastAsia" w:ascii="仿宋_GB2312" w:hAnsi="仿宋_GB2312" w:eastAsia="仿宋_GB2312" w:cs="仿宋_GB2312"/>
            <w:sz w:val="32"/>
            <w:szCs w:val="32"/>
            <w:lang w:val="en-US" w:eastAsia="zh-CN"/>
          </w:rPr>
          <w:t>试点</w:t>
        </w:r>
      </w:ins>
      <w:ins w:id="433" w:author="Jinglin Sun" w:date="2025-03-13T10:47:30Z">
        <w:r>
          <w:rPr>
            <w:rFonts w:hint="eastAsia" w:ascii="仿宋_GB2312" w:hAnsi="仿宋_GB2312" w:eastAsia="仿宋_GB2312" w:cs="仿宋_GB2312"/>
            <w:sz w:val="32"/>
            <w:szCs w:val="32"/>
            <w:lang w:val="en-US" w:eastAsia="zh-CN"/>
          </w:rPr>
          <w:t>城市</w:t>
        </w:r>
      </w:ins>
      <w:ins w:id="434" w:author="Jinglin Sun" w:date="2025-03-13T10:47:33Z">
        <w:r>
          <w:rPr>
            <w:rFonts w:hint="eastAsia" w:ascii="仿宋_GB2312" w:hAnsi="仿宋_GB2312" w:eastAsia="仿宋_GB2312" w:cs="仿宋_GB2312"/>
            <w:sz w:val="32"/>
            <w:szCs w:val="32"/>
            <w:lang w:val="en-US" w:eastAsia="zh-CN"/>
          </w:rPr>
          <w:t>，</w:t>
        </w:r>
      </w:ins>
      <w:ins w:id="435" w:author="Jinglin Sun" w:date="2025-03-13T10:47:35Z">
        <w:r>
          <w:rPr>
            <w:rFonts w:hint="eastAsia" w:ascii="仿宋_GB2312" w:hAnsi="仿宋_GB2312" w:eastAsia="仿宋_GB2312" w:cs="仿宋_GB2312"/>
            <w:sz w:val="32"/>
            <w:szCs w:val="32"/>
            <w:lang w:val="en-US" w:eastAsia="zh-CN"/>
          </w:rPr>
          <w:t>请</w:t>
        </w:r>
      </w:ins>
      <w:ins w:id="436" w:author="Jinglin Sun" w:date="2025-03-13T10:47:53Z">
        <w:r>
          <w:rPr>
            <w:rFonts w:hint="eastAsia" w:ascii="仿宋_GB2312" w:hAnsi="仿宋_GB2312" w:eastAsia="仿宋_GB2312" w:cs="仿宋_GB2312"/>
            <w:sz w:val="32"/>
            <w:szCs w:val="32"/>
            <w:lang w:val="en-US" w:eastAsia="zh-CN"/>
          </w:rPr>
          <w:t>各</w:t>
        </w:r>
      </w:ins>
      <w:ins w:id="437" w:author="Jinglin Sun" w:date="2025-03-13T10:47:54Z">
        <w:r>
          <w:rPr>
            <w:rFonts w:hint="eastAsia" w:ascii="仿宋_GB2312" w:hAnsi="仿宋_GB2312" w:eastAsia="仿宋_GB2312" w:cs="仿宋_GB2312"/>
            <w:sz w:val="32"/>
            <w:szCs w:val="32"/>
            <w:lang w:val="en-US" w:eastAsia="zh-CN"/>
          </w:rPr>
          <w:t>选出</w:t>
        </w:r>
      </w:ins>
      <w:ins w:id="438" w:author="Jinglin Sun" w:date="2025-03-13T10:47:56Z">
        <w:r>
          <w:rPr>
            <w:rFonts w:hint="eastAsia" w:ascii="仿宋_GB2312" w:hAnsi="仿宋_GB2312" w:eastAsia="仿宋_GB2312" w:cs="仿宋_GB2312"/>
            <w:sz w:val="32"/>
            <w:szCs w:val="32"/>
            <w:lang w:val="en-US" w:eastAsia="zh-CN"/>
          </w:rPr>
          <w:t>3</w:t>
        </w:r>
      </w:ins>
      <w:ins w:id="439" w:author="Jinglin Sun" w:date="2025-03-13T10:47:57Z">
        <w:r>
          <w:rPr>
            <w:rFonts w:hint="eastAsia" w:ascii="仿宋_GB2312" w:hAnsi="仿宋_GB2312" w:eastAsia="仿宋_GB2312" w:cs="仿宋_GB2312"/>
            <w:sz w:val="32"/>
            <w:szCs w:val="32"/>
            <w:lang w:val="en-US" w:eastAsia="zh-CN"/>
          </w:rPr>
          <w:t>个</w:t>
        </w:r>
      </w:ins>
      <w:ins w:id="440" w:author="Jinglin Sun" w:date="2025-03-13T10:47:58Z">
        <w:r>
          <w:rPr>
            <w:rFonts w:hint="eastAsia" w:ascii="仿宋_GB2312" w:hAnsi="仿宋_GB2312" w:eastAsia="仿宋_GB2312" w:cs="仿宋_GB2312"/>
            <w:sz w:val="32"/>
            <w:szCs w:val="32"/>
            <w:lang w:val="en-US" w:eastAsia="zh-CN"/>
          </w:rPr>
          <w:t>进行</w:t>
        </w:r>
      </w:ins>
      <w:ins w:id="441" w:author="Jinglin Sun" w:date="2025-03-13T10:48:01Z">
        <w:r>
          <w:rPr>
            <w:rFonts w:hint="eastAsia" w:ascii="仿宋_GB2312" w:hAnsi="仿宋_GB2312" w:eastAsia="仿宋_GB2312" w:cs="仿宋_GB2312"/>
            <w:sz w:val="32"/>
            <w:szCs w:val="32"/>
            <w:lang w:val="en-US" w:eastAsia="zh-CN"/>
          </w:rPr>
          <w:t>分析</w:t>
        </w:r>
      </w:ins>
      <w:ins w:id="442" w:author="Jinglin Sun" w:date="2025-03-13T10:48:03Z">
        <w:r>
          <w:rPr>
            <w:rFonts w:hint="eastAsia" w:ascii="仿宋_GB2312" w:hAnsi="仿宋_GB2312" w:eastAsia="仿宋_GB2312" w:cs="仿宋_GB2312"/>
            <w:sz w:val="32"/>
            <w:szCs w:val="32"/>
            <w:lang w:val="en-US" w:eastAsia="zh-CN"/>
          </w:rPr>
          <w:t>。</w:t>
        </w:r>
      </w:ins>
      <w:ins w:id="443" w:author="Jinglin Sun" w:date="2025-03-13T15:51:52Z">
        <w:r>
          <w:rPr>
            <w:rFonts w:hint="eastAsia" w:ascii="仿宋_GB2312" w:hAnsi="仿宋_GB2312" w:eastAsia="仿宋_GB2312" w:cs="仿宋_GB2312"/>
            <w:sz w:val="32"/>
            <w:szCs w:val="32"/>
            <w:lang w:val="en-US" w:eastAsia="zh-CN"/>
          </w:rPr>
          <w:t>（</w:t>
        </w:r>
      </w:ins>
      <w:ins w:id="444" w:author="Jinglin Sun" w:date="2025-03-13T15:52:25Z">
        <w:r>
          <w:rPr>
            <w:rFonts w:hint="eastAsia" w:ascii="仿宋_GB2312" w:hAnsi="仿宋_GB2312" w:eastAsia="仿宋_GB2312" w:cs="仿宋_GB2312"/>
            <w:sz w:val="32"/>
            <w:szCs w:val="32"/>
            <w:lang w:val="en-US" w:eastAsia="zh-CN"/>
          </w:rPr>
          <w:t>改革的</w:t>
        </w:r>
      </w:ins>
      <w:ins w:id="445" w:author="Jinglin Sun" w:date="2025-03-13T15:52:28Z">
        <w:r>
          <w:rPr>
            <w:rFonts w:hint="eastAsia" w:ascii="仿宋_GB2312" w:hAnsi="仿宋_GB2312" w:eastAsia="仿宋_GB2312" w:cs="仿宋_GB2312"/>
            <w:sz w:val="32"/>
            <w:szCs w:val="32"/>
            <w:lang w:val="en-US" w:eastAsia="zh-CN"/>
          </w:rPr>
          <w:t>核心举措</w:t>
        </w:r>
      </w:ins>
      <w:ins w:id="446" w:author="Jinglin Sun" w:date="2025-03-13T15:52:29Z">
        <w:r>
          <w:rPr>
            <w:rFonts w:hint="eastAsia" w:ascii="仿宋_GB2312" w:hAnsi="仿宋_GB2312" w:eastAsia="仿宋_GB2312" w:cs="仿宋_GB2312"/>
            <w:sz w:val="32"/>
            <w:szCs w:val="32"/>
            <w:lang w:val="en-US" w:eastAsia="zh-CN"/>
          </w:rPr>
          <w:t>、</w:t>
        </w:r>
      </w:ins>
      <w:ins w:id="447" w:author="Jinglin Sun" w:date="2025-03-13T15:52:32Z">
        <w:r>
          <w:rPr>
            <w:rFonts w:hint="eastAsia" w:ascii="仿宋_GB2312" w:hAnsi="仿宋_GB2312" w:eastAsia="仿宋_GB2312" w:cs="仿宋_GB2312"/>
            <w:sz w:val="32"/>
            <w:szCs w:val="32"/>
            <w:lang w:val="en-US" w:eastAsia="zh-CN"/>
          </w:rPr>
          <w:t>解决了</w:t>
        </w:r>
      </w:ins>
      <w:ins w:id="448" w:author="Jinglin Sun" w:date="2025-03-13T15:52:33Z">
        <w:r>
          <w:rPr>
            <w:rFonts w:hint="eastAsia" w:ascii="仿宋_GB2312" w:hAnsi="仿宋_GB2312" w:eastAsia="仿宋_GB2312" w:cs="仿宋_GB2312"/>
            <w:sz w:val="32"/>
            <w:szCs w:val="32"/>
            <w:lang w:val="en-US" w:eastAsia="zh-CN"/>
          </w:rPr>
          <w:t>什么</w:t>
        </w:r>
      </w:ins>
      <w:ins w:id="449" w:author="Jinglin Sun" w:date="2025-03-13T15:52:34Z">
        <w:r>
          <w:rPr>
            <w:rFonts w:hint="eastAsia" w:ascii="仿宋_GB2312" w:hAnsi="仿宋_GB2312" w:eastAsia="仿宋_GB2312" w:cs="仿宋_GB2312"/>
            <w:sz w:val="32"/>
            <w:szCs w:val="32"/>
            <w:lang w:val="en-US" w:eastAsia="zh-CN"/>
          </w:rPr>
          <w:t>问题</w:t>
        </w:r>
      </w:ins>
      <w:ins w:id="450" w:author="Jinglin Sun" w:date="2025-03-13T15:52:37Z">
        <w:r>
          <w:rPr>
            <w:rFonts w:hint="eastAsia" w:ascii="仿宋_GB2312" w:hAnsi="仿宋_GB2312" w:eastAsia="仿宋_GB2312" w:cs="仿宋_GB2312"/>
            <w:sz w:val="32"/>
            <w:szCs w:val="32"/>
            <w:lang w:val="en-US" w:eastAsia="zh-CN"/>
          </w:rPr>
          <w:t>、</w:t>
        </w:r>
      </w:ins>
      <w:ins w:id="451" w:author="Jinglin Sun" w:date="2025-03-13T15:52:56Z">
        <w:r>
          <w:rPr>
            <w:rFonts w:hint="eastAsia" w:ascii="仿宋_GB2312" w:hAnsi="仿宋_GB2312" w:eastAsia="仿宋_GB2312" w:cs="仿宋_GB2312"/>
            <w:sz w:val="32"/>
            <w:szCs w:val="32"/>
            <w:lang w:val="en-US" w:eastAsia="zh-CN"/>
          </w:rPr>
          <w:t>取得了</w:t>
        </w:r>
      </w:ins>
      <w:ins w:id="452" w:author="Jinglin Sun" w:date="2025-03-13T15:52:57Z">
        <w:r>
          <w:rPr>
            <w:rFonts w:hint="eastAsia" w:ascii="仿宋_GB2312" w:hAnsi="仿宋_GB2312" w:eastAsia="仿宋_GB2312" w:cs="仿宋_GB2312"/>
            <w:sz w:val="32"/>
            <w:szCs w:val="32"/>
            <w:lang w:val="en-US" w:eastAsia="zh-CN"/>
          </w:rPr>
          <w:t>什么</w:t>
        </w:r>
      </w:ins>
      <w:ins w:id="453" w:author="Jinglin Sun" w:date="2025-03-13T15:52:59Z">
        <w:r>
          <w:rPr>
            <w:rFonts w:hint="eastAsia" w:ascii="仿宋_GB2312" w:hAnsi="仿宋_GB2312" w:eastAsia="仿宋_GB2312" w:cs="仿宋_GB2312"/>
            <w:sz w:val="32"/>
            <w:szCs w:val="32"/>
            <w:lang w:val="en-US" w:eastAsia="zh-CN"/>
          </w:rPr>
          <w:t>成效</w:t>
        </w:r>
      </w:ins>
      <w:ins w:id="454" w:author="Jinglin Sun" w:date="2025-03-13T15:53:00Z">
        <w:r>
          <w:rPr>
            <w:rFonts w:hint="eastAsia" w:ascii="仿宋_GB2312" w:hAnsi="仿宋_GB2312" w:eastAsia="仿宋_GB2312" w:cs="仿宋_GB2312"/>
            <w:sz w:val="32"/>
            <w:szCs w:val="32"/>
            <w:lang w:val="en-US" w:eastAsia="zh-CN"/>
          </w:rPr>
          <w:t>、</w:t>
        </w:r>
      </w:ins>
      <w:ins w:id="455" w:author="Jinglin Sun" w:date="2025-03-13T15:53:01Z">
        <w:r>
          <w:rPr>
            <w:rFonts w:hint="eastAsia" w:ascii="仿宋_GB2312" w:hAnsi="仿宋_GB2312" w:eastAsia="仿宋_GB2312" w:cs="仿宋_GB2312"/>
            <w:sz w:val="32"/>
            <w:szCs w:val="32"/>
            <w:lang w:val="en-US" w:eastAsia="zh-CN"/>
          </w:rPr>
          <w:t>有</w:t>
        </w:r>
      </w:ins>
      <w:ins w:id="456" w:author="Jinglin Sun" w:date="2025-03-13T15:53:02Z">
        <w:r>
          <w:rPr>
            <w:rFonts w:hint="eastAsia" w:ascii="仿宋_GB2312" w:hAnsi="仿宋_GB2312" w:eastAsia="仿宋_GB2312" w:cs="仿宋_GB2312"/>
            <w:sz w:val="32"/>
            <w:szCs w:val="32"/>
            <w:lang w:val="en-US" w:eastAsia="zh-CN"/>
          </w:rPr>
          <w:t>什么</w:t>
        </w:r>
      </w:ins>
      <w:ins w:id="457" w:author="Jinglin Sun" w:date="2025-03-13T15:53:03Z">
        <w:r>
          <w:rPr>
            <w:rFonts w:hint="eastAsia" w:ascii="仿宋_GB2312" w:hAnsi="仿宋_GB2312" w:eastAsia="仿宋_GB2312" w:cs="仿宋_GB2312"/>
            <w:sz w:val="32"/>
            <w:szCs w:val="32"/>
            <w:lang w:val="en-US" w:eastAsia="zh-CN"/>
          </w:rPr>
          <w:t>值得</w:t>
        </w:r>
      </w:ins>
      <w:ins w:id="458" w:author="Jinglin Sun" w:date="2025-03-13T15:53:07Z">
        <w:r>
          <w:rPr>
            <w:rFonts w:hint="eastAsia" w:ascii="仿宋_GB2312" w:hAnsi="仿宋_GB2312" w:eastAsia="仿宋_GB2312" w:cs="仿宋_GB2312"/>
            <w:sz w:val="32"/>
            <w:szCs w:val="32"/>
            <w:lang w:val="en-US" w:eastAsia="zh-CN"/>
          </w:rPr>
          <w:t>推广的</w:t>
        </w:r>
      </w:ins>
      <w:ins w:id="459" w:author="Jinglin Sun" w:date="2025-03-13T15:53:08Z">
        <w:r>
          <w:rPr>
            <w:rFonts w:hint="eastAsia" w:ascii="仿宋_GB2312" w:hAnsi="仿宋_GB2312" w:eastAsia="仿宋_GB2312" w:cs="仿宋_GB2312"/>
            <w:sz w:val="32"/>
            <w:szCs w:val="32"/>
            <w:lang w:val="en-US" w:eastAsia="zh-CN"/>
          </w:rPr>
          <w:t>经验</w:t>
        </w:r>
      </w:ins>
      <w:ins w:id="460" w:author="Jinglin Sun" w:date="2025-03-13T15:53:17Z">
        <w:r>
          <w:rPr>
            <w:rFonts w:hint="eastAsia" w:ascii="仿宋_GB2312" w:hAnsi="仿宋_GB2312" w:eastAsia="仿宋_GB2312" w:cs="仿宋_GB2312"/>
            <w:sz w:val="32"/>
            <w:szCs w:val="32"/>
            <w:lang w:val="en-US" w:eastAsia="zh-CN"/>
          </w:rPr>
          <w:t>、</w:t>
        </w:r>
      </w:ins>
      <w:ins w:id="461" w:author="Jinglin Sun" w:date="2025-03-13T15:53:13Z">
        <w:r>
          <w:rPr>
            <w:rFonts w:hint="eastAsia" w:ascii="仿宋_GB2312" w:hAnsi="仿宋_GB2312" w:eastAsia="仿宋_GB2312" w:cs="仿宋_GB2312"/>
            <w:sz w:val="32"/>
            <w:szCs w:val="32"/>
            <w:lang w:val="en-US" w:eastAsia="zh-CN"/>
          </w:rPr>
          <w:t>模式</w:t>
        </w:r>
      </w:ins>
      <w:ins w:id="462" w:author="Jinglin Sun" w:date="2025-03-13T15:53:14Z">
        <w:r>
          <w:rPr>
            <w:rFonts w:hint="eastAsia" w:ascii="仿宋_GB2312" w:hAnsi="仿宋_GB2312" w:eastAsia="仿宋_GB2312" w:cs="仿宋_GB2312"/>
            <w:sz w:val="32"/>
            <w:szCs w:val="32"/>
            <w:lang w:val="en-US" w:eastAsia="zh-CN"/>
          </w:rPr>
          <w:t>总结</w:t>
        </w:r>
      </w:ins>
      <w:ins w:id="463" w:author="Jinglin Sun" w:date="2025-03-13T15:51:52Z">
        <w:r>
          <w:rPr>
            <w:rFonts w:hint="eastAsia" w:ascii="仿宋_GB2312" w:hAnsi="仿宋_GB2312" w:eastAsia="仿宋_GB2312" w:cs="仿宋_GB2312"/>
            <w:sz w:val="32"/>
            <w:szCs w:val="32"/>
            <w:lang w:val="en-US" w:eastAsia="zh-CN"/>
          </w:rPr>
          <w:t>）</w:t>
        </w:r>
      </w:ins>
    </w:p>
    <w:p w14:paraId="6956339E">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465" w:author="W" w:date="2025-03-13T20:13:12Z"/>
          <w:rFonts w:hint="eastAsia" w:ascii="仿宋_GB2312" w:hAnsi="仿宋_GB2312" w:eastAsia="仿宋_GB2312" w:cs="仿宋_GB2312"/>
          <w:sz w:val="32"/>
          <w:szCs w:val="32"/>
          <w:lang w:val="en-US" w:eastAsia="zh-CN"/>
        </w:rPr>
        <w:pPrChange w:id="464"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466" w:author="W" w:date="2025-03-09T16:16:22Z">
        <w:r>
          <w:rPr>
            <w:rFonts w:hint="eastAsia" w:ascii="仿宋_GB2312" w:hAnsi="仿宋_GB2312" w:eastAsia="仿宋_GB2312" w:cs="仿宋_GB2312"/>
            <w:sz w:val="32"/>
            <w:szCs w:val="32"/>
            <w:lang w:val="en-US" w:eastAsia="zh-CN"/>
          </w:rPr>
          <w:t>在国家层面积极推进医保改革的背景下，地方层面的医保政策创新与实践成为推动医疗保障体系完善的关键力量。本报告将梳理地方层面的医保政策，</w:t>
        </w:r>
      </w:ins>
      <w:ins w:id="467" w:author="W" w:date="2025-03-13T19:55:06Z">
        <w:r>
          <w:rPr>
            <w:rFonts w:hint="eastAsia" w:ascii="仿宋_GB2312" w:hAnsi="仿宋_GB2312" w:eastAsia="仿宋_GB2312" w:cs="仿宋_GB2312"/>
            <w:sz w:val="32"/>
            <w:szCs w:val="32"/>
            <w:lang w:val="en-US" w:eastAsia="zh-CN"/>
          </w:rPr>
          <w:t>从</w:t>
        </w:r>
      </w:ins>
      <w:ins w:id="468" w:author="W" w:date="2025-03-13T19:55:11Z">
        <w:r>
          <w:rPr>
            <w:rFonts w:hint="eastAsia" w:ascii="仿宋_GB2312" w:hAnsi="仿宋_GB2312" w:eastAsia="仿宋_GB2312" w:cs="仿宋_GB2312"/>
            <w:sz w:val="32"/>
            <w:szCs w:val="32"/>
            <w:lang w:val="en-US" w:eastAsia="zh-CN"/>
          </w:rPr>
          <w:t>医疗</w:t>
        </w:r>
      </w:ins>
      <w:ins w:id="469" w:author="W" w:date="2025-03-13T19:55:12Z">
        <w:r>
          <w:rPr>
            <w:rFonts w:hint="eastAsia" w:ascii="仿宋_GB2312" w:hAnsi="仿宋_GB2312" w:eastAsia="仿宋_GB2312" w:cs="仿宋_GB2312"/>
            <w:sz w:val="32"/>
            <w:szCs w:val="32"/>
            <w:lang w:val="en-US" w:eastAsia="zh-CN"/>
          </w:rPr>
          <w:t>服务</w:t>
        </w:r>
      </w:ins>
      <w:ins w:id="470" w:author="W" w:date="2025-03-13T19:55:13Z">
        <w:r>
          <w:rPr>
            <w:rFonts w:hint="eastAsia" w:ascii="仿宋_GB2312" w:hAnsi="仿宋_GB2312" w:eastAsia="仿宋_GB2312" w:cs="仿宋_GB2312"/>
            <w:sz w:val="32"/>
            <w:szCs w:val="32"/>
            <w:lang w:val="en-US" w:eastAsia="zh-CN"/>
          </w:rPr>
          <w:t>价格</w:t>
        </w:r>
      </w:ins>
      <w:ins w:id="471" w:author="W" w:date="2025-03-13T19:55:15Z">
        <w:r>
          <w:rPr>
            <w:rFonts w:hint="eastAsia" w:ascii="仿宋_GB2312" w:hAnsi="仿宋_GB2312" w:eastAsia="仿宋_GB2312" w:cs="仿宋_GB2312"/>
            <w:sz w:val="32"/>
            <w:szCs w:val="32"/>
            <w:lang w:val="en-US" w:eastAsia="zh-CN"/>
          </w:rPr>
          <w:t>改革</w:t>
        </w:r>
      </w:ins>
      <w:ins w:id="472" w:author="W" w:date="2025-03-13T19:55:16Z">
        <w:r>
          <w:rPr>
            <w:rFonts w:hint="eastAsia" w:ascii="仿宋_GB2312" w:hAnsi="仿宋_GB2312" w:eastAsia="仿宋_GB2312" w:cs="仿宋_GB2312"/>
            <w:sz w:val="32"/>
            <w:szCs w:val="32"/>
            <w:lang w:val="en-US" w:eastAsia="zh-CN"/>
          </w:rPr>
          <w:t>角度</w:t>
        </w:r>
      </w:ins>
      <w:ins w:id="473" w:author="W" w:date="2025-03-13T19:55:18Z">
        <w:r>
          <w:rPr>
            <w:rFonts w:hint="eastAsia" w:ascii="仿宋_GB2312" w:hAnsi="仿宋_GB2312" w:eastAsia="仿宋_GB2312" w:cs="仿宋_GB2312"/>
            <w:sz w:val="32"/>
            <w:szCs w:val="32"/>
            <w:lang w:val="en-US" w:eastAsia="zh-CN"/>
          </w:rPr>
          <w:t>选取</w:t>
        </w:r>
      </w:ins>
      <w:ins w:id="474" w:author="W" w:date="2025-03-13T19:56:40Z">
        <w:r>
          <w:rPr>
            <w:rFonts w:hint="eastAsia" w:ascii="仿宋_GB2312" w:hAnsi="仿宋_GB2312" w:eastAsia="仿宋_GB2312" w:cs="仿宋_GB2312"/>
            <w:sz w:val="32"/>
            <w:szCs w:val="32"/>
            <w:rPrChange w:id="475" w:author="W" w:date="2025-03-13T19:56:40Z">
              <w:rPr>
                <w:rFonts w:hint="eastAsia"/>
              </w:rPr>
            </w:rPrChange>
          </w:rPr>
          <w:t>河北唐山</w:t>
        </w:r>
      </w:ins>
      <w:ins w:id="477" w:author="W" w:date="2025-03-13T19:56:43Z">
        <w:r>
          <w:rPr>
            <w:rFonts w:hint="eastAsia" w:ascii="仿宋_GB2312" w:hAnsi="仿宋_GB2312" w:eastAsia="仿宋_GB2312" w:cs="仿宋_GB2312"/>
            <w:sz w:val="32"/>
            <w:szCs w:val="32"/>
            <w:lang w:val="en-US" w:eastAsia="zh-CN"/>
          </w:rPr>
          <w:t>市</w:t>
        </w:r>
      </w:ins>
      <w:ins w:id="478" w:author="W" w:date="2025-03-13T19:56:40Z">
        <w:r>
          <w:rPr>
            <w:rFonts w:hint="eastAsia" w:ascii="仿宋_GB2312" w:hAnsi="仿宋_GB2312" w:eastAsia="仿宋_GB2312" w:cs="仿宋_GB2312"/>
            <w:sz w:val="32"/>
            <w:szCs w:val="32"/>
            <w:rPrChange w:id="479" w:author="W" w:date="2025-03-13T19:56:40Z">
              <w:rPr>
                <w:rFonts w:hint="eastAsia"/>
              </w:rPr>
            </w:rPrChange>
          </w:rPr>
          <w:t>、江苏苏州</w:t>
        </w:r>
      </w:ins>
      <w:ins w:id="481" w:author="W" w:date="2025-03-13T19:56:46Z">
        <w:r>
          <w:rPr>
            <w:rFonts w:hint="eastAsia" w:ascii="仿宋_GB2312" w:hAnsi="仿宋_GB2312" w:eastAsia="仿宋_GB2312" w:cs="仿宋_GB2312"/>
            <w:sz w:val="32"/>
            <w:szCs w:val="32"/>
            <w:lang w:val="en-US" w:eastAsia="zh-CN"/>
          </w:rPr>
          <w:t>市</w:t>
        </w:r>
      </w:ins>
      <w:ins w:id="482" w:author="W" w:date="2025-03-13T19:56:40Z">
        <w:r>
          <w:rPr>
            <w:rFonts w:hint="eastAsia" w:ascii="仿宋_GB2312" w:hAnsi="仿宋_GB2312" w:eastAsia="仿宋_GB2312" w:cs="仿宋_GB2312"/>
            <w:sz w:val="32"/>
            <w:szCs w:val="32"/>
            <w:rPrChange w:id="483" w:author="W" w:date="2025-03-13T19:56:40Z">
              <w:rPr>
                <w:rFonts w:hint="eastAsia"/>
              </w:rPr>
            </w:rPrChange>
          </w:rPr>
          <w:t>、福建厦门</w:t>
        </w:r>
      </w:ins>
      <w:ins w:id="485" w:author="W" w:date="2025-03-13T19:56:47Z">
        <w:r>
          <w:rPr>
            <w:rFonts w:hint="eastAsia" w:ascii="仿宋_GB2312" w:hAnsi="仿宋_GB2312" w:eastAsia="仿宋_GB2312" w:cs="仿宋_GB2312"/>
            <w:sz w:val="32"/>
            <w:szCs w:val="32"/>
            <w:lang w:val="en-US" w:eastAsia="zh-CN"/>
          </w:rPr>
          <w:t>市</w:t>
        </w:r>
      </w:ins>
      <w:ins w:id="486" w:author="W" w:date="2025-03-13T19:57:00Z">
        <w:r>
          <w:rPr>
            <w:rFonts w:hint="eastAsia" w:ascii="仿宋_GB2312" w:hAnsi="仿宋_GB2312" w:eastAsia="仿宋_GB2312" w:cs="仿宋_GB2312"/>
            <w:sz w:val="32"/>
            <w:szCs w:val="32"/>
            <w:lang w:val="en-US" w:eastAsia="zh-CN"/>
          </w:rPr>
          <w:t>作为</w:t>
        </w:r>
      </w:ins>
      <w:ins w:id="487" w:author="W" w:date="2025-03-13T19:57:51Z">
        <w:r>
          <w:rPr>
            <w:rFonts w:hint="eastAsia" w:ascii="仿宋_GB2312" w:hAnsi="仿宋_GB2312" w:eastAsia="仿宋_GB2312" w:cs="仿宋_GB2312"/>
            <w:sz w:val="32"/>
            <w:szCs w:val="32"/>
            <w:lang w:val="en-US" w:eastAsia="zh-CN"/>
          </w:rPr>
          <w:t>典型</w:t>
        </w:r>
      </w:ins>
      <w:ins w:id="488" w:author="W" w:date="2025-03-13T19:57:00Z">
        <w:r>
          <w:rPr>
            <w:rFonts w:hint="eastAsia" w:ascii="仿宋_GB2312" w:hAnsi="仿宋_GB2312" w:eastAsia="仿宋_GB2312" w:cs="仿宋_GB2312"/>
            <w:sz w:val="32"/>
            <w:szCs w:val="32"/>
            <w:lang w:val="en-US" w:eastAsia="zh-CN"/>
          </w:rPr>
          <w:t>案例</w:t>
        </w:r>
      </w:ins>
      <w:ins w:id="489" w:author="W" w:date="2025-03-13T19:56:55Z">
        <w:r>
          <w:rPr>
            <w:rFonts w:hint="eastAsia" w:ascii="仿宋_GB2312" w:hAnsi="仿宋_GB2312" w:eastAsia="仿宋_GB2312" w:cs="仿宋_GB2312"/>
            <w:sz w:val="32"/>
            <w:szCs w:val="32"/>
            <w:lang w:val="en-US" w:eastAsia="zh-CN"/>
          </w:rPr>
          <w:t>进行</w:t>
        </w:r>
      </w:ins>
      <w:ins w:id="490" w:author="W" w:date="2025-03-13T19:56:56Z">
        <w:r>
          <w:rPr>
            <w:rFonts w:hint="eastAsia" w:ascii="仿宋_GB2312" w:hAnsi="仿宋_GB2312" w:eastAsia="仿宋_GB2312" w:cs="仿宋_GB2312"/>
            <w:sz w:val="32"/>
            <w:szCs w:val="32"/>
            <w:lang w:val="en-US" w:eastAsia="zh-CN"/>
          </w:rPr>
          <w:t>深入分析</w:t>
        </w:r>
      </w:ins>
      <w:ins w:id="491" w:author="W" w:date="2025-03-13T19:56:50Z">
        <w:r>
          <w:rPr>
            <w:rFonts w:hint="eastAsia" w:ascii="仿宋_GB2312" w:hAnsi="仿宋_GB2312" w:eastAsia="仿宋_GB2312" w:cs="仿宋_GB2312"/>
            <w:sz w:val="32"/>
            <w:szCs w:val="32"/>
            <w:lang w:val="en-US" w:eastAsia="zh-CN"/>
          </w:rPr>
          <w:t>，</w:t>
        </w:r>
      </w:ins>
      <w:ins w:id="492" w:author="W" w:date="2025-03-13T19:54:53Z">
        <w:r>
          <w:rPr>
            <w:rFonts w:hint="eastAsia" w:ascii="仿宋_GB2312" w:hAnsi="仿宋_GB2312" w:eastAsia="仿宋_GB2312" w:cs="仿宋_GB2312"/>
            <w:sz w:val="32"/>
            <w:szCs w:val="32"/>
            <w:lang w:val="en-US" w:eastAsia="zh-CN"/>
          </w:rPr>
          <w:t>从</w:t>
        </w:r>
      </w:ins>
      <w:ins w:id="493" w:author="W" w:date="2025-03-13T19:54:57Z">
        <w:r>
          <w:rPr>
            <w:rFonts w:hint="eastAsia" w:ascii="仿宋_GB2312" w:hAnsi="仿宋_GB2312" w:eastAsia="仿宋_GB2312" w:cs="仿宋_GB2312"/>
            <w:sz w:val="32"/>
            <w:szCs w:val="32"/>
            <w:lang w:val="en-US" w:eastAsia="zh-CN"/>
          </w:rPr>
          <w:t>医保</w:t>
        </w:r>
      </w:ins>
      <w:ins w:id="494" w:author="W" w:date="2025-03-13T19:54:59Z">
        <w:r>
          <w:rPr>
            <w:rFonts w:hint="eastAsia" w:ascii="仿宋_GB2312" w:hAnsi="仿宋_GB2312" w:eastAsia="仿宋_GB2312" w:cs="仿宋_GB2312"/>
            <w:sz w:val="32"/>
            <w:szCs w:val="32"/>
            <w:lang w:val="en-US" w:eastAsia="zh-CN"/>
          </w:rPr>
          <w:t>支付</w:t>
        </w:r>
      </w:ins>
      <w:ins w:id="495" w:author="W" w:date="2025-03-13T19:55:00Z">
        <w:r>
          <w:rPr>
            <w:rFonts w:hint="eastAsia" w:ascii="仿宋_GB2312" w:hAnsi="仿宋_GB2312" w:eastAsia="仿宋_GB2312" w:cs="仿宋_GB2312"/>
            <w:sz w:val="32"/>
            <w:szCs w:val="32"/>
            <w:lang w:val="en-US" w:eastAsia="zh-CN"/>
          </w:rPr>
          <w:t>标准</w:t>
        </w:r>
      </w:ins>
      <w:ins w:id="496" w:author="W" w:date="2025-03-13T19:55:01Z">
        <w:r>
          <w:rPr>
            <w:rFonts w:hint="eastAsia" w:ascii="仿宋_GB2312" w:hAnsi="仿宋_GB2312" w:eastAsia="仿宋_GB2312" w:cs="仿宋_GB2312"/>
            <w:sz w:val="32"/>
            <w:szCs w:val="32"/>
            <w:lang w:val="en-US" w:eastAsia="zh-CN"/>
          </w:rPr>
          <w:t>改革</w:t>
        </w:r>
      </w:ins>
      <w:ins w:id="497" w:author="W" w:date="2025-03-13T19:55:02Z">
        <w:r>
          <w:rPr>
            <w:rFonts w:hint="eastAsia" w:ascii="仿宋_GB2312" w:hAnsi="仿宋_GB2312" w:eastAsia="仿宋_GB2312" w:cs="仿宋_GB2312"/>
            <w:sz w:val="32"/>
            <w:szCs w:val="32"/>
            <w:lang w:val="en-US" w:eastAsia="zh-CN"/>
          </w:rPr>
          <w:t>角度</w:t>
        </w:r>
      </w:ins>
      <w:ins w:id="498" w:author="W" w:date="2025-03-09T16:16:22Z">
        <w:r>
          <w:rPr>
            <w:rFonts w:hint="eastAsia" w:ascii="仿宋_GB2312" w:hAnsi="仿宋_GB2312" w:eastAsia="仿宋_GB2312" w:cs="仿宋_GB2312"/>
            <w:sz w:val="32"/>
            <w:szCs w:val="32"/>
            <w:lang w:val="en-US" w:eastAsia="zh-CN"/>
          </w:rPr>
          <w:t>选取北京</w:t>
        </w:r>
      </w:ins>
      <w:ins w:id="499" w:author="W" w:date="2025-03-13T19:57:55Z">
        <w:r>
          <w:rPr>
            <w:rFonts w:hint="eastAsia" w:ascii="仿宋_GB2312" w:hAnsi="仿宋_GB2312" w:eastAsia="仿宋_GB2312" w:cs="仿宋_GB2312"/>
            <w:sz w:val="32"/>
            <w:szCs w:val="32"/>
            <w:lang w:val="en-US" w:eastAsia="zh-CN"/>
          </w:rPr>
          <w:t>市</w:t>
        </w:r>
      </w:ins>
      <w:ins w:id="500" w:author="W" w:date="2025-03-09T16:16:22Z">
        <w:r>
          <w:rPr>
            <w:rFonts w:hint="eastAsia" w:ascii="仿宋_GB2312" w:hAnsi="仿宋_GB2312" w:eastAsia="仿宋_GB2312" w:cs="仿宋_GB2312"/>
            <w:sz w:val="32"/>
            <w:szCs w:val="32"/>
            <w:lang w:val="en-US" w:eastAsia="zh-CN"/>
          </w:rPr>
          <w:t>、上海</w:t>
        </w:r>
      </w:ins>
      <w:ins w:id="501" w:author="W" w:date="2025-03-13T19:57:57Z">
        <w:r>
          <w:rPr>
            <w:rFonts w:hint="eastAsia" w:ascii="仿宋_GB2312" w:hAnsi="仿宋_GB2312" w:eastAsia="仿宋_GB2312" w:cs="仿宋_GB2312"/>
            <w:sz w:val="32"/>
            <w:szCs w:val="32"/>
            <w:lang w:val="en-US" w:eastAsia="zh-CN"/>
          </w:rPr>
          <w:t>市</w:t>
        </w:r>
      </w:ins>
      <w:ins w:id="502" w:author="W" w:date="2025-03-09T16:16:22Z">
        <w:r>
          <w:rPr>
            <w:rFonts w:hint="eastAsia" w:ascii="仿宋_GB2312" w:hAnsi="仿宋_GB2312" w:eastAsia="仿宋_GB2312" w:cs="仿宋_GB2312"/>
            <w:sz w:val="32"/>
            <w:szCs w:val="32"/>
            <w:lang w:val="en-US" w:eastAsia="zh-CN"/>
          </w:rPr>
          <w:t>、广东</w:t>
        </w:r>
      </w:ins>
      <w:ins w:id="503" w:author="W" w:date="2025-03-13T19:54:40Z">
        <w:r>
          <w:rPr>
            <w:rFonts w:hint="eastAsia" w:ascii="仿宋_GB2312" w:hAnsi="仿宋_GB2312" w:eastAsia="仿宋_GB2312" w:cs="仿宋_GB2312"/>
            <w:sz w:val="32"/>
            <w:szCs w:val="32"/>
            <w:lang w:val="en-US" w:eastAsia="zh-CN"/>
          </w:rPr>
          <w:t>省</w:t>
        </w:r>
      </w:ins>
      <w:ins w:id="504" w:author="W" w:date="2025-03-13T19:54:43Z">
        <w:r>
          <w:rPr>
            <w:rFonts w:hint="eastAsia" w:ascii="仿宋_GB2312" w:hAnsi="仿宋_GB2312" w:eastAsia="仿宋_GB2312" w:cs="仿宋_GB2312"/>
            <w:sz w:val="32"/>
            <w:szCs w:val="32"/>
            <w:lang w:val="en-US" w:eastAsia="zh-CN"/>
          </w:rPr>
          <w:t>广州市</w:t>
        </w:r>
      </w:ins>
      <w:ins w:id="505" w:author="W" w:date="2025-03-09T16:16:22Z">
        <w:r>
          <w:rPr>
            <w:rFonts w:hint="eastAsia" w:ascii="仿宋_GB2312" w:hAnsi="仿宋_GB2312" w:eastAsia="仿宋_GB2312" w:cs="仿宋_GB2312"/>
            <w:sz w:val="32"/>
            <w:szCs w:val="32"/>
            <w:lang w:val="en-US" w:eastAsia="zh-CN"/>
          </w:rPr>
          <w:t>作为</w:t>
        </w:r>
      </w:ins>
      <w:ins w:id="506" w:author="W" w:date="2025-03-13T19:57:59Z">
        <w:r>
          <w:rPr>
            <w:rFonts w:hint="eastAsia" w:ascii="仿宋_GB2312" w:hAnsi="仿宋_GB2312" w:eastAsia="仿宋_GB2312" w:cs="仿宋_GB2312"/>
            <w:sz w:val="32"/>
            <w:szCs w:val="32"/>
            <w:lang w:val="en-US" w:eastAsia="zh-CN"/>
          </w:rPr>
          <w:t>典型</w:t>
        </w:r>
      </w:ins>
      <w:ins w:id="507" w:author="W" w:date="2025-03-09T16:16:22Z">
        <w:r>
          <w:rPr>
            <w:rFonts w:hint="eastAsia" w:ascii="仿宋_GB2312" w:hAnsi="仿宋_GB2312" w:eastAsia="仿宋_GB2312" w:cs="仿宋_GB2312"/>
            <w:sz w:val="32"/>
            <w:szCs w:val="32"/>
            <w:lang w:val="en-US" w:eastAsia="zh-CN"/>
          </w:rPr>
          <w:t>案例进行深入分析。这些地区在医保改革中具有代表性，它们结合国家政策框架，积极探索创新，形成了各具特色的地方政策体系。</w:t>
        </w:r>
      </w:ins>
      <w:ins w:id="508" w:author="W" w:date="2025-03-13T20:21:26Z">
        <w:r>
          <w:rPr>
            <w:rFonts w:hint="eastAsia" w:ascii="仿宋_GB2312" w:hAnsi="仿宋_GB2312" w:eastAsia="仿宋_GB2312" w:cs="仿宋_GB2312"/>
            <w:sz w:val="32"/>
            <w:szCs w:val="32"/>
            <w:lang w:val="en-US" w:eastAsia="zh-CN"/>
          </w:rPr>
          <w:t>特比的是</w:t>
        </w:r>
      </w:ins>
      <w:ins w:id="509" w:author="W" w:date="2025-03-13T20:21:23Z">
        <w:r>
          <w:rPr>
            <w:rFonts w:hint="eastAsia" w:ascii="仿宋_GB2312" w:hAnsi="仿宋_GB2312" w:eastAsia="仿宋_GB2312" w:cs="仿宋_GB2312"/>
            <w:sz w:val="32"/>
            <w:szCs w:val="32"/>
            <w:rPrChange w:id="510" w:author="W" w:date="2025-03-13T20:21:23Z">
              <w:rPr>
                <w:rFonts w:hint="eastAsia"/>
              </w:rPr>
            </w:rPrChange>
          </w:rPr>
          <w:t>，福建省三明市的医保改革尤为突出，作为全国医改的典范，三明市通过一系列深入探索和实践，在控制医疗费用、优化医院收入结构、提升医疗服务质量和减轻群众就医负担等方面取得了显著成效，为全国其他地区提供了宝贵的经验借鉴。</w:t>
        </w:r>
      </w:ins>
    </w:p>
    <w:p w14:paraId="05D21ED2">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13" w:author="W" w:date="2025-03-13T20:21:47Z"/>
          <w:rFonts w:hint="eastAsia" w:ascii="仿宋_GB2312" w:hAnsi="仿宋_GB2312" w:eastAsia="仿宋_GB2312" w:cs="仿宋_GB2312"/>
          <w:sz w:val="32"/>
          <w:szCs w:val="32"/>
          <w:rPrChange w:id="514" w:author="W" w:date="2025-03-13T20:21:47Z">
            <w:rPr>
              <w:ins w:id="515" w:author="W" w:date="2025-03-13T20:21:47Z"/>
              <w:rFonts w:hint="eastAsia"/>
            </w:rPr>
          </w:rPrChange>
        </w:rPr>
        <w:pPrChange w:id="512"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16" w:author="W" w:date="2025-03-13T20:20:22Z">
        <w:r>
          <w:rPr>
            <w:rFonts w:hint="eastAsia" w:ascii="仿宋_GB2312" w:hAnsi="仿宋_GB2312" w:eastAsia="仿宋_GB2312" w:cs="仿宋_GB2312"/>
            <w:sz w:val="32"/>
            <w:szCs w:val="32"/>
            <w:rPrChange w:id="517" w:author="W" w:date="2025-03-13T20:20:22Z">
              <w:rPr>
                <w:rFonts w:hint="eastAsia"/>
              </w:rPr>
            </w:rPrChange>
          </w:rPr>
          <w:t>在医改前，三明市的医疗体制存在诸多问题。医疗费用呈现快速上涨趋势，医保基金面临巨大压力，甚至在2012年面临“穿底”风险。公立医院的收入结构不合理，过度依赖药品和医用耗材的销售，药品和耗材费用占比高达60.8%，而医疗服务价格却长期处于低位，医务人员的技术劳务价值得不到合理体现。这种以药补医的机制不仅加重了群众的就医负担，也影响了医院的可持续发展和医务人员的积极性。此外，医疗资源分配不均，基层医疗卫生机构服务能力不足，群众就医集中在大医院，导致医疗资源的浪费和利用效率低下。</w:t>
        </w:r>
      </w:ins>
      <w:ins w:id="519" w:author="W" w:date="2025-03-13T20:21:47Z">
        <w:r>
          <w:rPr>
            <w:rFonts w:hint="eastAsia" w:ascii="仿宋_GB2312" w:hAnsi="仿宋_GB2312" w:eastAsia="仿宋_GB2312" w:cs="仿宋_GB2312"/>
            <w:sz w:val="32"/>
            <w:szCs w:val="32"/>
            <w:rPrChange w:id="520" w:author="W" w:date="2025-03-13T20:21:47Z">
              <w:rPr>
                <w:rFonts w:hint="eastAsia"/>
              </w:rPr>
            </w:rPrChange>
          </w:rPr>
          <w:t>三明市自2012年起启动医疗体制改革，以公立医院综合改革为切入点，统筹推进医疗、医保、医药“三医联动”改革。</w:t>
        </w:r>
      </w:ins>
    </w:p>
    <w:p w14:paraId="187C29C8">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23" w:author="W" w:date="2025-03-13T20:22:37Z"/>
          <w:rFonts w:hint="eastAsia" w:ascii="仿宋_GB2312" w:hAnsi="仿宋_GB2312" w:eastAsia="仿宋_GB2312" w:cs="仿宋_GB2312"/>
          <w:sz w:val="32"/>
          <w:szCs w:val="32"/>
        </w:rPr>
        <w:pPrChange w:id="522" w:author="W" w:date="2025-03-13T20:22:01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24" w:author="W" w:date="2025-03-13T20:21:47Z">
        <w:r>
          <w:rPr>
            <w:rFonts w:hint="eastAsia" w:ascii="仿宋_GB2312" w:hAnsi="仿宋_GB2312" w:eastAsia="仿宋_GB2312" w:cs="仿宋_GB2312"/>
            <w:sz w:val="32"/>
            <w:szCs w:val="32"/>
            <w:rPrChange w:id="525" w:author="W" w:date="2025-03-13T20:21:47Z">
              <w:rPr>
                <w:rFonts w:hint="eastAsia"/>
              </w:rPr>
            </w:rPrChange>
          </w:rPr>
          <w:t>在医保改革方面，三明市采取了一系列具体而有力的措施。首先，实行药品和耗材零加成销售，通过联合限价采购、带量采购等方式，挤压药品和耗材价格中的虚高“水分”。例如，某药品在改革前最高价卖400多块钱，三明市谈到了256块钱，第一次国家集中带量采购之后降至17.36元，第二次集采更是降至3.83元。通过这种方式，有效降低了药品和耗材的采购价格，为调整医疗服务价格创造了空间。</w:t>
        </w:r>
      </w:ins>
      <w:ins w:id="527" w:author="W" w:date="2025-03-13T20:21:47Z">
        <w:r>
          <w:rPr>
            <w:rFonts w:hint="eastAsia" w:ascii="仿宋_GB2312" w:hAnsi="仿宋_GB2312" w:eastAsia="仿宋_GB2312" w:cs="仿宋_GB2312"/>
            <w:sz w:val="32"/>
            <w:szCs w:val="32"/>
            <w:rPrChange w:id="528" w:author="W" w:date="2025-03-13T20:21:47Z">
              <w:rPr>
                <w:rFonts w:hint="eastAsia"/>
              </w:rPr>
            </w:rPrChange>
          </w:rPr>
          <w:t>其次，对医疗服务价格进行动态调整，提高护理、手术、治疗、中医等技术劳务价值高的项目价格，降低检查检验类项目价格。改革以来，三明市先后12次调整医疗服务收费标准1.04万项次，转移增加医院的医疗服务收入达97.3亿元。这使得医疗服务价格更加合理地反映医务人员的技术劳务价值。</w:t>
        </w:r>
      </w:ins>
      <w:ins w:id="530" w:author="W" w:date="2025-03-13T20:21:47Z">
        <w:r>
          <w:rPr>
            <w:rFonts w:hint="eastAsia" w:ascii="仿宋_GB2312" w:hAnsi="仿宋_GB2312" w:eastAsia="仿宋_GB2312" w:cs="仿宋_GB2312"/>
            <w:sz w:val="32"/>
            <w:szCs w:val="32"/>
            <w:rPrChange w:id="531" w:author="W" w:date="2025-03-13T20:21:47Z">
              <w:rPr>
                <w:rFonts w:hint="eastAsia"/>
              </w:rPr>
            </w:rPrChange>
          </w:rPr>
          <w:t>同时，完善医保支付方式，推行按疾病诊断相关分组（DRG）付费、按病种付费等创新支付方式，促进医院合理诊疗、合理用药，控制医疗成本，提高医保基金的使用效率。例如，2018年三明市正式实施C—DRG打包收付费制度。</w:t>
        </w:r>
      </w:ins>
      <w:ins w:id="533" w:author="W" w:date="2025-03-13T20:21:47Z">
        <w:r>
          <w:rPr>
            <w:rFonts w:hint="eastAsia" w:ascii="仿宋_GB2312" w:hAnsi="仿宋_GB2312" w:eastAsia="仿宋_GB2312" w:cs="仿宋_GB2312"/>
            <w:sz w:val="32"/>
            <w:szCs w:val="32"/>
            <w:rPrChange w:id="534" w:author="W" w:date="2025-03-13T20:21:47Z">
              <w:rPr>
                <w:rFonts w:hint="eastAsia"/>
              </w:rPr>
            </w:rPrChange>
          </w:rPr>
          <w:t>此外，三明市还注重提升基层医疗卫生机构服务能力，推进分级诊疗。对基层就诊的四类慢性病患者实施一体化管理，医保全额报销39种基本药物。这不仅减轻了慢性病患者的就医负担，也促进了医疗资源的合理配置。</w:t>
        </w:r>
      </w:ins>
      <w:ins w:id="536" w:author="W" w:date="2025-03-13T20:21:47Z">
        <w:r>
          <w:rPr>
            <w:rFonts w:hint="eastAsia" w:ascii="仿宋_GB2312" w:hAnsi="仿宋_GB2312" w:eastAsia="仿宋_GB2312" w:cs="仿宋_GB2312"/>
            <w:sz w:val="32"/>
            <w:szCs w:val="32"/>
            <w:rPrChange w:id="537" w:author="W" w:date="2025-03-13T20:21:47Z">
              <w:rPr>
                <w:rFonts w:hint="eastAsia"/>
              </w:rPr>
            </w:rPrChange>
          </w:rPr>
          <w:t>在人事薪酬方面，三明市实行全员岗位年薪制，切断医生收入与创收之间的联系。2011—2023年，全市二级以上公立医院医生平均年薪从5.65万元增加到19.56万元。这提高了医务人员的薪酬待遇，增强了他们的积极性和职业认同感。</w:t>
        </w:r>
      </w:ins>
    </w:p>
    <w:p w14:paraId="482CCA45">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40" w:author="W" w:date="2025-03-13T20:20:22Z"/>
          <w:rFonts w:hint="eastAsia" w:ascii="仿宋_GB2312" w:hAnsi="仿宋_GB2312" w:eastAsia="仿宋_GB2312" w:cs="仿宋_GB2312"/>
          <w:sz w:val="32"/>
          <w:szCs w:val="32"/>
          <w:rPrChange w:id="541" w:author="W" w:date="2025-03-13T20:20:22Z">
            <w:rPr>
              <w:ins w:id="542" w:author="W" w:date="2025-03-13T20:20:22Z"/>
              <w:rFonts w:hint="eastAsia"/>
            </w:rPr>
          </w:rPrChange>
        </w:rPr>
        <w:pPrChange w:id="539" w:author="W" w:date="2025-03-13T20:23:21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43" w:author="W" w:date="2025-03-13T20:23:15Z">
        <w:r>
          <w:rPr>
            <w:rFonts w:hint="eastAsia" w:ascii="仿宋_GB2312" w:hAnsi="仿宋_GB2312" w:eastAsia="仿宋_GB2312" w:cs="仿宋_GB2312"/>
            <w:sz w:val="32"/>
            <w:szCs w:val="32"/>
            <w:lang w:val="en-US" w:eastAsia="zh-CN"/>
          </w:rPr>
          <w:t>最终，</w:t>
        </w:r>
      </w:ins>
      <w:ins w:id="544" w:author="W" w:date="2025-03-13T20:23:11Z">
        <w:r>
          <w:rPr>
            <w:rFonts w:hint="eastAsia" w:ascii="仿宋_GB2312" w:hAnsi="仿宋_GB2312" w:eastAsia="仿宋_GB2312" w:cs="仿宋_GB2312"/>
            <w:sz w:val="32"/>
            <w:szCs w:val="32"/>
            <w:rPrChange w:id="545" w:author="W" w:date="2025-03-13T20:23:11Z">
              <w:rPr>
                <w:rFonts w:hint="eastAsia"/>
              </w:rPr>
            </w:rPrChange>
          </w:rPr>
          <w:t>三明市医保改革取得了显著的成效。医疗费用得到了有效控制，药品和耗材费用占比下降，群众就医负担明显减轻。例如，邓阿姨在三明市中西医结合医院进行右侧全髋关节置换术，医改后医疗总费用为3.6万多元，自费不到1.3万元，而医改前总费用要超过5万元，自费2万元左右。</w:t>
        </w:r>
      </w:ins>
      <w:ins w:id="547" w:author="W" w:date="2025-03-13T20:23:11Z">
        <w:r>
          <w:rPr>
            <w:rFonts w:hint="eastAsia" w:ascii="仿宋_GB2312" w:hAnsi="仿宋_GB2312" w:eastAsia="仿宋_GB2312" w:cs="仿宋_GB2312"/>
            <w:sz w:val="32"/>
            <w:szCs w:val="32"/>
            <w:rPrChange w:id="548" w:author="W" w:date="2025-03-13T20:23:11Z">
              <w:rPr>
                <w:rFonts w:hint="eastAsia"/>
              </w:rPr>
            </w:rPrChange>
          </w:rPr>
          <w:t>医院收入结构得到优化，医疗服务收入占比增加，增强了医院的公益性和可持续发展能力。以三明市中西医结合医院为例，2023年，该院医疗服务收入占比52.7%，较2011年增加了近30个百分点。</w:t>
        </w:r>
      </w:ins>
      <w:ins w:id="550" w:author="W" w:date="2025-03-13T20:23:11Z">
        <w:r>
          <w:rPr>
            <w:rFonts w:hint="eastAsia" w:ascii="仿宋_GB2312" w:hAnsi="仿宋_GB2312" w:eastAsia="仿宋_GB2312" w:cs="仿宋_GB2312"/>
            <w:sz w:val="32"/>
            <w:szCs w:val="32"/>
            <w:rPrChange w:id="551" w:author="W" w:date="2025-03-13T20:23:11Z">
              <w:rPr>
                <w:rFonts w:hint="eastAsia"/>
              </w:rPr>
            </w:rPrChange>
          </w:rPr>
          <w:t>医疗服务质量和效率也得到了提升，医院更加注重内部管理和医疗技术的提升，医务人员的积极性和职业认同感增强。同时，分级诊疗制度逐步完善，基层医疗卫生机构服务能力得到加强，医疗资源得到更合理的配置。</w:t>
        </w:r>
      </w:ins>
      <w:ins w:id="553" w:author="W" w:date="2025-03-13T20:23:11Z">
        <w:r>
          <w:rPr>
            <w:rFonts w:hint="eastAsia" w:ascii="仿宋_GB2312" w:hAnsi="仿宋_GB2312" w:eastAsia="仿宋_GB2312" w:cs="仿宋_GB2312"/>
            <w:sz w:val="32"/>
            <w:szCs w:val="32"/>
            <w:rPrChange w:id="554" w:author="W" w:date="2025-03-13T20:23:11Z">
              <w:rPr>
                <w:rFonts w:hint="eastAsia"/>
              </w:rPr>
            </w:rPrChange>
          </w:rPr>
          <w:t>在健康效益方面，三明市以较少的卫生资源，实现了较高的健康效益。2023年，三明市人均预期寿命达80.19岁，高于全国平均水平；近3年出院患者满意度居全省首位。</w:t>
        </w:r>
      </w:ins>
    </w:p>
    <w:p w14:paraId="7BE8B890">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57" w:author="W" w:date="2025-03-13T20:27:01Z"/>
          <w:rFonts w:hint="eastAsia" w:ascii="仿宋_GB2312" w:hAnsi="仿宋_GB2312" w:eastAsia="仿宋_GB2312" w:cs="仿宋_GB2312"/>
          <w:sz w:val="32"/>
          <w:szCs w:val="32"/>
        </w:rPr>
        <w:pPrChange w:id="556"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58" w:author="W" w:date="2025-03-13T20:26:38Z">
        <w:r>
          <w:rPr>
            <w:rFonts w:hint="eastAsia" w:ascii="仿宋_GB2312" w:hAnsi="仿宋_GB2312" w:eastAsia="仿宋_GB2312" w:cs="仿宋_GB2312"/>
            <w:sz w:val="32"/>
            <w:szCs w:val="32"/>
            <w:rPrChange w:id="559" w:author="W" w:date="2025-03-13T20:26:38Z">
              <w:rPr>
                <w:rFonts w:hint="eastAsia"/>
              </w:rPr>
            </w:rPrChange>
          </w:rPr>
          <w:t>进一步聚焦河北唐山、江苏苏州、福建厦门这三个城市，深入分析它们在医疗服务价格改革方面的实践与成效。</w:t>
        </w:r>
      </w:ins>
      <w:ins w:id="561" w:author="W" w:date="2025-03-13T20:26:59Z">
        <w:r>
          <w:rPr>
            <w:rFonts w:hint="eastAsia" w:ascii="仿宋_GB2312" w:hAnsi="仿宋_GB2312" w:eastAsia="仿宋_GB2312" w:cs="仿宋_GB2312"/>
            <w:sz w:val="32"/>
            <w:szCs w:val="32"/>
            <w:rPrChange w:id="562" w:author="W" w:date="2025-03-13T20:26:59Z">
              <w:rPr>
                <w:rFonts w:hint="eastAsia"/>
              </w:rPr>
            </w:rPrChange>
          </w:rPr>
          <w:t>这三个城市作为国家医保局指导的首批试点城市，充分吸收了“三明医改”的核心经验，并结合自身实际情况，积极探索医疗服务价格新机制。两年多来，它们围绕医疗服务价格总量调控、分类管理、动态调整、监测评估等重要机制进行改革试点，已按新机制平稳实施2轮调价，分别涉及1398项和5076项医疗服务价格。</w:t>
        </w:r>
      </w:ins>
    </w:p>
    <w:p w14:paraId="5CADB39E">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65" w:author="W" w:date="2025-03-13T20:27:35Z"/>
          <w:rFonts w:hint="eastAsia" w:ascii="仿宋_GB2312" w:hAnsi="仿宋_GB2312" w:eastAsia="仿宋_GB2312" w:cs="仿宋_GB2312"/>
          <w:sz w:val="32"/>
          <w:szCs w:val="32"/>
          <w:lang w:val="en-US" w:eastAsia="zh-CN"/>
        </w:rPr>
        <w:pPrChange w:id="564"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66" w:author="W" w:date="2025-03-13T20:27:06Z">
        <w:r>
          <w:rPr>
            <w:rFonts w:hint="eastAsia" w:ascii="仿宋_GB2312" w:hAnsi="仿宋_GB2312" w:eastAsia="仿宋_GB2312" w:cs="仿宋_GB2312"/>
            <w:sz w:val="32"/>
            <w:szCs w:val="32"/>
            <w:lang w:val="en-US" w:eastAsia="zh-CN"/>
          </w:rPr>
          <w:t>1.2.</w:t>
        </w:r>
      </w:ins>
      <w:ins w:id="567" w:author="W" w:date="2025-03-13T20:27:07Z">
        <w:r>
          <w:rPr>
            <w:rFonts w:hint="eastAsia" w:ascii="仿宋_GB2312" w:hAnsi="仿宋_GB2312" w:eastAsia="仿宋_GB2312" w:cs="仿宋_GB2312"/>
            <w:sz w:val="32"/>
            <w:szCs w:val="32"/>
            <w:lang w:val="en-US" w:eastAsia="zh-CN"/>
          </w:rPr>
          <w:t>1</w:t>
        </w:r>
      </w:ins>
      <w:ins w:id="568" w:author="W" w:date="2025-03-13T20:27:12Z">
        <w:r>
          <w:rPr>
            <w:rFonts w:hint="eastAsia" w:ascii="仿宋_GB2312" w:hAnsi="仿宋_GB2312" w:eastAsia="仿宋_GB2312" w:cs="仿宋_GB2312"/>
            <w:sz w:val="32"/>
            <w:szCs w:val="32"/>
          </w:rPr>
          <w:t>河北</w:t>
        </w:r>
      </w:ins>
      <w:ins w:id="569" w:author="W" w:date="2025-03-13T20:27:13Z">
        <w:r>
          <w:rPr>
            <w:rFonts w:hint="eastAsia" w:ascii="仿宋_GB2312" w:hAnsi="仿宋_GB2312" w:eastAsia="仿宋_GB2312" w:cs="仿宋_GB2312"/>
            <w:sz w:val="32"/>
            <w:szCs w:val="32"/>
            <w:lang w:val="en-US" w:eastAsia="zh-CN"/>
          </w:rPr>
          <w:t>省</w:t>
        </w:r>
      </w:ins>
      <w:ins w:id="570" w:author="W" w:date="2025-03-13T20:27:12Z">
        <w:r>
          <w:rPr>
            <w:rFonts w:hint="eastAsia" w:ascii="仿宋_GB2312" w:hAnsi="仿宋_GB2312" w:eastAsia="仿宋_GB2312" w:cs="仿宋_GB2312"/>
            <w:sz w:val="32"/>
            <w:szCs w:val="32"/>
          </w:rPr>
          <w:t>唐山</w:t>
        </w:r>
      </w:ins>
      <w:ins w:id="571" w:author="W" w:date="2025-03-13T20:27:15Z">
        <w:r>
          <w:rPr>
            <w:rFonts w:hint="eastAsia" w:ascii="仿宋_GB2312" w:hAnsi="仿宋_GB2312" w:eastAsia="仿宋_GB2312" w:cs="仿宋_GB2312"/>
            <w:sz w:val="32"/>
            <w:szCs w:val="32"/>
            <w:lang w:val="en-US" w:eastAsia="zh-CN"/>
          </w:rPr>
          <w:t>市</w:t>
        </w:r>
      </w:ins>
      <w:ins w:id="572" w:author="W" w:date="2025-03-13T20:31:49Z">
        <w:r>
          <w:rPr>
            <w:rFonts w:hint="eastAsia" w:ascii="仿宋_GB2312" w:hAnsi="仿宋_GB2312" w:eastAsia="仿宋_GB2312" w:cs="仿宋_GB2312"/>
            <w:sz w:val="32"/>
            <w:szCs w:val="32"/>
            <w:lang w:val="en-US" w:eastAsia="zh-CN"/>
          </w:rPr>
          <w:t>：</w:t>
        </w:r>
      </w:ins>
      <w:ins w:id="573" w:author="W" w:date="2025-03-13T20:31:52Z">
        <w:r>
          <w:rPr>
            <w:rFonts w:hint="eastAsia" w:ascii="仿宋_GB2312" w:hAnsi="仿宋_GB2312" w:eastAsia="仿宋_GB2312" w:cs="仿宋_GB2312"/>
            <w:sz w:val="32"/>
            <w:szCs w:val="32"/>
            <w:rPrChange w:id="574" w:author="W" w:date="2025-03-13T20:31:52Z">
              <w:rPr>
                <w:rFonts w:hint="eastAsia"/>
              </w:rPr>
            </w:rPrChange>
          </w:rPr>
          <w:t>政府主导下的系统集成与多方协同</w:t>
        </w:r>
      </w:ins>
    </w:p>
    <w:p w14:paraId="7A5E6D23">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77" w:author="W" w:date="2025-03-13T20:32:09Z"/>
          <w:rFonts w:hint="eastAsia" w:ascii="仿宋_GB2312" w:hAnsi="仿宋_GB2312" w:eastAsia="仿宋_GB2312" w:cs="仿宋_GB2312"/>
          <w:sz w:val="32"/>
          <w:szCs w:val="32"/>
        </w:rPr>
        <w:pPrChange w:id="576"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78" w:author="W" w:date="2025-03-13T20:32:07Z">
        <w:r>
          <w:rPr>
            <w:rFonts w:hint="eastAsia" w:ascii="仿宋_GB2312" w:hAnsi="仿宋_GB2312" w:eastAsia="仿宋_GB2312" w:cs="仿宋_GB2312"/>
            <w:sz w:val="32"/>
            <w:szCs w:val="32"/>
            <w:rPrChange w:id="579" w:author="W" w:date="2025-03-13T20:32:07Z">
              <w:rPr>
                <w:rFonts w:hint="eastAsia"/>
              </w:rPr>
            </w:rPrChange>
          </w:rPr>
          <w:t>唐山市作为河北省首个公立医院综合改革试点城市和首批国家级示范城市，深入学习借鉴三明医改经验，强化改革系统集成和联动协同，切实推进基础性、标志性、关联性改革取得明显进展。在医疗服务价格改革方面，唐山市被确定为全国深化医疗服务价格改革试点城市后，制定了《唐山市深化医疗服务价格改革全国试点实施方案》，建立了调整总量内价格分类形成机制、价格监测评估机制和医疗机构价格执行等级机制。通过两轮调价，调整项目694项，调价总量共计18689.8万元，实现了群众负担不增加、医保基金可承受、公立医疗机构可持续发展的预期目标。同时，唐山市还积极探索医保支付方式创新，推行按疾病诊断相关分组（DIP）付费等创新支付方式，提高医保基金的使用效率。此外，唐山市还通过药品和耗材集中带量采购，降低药品和耗材价格，减轻群众就医负担。</w:t>
        </w:r>
      </w:ins>
    </w:p>
    <w:p w14:paraId="7DE3CD91">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82" w:author="W" w:date="2025-03-13T20:33:08Z"/>
          <w:rFonts w:hint="eastAsia" w:ascii="仿宋_GB2312" w:hAnsi="仿宋_GB2312" w:eastAsia="仿宋_GB2312" w:cs="仿宋_GB2312"/>
          <w:sz w:val="32"/>
          <w:szCs w:val="32"/>
        </w:rPr>
        <w:pPrChange w:id="581"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83" w:author="W" w:date="2025-03-13T20:33:07Z">
        <w:r>
          <w:rPr>
            <w:rFonts w:hint="eastAsia" w:ascii="仿宋_GB2312" w:hAnsi="仿宋_GB2312" w:eastAsia="仿宋_GB2312" w:cs="仿宋_GB2312"/>
            <w:sz w:val="32"/>
            <w:szCs w:val="32"/>
            <w:rPrChange w:id="584" w:author="W" w:date="2025-03-13T20:33:07Z">
              <w:rPr>
                <w:rFonts w:hint="eastAsia"/>
              </w:rPr>
            </w:rPrChange>
          </w:rPr>
          <w:t>2024年，唐山市医保系统减轻医疗费用负担7.7亿元，京津冀异地就医实现“同城待遇”，门诊慢特病跨省费用直接结算病种范围由5个扩大到10个，“不见面”办理业务占95%以上。此外，唐山市还构建了“基本医保、大病保险、医疗救助、长护险、惠唐保”五重医疗保障体系，保障体系更加完善。医疗服务价格改革也取得阶段性成效，医疗服务价格比价关系越来越理顺，医疗机构收入结构越来越优化，医疗机构和医务人员对改革的认同度也越来越高。</w:t>
        </w:r>
      </w:ins>
    </w:p>
    <w:p w14:paraId="39FAF32A">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87" w:author="W" w:date="2025-03-13T20:27:16Z"/>
          <w:rFonts w:hint="eastAsia" w:ascii="仿宋_GB2312" w:hAnsi="仿宋_GB2312" w:eastAsia="仿宋_GB2312" w:cs="仿宋_GB2312"/>
          <w:sz w:val="32"/>
          <w:szCs w:val="32"/>
          <w:lang w:val="en-US" w:eastAsia="zh-CN"/>
        </w:rPr>
        <w:pPrChange w:id="586"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88" w:author="W" w:date="2025-03-13T20:33:42Z">
        <w:r>
          <w:rPr>
            <w:rFonts w:hint="eastAsia" w:ascii="仿宋_GB2312" w:hAnsi="仿宋_GB2312" w:eastAsia="仿宋_GB2312" w:cs="仿宋_GB2312"/>
            <w:sz w:val="32"/>
            <w:szCs w:val="32"/>
            <w:rPrChange w:id="589" w:author="W" w:date="2025-03-13T20:33:42Z">
              <w:rPr>
                <w:rFonts w:hint="eastAsia"/>
              </w:rPr>
            </w:rPrChange>
          </w:rPr>
          <w:t>唐山市医保改革的成功经验在于政府主导与部门协同、利益平衡与激励约束、强化基层基础与能力提升。唐山市医改工作始终坚持党政“一把手”亲自挂帅，建立高效改革决策机制，各部门密切配合，形成改革合力。在改革过程中，充分考虑医院、医生、患者、医保等各方利益，建立激励与约束机制，调动各方参与改革的积极性。同时，通过医保支付方式创新和集采药品推广，加强基层医疗卫生机构建设，提升基层服务能力，促进分级诊疗。</w:t>
        </w:r>
      </w:ins>
    </w:p>
    <w:p w14:paraId="3E78DC89">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592" w:author="W" w:date="2025-03-13T20:33:47Z"/>
          <w:rFonts w:hint="eastAsia" w:ascii="仿宋_GB2312" w:hAnsi="仿宋_GB2312" w:eastAsia="仿宋_GB2312" w:cs="仿宋_GB2312"/>
          <w:sz w:val="32"/>
          <w:szCs w:val="32"/>
          <w:lang w:val="en-US" w:eastAsia="zh-CN"/>
        </w:rPr>
        <w:pPrChange w:id="591"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593" w:author="W" w:date="2025-03-13T20:27:17Z">
        <w:r>
          <w:rPr>
            <w:rFonts w:hint="eastAsia" w:ascii="仿宋_GB2312" w:hAnsi="仿宋_GB2312" w:eastAsia="仿宋_GB2312" w:cs="仿宋_GB2312"/>
            <w:sz w:val="32"/>
            <w:szCs w:val="32"/>
            <w:lang w:val="en-US" w:eastAsia="zh-CN"/>
          </w:rPr>
          <w:t>1.2</w:t>
        </w:r>
      </w:ins>
      <w:ins w:id="594" w:author="W" w:date="2025-03-13T20:27:18Z">
        <w:r>
          <w:rPr>
            <w:rFonts w:hint="eastAsia" w:ascii="仿宋_GB2312" w:hAnsi="仿宋_GB2312" w:eastAsia="仿宋_GB2312" w:cs="仿宋_GB2312"/>
            <w:sz w:val="32"/>
            <w:szCs w:val="32"/>
            <w:lang w:val="en-US" w:eastAsia="zh-CN"/>
          </w:rPr>
          <w:t>.2</w:t>
        </w:r>
      </w:ins>
      <w:ins w:id="595" w:author="W" w:date="2025-03-13T20:27:21Z">
        <w:r>
          <w:rPr>
            <w:rFonts w:hint="eastAsia" w:ascii="仿宋_GB2312" w:hAnsi="仿宋_GB2312" w:eastAsia="仿宋_GB2312" w:cs="仿宋_GB2312"/>
            <w:sz w:val="32"/>
            <w:szCs w:val="32"/>
          </w:rPr>
          <w:t>江苏</w:t>
        </w:r>
      </w:ins>
      <w:ins w:id="596" w:author="W" w:date="2025-03-13T20:27:23Z">
        <w:r>
          <w:rPr>
            <w:rFonts w:hint="eastAsia" w:ascii="仿宋_GB2312" w:hAnsi="仿宋_GB2312" w:eastAsia="仿宋_GB2312" w:cs="仿宋_GB2312"/>
            <w:sz w:val="32"/>
            <w:szCs w:val="32"/>
            <w:lang w:val="en-US" w:eastAsia="zh-CN"/>
          </w:rPr>
          <w:t>省</w:t>
        </w:r>
      </w:ins>
      <w:ins w:id="597" w:author="W" w:date="2025-03-13T20:27:21Z">
        <w:r>
          <w:rPr>
            <w:rFonts w:hint="eastAsia" w:ascii="仿宋_GB2312" w:hAnsi="仿宋_GB2312" w:eastAsia="仿宋_GB2312" w:cs="仿宋_GB2312"/>
            <w:sz w:val="32"/>
            <w:szCs w:val="32"/>
          </w:rPr>
          <w:t>苏州</w:t>
        </w:r>
      </w:ins>
      <w:ins w:id="598" w:author="W" w:date="2025-03-13T20:27:25Z">
        <w:r>
          <w:rPr>
            <w:rFonts w:hint="eastAsia" w:ascii="仿宋_GB2312" w:hAnsi="仿宋_GB2312" w:eastAsia="仿宋_GB2312" w:cs="仿宋_GB2312"/>
            <w:sz w:val="32"/>
            <w:szCs w:val="32"/>
            <w:lang w:val="en-US" w:eastAsia="zh-CN"/>
          </w:rPr>
          <w:t>市</w:t>
        </w:r>
      </w:ins>
      <w:ins w:id="599" w:author="W" w:date="2025-03-13T20:33:46Z">
        <w:r>
          <w:rPr>
            <w:rFonts w:hint="eastAsia" w:ascii="仿宋_GB2312" w:hAnsi="仿宋_GB2312" w:eastAsia="仿宋_GB2312" w:cs="仿宋_GB2312"/>
            <w:sz w:val="32"/>
            <w:szCs w:val="32"/>
            <w:lang w:val="en-US" w:eastAsia="zh-CN"/>
          </w:rPr>
          <w:t>：</w:t>
        </w:r>
      </w:ins>
      <w:ins w:id="600" w:author="W" w:date="2025-03-13T20:38:18Z">
        <w:r>
          <w:rPr>
            <w:rFonts w:hint="eastAsia" w:ascii="仿宋_GB2312" w:hAnsi="仿宋_GB2312" w:eastAsia="仿宋_GB2312" w:cs="仿宋_GB2312"/>
            <w:sz w:val="32"/>
            <w:szCs w:val="32"/>
            <w:rPrChange w:id="601" w:author="W" w:date="2025-03-13T20:38:18Z">
              <w:rPr>
                <w:rFonts w:hint="eastAsia"/>
              </w:rPr>
            </w:rPrChange>
          </w:rPr>
          <w:t>数据驱动、精准施策的医保改革标杆</w:t>
        </w:r>
      </w:ins>
    </w:p>
    <w:p w14:paraId="769BAA63">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604" w:author="W" w:date="2025-03-13T20:37:10Z"/>
          <w:rFonts w:hint="eastAsia" w:ascii="仿宋_GB2312" w:hAnsi="仿宋_GB2312" w:eastAsia="仿宋_GB2312" w:cs="仿宋_GB2312"/>
          <w:sz w:val="32"/>
          <w:szCs w:val="32"/>
        </w:rPr>
        <w:pPrChange w:id="603"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605" w:author="W" w:date="2025-03-13T20:36:31Z">
        <w:r>
          <w:rPr>
            <w:rFonts w:hint="eastAsia" w:ascii="仿宋_GB2312" w:hAnsi="仿宋_GB2312" w:eastAsia="仿宋_GB2312" w:cs="仿宋_GB2312"/>
            <w:sz w:val="32"/>
            <w:szCs w:val="32"/>
            <w:rPrChange w:id="606" w:author="W" w:date="2025-03-13T20:36:31Z">
              <w:rPr>
                <w:rFonts w:hint="eastAsia"/>
              </w:rPr>
            </w:rPrChange>
          </w:rPr>
          <w:t>苏州市作为江苏省的重要城市，积极响应国家医改政策，在医保改革方面采取了一系列核心举措。首先，苏州市大力推进药品和医用耗材集中带量采购，通过执行国家、省及省际联盟药品耗材集采成果，累计执行集采成果共46批次，涵盖药品23批722个品种，耗材23批32个品类，平均降幅超过50%，节约费用约77.06亿元。这不仅降低了群众的就医负担，也优化了医疗资源配置。其次，苏州市全面深化医保支付方式改革，积极推进按疾病诊断相关分组（DRG）付费改革，已实现医疗机构、病种数、入组结算率、医保基金四项全覆盖的整体要求，</w:t>
        </w:r>
      </w:ins>
      <w:ins w:id="608" w:author="W" w:date="2025-03-13T20:47:24Z">
        <w:r>
          <w:rPr>
            <w:rFonts w:hint="eastAsia" w:ascii="仿宋_GB2312" w:hAnsi="仿宋_GB2312" w:eastAsia="仿宋_GB2312" w:cs="仿宋_GB2312"/>
            <w:sz w:val="32"/>
            <w:szCs w:val="32"/>
            <w:rPrChange w:id="609" w:author="W" w:date="2025-03-13T20:47:24Z">
              <w:rPr>
                <w:rFonts w:hint="eastAsia"/>
              </w:rPr>
            </w:rPrChange>
          </w:rPr>
          <w:t>2024年苏州市医保局发布的数据显示，DRG付费改革使住院次均费用从2022年的12554元降低至2024年的11362元，个人现金负担从3826元降低至2688元</w:t>
        </w:r>
      </w:ins>
      <w:ins w:id="611" w:author="W" w:date="2025-03-13T20:36:31Z">
        <w:r>
          <w:rPr>
            <w:rFonts w:hint="eastAsia" w:ascii="仿宋_GB2312" w:hAnsi="仿宋_GB2312" w:eastAsia="仿宋_GB2312" w:cs="仿宋_GB2312"/>
            <w:sz w:val="32"/>
            <w:szCs w:val="32"/>
            <w:rPrChange w:id="612" w:author="W" w:date="2025-03-13T20:36:31Z">
              <w:rPr>
                <w:rFonts w:hint="eastAsia"/>
              </w:rPr>
            </w:rPrChange>
          </w:rPr>
          <w:t>。苏州市积极开展医疗服务价格改革试点，初步建立起医疗服务价格动态调整运行新机制，为全国探索先行经验。</w:t>
        </w:r>
      </w:ins>
    </w:p>
    <w:p w14:paraId="135B479C">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615" w:author="W" w:date="2025-03-13T20:37:33Z"/>
          <w:rFonts w:hint="eastAsia" w:ascii="仿宋_GB2312" w:hAnsi="仿宋_GB2312" w:eastAsia="仿宋_GB2312" w:cs="仿宋_GB2312"/>
          <w:sz w:val="32"/>
          <w:szCs w:val="32"/>
        </w:rPr>
        <w:pPrChange w:id="614" w:author="W" w:date="2025-03-13T20:40:17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616" w:author="W" w:date="2025-03-13T20:37:13Z">
        <w:r>
          <w:rPr>
            <w:rFonts w:hint="eastAsia" w:ascii="仿宋_GB2312" w:hAnsi="仿宋_GB2312" w:eastAsia="仿宋_GB2312" w:cs="仿宋_GB2312"/>
            <w:sz w:val="32"/>
            <w:szCs w:val="32"/>
            <w:rPrChange w:id="617" w:author="W" w:date="2025-03-13T20:37:13Z">
              <w:rPr>
                <w:rFonts w:hint="eastAsia"/>
              </w:rPr>
            </w:rPrChange>
          </w:rPr>
          <w:t>苏州市的医保改革有效解决了多个关键问题。通过药品和医用耗材集中带量采购，解决了药品和耗材价格虚高、群众就医负担过重的问题。DRG付费改革则解决了医保支付方式单一、医保基金使用效率不高的问题，通过科学合理的付费方式，激励医疗机构合理诊疗、合理用药，控制医疗成本。医疗服务价格改革试点解决了医疗服务价格不合理、价格调整机制不完善的问题，使医疗服务价格更加合理地反映医务人员的技术劳务价值。</w:t>
        </w:r>
      </w:ins>
    </w:p>
    <w:p w14:paraId="6829A0EE">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620" w:author="W" w:date="2025-03-13T20:40:07Z"/>
          <w:rFonts w:hint="eastAsia" w:ascii="仿宋_GB2312" w:hAnsi="仿宋_GB2312" w:eastAsia="仿宋_GB2312" w:cs="仿宋_GB2312"/>
          <w:sz w:val="32"/>
          <w:szCs w:val="32"/>
          <w:lang w:val="en-US" w:eastAsia="zh-CN"/>
        </w:rPr>
        <w:pPrChange w:id="619"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621" w:author="W" w:date="2025-03-13T20:43:35Z">
        <w:r>
          <w:rPr>
            <w:rFonts w:hint="eastAsia" w:ascii="仿宋_GB2312" w:hAnsi="仿宋_GB2312" w:eastAsia="仿宋_GB2312" w:cs="仿宋_GB2312"/>
            <w:sz w:val="32"/>
            <w:szCs w:val="32"/>
            <w:rPrChange w:id="622" w:author="W" w:date="2025-03-13T20:43:35Z">
              <w:rPr>
                <w:rFonts w:hint="eastAsia"/>
              </w:rPr>
            </w:rPrChange>
          </w:rPr>
          <w:t>苏州市医保改革的成功经验在于数据驱动与精准施策。苏州市医改工作始终坚持数据驱动，通过医保信息平台建设和数据治理，实现医保基金的精细化管理和高效使用。在改革过程中，充分利用数据支撑，建立医疗服务价格动态调整运行新机制，优化医保支付方式，提高医保基金的使用效率。同时，苏州市还注重医保数字化转型，推进全国医保信息平台建设和上线运行，强化信息化技术对医保重点领域改革的支撑，提升医疗保障数字化、智能化水平。此外，苏州市还通过医保服务优化，提升群众就医体验，如实现生育保险待遇结算、医疗救助待遇享受等“一件事”免申即享，新生儿出生“一件事”集成化办理，以及“先诊疗后付费”服务。</w:t>
        </w:r>
      </w:ins>
    </w:p>
    <w:p w14:paraId="6B7233CF">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625" w:author="W" w:date="2025-03-13T20:51:40Z"/>
          <w:rFonts w:hint="eastAsia" w:ascii="仿宋_GB2312" w:hAnsi="仿宋_GB2312" w:eastAsia="仿宋_GB2312" w:cs="仿宋_GB2312"/>
          <w:sz w:val="32"/>
          <w:szCs w:val="32"/>
          <w:lang w:val="en-US" w:eastAsia="zh-CN"/>
        </w:rPr>
        <w:pPrChange w:id="624" w:author="Jinglin Sun" w:date="2025-03-09T21:41:06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626" w:author="W" w:date="2025-03-13T20:27:29Z">
        <w:r>
          <w:rPr>
            <w:rFonts w:hint="eastAsia" w:ascii="仿宋_GB2312" w:hAnsi="仿宋_GB2312" w:eastAsia="仿宋_GB2312" w:cs="仿宋_GB2312"/>
            <w:sz w:val="32"/>
            <w:szCs w:val="32"/>
            <w:lang w:val="en-US" w:eastAsia="zh-CN"/>
          </w:rPr>
          <w:t>1.2.3</w:t>
        </w:r>
      </w:ins>
      <w:ins w:id="627" w:author="W" w:date="2025-03-13T20:27:30Z">
        <w:r>
          <w:rPr>
            <w:rFonts w:hint="eastAsia" w:ascii="仿宋_GB2312" w:hAnsi="仿宋_GB2312" w:eastAsia="仿宋_GB2312" w:cs="仿宋_GB2312"/>
            <w:sz w:val="32"/>
            <w:szCs w:val="32"/>
          </w:rPr>
          <w:t>福建</w:t>
        </w:r>
      </w:ins>
      <w:ins w:id="628" w:author="W" w:date="2025-03-13T20:27:32Z">
        <w:r>
          <w:rPr>
            <w:rFonts w:hint="eastAsia" w:ascii="仿宋_GB2312" w:hAnsi="仿宋_GB2312" w:eastAsia="仿宋_GB2312" w:cs="仿宋_GB2312"/>
            <w:sz w:val="32"/>
            <w:szCs w:val="32"/>
            <w:lang w:val="en-US" w:eastAsia="zh-CN"/>
          </w:rPr>
          <w:t>省</w:t>
        </w:r>
      </w:ins>
      <w:ins w:id="629" w:author="W" w:date="2025-03-13T20:27:30Z">
        <w:r>
          <w:rPr>
            <w:rFonts w:hint="eastAsia" w:ascii="仿宋_GB2312" w:hAnsi="仿宋_GB2312" w:eastAsia="仿宋_GB2312" w:cs="仿宋_GB2312"/>
            <w:sz w:val="32"/>
            <w:szCs w:val="32"/>
          </w:rPr>
          <w:t>厦门</w:t>
        </w:r>
      </w:ins>
      <w:ins w:id="630" w:author="W" w:date="2025-03-13T20:27:34Z">
        <w:r>
          <w:rPr>
            <w:rFonts w:hint="eastAsia" w:ascii="仿宋_GB2312" w:hAnsi="仿宋_GB2312" w:eastAsia="仿宋_GB2312" w:cs="仿宋_GB2312"/>
            <w:sz w:val="32"/>
            <w:szCs w:val="32"/>
            <w:lang w:val="en-US" w:eastAsia="zh-CN"/>
          </w:rPr>
          <w:t>市</w:t>
        </w:r>
      </w:ins>
      <w:ins w:id="631" w:author="W" w:date="2025-03-13T20:48:10Z">
        <w:r>
          <w:rPr>
            <w:rFonts w:hint="eastAsia" w:ascii="仿宋_GB2312" w:hAnsi="仿宋_GB2312" w:eastAsia="仿宋_GB2312" w:cs="仿宋_GB2312"/>
            <w:sz w:val="32"/>
            <w:szCs w:val="32"/>
            <w:lang w:val="en-US" w:eastAsia="zh-CN"/>
          </w:rPr>
          <w:t>：</w:t>
        </w:r>
      </w:ins>
      <w:ins w:id="632" w:author="W" w:date="2025-03-13T21:29:19Z">
        <w:r>
          <w:rPr>
            <w:rFonts w:hint="eastAsia" w:ascii="仿宋_GB2312" w:hAnsi="仿宋_GB2312" w:eastAsia="仿宋_GB2312" w:cs="仿宋_GB2312"/>
            <w:sz w:val="32"/>
            <w:szCs w:val="32"/>
            <w:rPrChange w:id="633" w:author="W" w:date="2025-03-13T21:29:19Z">
              <w:rPr>
                <w:rFonts w:hint="eastAsia"/>
              </w:rPr>
            </w:rPrChange>
          </w:rPr>
          <w:t>有“降”有“升”，创新举措实现多方共赢的医疗服务价格改革</w:t>
        </w:r>
      </w:ins>
    </w:p>
    <w:p w14:paraId="023516AB">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ins w:id="636" w:author="W" w:date="2025-03-13T20:54:18Z"/>
          <w:rFonts w:hint="eastAsia" w:ascii="仿宋_GB2312" w:hAnsi="仿宋_GB2312" w:eastAsia="仿宋_GB2312" w:cs="仿宋_GB2312"/>
          <w:sz w:val="32"/>
          <w:szCs w:val="32"/>
        </w:rPr>
        <w:pPrChange w:id="635" w:author="W" w:date="2025-03-13T20:52:00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ins w:id="637" w:author="W" w:date="2025-03-13T20:52:28Z">
        <w:r>
          <w:rPr>
            <w:rFonts w:hint="eastAsia" w:ascii="仿宋_GB2312" w:hAnsi="仿宋_GB2312" w:eastAsia="仿宋_GB2312" w:cs="仿宋_GB2312"/>
            <w:sz w:val="32"/>
            <w:szCs w:val="32"/>
            <w:rPrChange w:id="638" w:author="W" w:date="2025-03-13T20:52:28Z">
              <w:rPr>
                <w:rFonts w:hint="eastAsia"/>
              </w:rPr>
            </w:rPrChange>
          </w:rPr>
          <w:t>厦门市医疗服务价格改革作为国家首</w:t>
        </w:r>
        <w:bookmarkStart w:id="0" w:name="_GoBack"/>
        <w:bookmarkEnd w:id="0"/>
        <w:r>
          <w:rPr>
            <w:rFonts w:hint="eastAsia" w:ascii="仿宋_GB2312" w:hAnsi="仿宋_GB2312" w:eastAsia="仿宋_GB2312" w:cs="仿宋_GB2312"/>
            <w:sz w:val="32"/>
            <w:szCs w:val="32"/>
            <w:rPrChange w:id="638" w:author="W" w:date="2025-03-13T20:52:28Z">
              <w:rPr>
                <w:rFonts w:hint="eastAsia"/>
              </w:rPr>
            </w:rPrChange>
          </w:rPr>
          <w:t>批试点城市之一，采取了一系列创新举措。改革的核心在于有“降”有“升”，重点将风险、难度较大的手术类项目纳入改革调整范围，调增项目中疑难手术占比达到近80%。</w:t>
        </w:r>
      </w:ins>
      <w:ins w:id="640" w:author="W" w:date="2025-03-13T21:17:07Z">
        <w:r>
          <w:rPr>
            <w:rFonts w:hint="eastAsia" w:ascii="仿宋_GB2312" w:hAnsi="仿宋_GB2312" w:eastAsia="仿宋_GB2312" w:cs="仿宋_GB2312"/>
            <w:sz w:val="32"/>
            <w:szCs w:val="32"/>
            <w:rPrChange w:id="641" w:author="W" w:date="2025-03-13T21:17:07Z">
              <w:rPr>
                <w:rFonts w:hint="eastAsia"/>
              </w:rPr>
            </w:rPrChange>
          </w:rPr>
          <w:t>自2021年启动改革以来，已先后完成了两轮调价，共调整医疗服务价格项目1093项。</w:t>
        </w:r>
      </w:ins>
      <w:ins w:id="643" w:author="W" w:date="2025-03-13T20:52:28Z">
        <w:r>
          <w:rPr>
            <w:rFonts w:hint="eastAsia" w:ascii="仿宋_GB2312" w:hAnsi="仿宋_GB2312" w:eastAsia="仿宋_GB2312" w:cs="仿宋_GB2312"/>
            <w:sz w:val="32"/>
            <w:szCs w:val="32"/>
            <w:rPrChange w:id="644" w:author="W" w:date="2025-03-13T20:52:28Z">
              <w:rPr>
                <w:rFonts w:hint="eastAsia"/>
              </w:rPr>
            </w:rPrChange>
          </w:rPr>
          <w:t>同时，对于价格长期处于低位但技术劳务价值高的急救、换药、注射及部分中医和儿科类项目，价格也做了相应的上调。此外，下调磁共振、糖化血红蛋白测定等设备物耗占比为主的检查化验类项目价格。创新调价机制，调价项目及价格由医疗机构参与上报，最终根据新机制及大数据综合评估确定。引入临床专家评审“双高”（高难度、高风险）项目，确保评审结果更贴合临床实际。升降绑定规则要求医院在报调增项目的同时，必须报调降项目，整个调价方案才有效，倒逼医院主动平衡各临床科室、辅助科室间的关系，优化医疗资源配置。绩效监测评价体系进一步压实医疗机构主体责任，激发医疗机构开展价格管理的主观能动性。信息化支撑方面，构建了“医疗服务报价与分析”模块，全面覆盖医疗服务价格管理各个环节，实现了动态评估、总量生成、机构报价、调价方案制定、调控分评定、效果评估、主体责任考核、数据监测等全流程线上操作。</w:t>
        </w:r>
      </w:ins>
    </w:p>
    <w:p w14:paraId="58692642">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9"/>
        <w:rPr>
          <w:del w:id="647" w:author="W" w:date="2025-03-13T20:52:28Z"/>
          <w:rFonts w:hint="default" w:ascii="仿宋_GB2312" w:hAnsi="仿宋_GB2312" w:eastAsia="仿宋_GB2312" w:cs="仿宋_GB2312"/>
          <w:sz w:val="32"/>
          <w:szCs w:val="32"/>
          <w:lang w:val="en-US" w:eastAsia="zh-CN"/>
        </w:rPr>
        <w:pPrChange w:id="646" w:author="W" w:date="2025-03-13T20:52:00Z">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outlineLvl w:val="3"/>
          </w:pPr>
        </w:pPrChange>
      </w:pPr>
    </w:p>
    <w:p w14:paraId="6C05E195">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649" w:author="W" w:date="2025-03-13T21:17:29Z"/>
          <w:rFonts w:hint="eastAsia" w:ascii="仿宋_GB2312" w:hAnsi="仿宋_GB2312" w:eastAsia="仿宋_GB2312" w:cs="仿宋_GB2312"/>
          <w:sz w:val="32"/>
          <w:szCs w:val="32"/>
        </w:rPr>
        <w:pPrChange w:id="648" w:author="W" w:date="2025-03-13T20:52:00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pPr>
        </w:pPrChange>
      </w:pPr>
      <w:ins w:id="650" w:author="W" w:date="2025-03-13T21:17:34Z">
        <w:r>
          <w:rPr>
            <w:rFonts w:hint="eastAsia" w:ascii="仿宋_GB2312" w:hAnsi="仿宋_GB2312" w:eastAsia="仿宋_GB2312" w:cs="仿宋_GB2312"/>
            <w:sz w:val="32"/>
            <w:szCs w:val="32"/>
            <w:rPrChange w:id="651" w:author="W" w:date="2025-03-13T21:17:34Z">
              <w:rPr>
                <w:rFonts w:hint="eastAsia"/>
              </w:rPr>
            </w:rPrChange>
          </w:rPr>
          <w:t>此外，厦门市还积极探索医保支付方式创新，成为国家DIP医保支付方式改革示范城市。厦门市创新探索的以区域点数法总额预算和按病种分值付费（DIP）为主的多元复合式医保支付方式改革，实现了患者、医保、医疗机构三方共赢。通过构建多维度精算模型，确保医保基金的精准分配，破解了长期住院病人被推诿的难题。厦门市还通过药品和耗材集中带量采购，降低药品和耗材价格，减轻群众就医负担。</w:t>
        </w:r>
      </w:ins>
    </w:p>
    <w:p w14:paraId="023516AB">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654" w:author="W" w:date="2025-03-13T20:26:40Z"/>
          <w:rFonts w:hint="eastAsia" w:ascii="仿宋_GB2312" w:hAnsi="仿宋_GB2312" w:eastAsia="仿宋_GB2312" w:cs="仿宋_GB2312"/>
          <w:sz w:val="32"/>
          <w:szCs w:val="32"/>
          <w:lang w:val="en-US" w:eastAsia="zh-CN"/>
        </w:rPr>
        <w:pPrChange w:id="653" w:author="W" w:date="2025-03-13T20:52:00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pPr>
        </w:pPrChange>
      </w:pPr>
      <w:ins w:id="655" w:author="W" w:date="2025-03-13T20:54:24Z">
        <w:r>
          <w:rPr>
            <w:rFonts w:hint="eastAsia" w:ascii="仿宋_GB2312" w:hAnsi="仿宋_GB2312" w:eastAsia="仿宋_GB2312" w:cs="仿宋_GB2312"/>
            <w:sz w:val="32"/>
            <w:szCs w:val="32"/>
            <w:rPrChange w:id="656" w:author="W" w:date="2025-03-13T20:54:24Z">
              <w:rPr>
                <w:rFonts w:hint="eastAsia"/>
              </w:rPr>
            </w:rPrChange>
          </w:rPr>
          <w:t>厦门市医疗服务价格改革积累了一系列值得推广的宝贵经验。政府与医院的良性互动是改革成功的关键，政府“定规则、当裁判”，发挥主导作用；公立医院积极参与，依据新机制形成价格，共同推进价格改革稳步向前。创新调价机制是改革的核心，通过引入临床专家评审、升降绑定规则等创新做法，确保调价方案科学合理，既尊重专业意见，又平衡价格升降。信息化管理是改革的有力支撑，构建信息化平台，实现医疗服务价格管理的动态评估、总量生成、机构报价等全流程线上操作，提高管理效率和透明度。</w:t>
        </w:r>
      </w:ins>
    </w:p>
    <w:p w14:paraId="4E16C8D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rPr>
          <w:del w:id="658" w:author="W" w:date="2025-03-09T16:16:25Z"/>
          <w:rFonts w:hint="eastAsia" w:ascii="仿宋_GB2312" w:hAnsi="仿宋_GB2312" w:eastAsia="仿宋_GB2312" w:cs="仿宋_GB2312"/>
          <w:sz w:val="32"/>
          <w:szCs w:val="32"/>
          <w:lang w:val="en-US" w:eastAsia="zh-CN"/>
        </w:rPr>
      </w:pPr>
      <w:del w:id="659" w:author="W" w:date="2025-03-09T16:16:25Z">
        <w:r>
          <w:rPr>
            <w:rFonts w:hint="eastAsia" w:ascii="仿宋_GB2312" w:hAnsi="仿宋_GB2312" w:eastAsia="仿宋_GB2312" w:cs="仿宋_GB2312"/>
            <w:sz w:val="32"/>
            <w:szCs w:val="32"/>
            <w:lang w:val="en-US" w:eastAsia="zh-CN"/>
          </w:rPr>
          <w:delText>（依据明确：比如医保改革试点示范区）</w:delText>
        </w:r>
      </w:del>
    </w:p>
    <w:p w14:paraId="483D1CDF">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rFonts w:hint="eastAsia" w:ascii="仿宋_GB2312" w:hAnsi="仿宋_GB2312" w:eastAsia="仿宋_GB2312" w:cs="仿宋_GB2312"/>
          <w:sz w:val="32"/>
          <w:szCs w:val="32"/>
          <w:lang w:val="en-US" w:eastAsia="zh-CN"/>
          <w:rPrChange w:id="661" w:author="W" w:date="2025-03-13T20:52:44Z">
            <w:rPr>
              <w:rFonts w:hint="default" w:ascii="仿宋_GB2312" w:hAnsi="仿宋_GB2312" w:eastAsia="仿宋_GB2312" w:cs="仿宋_GB2312"/>
              <w:sz w:val="32"/>
              <w:szCs w:val="32"/>
              <w:lang w:val="en-US" w:eastAsia="zh-CN"/>
            </w:rPr>
          </w:rPrChange>
        </w:rPr>
        <w:pPrChange w:id="660" w:author="W" w:date="2025-03-13T20:52:4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pPr>
        </w:pPrChange>
      </w:pPr>
      <w:r>
        <w:rPr>
          <w:rFonts w:hint="eastAsia" w:ascii="仿宋_GB2312" w:hAnsi="仿宋_GB2312" w:eastAsia="仿宋_GB2312" w:cs="仿宋_GB2312"/>
          <w:sz w:val="32"/>
          <w:szCs w:val="32"/>
          <w:lang w:val="en-US" w:eastAsia="zh-CN"/>
          <w:rPrChange w:id="662" w:author="W" w:date="2025-03-13T20:52:44Z">
            <w:rPr>
              <w:rFonts w:hint="eastAsia" w:ascii="仿宋_GB2312" w:hAnsi="仿宋_GB2312" w:eastAsia="仿宋_GB2312" w:cs="仿宋_GB2312"/>
              <w:sz w:val="32"/>
              <w:szCs w:val="32"/>
              <w:lang w:val="en-US" w:eastAsia="zh-CN"/>
            </w:rPr>
          </w:rPrChange>
        </w:rPr>
        <w:t>1.2.</w:t>
      </w:r>
      <w:ins w:id="663" w:author="W" w:date="2025-03-13T20:13:16Z">
        <w:r>
          <w:rPr>
            <w:rFonts w:hint="eastAsia" w:ascii="仿宋_GB2312" w:hAnsi="仿宋_GB2312" w:eastAsia="仿宋_GB2312" w:cs="仿宋_GB2312"/>
            <w:sz w:val="32"/>
            <w:szCs w:val="32"/>
            <w:lang w:val="en-US" w:eastAsia="zh-CN"/>
            <w:rPrChange w:id="664" w:author="W" w:date="2025-03-13T20:52:44Z">
              <w:rPr>
                <w:rFonts w:hint="eastAsia" w:ascii="仿宋_GB2312" w:hAnsi="仿宋_GB2312" w:eastAsia="仿宋_GB2312" w:cs="仿宋_GB2312"/>
                <w:sz w:val="32"/>
                <w:szCs w:val="32"/>
                <w:lang w:val="en-US" w:eastAsia="zh-CN"/>
              </w:rPr>
            </w:rPrChange>
          </w:rPr>
          <w:t>4</w:t>
        </w:r>
      </w:ins>
      <w:del w:id="666" w:author="W" w:date="2025-03-13T20:13:15Z">
        <w:r>
          <w:rPr>
            <w:rFonts w:hint="eastAsia" w:ascii="仿宋_GB2312" w:hAnsi="仿宋_GB2312" w:eastAsia="仿宋_GB2312" w:cs="仿宋_GB2312"/>
            <w:sz w:val="32"/>
            <w:szCs w:val="32"/>
            <w:lang w:val="en-US" w:eastAsia="zh-CN"/>
            <w:rPrChange w:id="667" w:author="W" w:date="2025-03-13T20:52:44Z">
              <w:rPr>
                <w:rFonts w:hint="eastAsia" w:ascii="仿宋_GB2312" w:hAnsi="仿宋_GB2312" w:eastAsia="仿宋_GB2312" w:cs="仿宋_GB2312"/>
                <w:sz w:val="32"/>
                <w:szCs w:val="32"/>
                <w:lang w:val="en-US" w:eastAsia="zh-CN"/>
              </w:rPr>
            </w:rPrChange>
          </w:rPr>
          <w:delText>1</w:delText>
        </w:r>
      </w:del>
      <w:r>
        <w:rPr>
          <w:rFonts w:hint="eastAsia" w:ascii="仿宋_GB2312" w:hAnsi="仿宋_GB2312" w:eastAsia="仿宋_GB2312" w:cs="仿宋_GB2312"/>
          <w:sz w:val="32"/>
          <w:szCs w:val="32"/>
          <w:lang w:val="en-US" w:eastAsia="zh-CN"/>
          <w:rPrChange w:id="669" w:author="W" w:date="2025-03-13T20:52:44Z">
            <w:rPr>
              <w:rFonts w:hint="eastAsia" w:ascii="仿宋_GB2312" w:hAnsi="仿宋_GB2312" w:eastAsia="仿宋_GB2312" w:cs="仿宋_GB2312"/>
              <w:sz w:val="32"/>
              <w:szCs w:val="32"/>
              <w:lang w:val="en-US" w:eastAsia="zh-CN"/>
            </w:rPr>
          </w:rPrChange>
        </w:rPr>
        <w:t>北京</w:t>
      </w:r>
      <w:ins w:id="670" w:author="W" w:date="2025-03-13T19:53:34Z">
        <w:r>
          <w:rPr>
            <w:rFonts w:hint="eastAsia" w:ascii="仿宋_GB2312" w:hAnsi="仿宋_GB2312" w:eastAsia="仿宋_GB2312" w:cs="仿宋_GB2312"/>
            <w:sz w:val="32"/>
            <w:szCs w:val="32"/>
            <w:lang w:val="en-US" w:eastAsia="zh-CN"/>
            <w:rPrChange w:id="671" w:author="W" w:date="2025-03-13T20:52:44Z">
              <w:rPr>
                <w:rFonts w:hint="eastAsia" w:ascii="仿宋_GB2312" w:hAnsi="仿宋_GB2312" w:eastAsia="仿宋_GB2312" w:cs="仿宋_GB2312"/>
                <w:sz w:val="32"/>
                <w:szCs w:val="32"/>
                <w:lang w:val="en-US" w:eastAsia="zh-CN"/>
              </w:rPr>
            </w:rPrChange>
          </w:rPr>
          <w:t>市</w:t>
        </w:r>
      </w:ins>
      <w:ins w:id="673" w:author="W" w:date="2025-03-13T20:12:31Z">
        <w:r>
          <w:rPr>
            <w:rFonts w:hint="eastAsia" w:ascii="仿宋_GB2312" w:hAnsi="仿宋_GB2312" w:eastAsia="仿宋_GB2312" w:cs="仿宋_GB2312"/>
            <w:sz w:val="32"/>
            <w:szCs w:val="32"/>
            <w:lang w:val="en-US" w:eastAsia="zh-CN"/>
            <w:rPrChange w:id="674" w:author="W" w:date="2025-03-13T20:52:44Z">
              <w:rPr>
                <w:rFonts w:hint="eastAsia" w:ascii="仿宋_GB2312" w:hAnsi="仿宋_GB2312" w:eastAsia="仿宋_GB2312" w:cs="仿宋_GB2312"/>
                <w:sz w:val="32"/>
                <w:szCs w:val="32"/>
                <w:lang w:val="en-US" w:eastAsia="zh-CN"/>
              </w:rPr>
            </w:rPrChange>
          </w:rPr>
          <w:t>：</w:t>
        </w:r>
      </w:ins>
      <w:ins w:id="676" w:author="W" w:date="2025-03-13T20:13:04Z">
        <w:r>
          <w:rPr>
            <w:rFonts w:hint="eastAsia" w:ascii="仿宋_GB2312" w:hAnsi="仿宋_GB2312" w:eastAsia="仿宋_GB2312" w:cs="仿宋_GB2312"/>
            <w:sz w:val="32"/>
            <w:szCs w:val="32"/>
          </w:rPr>
          <w:t>流程优化与区域协同加速创新药进院</w:t>
        </w:r>
      </w:ins>
    </w:p>
    <w:p w14:paraId="625D720E">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678" w:author="W" w:date="2025-03-09T15:37:53Z"/>
          <w:rFonts w:hint="eastAsia" w:ascii="仿宋_GB2312" w:hAnsi="仿宋_GB2312" w:eastAsia="仿宋_GB2312" w:cs="仿宋_GB2312"/>
          <w:sz w:val="32"/>
          <w:szCs w:val="32"/>
          <w:rPrChange w:id="679" w:author="W" w:date="2025-03-09T15:37:53Z">
            <w:rPr>
              <w:ins w:id="680" w:author="W" w:date="2025-03-09T15:37:53Z"/>
              <w:rFonts w:hint="eastAsia"/>
            </w:rPr>
          </w:rPrChange>
        </w:rPr>
        <w:pPrChange w:id="677" w:author="W" w:date="2025-03-13T20:52:4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681" w:author="W" w:date="2025-03-13T20:06:16Z">
        <w:r>
          <w:rPr>
            <w:rFonts w:hint="eastAsia" w:ascii="仿宋_GB2312" w:hAnsi="仿宋_GB2312" w:eastAsia="仿宋_GB2312" w:cs="仿宋_GB2312"/>
            <w:sz w:val="32"/>
            <w:szCs w:val="32"/>
            <w:lang w:val="en-US" w:eastAsia="zh-CN"/>
            <w:rPrChange w:id="682" w:author="W" w:date="2025-03-13T20:52:44Z">
              <w:rPr>
                <w:rFonts w:hint="eastAsia" w:ascii="仿宋_GB2312" w:hAnsi="仿宋_GB2312" w:eastAsia="仿宋_GB2312" w:cs="仿宋_GB2312"/>
                <w:sz w:val="32"/>
                <w:szCs w:val="32"/>
                <w:lang w:val="en-US" w:eastAsia="zh-CN"/>
              </w:rPr>
            </w:rPrChange>
          </w:rPr>
          <w:t>北京市</w:t>
        </w:r>
      </w:ins>
      <w:ins w:id="684" w:author="W" w:date="2025-03-13T20:06:17Z">
        <w:r>
          <w:rPr>
            <w:rFonts w:hint="eastAsia" w:ascii="仿宋_GB2312" w:hAnsi="仿宋_GB2312" w:eastAsia="仿宋_GB2312" w:cs="仿宋_GB2312"/>
            <w:sz w:val="32"/>
            <w:szCs w:val="32"/>
            <w:lang w:val="en-US" w:eastAsia="zh-CN"/>
            <w:rPrChange w:id="685" w:author="W" w:date="2025-03-13T20:52:44Z">
              <w:rPr>
                <w:rFonts w:hint="eastAsia" w:ascii="仿宋_GB2312" w:hAnsi="仿宋_GB2312" w:eastAsia="仿宋_GB2312" w:cs="仿宋_GB2312"/>
                <w:sz w:val="32"/>
                <w:szCs w:val="32"/>
                <w:lang w:val="en-US" w:eastAsia="zh-CN"/>
              </w:rPr>
            </w:rPrChange>
          </w:rPr>
          <w:t>作为</w:t>
        </w:r>
      </w:ins>
      <w:ins w:id="687" w:author="W" w:date="2025-03-13T20:06:34Z">
        <w:r>
          <w:rPr>
            <w:rFonts w:hint="eastAsia" w:ascii="仿宋_GB2312" w:hAnsi="仿宋_GB2312" w:eastAsia="仿宋_GB2312" w:cs="仿宋_GB2312"/>
            <w:sz w:val="32"/>
            <w:szCs w:val="32"/>
            <w:rPrChange w:id="688" w:author="W" w:date="2025-03-13T20:06:34Z">
              <w:rPr>
                <w:rFonts w:hint="eastAsia"/>
              </w:rPr>
            </w:rPrChange>
          </w:rPr>
          <w:t>DRG示范点城市</w:t>
        </w:r>
      </w:ins>
      <w:ins w:id="690" w:author="W" w:date="2025-03-13T20:06:35Z">
        <w:r>
          <w:rPr>
            <w:rFonts w:hint="eastAsia" w:ascii="仿宋_GB2312" w:hAnsi="仿宋_GB2312" w:eastAsia="仿宋_GB2312" w:cs="仿宋_GB2312"/>
            <w:sz w:val="32"/>
            <w:szCs w:val="32"/>
            <w:lang w:val="en-US" w:eastAsia="zh-CN"/>
            <w:rPrChange w:id="691" w:author="W" w:date="2025-03-13T20:52:44Z">
              <w:rPr>
                <w:rFonts w:hint="eastAsia" w:ascii="仿宋_GB2312" w:hAnsi="仿宋_GB2312" w:eastAsia="仿宋_GB2312" w:cs="仿宋_GB2312"/>
                <w:sz w:val="32"/>
                <w:szCs w:val="32"/>
                <w:lang w:val="en-US" w:eastAsia="zh-CN"/>
              </w:rPr>
            </w:rPrChange>
          </w:rPr>
          <w:t>和</w:t>
        </w:r>
      </w:ins>
      <w:ins w:id="693" w:author="W" w:date="2025-03-13T20:06:45Z">
        <w:r>
          <w:rPr>
            <w:rFonts w:hint="eastAsia" w:ascii="仿宋_GB2312" w:hAnsi="仿宋_GB2312" w:eastAsia="仿宋_GB2312" w:cs="仿宋_GB2312"/>
            <w:sz w:val="32"/>
            <w:szCs w:val="32"/>
            <w:rPrChange w:id="694" w:author="W" w:date="2025-03-13T20:06:45Z">
              <w:rPr>
                <w:rFonts w:hint="eastAsia"/>
              </w:rPr>
            </w:rPrChange>
          </w:rPr>
          <w:t>首批</w:t>
        </w:r>
      </w:ins>
      <w:ins w:id="696" w:author="W" w:date="2025-03-13T20:07:00Z">
        <w:r>
          <w:rPr>
            <w:rFonts w:hint="eastAsia" w:ascii="仿宋_GB2312" w:hAnsi="仿宋_GB2312" w:eastAsia="仿宋_GB2312" w:cs="仿宋_GB2312"/>
            <w:sz w:val="32"/>
            <w:szCs w:val="32"/>
          </w:rPr>
          <w:t>国家级</w:t>
        </w:r>
      </w:ins>
      <w:ins w:id="697" w:author="W" w:date="2025-03-13T20:07:08Z">
        <w:r>
          <w:rPr>
            <w:rFonts w:hint="eastAsia" w:ascii="仿宋_GB2312" w:hAnsi="仿宋_GB2312" w:eastAsia="仿宋_GB2312" w:cs="仿宋_GB2312"/>
            <w:sz w:val="32"/>
            <w:szCs w:val="32"/>
            <w:lang w:val="en-US" w:eastAsia="zh-CN"/>
            <w:rPrChange w:id="698" w:author="W" w:date="2025-03-13T20:52:44Z">
              <w:rPr>
                <w:rFonts w:hint="eastAsia" w:ascii="仿宋_GB2312" w:hAnsi="仿宋_GB2312" w:eastAsia="仿宋_GB2312" w:cs="仿宋_GB2312"/>
                <w:sz w:val="32"/>
                <w:szCs w:val="32"/>
                <w:lang w:val="en-US" w:eastAsia="zh-CN"/>
              </w:rPr>
            </w:rPrChange>
          </w:rPr>
          <w:t>公立</w:t>
        </w:r>
      </w:ins>
      <w:ins w:id="700" w:author="W" w:date="2025-03-13T20:06:51Z">
        <w:r>
          <w:rPr>
            <w:rFonts w:hint="eastAsia" w:ascii="仿宋_GB2312" w:hAnsi="仿宋_GB2312" w:eastAsia="仿宋_GB2312" w:cs="仿宋_GB2312"/>
            <w:sz w:val="32"/>
            <w:szCs w:val="32"/>
            <w:lang w:val="en-US" w:eastAsia="zh-CN"/>
            <w:rPrChange w:id="701" w:author="W" w:date="2025-03-13T20:52:44Z">
              <w:rPr>
                <w:rFonts w:hint="eastAsia" w:ascii="仿宋_GB2312" w:hAnsi="仿宋_GB2312" w:eastAsia="仿宋_GB2312" w:cs="仿宋_GB2312"/>
                <w:sz w:val="32"/>
                <w:szCs w:val="32"/>
                <w:lang w:val="en-US" w:eastAsia="zh-CN"/>
              </w:rPr>
            </w:rPrChange>
          </w:rPr>
          <w:t>医院</w:t>
        </w:r>
      </w:ins>
      <w:ins w:id="703" w:author="W" w:date="2025-03-13T20:06:52Z">
        <w:r>
          <w:rPr>
            <w:rFonts w:hint="eastAsia" w:ascii="仿宋_GB2312" w:hAnsi="仿宋_GB2312" w:eastAsia="仿宋_GB2312" w:cs="仿宋_GB2312"/>
            <w:sz w:val="32"/>
            <w:szCs w:val="32"/>
            <w:lang w:val="en-US" w:eastAsia="zh-CN"/>
            <w:rPrChange w:id="704" w:author="W" w:date="2025-03-13T20:52:44Z">
              <w:rPr>
                <w:rFonts w:hint="eastAsia" w:ascii="仿宋_GB2312" w:hAnsi="仿宋_GB2312" w:eastAsia="仿宋_GB2312" w:cs="仿宋_GB2312"/>
                <w:sz w:val="32"/>
                <w:szCs w:val="32"/>
                <w:lang w:val="en-US" w:eastAsia="zh-CN"/>
              </w:rPr>
            </w:rPrChange>
          </w:rPr>
          <w:t>综合</w:t>
        </w:r>
      </w:ins>
      <w:ins w:id="706" w:author="W" w:date="2025-03-13T20:06:53Z">
        <w:r>
          <w:rPr>
            <w:rFonts w:hint="eastAsia" w:ascii="仿宋_GB2312" w:hAnsi="仿宋_GB2312" w:eastAsia="仿宋_GB2312" w:cs="仿宋_GB2312"/>
            <w:sz w:val="32"/>
            <w:szCs w:val="32"/>
            <w:lang w:val="en-US" w:eastAsia="zh-CN"/>
            <w:rPrChange w:id="707" w:author="W" w:date="2025-03-13T20:52:44Z">
              <w:rPr>
                <w:rFonts w:hint="eastAsia" w:ascii="仿宋_GB2312" w:hAnsi="仿宋_GB2312" w:eastAsia="仿宋_GB2312" w:cs="仿宋_GB2312"/>
                <w:sz w:val="32"/>
                <w:szCs w:val="32"/>
                <w:lang w:val="en-US" w:eastAsia="zh-CN"/>
              </w:rPr>
            </w:rPrChange>
          </w:rPr>
          <w:t>改革</w:t>
        </w:r>
      </w:ins>
      <w:ins w:id="709" w:author="W" w:date="2025-03-13T20:06:45Z">
        <w:r>
          <w:rPr>
            <w:rFonts w:hint="eastAsia" w:ascii="仿宋_GB2312" w:hAnsi="仿宋_GB2312" w:eastAsia="仿宋_GB2312" w:cs="仿宋_GB2312"/>
            <w:sz w:val="32"/>
            <w:szCs w:val="32"/>
            <w:rPrChange w:id="710" w:author="W" w:date="2025-03-13T20:06:45Z">
              <w:rPr>
                <w:rFonts w:hint="eastAsia"/>
              </w:rPr>
            </w:rPrChange>
          </w:rPr>
          <w:t>示范城市</w:t>
        </w:r>
      </w:ins>
      <w:ins w:id="712" w:author="W" w:date="2025-03-13T20:06:15Z">
        <w:r>
          <w:rPr>
            <w:rFonts w:hint="eastAsia" w:ascii="仿宋_GB2312" w:hAnsi="仿宋_GB2312" w:eastAsia="仿宋_GB2312" w:cs="仿宋_GB2312"/>
            <w:sz w:val="32"/>
            <w:szCs w:val="32"/>
            <w:lang w:val="en-US" w:eastAsia="zh-CN"/>
            <w:rPrChange w:id="713" w:author="W" w:date="2025-03-13T20:52:44Z">
              <w:rPr>
                <w:rFonts w:hint="eastAsia" w:ascii="仿宋_GB2312" w:hAnsi="仿宋_GB2312" w:eastAsia="仿宋_GB2312" w:cs="仿宋_GB2312"/>
                <w:sz w:val="32"/>
                <w:szCs w:val="32"/>
                <w:lang w:val="en-US" w:eastAsia="zh-CN"/>
              </w:rPr>
            </w:rPrChange>
          </w:rPr>
          <w:t>，</w:t>
        </w:r>
      </w:ins>
      <w:ins w:id="715" w:author="W" w:date="2025-03-13T20:06:12Z">
        <w:r>
          <w:rPr>
            <w:rFonts w:hint="eastAsia" w:ascii="仿宋_GB2312" w:hAnsi="仿宋_GB2312" w:eastAsia="仿宋_GB2312" w:cs="仿宋_GB2312"/>
            <w:sz w:val="32"/>
            <w:szCs w:val="32"/>
            <w:lang w:val="en-US" w:eastAsia="zh-CN"/>
            <w:rPrChange w:id="716" w:author="W" w:date="2025-03-13T20:52:44Z">
              <w:rPr>
                <w:rFonts w:hint="eastAsia" w:ascii="仿宋_GB2312" w:hAnsi="仿宋_GB2312" w:eastAsia="仿宋_GB2312" w:cs="仿宋_GB2312"/>
                <w:sz w:val="32"/>
                <w:szCs w:val="32"/>
                <w:lang w:val="en-US" w:eastAsia="zh-CN"/>
              </w:rPr>
            </w:rPrChange>
          </w:rPr>
          <w:t>其</w:t>
        </w:r>
      </w:ins>
      <w:ins w:id="718" w:author="W" w:date="2025-03-09T15:37:53Z">
        <w:r>
          <w:rPr>
            <w:rFonts w:hint="eastAsia" w:ascii="仿宋_GB2312" w:hAnsi="仿宋_GB2312" w:eastAsia="仿宋_GB2312" w:cs="仿宋_GB2312"/>
            <w:sz w:val="32"/>
            <w:szCs w:val="32"/>
            <w:rPrChange w:id="719" w:author="W" w:date="2025-03-09T15:37:53Z">
              <w:rPr>
                <w:rFonts w:hint="eastAsia"/>
              </w:rPr>
            </w:rPrChange>
          </w:rPr>
          <w:t>创新药医保管理政策在创新药物的市场准入和医保支付方面，表现出了灵活性与前瞻性。通过实施CHS-DRG支付模式和“除外支付管理办法”，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北京市进一步推动国家医保谈判药品“双通道”工作，继续扩大试点范围，探索将非国家医保谈判药品纳入试点范围，将符合条件的创新药械及相关技术服务纳入本市疾病诊断相关分组（CHS-DRG）付费除外支付范围。</w:t>
        </w:r>
      </w:ins>
    </w:p>
    <w:p w14:paraId="5DEC9C8D">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721" w:author="W" w:date="2025-03-09T15:37:53Z"/>
          <w:rFonts w:hint="eastAsia" w:ascii="仿宋_GB2312" w:hAnsi="仿宋_GB2312" w:eastAsia="仿宋_GB2312" w:cs="仿宋_GB2312"/>
          <w:sz w:val="32"/>
          <w:szCs w:val="32"/>
          <w:rPrChange w:id="722" w:author="W" w:date="2025-03-09T15:37:53Z">
            <w:rPr>
              <w:ins w:id="723" w:author="W" w:date="2025-03-09T15:37:53Z"/>
              <w:rFonts w:hint="eastAsia"/>
            </w:rPr>
          </w:rPrChange>
        </w:rPr>
        <w:pPrChange w:id="720" w:author="W" w:date="2025-03-13T20:52:4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724" w:author="W" w:date="2025-03-09T15:37:53Z">
        <w:r>
          <w:rPr>
            <w:rFonts w:hint="eastAsia" w:ascii="仿宋_GB2312" w:hAnsi="仿宋_GB2312" w:eastAsia="仿宋_GB2312" w:cs="仿宋_GB2312"/>
            <w:sz w:val="32"/>
            <w:szCs w:val="32"/>
            <w:rPrChange w:id="725" w:author="W" w:date="2025-03-09T15:37:53Z">
              <w:rPr>
                <w:rFonts w:hint="eastAsia"/>
              </w:rPr>
            </w:rPrChange>
          </w:rPr>
          <w: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北京市通过优化审评审批流程，将临床试验启动整体用时压缩至28周以内，着力提升临床研究质效，并解除了涉及国谈药的诊疗项目对医药机构总额预算指标的限制，对符合条件的新药新技术费用，不计入DRG病组支付标准，进行单独支付。此外，北京市还推动医疗机构建立定期召开药事管理与药物治疗学委员会工作会议的长效机制，引导市属医院将创新药加快入院应用，对纳入医保目录的药品本着“应配尽配”原则尽快入院，显著缩短了创新药从研发到临床应用的时间，加速了创新药的市场推广。</w:t>
        </w:r>
      </w:ins>
    </w:p>
    <w:p w14:paraId="088CFF7C">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727" w:author="W" w:date="2025-03-09T15:37:49Z"/>
          <w:rFonts w:hint="eastAsia" w:ascii="仿宋_GB2312" w:hAnsi="仿宋_GB2312" w:eastAsia="仿宋_GB2312" w:cs="仿宋_GB2312"/>
          <w:sz w:val="32"/>
          <w:szCs w:val="32"/>
          <w:lang w:val="en-US" w:eastAsia="zh-CN"/>
          <w:rPrChange w:id="728" w:author="W" w:date="2025-03-13T20:52:44Z">
            <w:rPr>
              <w:ins w:id="729" w:author="W" w:date="2025-03-09T15:37:49Z"/>
              <w:rFonts w:hint="eastAsia" w:ascii="仿宋_GB2312" w:hAnsi="仿宋_GB2312" w:eastAsia="仿宋_GB2312" w:cs="仿宋_GB2312"/>
              <w:sz w:val="32"/>
              <w:szCs w:val="32"/>
              <w:lang w:val="en-US" w:eastAsia="zh-CN"/>
            </w:rPr>
          </w:rPrChange>
        </w:rPr>
        <w:pPrChange w:id="726" w:author="W" w:date="2025-03-13T20:52:4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730" w:author="W" w:date="2025-03-09T15:37:53Z">
        <w:r>
          <w:rPr>
            <w:rFonts w:hint="eastAsia" w:ascii="仿宋_GB2312" w:hAnsi="仿宋_GB2312" w:eastAsia="仿宋_GB2312" w:cs="仿宋_GB2312"/>
            <w:sz w:val="32"/>
            <w:szCs w:val="32"/>
            <w:rPrChange w:id="731" w:author="W" w:date="2025-03-09T15:37:53Z">
              <w:rPr>
                <w:rFonts w:hint="eastAsia"/>
              </w:rPr>
            </w:rPrChange>
          </w:rPr>
          <w:t>北京市的创新药医保管理政策在实践中呈现出地方政策的独特优势，特别是在跨部门</w:t>
        </w:r>
      </w:ins>
      <w:ins w:id="732" w:author="W" w:date="2025-03-13T20:12:53Z">
        <w:r>
          <w:rPr>
            <w:rFonts w:hint="eastAsia" w:ascii="仿宋_GB2312" w:hAnsi="仿宋_GB2312" w:eastAsia="仿宋_GB2312" w:cs="仿宋_GB2312"/>
            <w:sz w:val="32"/>
            <w:szCs w:val="32"/>
            <w:lang w:val="en-US" w:eastAsia="zh-CN"/>
            <w:rPrChange w:id="733" w:author="W" w:date="2025-03-13T20:52:44Z">
              <w:rPr>
                <w:rFonts w:hint="eastAsia" w:ascii="仿宋_GB2312" w:hAnsi="仿宋_GB2312" w:eastAsia="仿宋_GB2312" w:cs="仿宋_GB2312"/>
                <w:sz w:val="32"/>
                <w:szCs w:val="32"/>
                <w:lang w:val="en-US" w:eastAsia="zh-CN"/>
              </w:rPr>
            </w:rPrChange>
          </w:rPr>
          <w:t>与</w:t>
        </w:r>
      </w:ins>
      <w:ins w:id="735" w:author="W" w:date="2025-03-13T20:12:54Z">
        <w:r>
          <w:rPr>
            <w:rFonts w:hint="eastAsia" w:ascii="仿宋_GB2312" w:hAnsi="仿宋_GB2312" w:eastAsia="仿宋_GB2312" w:cs="仿宋_GB2312"/>
            <w:sz w:val="32"/>
            <w:szCs w:val="32"/>
            <w:lang w:val="en-US" w:eastAsia="zh-CN"/>
            <w:rPrChange w:id="736" w:author="W" w:date="2025-03-13T20:52:44Z">
              <w:rPr>
                <w:rFonts w:hint="eastAsia" w:ascii="仿宋_GB2312" w:hAnsi="仿宋_GB2312" w:eastAsia="仿宋_GB2312" w:cs="仿宋_GB2312"/>
                <w:sz w:val="32"/>
                <w:szCs w:val="32"/>
                <w:lang w:val="en-US" w:eastAsia="zh-CN"/>
              </w:rPr>
            </w:rPrChange>
          </w:rPr>
          <w:t>跨区</w:t>
        </w:r>
      </w:ins>
      <w:ins w:id="738" w:author="W" w:date="2025-03-09T15:37:53Z">
        <w:r>
          <w:rPr>
            <w:rFonts w:hint="eastAsia" w:ascii="仿宋_GB2312" w:hAnsi="仿宋_GB2312" w:eastAsia="仿宋_GB2312" w:cs="仿宋_GB2312"/>
            <w:sz w:val="32"/>
            <w:szCs w:val="32"/>
            <w:rPrChange w:id="739" w:author="W" w:date="2025-03-09T15:37:53Z">
              <w:rPr>
                <w:rFonts w:hint="eastAsia"/>
              </w:rPr>
            </w:rPrChange>
          </w:rPr>
          <w:t>协作与制度创新方面。通过协调医疗、医保和医药等领域的资源，北京市构建了一个多层次、高效协同的政策体系，推动了不同部门在药品审批、支付及管理环节中的无缝对接。北京市持续推动京津冀“3+N”药品、医用耗材集中带量采购合作，支持创新药械在京津冀地区使用，这种区域协同合作不仅提高了药品采购的效率，还促进了创新药在更大范围内的应用。同时，北京市取消医疗机构药品数量限制，推动建立医疗机构药事会规范化流程，国谈药目录公布后一个月内召开药事会，全年药事会召开不少于4次，并将国谈药使用情况纳入本市公立医疗机构绩效考核和定点医疗机构总额预算管理，确保了创新药能够及时进入医疗机构，提高了创新药的可及性。此外，北京市还推进《中关村创新医疗器械产品目录》和首台（套）重大技术装备目录产品进医院，实施创新药械“随批随进”，进一步加快了创新药械的临床应用速度，确保患者能够及时获得所需药物。</w:t>
        </w:r>
      </w:ins>
    </w:p>
    <w:p w14:paraId="365FDD44">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740" w:author="W" w:date="2025-03-09T15:38:01Z"/>
          <w:rFonts w:hint="eastAsia" w:ascii="仿宋_GB2312" w:hAnsi="仿宋_GB2312" w:eastAsia="仿宋_GB2312" w:cs="仿宋_GB2312"/>
          <w:sz w:val="32"/>
          <w:szCs w:val="32"/>
          <w:lang w:val="en-US" w:eastAsia="zh-CN"/>
        </w:rPr>
      </w:pPr>
      <w:del w:id="741" w:author="W" w:date="2025-03-09T15:38:01Z">
        <w:r>
          <w:rPr>
            <w:rFonts w:hint="eastAsia" w:ascii="仿宋_GB2312" w:hAnsi="仿宋_GB2312" w:eastAsia="仿宋_GB2312" w:cs="仿宋_GB2312"/>
            <w:sz w:val="32"/>
            <w:szCs w:val="32"/>
            <w:lang w:val="en-US" w:eastAsia="zh-CN"/>
          </w:rPr>
          <w:delText>北京市的创新药医保管理政策在创新药物的市场准入和医保支付方面，表现出了高度的灵活性与前瞻性。通过实施CHS-DRG支付模式和“除外支付管理办法”，北京市有效解决了创新药进入医保系统后支付滞后的问题。这一支付模式的实施，突破了传统按项目计费的局限，使得创新药的支付更加与药品的临床疗效和患者治疗需求相契合，从而避免了资源的浪费和支付不公平的现象。</w:delText>
        </w:r>
      </w:del>
    </w:p>
    <w:p w14:paraId="795614F6">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742" w:author="W" w:date="2025-03-09T15:38:01Z"/>
          <w:rFonts w:hint="eastAsia" w:ascii="仿宋_GB2312" w:hAnsi="仿宋_GB2312" w:eastAsia="仿宋_GB2312" w:cs="仿宋_GB2312"/>
          <w:sz w:val="32"/>
          <w:szCs w:val="32"/>
          <w:lang w:val="en-US" w:eastAsia="zh-CN"/>
        </w:rPr>
      </w:pPr>
      <w:del w:id="743" w:author="W" w:date="2025-03-09T15:38:01Z">
        <w:r>
          <w:rPr>
            <w:rFonts w:hint="eastAsia" w:ascii="仿宋_GB2312" w:hAnsi="仿宋_GB2312" w:eastAsia="仿宋_GB2312" w:cs="仿宋_GB2312"/>
            <w:sz w:val="32"/>
            <w:szCs w:val="32"/>
            <w:lang w:val="en-US" w:eastAsia="zh-CN"/>
          </w:rPr>
          <w:delText>在创新药的研发和产业化过程中，北京市的政策通过多维度支持措施，推动了药品研发的加速与市场化。专项资金、税收优惠以及对企业研发的政策扶持，有效解决了创新药物在初期研发阶段的资金瓶颈，为创新药企业提供了更为强有力的支持。此外，北京市通过优化审评审批流程，缩短了创新药的上市周期，加速了药物从实验室到临床应用的转化，确保了新药能够及时投入市场，满足患者的急迫需求。</w:delText>
        </w:r>
      </w:del>
    </w:p>
    <w:p w14:paraId="34DF5C7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744" w:author="W" w:date="2025-03-09T15:38:01Z"/>
          <w:rFonts w:hint="eastAsia" w:ascii="仿宋_GB2312" w:hAnsi="仿宋_GB2312" w:eastAsia="仿宋_GB2312" w:cs="仿宋_GB2312"/>
          <w:sz w:val="32"/>
          <w:szCs w:val="32"/>
          <w:lang w:val="en-US" w:eastAsia="zh-CN"/>
        </w:rPr>
      </w:pPr>
      <w:del w:id="745" w:author="W" w:date="2025-03-09T15:38:01Z">
        <w:r>
          <w:rPr>
            <w:rFonts w:hint="eastAsia" w:ascii="仿宋_GB2312" w:hAnsi="仿宋_GB2312" w:eastAsia="仿宋_GB2312" w:cs="仿宋_GB2312"/>
            <w:sz w:val="32"/>
            <w:szCs w:val="32"/>
            <w:lang w:val="en-US" w:eastAsia="zh-CN"/>
          </w:rPr>
          <w:delText>北京市的创新药医保管理政策在实践中呈现出地方政策的独特优势，特别是在跨部门协作与制度创新方面。通过协调医疗、医保和医药等领域的资源，北京市构建了一个多层次、高效协同的政策体系，推动了不同部门在药品审批、支付及管理环节中的无缝对接。这种协同治理模式为创新药的及时应用和医保支付提供了强有力的支持，进一步促进了医药产业的健康发展。</w:delText>
        </w:r>
      </w:del>
    </w:p>
    <w:p w14:paraId="26E2A5E3">
      <w:pPr>
        <w:pStyle w:val="15"/>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表2.2 北京市创新药医保管理相关政策梳理</w:t>
      </w:r>
    </w:p>
    <w:tbl>
      <w:tblPr>
        <w:tblStyle w:val="7"/>
        <w:tblW w:w="931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Change w:id="746" w:author="W" w:date="2025-03-09T15:39:55Z">
          <w:tblPr>
            <w:tblStyle w:val="7"/>
            <w:tblW w:w="9313"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1809"/>
        <w:gridCol w:w="192"/>
        <w:gridCol w:w="1553"/>
        <w:gridCol w:w="378"/>
        <w:gridCol w:w="1427"/>
        <w:gridCol w:w="570"/>
        <w:gridCol w:w="2489"/>
        <w:gridCol w:w="895"/>
        <w:tblGridChange w:id="747">
          <w:tblGrid>
            <w:gridCol w:w="1787"/>
            <w:gridCol w:w="214"/>
            <w:gridCol w:w="1511"/>
            <w:gridCol w:w="420"/>
            <w:gridCol w:w="1364"/>
            <w:gridCol w:w="633"/>
            <w:gridCol w:w="2389"/>
            <w:gridCol w:w="995"/>
          </w:tblGrid>
        </w:tblGridChange>
      </w:tblGrid>
      <w:tr w14:paraId="35379441">
        <w:trPr>
          <w:wAfter w:w="0" w:type="auto"/>
          <w:trHeight w:val="340" w:hRule="atLeast"/>
          <w:del w:id="748" w:author="W" w:date="2025-03-09T15:41:10Z"/>
          <w:trPrChange w:id="749" w:author="W" w:date="2025-03-09T15:39:55Z">
            <w:trPr>
              <w:gridAfter w:val="1"/>
              <w:wAfter w:w="995" w:type="dxa"/>
              <w:trHeight w:val="340" w:hRule="atLeast"/>
            </w:trPr>
          </w:trPrChange>
        </w:trPr>
        <w:tc>
          <w:tcPr>
            <w:tcW w:w="20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50"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295D59B8">
            <w:pPr>
              <w:keepNext w:val="0"/>
              <w:keepLines w:val="0"/>
              <w:widowControl/>
              <w:suppressLineNumbers w:val="0"/>
              <w:jc w:val="center"/>
              <w:textAlignment w:val="center"/>
              <w:rPr>
                <w:del w:id="751" w:author="W" w:date="2025-03-09T15:41:10Z"/>
                <w:rFonts w:hint="eastAsia" w:ascii="仿宋_GB2312" w:hAnsi="仿宋_GB2312" w:eastAsia="仿宋_GB2312" w:cs="仿宋_GB2312"/>
                <w:b/>
                <w:bCs/>
                <w:color w:val="0E0E0E"/>
                <w:kern w:val="0"/>
                <w:sz w:val="21"/>
                <w:szCs w:val="21"/>
                <w:lang w:val="en-US" w:eastAsia="zh-CN" w:bidi="ar"/>
              </w:rPr>
            </w:pPr>
            <w:del w:id="752" w:author="W" w:date="2025-03-09T15:41:10Z">
              <w:r>
                <w:rPr>
                  <w:rFonts w:hint="eastAsia" w:ascii="仿宋_GB2312" w:hAnsi="仿宋_GB2312" w:eastAsia="仿宋_GB2312" w:cs="仿宋_GB2312"/>
                  <w:b/>
                  <w:bCs/>
                  <w:color w:val="0E0E0E"/>
                  <w:kern w:val="0"/>
                  <w:sz w:val="21"/>
                  <w:szCs w:val="21"/>
                  <w:lang w:val="en-US" w:eastAsia="zh-CN" w:bidi="ar"/>
                </w:rPr>
                <w:delText>政策名称</w:delText>
              </w:r>
            </w:del>
          </w:p>
        </w:tc>
        <w:tc>
          <w:tcPr>
            <w:tcW w:w="193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53" w:author="W" w:date="2025-03-09T15:39:55Z">
              <w:tcPr>
                <w:tcW w:w="17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1B7225C">
            <w:pPr>
              <w:keepNext w:val="0"/>
              <w:keepLines w:val="0"/>
              <w:widowControl/>
              <w:suppressLineNumbers w:val="0"/>
              <w:jc w:val="center"/>
              <w:textAlignment w:val="center"/>
              <w:rPr>
                <w:del w:id="754" w:author="W" w:date="2025-03-09T15:41:10Z"/>
                <w:rFonts w:hint="eastAsia" w:ascii="仿宋_GB2312" w:hAnsi="仿宋_GB2312" w:eastAsia="仿宋_GB2312" w:cs="仿宋_GB2312"/>
                <w:b/>
                <w:bCs/>
                <w:color w:val="0E0E0E"/>
                <w:kern w:val="0"/>
                <w:sz w:val="21"/>
                <w:szCs w:val="21"/>
                <w:lang w:val="en-US" w:eastAsia="zh-CN" w:bidi="ar"/>
              </w:rPr>
            </w:pPr>
            <w:del w:id="755" w:author="W" w:date="2025-03-09T15:41:10Z">
              <w:r>
                <w:rPr>
                  <w:rFonts w:hint="eastAsia" w:ascii="仿宋_GB2312" w:hAnsi="仿宋_GB2312" w:eastAsia="仿宋_GB2312" w:cs="仿宋_GB2312"/>
                  <w:b/>
                  <w:bCs/>
                  <w:color w:val="0E0E0E"/>
                  <w:kern w:val="0"/>
                  <w:sz w:val="21"/>
                  <w:szCs w:val="21"/>
                  <w:lang w:val="en-US" w:eastAsia="zh-CN" w:bidi="ar"/>
                </w:rPr>
                <w:delText>发布时间</w:delText>
              </w:r>
            </w:del>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56" w:author="W" w:date="2025-03-09T15:39:55Z">
              <w:tcPr>
                <w:tcW w:w="17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747545DD">
            <w:pPr>
              <w:keepNext w:val="0"/>
              <w:keepLines w:val="0"/>
              <w:widowControl/>
              <w:suppressLineNumbers w:val="0"/>
              <w:jc w:val="center"/>
              <w:textAlignment w:val="center"/>
              <w:rPr>
                <w:del w:id="757" w:author="W" w:date="2025-03-09T15:41:10Z"/>
                <w:rFonts w:hint="eastAsia" w:ascii="仿宋_GB2312" w:hAnsi="仿宋_GB2312" w:eastAsia="仿宋_GB2312" w:cs="仿宋_GB2312"/>
                <w:b/>
                <w:bCs/>
                <w:color w:val="0E0E0E"/>
                <w:kern w:val="0"/>
                <w:sz w:val="21"/>
                <w:szCs w:val="21"/>
                <w:lang w:val="en-US" w:eastAsia="zh-CN" w:bidi="ar"/>
              </w:rPr>
            </w:pPr>
            <w:del w:id="758" w:author="W" w:date="2025-03-09T15:41:10Z">
              <w:r>
                <w:rPr>
                  <w:rFonts w:hint="eastAsia" w:ascii="仿宋_GB2312" w:hAnsi="仿宋_GB2312" w:eastAsia="仿宋_GB2312" w:cs="仿宋_GB2312"/>
                  <w:b/>
                  <w:bCs/>
                  <w:color w:val="0E0E0E"/>
                  <w:kern w:val="0"/>
                  <w:sz w:val="21"/>
                  <w:szCs w:val="21"/>
                  <w:lang w:val="en-US" w:eastAsia="zh-CN" w:bidi="ar"/>
                </w:rPr>
                <w:delText>发布主体</w:delText>
              </w:r>
            </w:del>
          </w:p>
        </w:tc>
        <w:tc>
          <w:tcPr>
            <w:tcW w:w="33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59" w:author="W" w:date="2025-03-09T15:39:55Z">
              <w:tcPr>
                <w:tcW w:w="302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EEF0E60">
            <w:pPr>
              <w:keepNext w:val="0"/>
              <w:keepLines w:val="0"/>
              <w:widowControl/>
              <w:suppressLineNumbers w:val="0"/>
              <w:jc w:val="center"/>
              <w:textAlignment w:val="center"/>
              <w:rPr>
                <w:del w:id="760" w:author="W" w:date="2025-03-09T15:41:10Z"/>
                <w:rFonts w:hint="eastAsia" w:ascii="仿宋_GB2312" w:hAnsi="仿宋_GB2312" w:eastAsia="仿宋_GB2312" w:cs="仿宋_GB2312"/>
                <w:b/>
                <w:bCs/>
                <w:color w:val="0E0E0E"/>
                <w:kern w:val="0"/>
                <w:sz w:val="21"/>
                <w:szCs w:val="21"/>
                <w:lang w:val="en-US" w:eastAsia="zh-CN" w:bidi="ar"/>
              </w:rPr>
            </w:pPr>
            <w:del w:id="761" w:author="W" w:date="2025-03-09T15:41:10Z">
              <w:r>
                <w:rPr>
                  <w:rFonts w:hint="eastAsia" w:ascii="仿宋_GB2312" w:hAnsi="仿宋_GB2312" w:eastAsia="仿宋_GB2312" w:cs="仿宋_GB2312"/>
                  <w:b/>
                  <w:bCs/>
                  <w:color w:val="0E0E0E"/>
                  <w:kern w:val="0"/>
                  <w:sz w:val="21"/>
                  <w:szCs w:val="21"/>
                  <w:lang w:val="en-US" w:eastAsia="zh-CN" w:bidi="ar"/>
                </w:rPr>
                <w:delText>主要内容</w:delText>
              </w:r>
            </w:del>
          </w:p>
        </w:tc>
      </w:tr>
      <w:tr w14:paraId="528C3B94">
        <w:trPr>
          <w:wAfter w:w="0" w:type="auto"/>
          <w:trHeight w:val="1360" w:hRule="atLeast"/>
          <w:del w:id="762" w:author="W" w:date="2025-03-09T15:41:10Z"/>
          <w:trPrChange w:id="763" w:author="W" w:date="2025-03-09T15:39:55Z">
            <w:trPr>
              <w:gridAfter w:val="1"/>
              <w:wAfter w:w="995" w:type="dxa"/>
              <w:trHeight w:val="1360" w:hRule="atLeast"/>
            </w:trPr>
          </w:trPrChange>
        </w:trPr>
        <w:tc>
          <w:tcPr>
            <w:tcW w:w="20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64"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31DF92B7">
            <w:pPr>
              <w:keepNext w:val="0"/>
              <w:keepLines w:val="0"/>
              <w:widowControl/>
              <w:suppressLineNumbers w:val="0"/>
              <w:jc w:val="center"/>
              <w:textAlignment w:val="center"/>
              <w:rPr>
                <w:del w:id="765" w:author="W" w:date="2025-03-09T15:41:10Z"/>
                <w:rFonts w:hint="eastAsia" w:ascii="仿宋_GB2312" w:hAnsi="仿宋_GB2312" w:eastAsia="仿宋_GB2312" w:cs="仿宋_GB2312"/>
                <w:color w:val="0E0E0E"/>
                <w:kern w:val="0"/>
                <w:sz w:val="21"/>
                <w:szCs w:val="21"/>
                <w:lang w:val="en-US" w:eastAsia="zh-CN" w:bidi="ar"/>
              </w:rPr>
            </w:pPr>
            <w:del w:id="766" w:author="W" w:date="2025-03-09T15:41:10Z">
              <w:r>
                <w:rPr>
                  <w:rFonts w:hint="eastAsia" w:ascii="仿宋_GB2312" w:hAnsi="仿宋_GB2312" w:eastAsia="仿宋_GB2312" w:cs="仿宋_GB2312"/>
                  <w:color w:val="0E0E0E"/>
                  <w:kern w:val="0"/>
                  <w:sz w:val="21"/>
                  <w:szCs w:val="21"/>
                  <w:lang w:val="en-US" w:eastAsia="zh-CN" w:bidi="ar"/>
                </w:rPr>
                <w:delText>《北京市生物医药产业发展规划（2020-2025年）》</w:delText>
              </w:r>
            </w:del>
          </w:p>
        </w:tc>
        <w:tc>
          <w:tcPr>
            <w:tcW w:w="193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67" w:author="W" w:date="2025-03-09T15:39:55Z">
              <w:tcPr>
                <w:tcW w:w="17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FEAE97A">
            <w:pPr>
              <w:keepNext w:val="0"/>
              <w:keepLines w:val="0"/>
              <w:widowControl/>
              <w:suppressLineNumbers w:val="0"/>
              <w:jc w:val="center"/>
              <w:textAlignment w:val="center"/>
              <w:rPr>
                <w:del w:id="768" w:author="W" w:date="2025-03-09T15:41:10Z"/>
                <w:rFonts w:hint="eastAsia" w:ascii="仿宋_GB2312" w:hAnsi="仿宋_GB2312" w:eastAsia="仿宋_GB2312" w:cs="仿宋_GB2312"/>
                <w:color w:val="0E0E0E"/>
                <w:kern w:val="0"/>
                <w:sz w:val="21"/>
                <w:szCs w:val="21"/>
                <w:lang w:val="en-US" w:eastAsia="zh-CN" w:bidi="ar"/>
              </w:rPr>
            </w:pPr>
            <w:del w:id="769" w:author="W" w:date="2025-03-09T15:41:10Z">
              <w:r>
                <w:rPr>
                  <w:rFonts w:hint="eastAsia" w:ascii="仿宋_GB2312" w:hAnsi="仿宋_GB2312" w:eastAsia="仿宋_GB2312" w:cs="仿宋_GB2312"/>
                  <w:color w:val="0E0E0E"/>
                  <w:kern w:val="0"/>
                  <w:sz w:val="21"/>
                  <w:szCs w:val="21"/>
                  <w:lang w:val="en-US" w:eastAsia="zh-CN" w:bidi="ar"/>
                </w:rPr>
                <w:delText>2020年</w:delText>
              </w:r>
            </w:del>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70" w:author="W" w:date="2025-03-09T15:39:55Z">
              <w:tcPr>
                <w:tcW w:w="17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E2F230F">
            <w:pPr>
              <w:keepNext w:val="0"/>
              <w:keepLines w:val="0"/>
              <w:widowControl/>
              <w:suppressLineNumbers w:val="0"/>
              <w:jc w:val="center"/>
              <w:textAlignment w:val="center"/>
              <w:rPr>
                <w:del w:id="771" w:author="W" w:date="2025-03-09T15:41:10Z"/>
                <w:rFonts w:hint="eastAsia" w:ascii="仿宋_GB2312" w:hAnsi="仿宋_GB2312" w:eastAsia="仿宋_GB2312" w:cs="仿宋_GB2312"/>
                <w:color w:val="0E0E0E"/>
                <w:kern w:val="0"/>
                <w:sz w:val="21"/>
                <w:szCs w:val="21"/>
                <w:lang w:val="en-US" w:eastAsia="zh-CN" w:bidi="ar"/>
              </w:rPr>
            </w:pPr>
            <w:del w:id="772" w:author="W" w:date="2025-03-09T15:41:10Z">
              <w:r>
                <w:rPr>
                  <w:rFonts w:hint="eastAsia" w:ascii="仿宋_GB2312" w:hAnsi="仿宋_GB2312" w:eastAsia="仿宋_GB2312" w:cs="仿宋_GB2312"/>
                  <w:color w:val="0E0E0E"/>
                  <w:kern w:val="0"/>
                  <w:sz w:val="21"/>
                  <w:szCs w:val="21"/>
                  <w:lang w:val="en-US" w:eastAsia="zh-CN" w:bidi="ar"/>
                </w:rPr>
                <w:delText>北京市人民政府</w:delText>
              </w:r>
            </w:del>
          </w:p>
        </w:tc>
        <w:tc>
          <w:tcPr>
            <w:tcW w:w="33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73" w:author="W" w:date="2025-03-09T15:39:55Z">
              <w:tcPr>
                <w:tcW w:w="302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15134EC">
            <w:pPr>
              <w:keepNext w:val="0"/>
              <w:keepLines w:val="0"/>
              <w:widowControl/>
              <w:suppressLineNumbers w:val="0"/>
              <w:jc w:val="left"/>
              <w:textAlignment w:val="center"/>
              <w:rPr>
                <w:del w:id="774" w:author="W" w:date="2025-03-09T15:41:10Z"/>
                <w:rFonts w:hint="eastAsia" w:ascii="仿宋_GB2312" w:hAnsi="仿宋_GB2312" w:eastAsia="仿宋_GB2312" w:cs="仿宋_GB2312"/>
                <w:color w:val="0E0E0E"/>
                <w:kern w:val="0"/>
                <w:sz w:val="21"/>
                <w:szCs w:val="21"/>
                <w:lang w:val="en-US" w:eastAsia="zh-CN" w:bidi="ar"/>
              </w:rPr>
            </w:pPr>
            <w:del w:id="775" w:author="W" w:date="2025-03-09T15:41:10Z">
              <w:r>
                <w:rPr>
                  <w:rFonts w:hint="eastAsia" w:ascii="仿宋_GB2312" w:hAnsi="仿宋_GB2312" w:eastAsia="仿宋_GB2312" w:cs="仿宋_GB2312"/>
                  <w:color w:val="0E0E0E"/>
                  <w:kern w:val="0"/>
                  <w:sz w:val="21"/>
                  <w:szCs w:val="21"/>
                  <w:lang w:val="en-US" w:eastAsia="zh-CN" w:bidi="ar"/>
                </w:rPr>
                <w:delText>提出加强创新药研发、市场准入和产业化，推动生物医药产业的高质量发展。</w:delText>
              </w:r>
            </w:del>
          </w:p>
        </w:tc>
      </w:tr>
      <w:tr w14:paraId="0D5A7273">
        <w:trPr>
          <w:wAfter w:w="0" w:type="auto"/>
          <w:trHeight w:val="2020" w:hRule="atLeast"/>
          <w:del w:id="776" w:author="W" w:date="2025-03-09T15:39:55Z"/>
          <w:trPrChange w:id="777" w:author="W" w:date="2025-03-09T15:39:55Z">
            <w:trPr>
              <w:gridAfter w:val="1"/>
              <w:wAfter w:w="995" w:type="dxa"/>
              <w:trHeight w:val="2020" w:hRule="atLeast"/>
            </w:trPr>
          </w:trPrChange>
        </w:trPr>
        <w:tc>
          <w:tcPr>
            <w:tcW w:w="20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78"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713C040">
            <w:pPr>
              <w:keepNext w:val="0"/>
              <w:keepLines w:val="0"/>
              <w:widowControl/>
              <w:suppressLineNumbers w:val="0"/>
              <w:jc w:val="center"/>
              <w:textAlignment w:val="center"/>
              <w:rPr>
                <w:del w:id="779" w:author="W" w:date="2025-03-09T15:39:55Z"/>
                <w:rFonts w:hint="eastAsia" w:ascii="仿宋_GB2312" w:hAnsi="仿宋_GB2312" w:eastAsia="仿宋_GB2312" w:cs="仿宋_GB2312"/>
                <w:color w:val="0E0E0E"/>
                <w:kern w:val="0"/>
                <w:sz w:val="21"/>
                <w:szCs w:val="21"/>
                <w:lang w:val="en-US" w:eastAsia="zh-CN" w:bidi="ar"/>
              </w:rPr>
            </w:pPr>
            <w:del w:id="780" w:author="W" w:date="2025-03-09T15:39:55Z">
              <w:r>
                <w:rPr>
                  <w:rFonts w:hint="eastAsia" w:ascii="仿宋_GB2312" w:hAnsi="仿宋_GB2312" w:eastAsia="仿宋_GB2312" w:cs="仿宋_GB2312"/>
                  <w:color w:val="0E0E0E"/>
                  <w:kern w:val="0"/>
                  <w:sz w:val="21"/>
                  <w:szCs w:val="21"/>
                  <w:lang w:val="en-US" w:eastAsia="zh-CN" w:bidi="ar"/>
                </w:rPr>
                <w:delText>《关于印发CHS-DRG付费新药新技术除外支付管理办法的通知（试行）》</w:delText>
              </w:r>
            </w:del>
          </w:p>
        </w:tc>
        <w:tc>
          <w:tcPr>
            <w:tcW w:w="193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81" w:author="W" w:date="2025-03-09T15:39:55Z">
              <w:tcPr>
                <w:tcW w:w="17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7660A9E">
            <w:pPr>
              <w:keepNext w:val="0"/>
              <w:keepLines w:val="0"/>
              <w:widowControl/>
              <w:suppressLineNumbers w:val="0"/>
              <w:jc w:val="center"/>
              <w:textAlignment w:val="center"/>
              <w:rPr>
                <w:del w:id="782" w:author="W" w:date="2025-03-09T15:39:55Z"/>
                <w:rFonts w:hint="eastAsia" w:ascii="仿宋_GB2312" w:hAnsi="仿宋_GB2312" w:eastAsia="仿宋_GB2312" w:cs="仿宋_GB2312"/>
                <w:color w:val="0E0E0E"/>
                <w:kern w:val="0"/>
                <w:sz w:val="21"/>
                <w:szCs w:val="21"/>
                <w:lang w:val="en-US" w:eastAsia="zh-CN" w:bidi="ar"/>
              </w:rPr>
            </w:pPr>
            <w:del w:id="783" w:author="W" w:date="2025-03-09T15:39:55Z">
              <w:r>
                <w:rPr>
                  <w:rFonts w:hint="eastAsia" w:ascii="仿宋_GB2312" w:hAnsi="仿宋_GB2312" w:eastAsia="仿宋_GB2312" w:cs="仿宋_GB2312"/>
                  <w:color w:val="0E0E0E"/>
                  <w:kern w:val="0"/>
                  <w:sz w:val="21"/>
                  <w:szCs w:val="21"/>
                  <w:lang w:val="en-US" w:eastAsia="zh-CN" w:bidi="ar"/>
                </w:rPr>
                <w:delText>2022年</w:delText>
              </w:r>
            </w:del>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84" w:author="W" w:date="2025-03-09T15:39:55Z">
              <w:tcPr>
                <w:tcW w:w="17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649CD2FA">
            <w:pPr>
              <w:keepNext w:val="0"/>
              <w:keepLines w:val="0"/>
              <w:widowControl/>
              <w:suppressLineNumbers w:val="0"/>
              <w:jc w:val="center"/>
              <w:textAlignment w:val="center"/>
              <w:rPr>
                <w:del w:id="785" w:author="W" w:date="2025-03-09T15:39:55Z"/>
                <w:rFonts w:hint="eastAsia" w:ascii="仿宋_GB2312" w:hAnsi="仿宋_GB2312" w:eastAsia="仿宋_GB2312" w:cs="仿宋_GB2312"/>
                <w:color w:val="0E0E0E"/>
                <w:kern w:val="0"/>
                <w:sz w:val="21"/>
                <w:szCs w:val="21"/>
                <w:lang w:val="en-US" w:eastAsia="zh-CN" w:bidi="ar"/>
              </w:rPr>
            </w:pPr>
            <w:del w:id="786" w:author="W" w:date="2025-03-09T15:39:55Z">
              <w:r>
                <w:rPr>
                  <w:rFonts w:hint="eastAsia" w:ascii="仿宋_GB2312" w:hAnsi="仿宋_GB2312" w:eastAsia="仿宋_GB2312" w:cs="仿宋_GB2312"/>
                  <w:color w:val="0E0E0E"/>
                  <w:kern w:val="0"/>
                  <w:sz w:val="21"/>
                  <w:szCs w:val="21"/>
                  <w:lang w:val="en-US" w:eastAsia="zh-CN" w:bidi="ar"/>
                </w:rPr>
                <w:delText>北京市医疗保障局</w:delText>
              </w:r>
            </w:del>
          </w:p>
        </w:tc>
        <w:tc>
          <w:tcPr>
            <w:tcW w:w="33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87" w:author="W" w:date="2025-03-09T15:39:55Z">
              <w:tcPr>
                <w:tcW w:w="302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D1788CF">
            <w:pPr>
              <w:keepNext w:val="0"/>
              <w:keepLines w:val="0"/>
              <w:widowControl/>
              <w:suppressLineNumbers w:val="0"/>
              <w:jc w:val="left"/>
              <w:textAlignment w:val="center"/>
              <w:rPr>
                <w:del w:id="788" w:author="W" w:date="2025-03-09T15:39:55Z"/>
                <w:rFonts w:hint="eastAsia" w:ascii="仿宋_GB2312" w:hAnsi="仿宋_GB2312" w:eastAsia="仿宋_GB2312" w:cs="仿宋_GB2312"/>
                <w:color w:val="0E0E0E"/>
                <w:kern w:val="0"/>
                <w:sz w:val="21"/>
                <w:szCs w:val="21"/>
                <w:lang w:val="en-US" w:eastAsia="zh-CN" w:bidi="ar"/>
              </w:rPr>
            </w:pPr>
            <w:del w:id="789" w:author="W" w:date="2025-03-09T15:39:55Z">
              <w:r>
                <w:rPr>
                  <w:rFonts w:hint="eastAsia" w:ascii="仿宋_GB2312" w:hAnsi="仿宋_GB2312" w:eastAsia="仿宋_GB2312" w:cs="仿宋_GB2312"/>
                  <w:color w:val="0E0E0E"/>
                  <w:kern w:val="0"/>
                  <w:sz w:val="21"/>
                  <w:szCs w:val="21"/>
                  <w:lang w:val="en-US" w:eastAsia="zh-CN" w:bidi="ar"/>
                </w:rPr>
                <w:delText>通过试行CHS-DRG付费方式，为创新药物的医保支付提供灵活机制。</w:delText>
              </w:r>
            </w:del>
          </w:p>
        </w:tc>
      </w:tr>
      <w:tr w14:paraId="1E1DACDB">
        <w:trPr>
          <w:wAfter w:w="0" w:type="auto"/>
          <w:trHeight w:val="1360" w:hRule="atLeast"/>
          <w:del w:id="790" w:author="W" w:date="2025-03-09T15:39:59Z"/>
          <w:trPrChange w:id="791" w:author="W" w:date="2025-03-09T15:39:55Z">
            <w:trPr>
              <w:gridAfter w:val="1"/>
              <w:wAfter w:w="995" w:type="dxa"/>
              <w:trHeight w:val="1360" w:hRule="atLeast"/>
            </w:trPr>
          </w:trPrChange>
        </w:trPr>
        <w:tc>
          <w:tcPr>
            <w:tcW w:w="20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92"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6248D666">
            <w:pPr>
              <w:keepNext w:val="0"/>
              <w:keepLines w:val="0"/>
              <w:widowControl/>
              <w:suppressLineNumbers w:val="0"/>
              <w:jc w:val="center"/>
              <w:textAlignment w:val="center"/>
              <w:rPr>
                <w:del w:id="793" w:author="W" w:date="2025-03-09T15:39:59Z"/>
                <w:rFonts w:hint="eastAsia" w:ascii="仿宋_GB2312" w:hAnsi="仿宋_GB2312" w:eastAsia="仿宋_GB2312" w:cs="仿宋_GB2312"/>
                <w:color w:val="0E0E0E"/>
                <w:kern w:val="0"/>
                <w:sz w:val="21"/>
                <w:szCs w:val="21"/>
                <w:lang w:val="en-US" w:eastAsia="zh-CN" w:bidi="ar"/>
              </w:rPr>
            </w:pPr>
            <w:del w:id="794" w:author="W" w:date="2025-03-09T15:39:59Z">
              <w:r>
                <w:rPr>
                  <w:rFonts w:hint="eastAsia" w:ascii="仿宋_GB2312" w:hAnsi="仿宋_GB2312" w:eastAsia="仿宋_GB2312" w:cs="仿宋_GB2312"/>
                  <w:color w:val="0E0E0E"/>
                  <w:kern w:val="0"/>
                  <w:sz w:val="21"/>
                  <w:szCs w:val="21"/>
                  <w:lang w:val="en-US" w:eastAsia="zh-CN" w:bidi="ar"/>
                </w:rPr>
                <w:delText>《北京市医疗保障条例》</w:delText>
              </w:r>
            </w:del>
          </w:p>
        </w:tc>
        <w:tc>
          <w:tcPr>
            <w:tcW w:w="193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95" w:author="W" w:date="2025-03-09T15:39:55Z">
              <w:tcPr>
                <w:tcW w:w="17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4CD5CD37">
            <w:pPr>
              <w:keepNext w:val="0"/>
              <w:keepLines w:val="0"/>
              <w:widowControl/>
              <w:suppressLineNumbers w:val="0"/>
              <w:jc w:val="center"/>
              <w:textAlignment w:val="center"/>
              <w:rPr>
                <w:del w:id="796" w:author="W" w:date="2025-03-09T15:39:59Z"/>
                <w:rFonts w:hint="eastAsia" w:ascii="仿宋_GB2312" w:hAnsi="仿宋_GB2312" w:eastAsia="仿宋_GB2312" w:cs="仿宋_GB2312"/>
                <w:color w:val="0E0E0E"/>
                <w:kern w:val="0"/>
                <w:sz w:val="21"/>
                <w:szCs w:val="21"/>
                <w:lang w:val="en-US" w:eastAsia="zh-CN" w:bidi="ar"/>
              </w:rPr>
            </w:pPr>
            <w:del w:id="797" w:author="W" w:date="2025-03-09T15:39:59Z">
              <w:r>
                <w:rPr>
                  <w:rFonts w:hint="eastAsia" w:ascii="仿宋_GB2312" w:hAnsi="仿宋_GB2312" w:eastAsia="仿宋_GB2312" w:cs="仿宋_GB2312"/>
                  <w:color w:val="0E0E0E"/>
                  <w:kern w:val="0"/>
                  <w:sz w:val="21"/>
                  <w:szCs w:val="21"/>
                  <w:lang w:val="en-US" w:eastAsia="zh-CN" w:bidi="ar"/>
                </w:rPr>
                <w:delText>2024年</w:delText>
              </w:r>
            </w:del>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798" w:author="W" w:date="2025-03-09T15:39:55Z">
              <w:tcPr>
                <w:tcW w:w="17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369F2EA">
            <w:pPr>
              <w:keepNext w:val="0"/>
              <w:keepLines w:val="0"/>
              <w:widowControl/>
              <w:suppressLineNumbers w:val="0"/>
              <w:jc w:val="center"/>
              <w:textAlignment w:val="center"/>
              <w:rPr>
                <w:del w:id="799" w:author="W" w:date="2025-03-09T15:39:59Z"/>
                <w:rFonts w:hint="eastAsia" w:ascii="仿宋_GB2312" w:hAnsi="仿宋_GB2312" w:eastAsia="仿宋_GB2312" w:cs="仿宋_GB2312"/>
                <w:color w:val="0E0E0E"/>
                <w:kern w:val="0"/>
                <w:sz w:val="21"/>
                <w:szCs w:val="21"/>
                <w:lang w:val="en-US" w:eastAsia="zh-CN" w:bidi="ar"/>
              </w:rPr>
            </w:pPr>
            <w:del w:id="800" w:author="W" w:date="2025-03-09T15:39:59Z">
              <w:r>
                <w:rPr>
                  <w:rFonts w:hint="eastAsia" w:ascii="仿宋_GB2312" w:hAnsi="仿宋_GB2312" w:eastAsia="仿宋_GB2312" w:cs="仿宋_GB2312"/>
                  <w:color w:val="0E0E0E"/>
                  <w:kern w:val="0"/>
                  <w:sz w:val="21"/>
                  <w:szCs w:val="21"/>
                  <w:lang w:val="en-US" w:eastAsia="zh-CN" w:bidi="ar"/>
                </w:rPr>
                <w:delText>北京市人民代表大会常务委员会</w:delText>
              </w:r>
            </w:del>
          </w:p>
        </w:tc>
        <w:tc>
          <w:tcPr>
            <w:tcW w:w="33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01" w:author="W" w:date="2025-03-09T15:39:55Z">
              <w:tcPr>
                <w:tcW w:w="302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1DFDF6A7">
            <w:pPr>
              <w:keepNext w:val="0"/>
              <w:keepLines w:val="0"/>
              <w:widowControl/>
              <w:suppressLineNumbers w:val="0"/>
              <w:jc w:val="left"/>
              <w:textAlignment w:val="center"/>
              <w:rPr>
                <w:del w:id="802" w:author="W" w:date="2025-03-09T15:39:59Z"/>
                <w:rFonts w:hint="eastAsia" w:ascii="仿宋_GB2312" w:hAnsi="仿宋_GB2312" w:eastAsia="仿宋_GB2312" w:cs="仿宋_GB2312"/>
                <w:color w:val="0E0E0E"/>
                <w:kern w:val="0"/>
                <w:sz w:val="21"/>
                <w:szCs w:val="21"/>
                <w:lang w:val="en-US" w:eastAsia="zh-CN" w:bidi="ar"/>
              </w:rPr>
            </w:pPr>
            <w:del w:id="803" w:author="W" w:date="2025-03-09T15:39:59Z">
              <w:r>
                <w:rPr>
                  <w:rFonts w:hint="eastAsia" w:ascii="仿宋_GB2312" w:hAnsi="仿宋_GB2312" w:eastAsia="仿宋_GB2312" w:cs="仿宋_GB2312"/>
                  <w:color w:val="0E0E0E"/>
                  <w:kern w:val="0"/>
                  <w:sz w:val="21"/>
                  <w:szCs w:val="21"/>
                  <w:lang w:val="en-US" w:eastAsia="zh-CN" w:bidi="ar"/>
                </w:rPr>
                <w:delText>旨在规范医疗保障关系，建设多层次医疗保障体系，为创新药物提供更灵活的医保支付准入。</w:delText>
              </w:r>
            </w:del>
          </w:p>
        </w:tc>
      </w:tr>
      <w:tr w14:paraId="03A1463C">
        <w:trPr>
          <w:wAfter w:w="0" w:type="auto"/>
          <w:trHeight w:val="1680" w:hRule="atLeast"/>
          <w:del w:id="804" w:author="W" w:date="2025-03-09T15:40:11Z"/>
          <w:trPrChange w:id="805" w:author="W" w:date="2025-03-09T15:39:55Z">
            <w:trPr>
              <w:gridAfter w:val="1"/>
              <w:wAfter w:w="995" w:type="dxa"/>
              <w:trHeight w:val="1680" w:hRule="atLeast"/>
            </w:trPr>
          </w:trPrChange>
        </w:trPr>
        <w:tc>
          <w:tcPr>
            <w:tcW w:w="20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06" w:author="W" w:date="2025-03-09T15:39:55Z">
              <w:tcPr>
                <w:tcW w:w="1787" w:type="dxa"/>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7E5CBCAD">
            <w:pPr>
              <w:keepNext w:val="0"/>
              <w:keepLines w:val="0"/>
              <w:widowControl/>
              <w:suppressLineNumbers w:val="0"/>
              <w:jc w:val="center"/>
              <w:textAlignment w:val="center"/>
              <w:rPr>
                <w:del w:id="807" w:author="W" w:date="2025-03-09T15:40:11Z"/>
                <w:rFonts w:hint="eastAsia" w:ascii="仿宋_GB2312" w:hAnsi="仿宋_GB2312" w:eastAsia="仿宋_GB2312" w:cs="仿宋_GB2312"/>
                <w:color w:val="0E0E0E"/>
                <w:kern w:val="0"/>
                <w:sz w:val="21"/>
                <w:szCs w:val="21"/>
                <w:lang w:val="en-US" w:eastAsia="zh-CN" w:bidi="ar"/>
              </w:rPr>
            </w:pPr>
            <w:del w:id="808" w:author="W" w:date="2025-03-09T15:40:11Z">
              <w:r>
                <w:rPr>
                  <w:rFonts w:hint="eastAsia" w:ascii="仿宋_GB2312" w:hAnsi="仿宋_GB2312" w:eastAsia="仿宋_GB2312" w:cs="仿宋_GB2312"/>
                  <w:color w:val="0E0E0E"/>
                  <w:kern w:val="0"/>
                  <w:sz w:val="21"/>
                  <w:szCs w:val="21"/>
                  <w:lang w:val="en-US" w:eastAsia="zh-CN" w:bidi="ar"/>
                </w:rPr>
                <w:delText>《北京市支持创新医药高质量发展若干措施（2024年）》</w:delText>
              </w:r>
            </w:del>
          </w:p>
        </w:tc>
        <w:tc>
          <w:tcPr>
            <w:tcW w:w="193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09" w:author="W" w:date="2025-03-09T15:39:55Z">
              <w:tcPr>
                <w:tcW w:w="172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5DDA563C">
            <w:pPr>
              <w:keepNext w:val="0"/>
              <w:keepLines w:val="0"/>
              <w:widowControl/>
              <w:suppressLineNumbers w:val="0"/>
              <w:jc w:val="center"/>
              <w:textAlignment w:val="center"/>
              <w:rPr>
                <w:del w:id="810" w:author="W" w:date="2025-03-09T15:40:11Z"/>
                <w:rFonts w:hint="eastAsia" w:ascii="仿宋_GB2312" w:hAnsi="仿宋_GB2312" w:eastAsia="仿宋_GB2312" w:cs="仿宋_GB2312"/>
                <w:color w:val="0E0E0E"/>
                <w:kern w:val="0"/>
                <w:sz w:val="21"/>
                <w:szCs w:val="21"/>
                <w:lang w:val="en-US" w:eastAsia="zh-CN" w:bidi="ar"/>
              </w:rPr>
            </w:pPr>
            <w:del w:id="811" w:author="W" w:date="2025-03-09T15:40:11Z">
              <w:r>
                <w:rPr>
                  <w:rFonts w:hint="eastAsia" w:ascii="仿宋_GB2312" w:hAnsi="仿宋_GB2312" w:eastAsia="仿宋_GB2312" w:cs="仿宋_GB2312"/>
                  <w:color w:val="0E0E0E"/>
                  <w:kern w:val="0"/>
                  <w:sz w:val="21"/>
                  <w:szCs w:val="21"/>
                  <w:lang w:val="en-US" w:eastAsia="zh-CN" w:bidi="ar"/>
                </w:rPr>
                <w:delText>2024年</w:delText>
              </w:r>
            </w:del>
          </w:p>
        </w:tc>
        <w:tc>
          <w:tcPr>
            <w:tcW w:w="199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12" w:author="W" w:date="2025-03-09T15:39:55Z">
              <w:tcPr>
                <w:tcW w:w="17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27E84DE6">
            <w:pPr>
              <w:keepNext w:val="0"/>
              <w:keepLines w:val="0"/>
              <w:widowControl/>
              <w:suppressLineNumbers w:val="0"/>
              <w:jc w:val="center"/>
              <w:textAlignment w:val="center"/>
              <w:rPr>
                <w:del w:id="813" w:author="W" w:date="2025-03-09T15:40:11Z"/>
                <w:rFonts w:hint="eastAsia" w:ascii="仿宋_GB2312" w:hAnsi="仿宋_GB2312" w:eastAsia="仿宋_GB2312" w:cs="仿宋_GB2312"/>
                <w:color w:val="0E0E0E"/>
                <w:kern w:val="0"/>
                <w:sz w:val="21"/>
                <w:szCs w:val="21"/>
                <w:lang w:val="en-US" w:eastAsia="zh-CN" w:bidi="ar"/>
              </w:rPr>
            </w:pPr>
            <w:del w:id="814" w:author="W" w:date="2025-03-09T15:40:11Z">
              <w:r>
                <w:rPr>
                  <w:rFonts w:hint="eastAsia" w:ascii="仿宋_GB2312" w:hAnsi="仿宋_GB2312" w:eastAsia="仿宋_GB2312" w:cs="仿宋_GB2312"/>
                  <w:color w:val="0E0E0E"/>
                  <w:kern w:val="0"/>
                  <w:sz w:val="21"/>
                  <w:szCs w:val="21"/>
                  <w:lang w:val="en-US" w:eastAsia="zh-CN" w:bidi="ar"/>
                </w:rPr>
                <w:delText>北京市医疗保障局等九部门</w:delText>
              </w:r>
            </w:del>
          </w:p>
        </w:tc>
        <w:tc>
          <w:tcPr>
            <w:tcW w:w="338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15" w:author="W" w:date="2025-03-09T15:39:55Z">
              <w:tcPr>
                <w:tcW w:w="3022"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tcPrChange>
          </w:tcPr>
          <w:p w14:paraId="3A17AC47">
            <w:pPr>
              <w:keepNext w:val="0"/>
              <w:keepLines w:val="0"/>
              <w:widowControl/>
              <w:suppressLineNumbers w:val="0"/>
              <w:jc w:val="left"/>
              <w:textAlignment w:val="center"/>
              <w:rPr>
                <w:del w:id="816" w:author="W" w:date="2025-03-09T15:40:11Z"/>
                <w:rFonts w:hint="eastAsia" w:ascii="仿宋_GB2312" w:hAnsi="仿宋_GB2312" w:eastAsia="仿宋_GB2312" w:cs="仿宋_GB2312"/>
                <w:color w:val="0E0E0E"/>
                <w:kern w:val="0"/>
                <w:sz w:val="21"/>
                <w:szCs w:val="21"/>
                <w:lang w:val="en-US" w:eastAsia="zh-CN" w:bidi="ar"/>
              </w:rPr>
            </w:pPr>
            <w:del w:id="817" w:author="W" w:date="2025-03-09T15:40:11Z">
              <w:r>
                <w:rPr>
                  <w:rFonts w:hint="eastAsia" w:ascii="仿宋_GB2312" w:hAnsi="仿宋_GB2312" w:eastAsia="仿宋_GB2312" w:cs="仿宋_GB2312"/>
                  <w:color w:val="0E0E0E"/>
                  <w:kern w:val="0"/>
                  <w:sz w:val="21"/>
                  <w:szCs w:val="21"/>
                  <w:lang w:val="en-US" w:eastAsia="zh-CN" w:bidi="ar"/>
                </w:rPr>
                <w:delText>提升创新医药研发质效，优化创新药审评审批，促进创新药产业化和临床应用。</w:delText>
              </w:r>
            </w:del>
          </w:p>
        </w:tc>
      </w:tr>
      <w:tr w14:paraId="3BFD0767">
        <w:trPr>
          <w:gridAfter w:val="1"/>
          <w:wAfter w:w="895" w:type="dxa"/>
          <w:trHeight w:val="630" w:hRule="atLeast"/>
          <w:ins w:id="818" w:author="W" w:date="2025-03-09T15:39:20Z"/>
          <w:trPrChange w:id="819" w:author="W" w:date="2025-03-09T15:40:39Z">
            <w:trPr>
              <w:trHeight w:val="34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20"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30B7E0D4">
            <w:pPr>
              <w:keepNext w:val="0"/>
              <w:keepLines w:val="0"/>
              <w:widowControl/>
              <w:suppressLineNumbers w:val="0"/>
              <w:jc w:val="center"/>
              <w:textAlignment w:val="center"/>
              <w:rPr>
                <w:ins w:id="821" w:author="W" w:date="2025-03-09T15:39:20Z"/>
                <w:rFonts w:hint="eastAsia"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政策名称</w:t>
            </w:r>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22"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7C422A8D">
            <w:pPr>
              <w:keepNext w:val="0"/>
              <w:keepLines w:val="0"/>
              <w:widowControl/>
              <w:suppressLineNumbers w:val="0"/>
              <w:jc w:val="center"/>
              <w:textAlignment w:val="center"/>
              <w:rPr>
                <w:ins w:id="823"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发布时间</w:t>
            </w:r>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24"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6E708E3E">
            <w:pPr>
              <w:keepNext w:val="0"/>
              <w:keepLines w:val="0"/>
              <w:widowControl/>
              <w:suppressLineNumbers w:val="0"/>
              <w:jc w:val="center"/>
              <w:textAlignment w:val="center"/>
              <w:rPr>
                <w:ins w:id="825"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发布主体</w:t>
            </w:r>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26"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12BE786E">
            <w:pPr>
              <w:keepNext w:val="0"/>
              <w:keepLines w:val="0"/>
              <w:widowControl/>
              <w:suppressLineNumbers w:val="0"/>
              <w:jc w:val="center"/>
              <w:textAlignment w:val="center"/>
              <w:rPr>
                <w:ins w:id="827" w:author="W" w:date="2025-03-09T15:39:20Z"/>
                <w:rFonts w:hint="default" w:ascii="仿宋_GB2312" w:hAnsi="仿宋_GB2312" w:eastAsia="仿宋_GB2312" w:cs="仿宋_GB2312"/>
                <w:b/>
                <w:bCs/>
                <w:color w:val="0E0E0E"/>
                <w:kern w:val="0"/>
                <w:sz w:val="21"/>
                <w:szCs w:val="21"/>
                <w:lang w:val="en-US" w:eastAsia="zh-CN" w:bidi="ar"/>
              </w:rPr>
            </w:pPr>
            <w:r>
              <w:rPr>
                <w:rFonts w:hint="eastAsia" w:ascii="仿宋_GB2312" w:hAnsi="仿宋_GB2312" w:eastAsia="仿宋_GB2312" w:cs="仿宋_GB2312"/>
                <w:b/>
                <w:bCs/>
                <w:color w:val="0E0E0E"/>
                <w:kern w:val="0"/>
                <w:sz w:val="21"/>
                <w:szCs w:val="21"/>
                <w:lang w:val="en-US" w:eastAsia="zh-CN" w:bidi="ar"/>
              </w:rPr>
              <w:t>主要内容</w:t>
            </w:r>
          </w:p>
        </w:tc>
      </w:tr>
      <w:tr w14:paraId="5875E3F3">
        <w:trPr>
          <w:gridAfter w:val="1"/>
          <w:wAfter w:w="895" w:type="dxa"/>
          <w:trHeight w:val="1262" w:hRule="atLeast"/>
          <w:ins w:id="828" w:author="W" w:date="2025-03-09T15:39:20Z"/>
          <w:trPrChange w:id="829" w:author="W" w:date="2025-03-09T15:40:39Z">
            <w:trPr>
              <w:trHeight w:val="12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30"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5C9C45C6">
            <w:pPr>
              <w:keepNext w:val="0"/>
              <w:keepLines w:val="0"/>
              <w:widowControl/>
              <w:suppressLineNumbers w:val="0"/>
              <w:jc w:val="center"/>
              <w:textAlignment w:val="center"/>
              <w:rPr>
                <w:ins w:id="831" w:author="W" w:date="2025-03-09T15:39:20Z"/>
                <w:rFonts w:hint="default" w:ascii="仿宋_GB2312" w:hAnsi="宋体" w:eastAsia="仿宋_GB2312" w:cs="仿宋_GB2312"/>
                <w:i w:val="0"/>
                <w:iCs w:val="0"/>
                <w:color w:val="060607"/>
                <w:sz w:val="21"/>
                <w:szCs w:val="21"/>
                <w:u w:val="none"/>
              </w:rPr>
            </w:pPr>
            <w:ins w:id="832" w:author="W" w:date="2025-03-09T15:39:20Z">
              <w:r>
                <w:rPr>
                  <w:rFonts w:hint="default" w:ascii="仿宋_GB2312" w:hAnsi="宋体" w:eastAsia="仿宋_GB2312" w:cs="仿宋_GB2312"/>
                  <w:i w:val="0"/>
                  <w:iCs w:val="0"/>
                  <w:color w:val="060607"/>
                  <w:kern w:val="0"/>
                  <w:sz w:val="21"/>
                  <w:szCs w:val="21"/>
                  <w:u w:val="none"/>
                  <w:lang w:val="en-US" w:eastAsia="zh-CN" w:bidi="ar"/>
                </w:rPr>
                <w:t>《北京市生物医药产业发展规划（2020-2025年）》</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33"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64335801">
            <w:pPr>
              <w:keepNext w:val="0"/>
              <w:keepLines w:val="0"/>
              <w:widowControl/>
              <w:suppressLineNumbers w:val="0"/>
              <w:jc w:val="center"/>
              <w:textAlignment w:val="center"/>
              <w:rPr>
                <w:ins w:id="834" w:author="W" w:date="2025-03-09T15:39:20Z"/>
                <w:rFonts w:hint="default" w:ascii="仿宋_GB2312" w:hAnsi="宋体" w:eastAsia="仿宋_GB2312" w:cs="仿宋_GB2312"/>
                <w:i w:val="0"/>
                <w:iCs w:val="0"/>
                <w:color w:val="060607"/>
                <w:sz w:val="21"/>
                <w:szCs w:val="21"/>
                <w:u w:val="none"/>
              </w:rPr>
            </w:pPr>
            <w:ins w:id="835" w:author="W" w:date="2025-03-09T15:39:20Z">
              <w:r>
                <w:rPr>
                  <w:rFonts w:hint="default" w:ascii="仿宋_GB2312" w:hAnsi="宋体" w:eastAsia="仿宋_GB2312" w:cs="仿宋_GB2312"/>
                  <w:i w:val="0"/>
                  <w:iCs w:val="0"/>
                  <w:color w:val="060607"/>
                  <w:kern w:val="0"/>
                  <w:sz w:val="21"/>
                  <w:szCs w:val="21"/>
                  <w:u w:val="none"/>
                  <w:lang w:val="en-US" w:eastAsia="zh-CN" w:bidi="ar"/>
                </w:rPr>
                <w:t>2020年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36"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07CEF803">
            <w:pPr>
              <w:keepNext w:val="0"/>
              <w:keepLines w:val="0"/>
              <w:widowControl/>
              <w:suppressLineNumbers w:val="0"/>
              <w:jc w:val="center"/>
              <w:textAlignment w:val="center"/>
              <w:rPr>
                <w:ins w:id="837" w:author="W" w:date="2025-03-09T15:39:20Z"/>
                <w:rFonts w:hint="default" w:ascii="仿宋_GB2312" w:hAnsi="宋体" w:eastAsia="仿宋_GB2312" w:cs="仿宋_GB2312"/>
                <w:i w:val="0"/>
                <w:iCs w:val="0"/>
                <w:color w:val="060607"/>
                <w:sz w:val="21"/>
                <w:szCs w:val="21"/>
                <w:u w:val="none"/>
              </w:rPr>
            </w:pPr>
            <w:ins w:id="838" w:author="W" w:date="2025-03-09T15:39:20Z">
              <w:r>
                <w:rPr>
                  <w:rFonts w:hint="default" w:ascii="仿宋_GB2312" w:hAnsi="宋体" w:eastAsia="仿宋_GB2312" w:cs="仿宋_GB2312"/>
                  <w:i w:val="0"/>
                  <w:iCs w:val="0"/>
                  <w:color w:val="060607"/>
                  <w:kern w:val="0"/>
                  <w:sz w:val="21"/>
                  <w:szCs w:val="21"/>
                  <w:u w:val="none"/>
                  <w:lang w:val="en-US" w:eastAsia="zh-CN" w:bidi="ar"/>
                </w:rPr>
                <w:t>北京市人民政府</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39"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47059AB0">
            <w:pPr>
              <w:keepNext w:val="0"/>
              <w:keepLines w:val="0"/>
              <w:widowControl/>
              <w:suppressLineNumbers w:val="0"/>
              <w:jc w:val="center"/>
              <w:textAlignment w:val="center"/>
              <w:rPr>
                <w:ins w:id="840" w:author="W" w:date="2025-03-09T15:39:20Z"/>
                <w:rFonts w:hint="default" w:ascii="仿宋_GB2312" w:hAnsi="宋体" w:eastAsia="仿宋_GB2312" w:cs="仿宋_GB2312"/>
                <w:i w:val="0"/>
                <w:iCs w:val="0"/>
                <w:color w:val="060607"/>
                <w:sz w:val="21"/>
                <w:szCs w:val="21"/>
                <w:u w:val="none"/>
              </w:rPr>
            </w:pPr>
            <w:ins w:id="841" w:author="W" w:date="2025-03-09T15:39:20Z">
              <w:r>
                <w:rPr>
                  <w:rFonts w:hint="default" w:ascii="仿宋_GB2312" w:hAnsi="宋体" w:eastAsia="仿宋_GB2312" w:cs="仿宋_GB2312"/>
                  <w:i w:val="0"/>
                  <w:iCs w:val="0"/>
                  <w:color w:val="060607"/>
                  <w:kern w:val="0"/>
                  <w:sz w:val="21"/>
                  <w:szCs w:val="21"/>
                  <w:u w:val="none"/>
                  <w:lang w:val="en-US" w:eastAsia="zh-CN" w:bidi="ar"/>
                </w:rPr>
                <w:t>提出加强创新药研发、市场准入和产业化，推动生物医药产业的高质量发展。</w:t>
              </w:r>
            </w:ins>
          </w:p>
        </w:tc>
      </w:tr>
      <w:tr w14:paraId="62EFC153">
        <w:trPr>
          <w:gridAfter w:val="1"/>
          <w:wAfter w:w="895" w:type="dxa"/>
          <w:trHeight w:val="1878" w:hRule="atLeast"/>
          <w:ins w:id="842" w:author="W" w:date="2025-03-09T15:39:20Z"/>
          <w:trPrChange w:id="843" w:author="W" w:date="2025-03-09T15:40:39Z">
            <w:trPr>
              <w:trHeight w:val="188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44"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7D8EDE6A">
            <w:pPr>
              <w:keepNext w:val="0"/>
              <w:keepLines w:val="0"/>
              <w:widowControl/>
              <w:suppressLineNumbers w:val="0"/>
              <w:jc w:val="center"/>
              <w:textAlignment w:val="center"/>
              <w:rPr>
                <w:ins w:id="845" w:author="W" w:date="2025-03-09T15:39:20Z"/>
                <w:rFonts w:hint="default" w:ascii="仿宋_GB2312" w:hAnsi="宋体" w:eastAsia="仿宋_GB2312" w:cs="仿宋_GB2312"/>
                <w:i w:val="0"/>
                <w:iCs w:val="0"/>
                <w:color w:val="060607"/>
                <w:sz w:val="21"/>
                <w:szCs w:val="21"/>
                <w:u w:val="none"/>
              </w:rPr>
            </w:pPr>
            <w:ins w:id="846" w:author="W" w:date="2025-03-09T15:39:20Z">
              <w:r>
                <w:rPr>
                  <w:rFonts w:hint="default" w:ascii="仿宋_GB2312" w:hAnsi="宋体" w:eastAsia="仿宋_GB2312" w:cs="仿宋_GB2312"/>
                  <w:i w:val="0"/>
                  <w:iCs w:val="0"/>
                  <w:color w:val="060607"/>
                  <w:kern w:val="0"/>
                  <w:sz w:val="21"/>
                  <w:szCs w:val="21"/>
                  <w:u w:val="none"/>
                  <w:lang w:val="en-US" w:eastAsia="zh-CN" w:bidi="ar"/>
                </w:rPr>
                <w:t>《关于印发CHS-DRG付费新药新技术除外支付管理办法的通知（试行）》</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47"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181015CA">
            <w:pPr>
              <w:keepNext w:val="0"/>
              <w:keepLines w:val="0"/>
              <w:widowControl/>
              <w:suppressLineNumbers w:val="0"/>
              <w:jc w:val="center"/>
              <w:textAlignment w:val="center"/>
              <w:rPr>
                <w:ins w:id="848" w:author="W" w:date="2025-03-09T15:39:20Z"/>
                <w:rFonts w:hint="default" w:ascii="仿宋_GB2312" w:hAnsi="宋体" w:eastAsia="仿宋_GB2312" w:cs="仿宋_GB2312"/>
                <w:i w:val="0"/>
                <w:iCs w:val="0"/>
                <w:color w:val="060607"/>
                <w:sz w:val="21"/>
                <w:szCs w:val="21"/>
                <w:u w:val="none"/>
              </w:rPr>
            </w:pPr>
            <w:ins w:id="849" w:author="W" w:date="2025-03-09T15:39:20Z">
              <w:r>
                <w:rPr>
                  <w:rFonts w:hint="default" w:ascii="仿宋_GB2312" w:hAnsi="宋体" w:eastAsia="仿宋_GB2312" w:cs="仿宋_GB2312"/>
                  <w:i w:val="0"/>
                  <w:iCs w:val="0"/>
                  <w:color w:val="060607"/>
                  <w:kern w:val="0"/>
                  <w:sz w:val="21"/>
                  <w:szCs w:val="21"/>
                  <w:u w:val="none"/>
                  <w:lang w:val="en-US" w:eastAsia="zh-CN" w:bidi="ar"/>
                </w:rPr>
                <w:t>2022年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50"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6ED7279E">
            <w:pPr>
              <w:keepNext w:val="0"/>
              <w:keepLines w:val="0"/>
              <w:widowControl/>
              <w:suppressLineNumbers w:val="0"/>
              <w:jc w:val="center"/>
              <w:textAlignment w:val="center"/>
              <w:rPr>
                <w:ins w:id="851" w:author="W" w:date="2025-03-09T15:39:20Z"/>
                <w:rFonts w:hint="default" w:ascii="仿宋_GB2312" w:hAnsi="宋体" w:eastAsia="仿宋_GB2312" w:cs="仿宋_GB2312"/>
                <w:i w:val="0"/>
                <w:iCs w:val="0"/>
                <w:color w:val="060607"/>
                <w:sz w:val="21"/>
                <w:szCs w:val="21"/>
                <w:u w:val="none"/>
              </w:rPr>
            </w:pPr>
            <w:ins w:id="852" w:author="W" w:date="2025-03-09T15:39:20Z">
              <w:r>
                <w:rPr>
                  <w:rFonts w:hint="default" w:ascii="仿宋_GB2312" w:hAnsi="宋体" w:eastAsia="仿宋_GB2312" w:cs="仿宋_GB2312"/>
                  <w:i w:val="0"/>
                  <w:iCs w:val="0"/>
                  <w:color w:val="060607"/>
                  <w:kern w:val="0"/>
                  <w:sz w:val="21"/>
                  <w:szCs w:val="21"/>
                  <w:u w:val="none"/>
                  <w:lang w:val="en-US" w:eastAsia="zh-CN" w:bidi="ar"/>
                </w:rPr>
                <w:t>北京市医疗保障局</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53"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391D084E">
            <w:pPr>
              <w:keepNext w:val="0"/>
              <w:keepLines w:val="0"/>
              <w:widowControl/>
              <w:suppressLineNumbers w:val="0"/>
              <w:jc w:val="center"/>
              <w:textAlignment w:val="center"/>
              <w:rPr>
                <w:ins w:id="854" w:author="W" w:date="2025-03-09T15:39:20Z"/>
                <w:rFonts w:hint="default" w:ascii="仿宋_GB2312" w:hAnsi="宋体" w:eastAsia="仿宋_GB2312" w:cs="仿宋_GB2312"/>
                <w:i w:val="0"/>
                <w:iCs w:val="0"/>
                <w:color w:val="060607"/>
                <w:sz w:val="21"/>
                <w:szCs w:val="21"/>
                <w:u w:val="none"/>
              </w:rPr>
            </w:pPr>
            <w:ins w:id="855" w:author="W" w:date="2025-03-09T15:39:20Z">
              <w:r>
                <w:rPr>
                  <w:rFonts w:hint="default" w:ascii="仿宋_GB2312" w:hAnsi="宋体" w:eastAsia="仿宋_GB2312" w:cs="仿宋_GB2312"/>
                  <w:i w:val="0"/>
                  <w:iCs w:val="0"/>
                  <w:color w:val="060607"/>
                  <w:kern w:val="0"/>
                  <w:sz w:val="21"/>
                  <w:szCs w:val="21"/>
                  <w:u w:val="none"/>
                  <w:lang w:val="en-US" w:eastAsia="zh-CN" w:bidi="ar"/>
                </w:rPr>
                <w:t>通过试行CHS-DRG付费方式，为创新药物的医保支付提供灵活机制。</w:t>
              </w:r>
            </w:ins>
          </w:p>
        </w:tc>
      </w:tr>
      <w:tr w14:paraId="2D9C1303">
        <w:trPr>
          <w:gridAfter w:val="1"/>
          <w:wAfter w:w="895" w:type="dxa"/>
          <w:trHeight w:val="944" w:hRule="atLeast"/>
          <w:ins w:id="856" w:author="W" w:date="2025-03-09T15:39:20Z"/>
          <w:trPrChange w:id="857" w:author="W" w:date="2025-03-09T15:40:39Z">
            <w:trPr>
              <w:trHeight w:val="94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58"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31AE5914">
            <w:pPr>
              <w:keepNext w:val="0"/>
              <w:keepLines w:val="0"/>
              <w:widowControl/>
              <w:suppressLineNumbers w:val="0"/>
              <w:jc w:val="center"/>
              <w:textAlignment w:val="center"/>
              <w:rPr>
                <w:ins w:id="859" w:author="W" w:date="2025-03-09T15:39:20Z"/>
                <w:rFonts w:hint="default" w:ascii="仿宋_GB2312" w:hAnsi="宋体" w:eastAsia="仿宋_GB2312" w:cs="仿宋_GB2312"/>
                <w:i w:val="0"/>
                <w:iCs w:val="0"/>
                <w:color w:val="060607"/>
                <w:sz w:val="21"/>
                <w:szCs w:val="21"/>
                <w:u w:val="none"/>
              </w:rPr>
            </w:pPr>
            <w:ins w:id="860" w:author="W" w:date="2025-03-09T15:39:20Z">
              <w:r>
                <w:rPr>
                  <w:rFonts w:hint="default" w:ascii="仿宋_GB2312" w:hAnsi="宋体" w:eastAsia="仿宋_GB2312" w:cs="仿宋_GB2312"/>
                  <w:i w:val="0"/>
                  <w:iCs w:val="0"/>
                  <w:color w:val="060607"/>
                  <w:kern w:val="0"/>
                  <w:sz w:val="21"/>
                  <w:szCs w:val="21"/>
                  <w:u w:val="none"/>
                  <w:lang w:val="en-US" w:eastAsia="zh-CN" w:bidi="ar"/>
                </w:rPr>
                <w:t>《北京市医疗保障条例》</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61"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2F5FDEF1">
            <w:pPr>
              <w:keepNext w:val="0"/>
              <w:keepLines w:val="0"/>
              <w:widowControl/>
              <w:suppressLineNumbers w:val="0"/>
              <w:jc w:val="center"/>
              <w:textAlignment w:val="center"/>
              <w:rPr>
                <w:ins w:id="862" w:author="W" w:date="2025-03-09T15:39:20Z"/>
                <w:rFonts w:hint="default" w:ascii="仿宋_GB2312" w:hAnsi="宋体" w:eastAsia="仿宋_GB2312" w:cs="仿宋_GB2312"/>
                <w:i w:val="0"/>
                <w:iCs w:val="0"/>
                <w:color w:val="060607"/>
                <w:sz w:val="21"/>
                <w:szCs w:val="21"/>
                <w:u w:val="none"/>
              </w:rPr>
            </w:pPr>
            <w:ins w:id="863" w:author="W" w:date="2025-03-09T15:39:20Z">
              <w:r>
                <w:rPr>
                  <w:rFonts w:hint="default" w:ascii="仿宋_GB2312" w:hAnsi="宋体" w:eastAsia="仿宋_GB2312" w:cs="仿宋_GB2312"/>
                  <w:i w:val="0"/>
                  <w:iCs w:val="0"/>
                  <w:color w:val="060607"/>
                  <w:kern w:val="0"/>
                  <w:sz w:val="21"/>
                  <w:szCs w:val="21"/>
                  <w:u w:val="none"/>
                  <w:lang w:val="en-US" w:eastAsia="zh-CN" w:bidi="ar"/>
                </w:rPr>
                <w:t>2024年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64"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79874FA3">
            <w:pPr>
              <w:keepNext w:val="0"/>
              <w:keepLines w:val="0"/>
              <w:widowControl/>
              <w:suppressLineNumbers w:val="0"/>
              <w:jc w:val="center"/>
              <w:textAlignment w:val="center"/>
              <w:rPr>
                <w:ins w:id="865" w:author="W" w:date="2025-03-09T15:39:20Z"/>
                <w:rFonts w:hint="default" w:ascii="仿宋_GB2312" w:hAnsi="宋体" w:eastAsia="仿宋_GB2312" w:cs="仿宋_GB2312"/>
                <w:i w:val="0"/>
                <w:iCs w:val="0"/>
                <w:color w:val="060607"/>
                <w:sz w:val="21"/>
                <w:szCs w:val="21"/>
                <w:u w:val="none"/>
              </w:rPr>
            </w:pPr>
            <w:ins w:id="866" w:author="W" w:date="2025-03-09T15:39:20Z">
              <w:r>
                <w:rPr>
                  <w:rFonts w:hint="default" w:ascii="仿宋_GB2312" w:hAnsi="宋体" w:eastAsia="仿宋_GB2312" w:cs="仿宋_GB2312"/>
                  <w:i w:val="0"/>
                  <w:iCs w:val="0"/>
                  <w:color w:val="060607"/>
                  <w:kern w:val="0"/>
                  <w:sz w:val="21"/>
                  <w:szCs w:val="21"/>
                  <w:u w:val="none"/>
                  <w:lang w:val="en-US" w:eastAsia="zh-CN" w:bidi="ar"/>
                </w:rPr>
                <w:t>北京市人民代表大会常务委员会</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67"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3F52DCFA">
            <w:pPr>
              <w:keepNext w:val="0"/>
              <w:keepLines w:val="0"/>
              <w:widowControl/>
              <w:suppressLineNumbers w:val="0"/>
              <w:jc w:val="center"/>
              <w:textAlignment w:val="center"/>
              <w:rPr>
                <w:ins w:id="868" w:author="W" w:date="2025-03-09T15:39:20Z"/>
                <w:rFonts w:hint="default" w:ascii="仿宋_GB2312" w:hAnsi="宋体" w:eastAsia="仿宋_GB2312" w:cs="仿宋_GB2312"/>
                <w:i w:val="0"/>
                <w:iCs w:val="0"/>
                <w:color w:val="060607"/>
                <w:sz w:val="21"/>
                <w:szCs w:val="21"/>
                <w:u w:val="none"/>
              </w:rPr>
            </w:pPr>
            <w:ins w:id="869" w:author="W" w:date="2025-03-09T15:39:20Z">
              <w:r>
                <w:rPr>
                  <w:rFonts w:hint="default" w:ascii="仿宋_GB2312" w:hAnsi="宋体" w:eastAsia="仿宋_GB2312" w:cs="仿宋_GB2312"/>
                  <w:i w:val="0"/>
                  <w:iCs w:val="0"/>
                  <w:color w:val="060607"/>
                  <w:kern w:val="0"/>
                  <w:sz w:val="21"/>
                  <w:szCs w:val="21"/>
                  <w:u w:val="none"/>
                  <w:lang w:val="en-US" w:eastAsia="zh-CN" w:bidi="ar"/>
                </w:rPr>
                <w:t>旨在规范医疗保障关系，建设多层次医疗保障体系，为创新药物提供更灵活的医保支付准入。</w:t>
              </w:r>
            </w:ins>
          </w:p>
        </w:tc>
      </w:tr>
      <w:tr w14:paraId="3B1A0EAC">
        <w:trPr>
          <w:gridAfter w:val="1"/>
          <w:wAfter w:w="895" w:type="dxa"/>
          <w:trHeight w:val="1560" w:hRule="atLeast"/>
          <w:ins w:id="870" w:author="W" w:date="2025-03-09T15:39:20Z"/>
          <w:trPrChange w:id="871" w:author="W" w:date="2025-03-09T15:40:39Z">
            <w:trPr>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72"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56C3BAC0">
            <w:pPr>
              <w:keepNext w:val="0"/>
              <w:keepLines w:val="0"/>
              <w:widowControl/>
              <w:suppressLineNumbers w:val="0"/>
              <w:jc w:val="center"/>
              <w:textAlignment w:val="center"/>
              <w:rPr>
                <w:ins w:id="873" w:author="W" w:date="2025-03-09T15:39:20Z"/>
                <w:rFonts w:hint="default" w:ascii="仿宋_GB2312" w:hAnsi="宋体" w:eastAsia="仿宋_GB2312" w:cs="仿宋_GB2312"/>
                <w:i w:val="0"/>
                <w:iCs w:val="0"/>
                <w:color w:val="060607"/>
                <w:sz w:val="21"/>
                <w:szCs w:val="21"/>
                <w:u w:val="none"/>
              </w:rPr>
            </w:pPr>
            <w:ins w:id="874" w:author="W" w:date="2025-03-09T15:39:20Z">
              <w:r>
                <w:rPr>
                  <w:rFonts w:hint="default" w:ascii="仿宋_GB2312" w:hAnsi="宋体" w:eastAsia="仿宋_GB2312" w:cs="仿宋_GB2312"/>
                  <w:i w:val="0"/>
                  <w:iCs w:val="0"/>
                  <w:color w:val="060607"/>
                  <w:kern w:val="0"/>
                  <w:sz w:val="21"/>
                  <w:szCs w:val="21"/>
                  <w:u w:val="none"/>
                  <w:lang w:val="en-US" w:eastAsia="zh-CN" w:bidi="ar"/>
                </w:rPr>
                <w:t>《北京市支持创新医药高质量发展若干措施（2024年）》</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75"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27CE3C40">
            <w:pPr>
              <w:keepNext w:val="0"/>
              <w:keepLines w:val="0"/>
              <w:widowControl/>
              <w:suppressLineNumbers w:val="0"/>
              <w:jc w:val="center"/>
              <w:textAlignment w:val="center"/>
              <w:rPr>
                <w:ins w:id="876" w:author="W" w:date="2025-03-09T15:39:20Z"/>
                <w:rFonts w:hint="default" w:ascii="仿宋_GB2312" w:hAnsi="宋体" w:eastAsia="仿宋_GB2312" w:cs="仿宋_GB2312"/>
                <w:i w:val="0"/>
                <w:iCs w:val="0"/>
                <w:color w:val="060607"/>
                <w:sz w:val="21"/>
                <w:szCs w:val="21"/>
                <w:u w:val="none"/>
              </w:rPr>
            </w:pPr>
            <w:ins w:id="877" w:author="W" w:date="2025-03-09T15:39:20Z">
              <w:r>
                <w:rPr>
                  <w:rFonts w:hint="default" w:ascii="仿宋_GB2312" w:hAnsi="宋体" w:eastAsia="仿宋_GB2312" w:cs="仿宋_GB2312"/>
                  <w:i w:val="0"/>
                  <w:iCs w:val="0"/>
                  <w:color w:val="060607"/>
                  <w:kern w:val="0"/>
                  <w:sz w:val="21"/>
                  <w:szCs w:val="21"/>
                  <w:u w:val="none"/>
                  <w:lang w:val="en-US" w:eastAsia="zh-CN" w:bidi="ar"/>
                </w:rPr>
                <w:t>2024年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78"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4C8B342A">
            <w:pPr>
              <w:keepNext w:val="0"/>
              <w:keepLines w:val="0"/>
              <w:widowControl/>
              <w:suppressLineNumbers w:val="0"/>
              <w:jc w:val="center"/>
              <w:textAlignment w:val="center"/>
              <w:rPr>
                <w:ins w:id="879" w:author="W" w:date="2025-03-09T15:39:20Z"/>
                <w:rFonts w:hint="default" w:ascii="仿宋_GB2312" w:hAnsi="宋体" w:eastAsia="仿宋_GB2312" w:cs="仿宋_GB2312"/>
                <w:i w:val="0"/>
                <w:iCs w:val="0"/>
                <w:color w:val="060607"/>
                <w:sz w:val="21"/>
                <w:szCs w:val="21"/>
                <w:u w:val="none"/>
              </w:rPr>
            </w:pPr>
            <w:ins w:id="880" w:author="W" w:date="2025-03-09T15:39:20Z">
              <w:r>
                <w:rPr>
                  <w:rFonts w:hint="default" w:ascii="仿宋_GB2312" w:hAnsi="宋体" w:eastAsia="仿宋_GB2312" w:cs="仿宋_GB2312"/>
                  <w:i w:val="0"/>
                  <w:iCs w:val="0"/>
                  <w:color w:val="060607"/>
                  <w:kern w:val="0"/>
                  <w:sz w:val="21"/>
                  <w:szCs w:val="21"/>
                  <w:u w:val="none"/>
                  <w:lang w:val="en-US" w:eastAsia="zh-CN" w:bidi="ar"/>
                </w:rPr>
                <w:t>北京市医疗保障局等九部门</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81"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00DDBBF1">
            <w:pPr>
              <w:keepNext w:val="0"/>
              <w:keepLines w:val="0"/>
              <w:widowControl/>
              <w:suppressLineNumbers w:val="0"/>
              <w:jc w:val="center"/>
              <w:textAlignment w:val="center"/>
              <w:rPr>
                <w:ins w:id="882" w:author="W" w:date="2025-03-09T15:39:20Z"/>
                <w:rFonts w:hint="default" w:ascii="仿宋_GB2312" w:hAnsi="宋体" w:eastAsia="仿宋_GB2312" w:cs="仿宋_GB2312"/>
                <w:i w:val="0"/>
                <w:iCs w:val="0"/>
                <w:color w:val="060607"/>
                <w:sz w:val="21"/>
                <w:szCs w:val="21"/>
                <w:u w:val="none"/>
              </w:rPr>
            </w:pPr>
            <w:ins w:id="883" w:author="W" w:date="2025-03-09T15:39:20Z">
              <w:r>
                <w:rPr>
                  <w:rFonts w:hint="default" w:ascii="仿宋_GB2312" w:hAnsi="宋体" w:eastAsia="仿宋_GB2312" w:cs="仿宋_GB2312"/>
                  <w:i w:val="0"/>
                  <w:iCs w:val="0"/>
                  <w:color w:val="060607"/>
                  <w:kern w:val="0"/>
                  <w:sz w:val="21"/>
                  <w:szCs w:val="21"/>
                  <w:u w:val="none"/>
                  <w:lang w:val="en-US" w:eastAsia="zh-CN" w:bidi="ar"/>
                </w:rPr>
                <w:t>提升创新医药研发质效，优化创新药审评审批，促进创新药产业化和临床应用。</w:t>
              </w:r>
            </w:ins>
          </w:p>
        </w:tc>
      </w:tr>
      <w:tr w14:paraId="6035C325">
        <w:trPr>
          <w:gridAfter w:val="1"/>
          <w:wAfter w:w="895" w:type="dxa"/>
          <w:trHeight w:val="1560" w:hRule="atLeast"/>
          <w:ins w:id="884" w:author="W" w:date="2025-03-09T15:39:20Z"/>
          <w:trPrChange w:id="885" w:author="W" w:date="2025-03-09T15:40:39Z">
            <w:trPr>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886"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13C99A29">
            <w:pPr>
              <w:keepNext w:val="0"/>
              <w:keepLines w:val="0"/>
              <w:widowControl/>
              <w:suppressLineNumbers w:val="0"/>
              <w:jc w:val="center"/>
              <w:textAlignment w:val="center"/>
              <w:rPr>
                <w:ins w:id="887" w:author="W" w:date="2025-03-09T15:39:20Z"/>
                <w:rFonts w:hint="default" w:ascii="仿宋_GB2312" w:hAnsi="宋体" w:eastAsia="仿宋_GB2312" w:cs="仿宋_GB2312"/>
                <w:i w:val="0"/>
                <w:iCs w:val="0"/>
                <w:color w:val="060607"/>
                <w:sz w:val="21"/>
                <w:szCs w:val="21"/>
                <w:u w:val="none"/>
              </w:rPr>
            </w:pPr>
            <w:ins w:id="888" w:author="W" w:date="2025-03-09T15:39:20Z">
              <w:r>
                <w:rPr>
                  <w:rFonts w:hint="default" w:ascii="仿宋_GB2312" w:hAnsi="宋体" w:eastAsia="仿宋_GB2312" w:cs="仿宋_GB2312"/>
                  <w:i w:val="0"/>
                  <w:iCs w:val="0"/>
                  <w:color w:val="060607"/>
                  <w:kern w:val="0"/>
                  <w:sz w:val="21"/>
                  <w:szCs w:val="21"/>
                  <w:u w:val="none"/>
                  <w:lang w:val="en-US" w:eastAsia="zh-CN" w:bidi="ar"/>
                </w:rPr>
                <w:t>《北京市加快医药健康协同创新行动计划（2024-2026年）》</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89"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5338048A">
            <w:pPr>
              <w:keepNext w:val="0"/>
              <w:keepLines w:val="0"/>
              <w:widowControl/>
              <w:suppressLineNumbers w:val="0"/>
              <w:jc w:val="center"/>
              <w:textAlignment w:val="center"/>
              <w:rPr>
                <w:ins w:id="890" w:author="W" w:date="2025-03-09T15:39:20Z"/>
                <w:rFonts w:hint="default" w:ascii="仿宋_GB2312" w:hAnsi="宋体" w:eastAsia="仿宋_GB2312" w:cs="仿宋_GB2312"/>
                <w:i w:val="0"/>
                <w:iCs w:val="0"/>
                <w:color w:val="060607"/>
                <w:sz w:val="21"/>
                <w:szCs w:val="21"/>
                <w:u w:val="none"/>
              </w:rPr>
            </w:pPr>
            <w:ins w:id="891" w:author="W" w:date="2025-03-09T15:39:20Z">
              <w:r>
                <w:rPr>
                  <w:rFonts w:hint="default" w:ascii="仿宋_GB2312" w:hAnsi="宋体" w:eastAsia="仿宋_GB2312" w:cs="仿宋_GB2312"/>
                  <w:i w:val="0"/>
                  <w:iCs w:val="0"/>
                  <w:color w:val="060607"/>
                  <w:kern w:val="0"/>
                  <w:sz w:val="21"/>
                  <w:szCs w:val="21"/>
                  <w:u w:val="none"/>
                  <w:lang w:val="en-US" w:eastAsia="zh-CN" w:bidi="ar"/>
                </w:rPr>
                <w:t>2024年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92"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11230358">
            <w:pPr>
              <w:keepNext w:val="0"/>
              <w:keepLines w:val="0"/>
              <w:widowControl/>
              <w:suppressLineNumbers w:val="0"/>
              <w:jc w:val="center"/>
              <w:textAlignment w:val="center"/>
              <w:rPr>
                <w:ins w:id="893" w:author="W" w:date="2025-03-09T15:39:20Z"/>
                <w:rFonts w:hint="default" w:ascii="仿宋_GB2312" w:hAnsi="宋体" w:eastAsia="仿宋_GB2312" w:cs="仿宋_GB2312"/>
                <w:i w:val="0"/>
                <w:iCs w:val="0"/>
                <w:color w:val="060607"/>
                <w:sz w:val="21"/>
                <w:szCs w:val="21"/>
                <w:u w:val="none"/>
              </w:rPr>
            </w:pPr>
            <w:ins w:id="894" w:author="W" w:date="2025-03-09T15:39:20Z">
              <w:r>
                <w:rPr>
                  <w:rFonts w:hint="default" w:ascii="仿宋_GB2312" w:hAnsi="宋体" w:eastAsia="仿宋_GB2312" w:cs="仿宋_GB2312"/>
                  <w:i w:val="0"/>
                  <w:iCs w:val="0"/>
                  <w:color w:val="060607"/>
                  <w:kern w:val="0"/>
                  <w:sz w:val="21"/>
                  <w:szCs w:val="21"/>
                  <w:u w:val="none"/>
                  <w:lang w:val="en-US" w:eastAsia="zh-CN" w:bidi="ar"/>
                </w:rPr>
                <w:t>北京市人民政府办公厅</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895"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5BBCBDF2">
            <w:pPr>
              <w:keepNext w:val="0"/>
              <w:keepLines w:val="0"/>
              <w:widowControl/>
              <w:suppressLineNumbers w:val="0"/>
              <w:jc w:val="center"/>
              <w:textAlignment w:val="center"/>
              <w:rPr>
                <w:ins w:id="896" w:author="W" w:date="2025-03-09T15:39:20Z"/>
                <w:rFonts w:hint="default" w:ascii="仿宋_GB2312" w:hAnsi="宋体" w:eastAsia="仿宋_GB2312" w:cs="仿宋_GB2312"/>
                <w:i w:val="0"/>
                <w:iCs w:val="0"/>
                <w:color w:val="060607"/>
                <w:sz w:val="21"/>
                <w:szCs w:val="21"/>
                <w:u w:val="none"/>
              </w:rPr>
            </w:pPr>
            <w:ins w:id="897" w:author="W" w:date="2025-03-09T15:39:20Z">
              <w:r>
                <w:rPr>
                  <w:rFonts w:hint="default" w:ascii="仿宋_GB2312" w:hAnsi="宋体" w:eastAsia="仿宋_GB2312" w:cs="仿宋_GB2312"/>
                  <w:i w:val="0"/>
                  <w:iCs w:val="0"/>
                  <w:color w:val="060607"/>
                  <w:kern w:val="0"/>
                  <w:sz w:val="21"/>
                  <w:szCs w:val="21"/>
                  <w:u w:val="none"/>
                  <w:lang w:val="en-US" w:eastAsia="zh-CN" w:bidi="ar"/>
                </w:rPr>
                <w:t>推动医药健康领域的协同创新，支持创新药械的研发和应用。</w:t>
              </w:r>
            </w:ins>
          </w:p>
        </w:tc>
      </w:tr>
      <w:tr w14:paraId="0AE957B0">
        <w:trPr>
          <w:gridAfter w:val="1"/>
          <w:wAfter w:w="895" w:type="dxa"/>
          <w:trHeight w:val="1570" w:hRule="atLeast"/>
          <w:ins w:id="898" w:author="W" w:date="2025-03-09T15:39:20Z"/>
          <w:trPrChange w:id="899" w:author="W" w:date="2025-03-09T15:40:39Z">
            <w:trPr>
              <w:trHeight w:val="1560" w:hRule="atLeast"/>
            </w:trPr>
          </w:trPrChange>
        </w:trPr>
        <w:tc>
          <w:tcPr>
            <w:tcW w:w="1809" w:type="dxa"/>
            <w:tcBorders>
              <w:top w:val="single" w:color="000000" w:sz="4" w:space="0"/>
              <w:left w:val="single" w:color="000000" w:sz="4" w:space="0"/>
              <w:bottom w:val="single" w:color="000000" w:sz="4" w:space="0"/>
              <w:right w:val="single" w:color="000000" w:sz="4" w:space="0"/>
            </w:tcBorders>
            <w:shd w:val="clear" w:color="auto" w:fill="auto"/>
            <w:vAlign w:val="center"/>
            <w:tcPrChange w:id="900" w:author="W" w:date="2025-03-09T15:40:39Z">
              <w:tcPr>
                <w:tcW w:w="1787" w:type="dxa"/>
                <w:gridSpan w:val="2"/>
                <w:tcBorders>
                  <w:top w:val="single" w:color="000000" w:sz="4" w:space="0"/>
                  <w:left w:val="single" w:color="000000" w:sz="4" w:space="0"/>
                  <w:bottom w:val="single" w:color="000000" w:sz="4" w:space="0"/>
                  <w:right w:val="single" w:color="000000" w:sz="4" w:space="0"/>
                </w:tcBorders>
                <w:vAlign w:val="center"/>
              </w:tcPr>
            </w:tcPrChange>
          </w:tcPr>
          <w:p w14:paraId="4627BA67">
            <w:pPr>
              <w:keepNext w:val="0"/>
              <w:keepLines w:val="0"/>
              <w:widowControl/>
              <w:suppressLineNumbers w:val="0"/>
              <w:jc w:val="center"/>
              <w:textAlignment w:val="center"/>
              <w:rPr>
                <w:ins w:id="901" w:author="W" w:date="2025-03-09T15:39:20Z"/>
                <w:rFonts w:hint="default" w:ascii="仿宋_GB2312" w:hAnsi="宋体" w:eastAsia="仿宋_GB2312" w:cs="仿宋_GB2312"/>
                <w:i w:val="0"/>
                <w:iCs w:val="0"/>
                <w:color w:val="060607"/>
                <w:sz w:val="21"/>
                <w:szCs w:val="21"/>
                <w:u w:val="none"/>
              </w:rPr>
            </w:pPr>
            <w:ins w:id="902" w:author="W" w:date="2025-03-09T15:39:20Z">
              <w:r>
                <w:rPr>
                  <w:rFonts w:hint="default" w:ascii="仿宋_GB2312" w:hAnsi="宋体" w:eastAsia="仿宋_GB2312" w:cs="仿宋_GB2312"/>
                  <w:i w:val="0"/>
                  <w:iCs w:val="0"/>
                  <w:color w:val="060607"/>
                  <w:kern w:val="0"/>
                  <w:sz w:val="21"/>
                  <w:szCs w:val="21"/>
                  <w:u w:val="none"/>
                  <w:lang w:val="en-US" w:eastAsia="zh-CN" w:bidi="ar"/>
                </w:rPr>
                <w:t>《北京市关于进一步优化创新医疗器械全流程服务的工作方案》</w:t>
              </w:r>
            </w:ins>
          </w:p>
        </w:tc>
        <w:tc>
          <w:tcPr>
            <w:tcW w:w="17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903" w:author="W" w:date="2025-03-09T15:40:39Z">
              <w:tcPr>
                <w:tcW w:w="1725" w:type="dxa"/>
                <w:gridSpan w:val="2"/>
                <w:tcBorders>
                  <w:top w:val="single" w:color="000000" w:sz="4" w:space="0"/>
                  <w:left w:val="single" w:color="000000" w:sz="4" w:space="0"/>
                  <w:bottom w:val="single" w:color="000000" w:sz="4" w:space="0"/>
                  <w:right w:val="single" w:color="000000" w:sz="4" w:space="0"/>
                </w:tcBorders>
                <w:vAlign w:val="center"/>
              </w:tcPr>
            </w:tcPrChange>
          </w:tcPr>
          <w:p w14:paraId="0DD47A64">
            <w:pPr>
              <w:keepNext w:val="0"/>
              <w:keepLines w:val="0"/>
              <w:widowControl/>
              <w:suppressLineNumbers w:val="0"/>
              <w:jc w:val="center"/>
              <w:textAlignment w:val="center"/>
              <w:rPr>
                <w:ins w:id="904" w:author="W" w:date="2025-03-09T15:39:20Z"/>
                <w:rFonts w:hint="default" w:ascii="仿宋_GB2312" w:hAnsi="宋体" w:eastAsia="仿宋_GB2312" w:cs="仿宋_GB2312"/>
                <w:i w:val="0"/>
                <w:iCs w:val="0"/>
                <w:color w:val="060607"/>
                <w:sz w:val="21"/>
                <w:szCs w:val="21"/>
                <w:u w:val="none"/>
              </w:rPr>
            </w:pPr>
            <w:ins w:id="905" w:author="W" w:date="2025-03-09T15:39:20Z">
              <w:r>
                <w:rPr>
                  <w:rFonts w:hint="default" w:ascii="仿宋_GB2312" w:hAnsi="宋体" w:eastAsia="仿宋_GB2312" w:cs="仿宋_GB2312"/>
                  <w:i w:val="0"/>
                  <w:iCs w:val="0"/>
                  <w:color w:val="060607"/>
                  <w:kern w:val="0"/>
                  <w:sz w:val="21"/>
                  <w:szCs w:val="21"/>
                  <w:u w:val="none"/>
                  <w:lang w:val="en-US" w:eastAsia="zh-CN" w:bidi="ar"/>
                </w:rPr>
                <w:t>2024年</w:t>
              </w:r>
            </w:ins>
          </w:p>
        </w:tc>
        <w:tc>
          <w:tcPr>
            <w:tcW w:w="180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906" w:author="W" w:date="2025-03-09T15:40:39Z">
              <w:tcPr>
                <w:tcW w:w="1784" w:type="dxa"/>
                <w:gridSpan w:val="2"/>
                <w:tcBorders>
                  <w:top w:val="single" w:color="000000" w:sz="4" w:space="0"/>
                  <w:left w:val="single" w:color="000000" w:sz="4" w:space="0"/>
                  <w:bottom w:val="single" w:color="000000" w:sz="4" w:space="0"/>
                  <w:right w:val="single" w:color="000000" w:sz="4" w:space="0"/>
                </w:tcBorders>
                <w:vAlign w:val="center"/>
              </w:tcPr>
            </w:tcPrChange>
          </w:tcPr>
          <w:p w14:paraId="7181D959">
            <w:pPr>
              <w:keepNext w:val="0"/>
              <w:keepLines w:val="0"/>
              <w:widowControl/>
              <w:suppressLineNumbers w:val="0"/>
              <w:jc w:val="center"/>
              <w:textAlignment w:val="center"/>
              <w:rPr>
                <w:ins w:id="907" w:author="W" w:date="2025-03-09T15:39:20Z"/>
                <w:rFonts w:hint="default" w:ascii="仿宋_GB2312" w:hAnsi="宋体" w:eastAsia="仿宋_GB2312" w:cs="仿宋_GB2312"/>
                <w:i w:val="0"/>
                <w:iCs w:val="0"/>
                <w:color w:val="060607"/>
                <w:sz w:val="21"/>
                <w:szCs w:val="21"/>
                <w:u w:val="none"/>
              </w:rPr>
            </w:pPr>
            <w:ins w:id="908" w:author="W" w:date="2025-03-09T15:39:20Z">
              <w:r>
                <w:rPr>
                  <w:rFonts w:hint="default" w:ascii="仿宋_GB2312" w:hAnsi="宋体" w:eastAsia="仿宋_GB2312" w:cs="仿宋_GB2312"/>
                  <w:i w:val="0"/>
                  <w:iCs w:val="0"/>
                  <w:color w:val="060607"/>
                  <w:kern w:val="0"/>
                  <w:sz w:val="21"/>
                  <w:szCs w:val="21"/>
                  <w:u w:val="none"/>
                  <w:lang w:val="en-US" w:eastAsia="zh-CN" w:bidi="ar"/>
                </w:rPr>
                <w:t>北京市科学技术委员会、中关村科技园区管理委员会</w:t>
              </w:r>
            </w:ins>
          </w:p>
        </w:tc>
        <w:tc>
          <w:tcPr>
            <w:tcW w:w="305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Change w:id="909" w:author="W" w:date="2025-03-09T15:40:39Z">
              <w:tcPr>
                <w:tcW w:w="3022" w:type="dxa"/>
                <w:gridSpan w:val="2"/>
                <w:tcBorders>
                  <w:top w:val="single" w:color="000000" w:sz="4" w:space="0"/>
                  <w:left w:val="single" w:color="000000" w:sz="4" w:space="0"/>
                  <w:bottom w:val="single" w:color="000000" w:sz="4" w:space="0"/>
                  <w:right w:val="single" w:color="000000" w:sz="4" w:space="0"/>
                </w:tcBorders>
                <w:vAlign w:val="center"/>
              </w:tcPr>
            </w:tcPrChange>
          </w:tcPr>
          <w:p w14:paraId="3E105C1C">
            <w:pPr>
              <w:keepNext w:val="0"/>
              <w:keepLines w:val="0"/>
              <w:widowControl/>
              <w:suppressLineNumbers w:val="0"/>
              <w:jc w:val="center"/>
              <w:textAlignment w:val="center"/>
              <w:rPr>
                <w:ins w:id="910" w:author="W" w:date="2025-03-09T15:39:20Z"/>
                <w:rFonts w:hint="default" w:ascii="仿宋_GB2312" w:hAnsi="宋体" w:eastAsia="仿宋_GB2312" w:cs="仿宋_GB2312"/>
                <w:i w:val="0"/>
                <w:iCs w:val="0"/>
                <w:color w:val="060607"/>
                <w:sz w:val="21"/>
                <w:szCs w:val="21"/>
                <w:u w:val="none"/>
              </w:rPr>
            </w:pPr>
            <w:ins w:id="911" w:author="W" w:date="2025-03-09T15:39:20Z">
              <w:r>
                <w:rPr>
                  <w:rFonts w:hint="default" w:ascii="仿宋_GB2312" w:hAnsi="宋体" w:eastAsia="仿宋_GB2312" w:cs="仿宋_GB2312"/>
                  <w:i w:val="0"/>
                  <w:iCs w:val="0"/>
                  <w:color w:val="060607"/>
                  <w:kern w:val="0"/>
                  <w:sz w:val="21"/>
                  <w:szCs w:val="21"/>
                  <w:u w:val="none"/>
                  <w:lang w:val="en-US" w:eastAsia="zh-CN" w:bidi="ar"/>
                </w:rPr>
                <w:t>优化创新医疗器械的全流程服务，加速其临床应用。</w:t>
              </w:r>
            </w:ins>
          </w:p>
        </w:tc>
      </w:tr>
    </w:tbl>
    <w:p w14:paraId="5D991BD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p>
    <w:p w14:paraId="299BAB50">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rFonts w:hint="default" w:ascii="仿宋_GB2312" w:hAnsi="仿宋_GB2312" w:eastAsia="仿宋_GB2312" w:cs="仿宋_GB2312"/>
          <w:sz w:val="32"/>
          <w:szCs w:val="32"/>
          <w:lang w:val="en-US" w:eastAsia="zh-CN"/>
        </w:rPr>
        <w:pPrChange w:id="912"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pPr>
        </w:pPrChange>
      </w:pPr>
      <w:r>
        <w:rPr>
          <w:rFonts w:hint="eastAsia" w:ascii="仿宋_GB2312" w:hAnsi="仿宋_GB2312" w:eastAsia="仿宋_GB2312" w:cs="仿宋_GB2312"/>
          <w:sz w:val="32"/>
          <w:szCs w:val="32"/>
          <w:lang w:val="en-US" w:eastAsia="zh-CN"/>
        </w:rPr>
        <w:t>1.2.</w:t>
      </w:r>
      <w:ins w:id="913" w:author="W" w:date="2025-03-13T20:13:22Z">
        <w:r>
          <w:rPr>
            <w:rFonts w:hint="eastAsia" w:ascii="仿宋_GB2312" w:hAnsi="仿宋_GB2312" w:eastAsia="仿宋_GB2312" w:cs="仿宋_GB2312"/>
            <w:sz w:val="32"/>
            <w:szCs w:val="32"/>
            <w:lang w:val="en-US" w:eastAsia="zh-CN"/>
          </w:rPr>
          <w:t>5</w:t>
        </w:r>
      </w:ins>
      <w:del w:id="914" w:author="W" w:date="2025-03-13T20:13:21Z">
        <w:r>
          <w:rPr>
            <w:rFonts w:hint="eastAsia" w:ascii="仿宋_GB2312" w:hAnsi="仿宋_GB2312" w:eastAsia="仿宋_GB2312" w:cs="仿宋_GB2312"/>
            <w:sz w:val="32"/>
            <w:szCs w:val="32"/>
            <w:lang w:val="en-US" w:eastAsia="zh-CN"/>
          </w:rPr>
          <w:delText>2</w:delText>
        </w:r>
      </w:del>
      <w:r>
        <w:rPr>
          <w:rFonts w:hint="eastAsia" w:ascii="仿宋_GB2312" w:hAnsi="仿宋_GB2312" w:eastAsia="仿宋_GB2312" w:cs="仿宋_GB2312"/>
          <w:sz w:val="32"/>
          <w:szCs w:val="32"/>
          <w:lang w:val="en-US" w:eastAsia="zh-CN"/>
        </w:rPr>
        <w:t>上海</w:t>
      </w:r>
      <w:ins w:id="915" w:author="W" w:date="2025-03-13T19:53:40Z">
        <w:r>
          <w:rPr>
            <w:rFonts w:hint="eastAsia" w:ascii="仿宋_GB2312" w:hAnsi="仿宋_GB2312" w:eastAsia="仿宋_GB2312" w:cs="仿宋_GB2312"/>
            <w:sz w:val="32"/>
            <w:szCs w:val="32"/>
            <w:lang w:val="en-US" w:eastAsia="zh-CN"/>
          </w:rPr>
          <w:t>市</w:t>
        </w:r>
      </w:ins>
      <w:ins w:id="916" w:author="W" w:date="2025-03-13T20:12:19Z">
        <w:r>
          <w:rPr>
            <w:rFonts w:hint="eastAsia" w:ascii="仿宋_GB2312" w:hAnsi="仿宋_GB2312" w:eastAsia="仿宋_GB2312" w:cs="仿宋_GB2312"/>
            <w:sz w:val="32"/>
            <w:szCs w:val="32"/>
            <w:lang w:val="en-US" w:eastAsia="zh-CN"/>
          </w:rPr>
          <w:t>：</w:t>
        </w:r>
      </w:ins>
      <w:ins w:id="917" w:author="W" w:date="2025-03-13T20:12:27Z">
        <w:r>
          <w:rPr>
            <w:rFonts w:hint="eastAsia" w:ascii="仿宋_GB2312" w:hAnsi="仿宋_GB2312" w:eastAsia="仿宋_GB2312" w:cs="仿宋_GB2312"/>
            <w:sz w:val="32"/>
            <w:szCs w:val="32"/>
            <w:lang w:val="en-US" w:eastAsia="zh-CN"/>
          </w:rPr>
          <w:t>支付改革与价格机制优化完善创新药管理</w:t>
        </w:r>
      </w:ins>
    </w:p>
    <w:p w14:paraId="737890BA">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19" w:author="W" w:date="2025-03-09T15:59:38Z"/>
          <w:rFonts w:hint="eastAsia" w:ascii="仿宋_GB2312" w:hAnsi="仿宋_GB2312" w:eastAsia="仿宋_GB2312" w:cs="仿宋_GB2312"/>
          <w:sz w:val="32"/>
          <w:szCs w:val="32"/>
          <w:rPrChange w:id="920" w:author="W" w:date="2025-03-13T20:52:54Z">
            <w:rPr>
              <w:ins w:id="921" w:author="W" w:date="2025-03-09T15:59:38Z"/>
              <w:rFonts w:hint="eastAsia"/>
            </w:rPr>
          </w:rPrChange>
        </w:rPr>
        <w:pPrChange w:id="918"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922" w:author="W" w:date="2025-03-13T20:05:41Z">
        <w:r>
          <w:rPr>
            <w:rFonts w:hint="eastAsia" w:ascii="仿宋_GB2312" w:hAnsi="仿宋_GB2312" w:eastAsia="仿宋_GB2312" w:cs="仿宋_GB2312"/>
            <w:sz w:val="32"/>
            <w:szCs w:val="32"/>
            <w:lang w:val="en-US" w:eastAsia="zh-CN"/>
          </w:rPr>
          <w:t>上海市作为</w:t>
        </w:r>
      </w:ins>
      <w:ins w:id="923" w:author="W" w:date="2025-03-13T20:05:51Z">
        <w:r>
          <w:rPr>
            <w:rFonts w:hint="eastAsia" w:ascii="仿宋_GB2312" w:hAnsi="仿宋_GB2312" w:eastAsia="仿宋_GB2312" w:cs="仿宋_GB2312"/>
            <w:sz w:val="32"/>
            <w:szCs w:val="32"/>
            <w:rPrChange w:id="924" w:author="W" w:date="2025-03-13T20:52:54Z">
              <w:rPr>
                <w:rFonts w:hint="eastAsia"/>
              </w:rPr>
            </w:rPrChange>
          </w:rPr>
          <w:t>综合DRG/DIP</w:t>
        </w:r>
      </w:ins>
      <w:ins w:id="926" w:author="W" w:date="2025-03-13T20:05:58Z">
        <w:r>
          <w:rPr>
            <w:rFonts w:hint="eastAsia" w:ascii="仿宋_GB2312" w:hAnsi="仿宋_GB2312" w:eastAsia="仿宋_GB2312" w:cs="仿宋_GB2312"/>
            <w:sz w:val="32"/>
            <w:szCs w:val="32"/>
            <w:lang w:val="en-US" w:eastAsia="zh-CN"/>
          </w:rPr>
          <w:t>付费</w:t>
        </w:r>
      </w:ins>
      <w:ins w:id="927" w:author="W" w:date="2025-03-13T20:06:00Z">
        <w:r>
          <w:rPr>
            <w:rFonts w:hint="eastAsia" w:ascii="仿宋_GB2312" w:hAnsi="仿宋_GB2312" w:eastAsia="仿宋_GB2312" w:cs="仿宋_GB2312"/>
            <w:sz w:val="32"/>
            <w:szCs w:val="32"/>
            <w:lang w:val="en-US" w:eastAsia="zh-CN"/>
          </w:rPr>
          <w:t>方式</w:t>
        </w:r>
      </w:ins>
      <w:ins w:id="928" w:author="W" w:date="2025-03-13T20:05:51Z">
        <w:r>
          <w:rPr>
            <w:rFonts w:hint="eastAsia" w:ascii="仿宋_GB2312" w:hAnsi="仿宋_GB2312" w:eastAsia="仿宋_GB2312" w:cs="仿宋_GB2312"/>
            <w:sz w:val="32"/>
            <w:szCs w:val="32"/>
            <w:rPrChange w:id="929" w:author="W" w:date="2025-03-13T20:52:54Z">
              <w:rPr>
                <w:rFonts w:hint="eastAsia"/>
              </w:rPr>
            </w:rPrChange>
          </w:rPr>
          <w:t>示范点</w:t>
        </w:r>
      </w:ins>
      <w:ins w:id="931" w:author="W" w:date="2025-03-13T20:07:20Z">
        <w:r>
          <w:rPr>
            <w:rFonts w:hint="eastAsia" w:ascii="仿宋_GB2312" w:hAnsi="仿宋_GB2312" w:eastAsia="仿宋_GB2312" w:cs="仿宋_GB2312"/>
            <w:sz w:val="32"/>
            <w:szCs w:val="32"/>
            <w:lang w:val="en-US" w:eastAsia="zh-CN"/>
          </w:rPr>
          <w:t>和</w:t>
        </w:r>
      </w:ins>
      <w:ins w:id="932" w:author="W" w:date="2025-03-13T20:07:20Z">
        <w:r>
          <w:rPr>
            <w:rFonts w:hint="eastAsia" w:ascii="仿宋_GB2312" w:hAnsi="仿宋_GB2312" w:eastAsia="仿宋_GB2312" w:cs="仿宋_GB2312"/>
            <w:sz w:val="32"/>
            <w:szCs w:val="32"/>
            <w:rPrChange w:id="933" w:author="W" w:date="2025-03-13T20:52:54Z">
              <w:rPr>
                <w:rFonts w:hint="eastAsia" w:ascii="仿宋_GB2312" w:hAnsi="仿宋_GB2312" w:eastAsia="仿宋_GB2312" w:cs="仿宋_GB2312"/>
                <w:sz w:val="32"/>
                <w:szCs w:val="32"/>
              </w:rPr>
            </w:rPrChange>
          </w:rPr>
          <w:t>首批国家级</w:t>
        </w:r>
      </w:ins>
      <w:ins w:id="935" w:author="W" w:date="2025-03-13T20:07:20Z">
        <w:r>
          <w:rPr>
            <w:rFonts w:hint="eastAsia" w:ascii="仿宋_GB2312" w:hAnsi="仿宋_GB2312" w:eastAsia="仿宋_GB2312" w:cs="仿宋_GB2312"/>
            <w:sz w:val="32"/>
            <w:szCs w:val="32"/>
            <w:lang w:val="en-US" w:eastAsia="zh-CN"/>
          </w:rPr>
          <w:t>公立医院综合改革</w:t>
        </w:r>
      </w:ins>
      <w:ins w:id="936" w:author="W" w:date="2025-03-13T20:07:20Z">
        <w:r>
          <w:rPr>
            <w:rFonts w:hint="eastAsia" w:ascii="仿宋_GB2312" w:hAnsi="仿宋_GB2312" w:eastAsia="仿宋_GB2312" w:cs="仿宋_GB2312"/>
            <w:sz w:val="32"/>
            <w:szCs w:val="32"/>
            <w:rPrChange w:id="937" w:author="W" w:date="2025-03-13T20:52:54Z">
              <w:rPr>
                <w:rFonts w:hint="eastAsia" w:ascii="仿宋_GB2312" w:hAnsi="仿宋_GB2312" w:eastAsia="仿宋_GB2312" w:cs="仿宋_GB2312"/>
                <w:sz w:val="32"/>
                <w:szCs w:val="32"/>
              </w:rPr>
            </w:rPrChange>
          </w:rPr>
          <w:t>示范城市</w:t>
        </w:r>
      </w:ins>
      <w:ins w:id="939" w:author="W" w:date="2025-03-13T20:05:43Z">
        <w:r>
          <w:rPr>
            <w:rFonts w:hint="eastAsia" w:ascii="仿宋_GB2312" w:hAnsi="仿宋_GB2312" w:eastAsia="仿宋_GB2312" w:cs="仿宋_GB2312"/>
            <w:sz w:val="32"/>
            <w:szCs w:val="32"/>
            <w:lang w:val="en-US" w:eastAsia="zh-CN"/>
          </w:rPr>
          <w:t>，</w:t>
        </w:r>
      </w:ins>
      <w:ins w:id="940" w:author="W" w:date="2025-03-09T15:59:38Z">
        <w:r>
          <w:rPr>
            <w:rFonts w:hint="eastAsia" w:ascii="仿宋_GB2312" w:hAnsi="仿宋_GB2312" w:eastAsia="仿宋_GB2312" w:cs="仿宋_GB2312"/>
            <w:sz w:val="32"/>
            <w:szCs w:val="32"/>
            <w:rPrChange w:id="941" w:author="W" w:date="2025-03-13T20:52:54Z">
              <w:rPr>
                <w:rFonts w:hint="eastAsia"/>
              </w:rPr>
            </w:rPrChange>
          </w:rPr>
          <w:t>在创新药领域的政策举措展现了其在提升创新药准入、支付及产业化方面的独特优势。与其他地区相比，上海的政策更加注重通过优化医保支付机制、促进药品产业化以及跨部门协作，解决创新药物面临的多重挑战。</w:t>
        </w:r>
      </w:ins>
    </w:p>
    <w:p w14:paraId="04033B37">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44" w:author="W" w:date="2025-03-09T15:59:38Z"/>
          <w:rFonts w:hint="eastAsia" w:ascii="仿宋_GB2312" w:hAnsi="仿宋_GB2312" w:eastAsia="仿宋_GB2312" w:cs="仿宋_GB2312"/>
          <w:sz w:val="32"/>
          <w:szCs w:val="32"/>
          <w:rPrChange w:id="945" w:author="W" w:date="2025-03-13T20:52:54Z">
            <w:rPr>
              <w:ins w:id="946" w:author="W" w:date="2025-03-09T15:59:38Z"/>
              <w:rFonts w:hint="eastAsia"/>
            </w:rPr>
          </w:rPrChange>
        </w:rPr>
        <w:pPrChange w:id="943"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947" w:author="W" w:date="2025-03-09T15:59:38Z">
        <w:r>
          <w:rPr>
            <w:rFonts w:hint="eastAsia" w:ascii="仿宋_GB2312" w:hAnsi="仿宋_GB2312" w:eastAsia="仿宋_GB2312" w:cs="仿宋_GB2312"/>
            <w:sz w:val="32"/>
            <w:szCs w:val="32"/>
            <w:rPrChange w:id="948" w:author="W" w:date="2025-03-13T20:52:54Z">
              <w:rPr>
                <w:rFonts w:hint="eastAsia"/>
              </w:rPr>
            </w:rPrChange>
          </w:rPr>
          <w:t>上海市通过《上海市医疗保障条例》及相关政策，解决了创新药准入和支付滞后的问题。在医保支付方式方面，上海引入了创新支付机制，如“除外支付-倾斜支付-豁免支付-单独支付”的体系化管理方法。这一机制确保创新药物能够及时纳入医保支付体系，避免了传统医保支付方式中创新药物进入缓慢、支付不及时的问题。例如，对谈判纳入国家医保目录的创新药前三年实行单列预算，不纳入当年医院医保总额预算，第四年按前三年最高一年使用情况纳入总额预算测算基数。此外，上海还完善了多元支付机制，推动创新药械挂网、纳保、入院、支付有序高效衔接，积极推荐本市创新药纳入国家医保丙类药品目录，并做好目录衔接。</w:t>
        </w:r>
      </w:ins>
    </w:p>
    <w:p w14:paraId="372360EA">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51" w:author="W" w:date="2025-03-09T15:59:38Z"/>
          <w:rFonts w:hint="eastAsia" w:ascii="仿宋_GB2312" w:hAnsi="仿宋_GB2312" w:eastAsia="仿宋_GB2312" w:cs="仿宋_GB2312"/>
          <w:sz w:val="32"/>
          <w:szCs w:val="32"/>
          <w:rPrChange w:id="952" w:author="W" w:date="2025-03-13T20:52:54Z">
            <w:rPr>
              <w:ins w:id="953" w:author="W" w:date="2025-03-09T15:59:38Z"/>
              <w:rFonts w:hint="eastAsia"/>
            </w:rPr>
          </w:rPrChange>
        </w:rPr>
        <w:pPrChange w:id="950"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954" w:author="W" w:date="2025-03-09T15:59:38Z">
        <w:r>
          <w:rPr>
            <w:rFonts w:hint="eastAsia" w:ascii="仿宋_GB2312" w:hAnsi="仿宋_GB2312" w:eastAsia="仿宋_GB2312" w:cs="仿宋_GB2312"/>
            <w:sz w:val="32"/>
            <w:szCs w:val="32"/>
            <w:rPrChange w:id="955" w:author="W" w:date="2025-03-13T20:52:54Z">
              <w:rPr>
                <w:rFonts w:hint="eastAsia"/>
              </w:rPr>
            </w:rPrChange>
          </w:rPr>
          <w:t>在创新药的挂网和采购方面，上海推出了多项具体举措。首先，开通创新药挂网“绿色通道”，简化流程，鼓励更多创新药物接受医保支付。其次，取消医疗器械本地医保编码申请事项，全面使用国家医保编码进行采购和结算。此外，对于取得国家医保耗材编码、符合本市可另收费耗材目录管理规定的产品，企业可直接申请挂网采购。这些措施显著优化了创新药的挂网流程，降低了企业成本，提升了创新药的市场可及性。</w:t>
        </w:r>
      </w:ins>
    </w:p>
    <w:p w14:paraId="0F28CDE0">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58" w:author="W" w:date="2025-03-09T15:59:38Z"/>
          <w:rFonts w:hint="eastAsia" w:ascii="仿宋_GB2312" w:hAnsi="仿宋_GB2312" w:eastAsia="仿宋_GB2312" w:cs="仿宋_GB2312"/>
          <w:sz w:val="32"/>
          <w:szCs w:val="32"/>
          <w:rPrChange w:id="959" w:author="W" w:date="2025-03-13T20:52:54Z">
            <w:rPr>
              <w:ins w:id="960" w:author="W" w:date="2025-03-09T15:59:38Z"/>
              <w:rFonts w:hint="eastAsia"/>
            </w:rPr>
          </w:rPrChange>
        </w:rPr>
        <w:pPrChange w:id="957"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961" w:author="W" w:date="2025-03-09T15:59:38Z">
        <w:r>
          <w:rPr>
            <w:rFonts w:hint="eastAsia" w:ascii="仿宋_GB2312" w:hAnsi="仿宋_GB2312" w:eastAsia="仿宋_GB2312" w:cs="仿宋_GB2312"/>
            <w:sz w:val="32"/>
            <w:szCs w:val="32"/>
            <w:rPrChange w:id="962" w:author="W" w:date="2025-03-13T20:52:54Z">
              <w:rPr>
                <w:rFonts w:hint="eastAsia"/>
              </w:rPr>
            </w:rPrChange>
          </w:rPr>
          <w:t>上海市在创新药研发和产业化方面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例如，上海市国资委设立了总规模1000亿元的三大先导产业投资母基金，其中一部分资金被合理配置到创新药领域，尤其是临床前阶段的项目。此外，上海还注重推动创新药的产业化，在提高研发效率的同时，确保创新药能够快速进入市场，满足患者的需求。</w:t>
        </w:r>
      </w:ins>
    </w:p>
    <w:p w14:paraId="09330586">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65" w:author="W" w:date="2025-03-09T15:59:35Z"/>
          <w:rFonts w:hint="eastAsia" w:ascii="仿宋_GB2312" w:hAnsi="仿宋_GB2312" w:eastAsia="仿宋_GB2312" w:cs="仿宋_GB2312"/>
          <w:sz w:val="32"/>
          <w:szCs w:val="32"/>
          <w:lang w:val="en-US" w:eastAsia="zh-CN"/>
        </w:rPr>
        <w:pPrChange w:id="964" w:author="W" w:date="2025-03-13T20:52:54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ins w:id="966" w:author="W" w:date="2025-03-09T15:59:38Z">
        <w:r>
          <w:rPr>
            <w:rFonts w:hint="eastAsia" w:ascii="仿宋_GB2312" w:hAnsi="仿宋_GB2312" w:eastAsia="仿宋_GB2312" w:cs="仿宋_GB2312"/>
            <w:sz w:val="32"/>
            <w:szCs w:val="32"/>
            <w:rPrChange w:id="967" w:author="W" w:date="2025-03-13T20:52:54Z">
              <w:rPr>
                <w:rFonts w:hint="eastAsia"/>
              </w:rPr>
            </w:rPrChange>
          </w:rPr>
          <w:t>在临床应用方面，上海通过多种措施推动创新药械的快速应用。首先，督促医疗机构做到创新药“应配尽配”，不得以用药目录数量、“药/耗占比”等原因限制创新药械入院。其次，对符合条件的高价值创新医疗器械、创新医疗服务项目，在DRG/DIP改革中独立成组、提高支付标准、不受高倍率病例数限制。此外，上海还积极辅导推介本市符合条件的创新药参加国家谈判纳入医保药品目录，新版国家药品目录中，上海研发、生产、引进的创新药新增38个，占比居全国前列。</w:t>
        </w:r>
      </w:ins>
    </w:p>
    <w:p w14:paraId="2222F79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969" w:author="W" w:date="2025-03-09T15:59:54Z"/>
          <w:rFonts w:hint="eastAsia" w:ascii="仿宋_GB2312" w:hAnsi="仿宋_GB2312" w:eastAsia="仿宋_GB2312" w:cs="仿宋_GB2312"/>
          <w:sz w:val="32"/>
          <w:szCs w:val="32"/>
          <w:lang w:val="en-US" w:eastAsia="zh-CN"/>
        </w:rPr>
      </w:pPr>
      <w:del w:id="970" w:author="W" w:date="2025-03-09T15:59:54Z">
        <w:r>
          <w:rPr>
            <w:rFonts w:hint="eastAsia" w:ascii="仿宋_GB2312" w:hAnsi="仿宋_GB2312" w:eastAsia="仿宋_GB2312" w:cs="仿宋_GB2312"/>
            <w:sz w:val="32"/>
            <w:szCs w:val="32"/>
            <w:lang w:val="en-US" w:eastAsia="zh-CN"/>
          </w:rPr>
          <w:delText>上海市的创新药医保管理政策展现了其在提升创新药准入、支付及产业化方面的独特优势。与其他地区相比，上海的政策更加注重通过优化医保支付机制、促进药品产业化以及跨部门协作，解决创新药物面临的多重挑战。上海市通过《上海市医疗保障条例》和相关政策，解决了创新药准入和支付滞后的问题。尤其是在医保支付方式方面，上海引入了创新支付机制，如通过“除外支付管理办法”确保创新药物能够及时纳入医保支付体系，从而避免了传统医保支付方式中创新药物进入缓慢、支付不及时的问题。这一措施使得创新药物能够在临床治疗中及时获得医保支持，提升了患者对新药的可及性。</w:delText>
        </w:r>
      </w:del>
    </w:p>
    <w:p w14:paraId="4A131395">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971" w:author="W" w:date="2025-03-09T15:59:54Z"/>
          <w:rFonts w:hint="eastAsia" w:ascii="仿宋_GB2312" w:hAnsi="仿宋_GB2312" w:eastAsia="仿宋_GB2312" w:cs="仿宋_GB2312"/>
          <w:sz w:val="32"/>
          <w:szCs w:val="32"/>
          <w:lang w:val="en-US" w:eastAsia="zh-CN"/>
        </w:rPr>
      </w:pPr>
      <w:del w:id="972" w:author="W" w:date="2025-03-09T15:59:54Z">
        <w:r>
          <w:rPr>
            <w:rFonts w:hint="eastAsia" w:ascii="仿宋_GB2312" w:hAnsi="仿宋_GB2312" w:eastAsia="仿宋_GB2312" w:cs="仿宋_GB2312"/>
            <w:sz w:val="32"/>
            <w:szCs w:val="32"/>
            <w:lang w:val="en-US" w:eastAsia="zh-CN"/>
          </w:rPr>
          <w:delText>上海市在创新药研发和产业化方面也有着明确的差异化战略。通过《上海市生物医药产业发展行动计划》和《上海市支持创新药物产业化若干措施》等政策，上海市为创新药的研发提供了大量的资金支持与政策激励，促进了生物医药企业的技术创新和产品转化。这些政策特别注重通过税收优惠、专项资金以及人才引进等措施，为企业解决了创新药研发中常见的资金瓶颈问题，并通过优化药品审评审批流程，加快了新药的市场准入速度。此外，上海注重推动创新药的产业化，在提高研发效率的同时，确保创新药能够快速进入市场，满足患者的需求。</w:delText>
        </w:r>
      </w:del>
    </w:p>
    <w:p w14:paraId="06B4BC54">
      <w:pPr>
        <w:pStyle w:val="15"/>
        <w:keepNext w:val="0"/>
        <w:keepLines w:val="0"/>
        <w:pageBreakBefore w:val="0"/>
        <w:widowControl/>
        <w:suppressLineNumbers w:val="0"/>
        <w:kinsoku/>
        <w:wordWrap/>
        <w:overflowPunct/>
        <w:topLinePunct w:val="0"/>
        <w:autoSpaceDE/>
        <w:autoSpaceDN/>
        <w:bidi w:val="0"/>
        <w:adjustRightInd/>
        <w:snapToGrid/>
        <w:jc w:val="center"/>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表2.3 上海市创新药医保管理相关政策梳理</w:t>
      </w:r>
    </w:p>
    <w:tbl>
      <w:tblPr>
        <w:tblStyle w:val="7"/>
        <w:tblW w:w="8078"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3"/>
        <w:gridCol w:w="1630"/>
        <w:gridCol w:w="1666"/>
        <w:gridCol w:w="2769"/>
      </w:tblGrid>
      <w:tr w14:paraId="20EA6CA1">
        <w:trPr>
          <w:trHeight w:val="39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E07D1">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政策名称</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5712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发布时间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E810A">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发布主体</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79365">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1"/>
                <w:szCs w:val="21"/>
                <w:u w:val="none"/>
              </w:rPr>
            </w:pPr>
            <w:r>
              <w:rPr>
                <w:rFonts w:hint="eastAsia" w:ascii="仿宋_GB2312" w:hAnsi="仿宋_GB2312" w:eastAsia="仿宋_GB2312" w:cs="仿宋_GB2312"/>
                <w:b/>
                <w:bCs/>
                <w:i w:val="0"/>
                <w:iCs w:val="0"/>
                <w:color w:val="000000"/>
                <w:kern w:val="0"/>
                <w:sz w:val="21"/>
                <w:szCs w:val="21"/>
                <w:u w:val="none"/>
                <w:lang w:val="en-US" w:eastAsia="zh-CN" w:bidi="ar"/>
              </w:rPr>
              <w:t>主要内容</w:t>
            </w:r>
          </w:p>
        </w:tc>
      </w:tr>
      <w:tr w14:paraId="2AC885BA">
        <w:trPr>
          <w:trHeight w:val="1145"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01F2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《上海市生物医药产业发展行动计划（2014-2017年）》</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9039F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E27E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A0C4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提出了支持生物医药产业发展的具体措施，推动创新药研发与产业化，优化政策环境。</w:t>
            </w:r>
          </w:p>
        </w:tc>
      </w:tr>
      <w:tr w14:paraId="00C167F0">
        <w:trPr>
          <w:trHeight w:val="2274"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6233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《上海市促进产业高质量发展专项资金管理办法（暂行）》</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927A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2018年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C034A">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CFCC8">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设立专项资金，支持生物医药产业特别是创新药的高质量发展，推动技术创新和成果转化。</w:t>
            </w:r>
          </w:p>
        </w:tc>
      </w:tr>
      <w:tr w14:paraId="0E448513">
        <w:trPr>
          <w:trHeight w:val="189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8FD72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《上海市支持创新药物产业化若干措施》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1C531">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2020年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13CA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4061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通过资金支持、税收优惠、人才引进等措施，推动创新药产业化，助力药品的快速应用。</w:t>
            </w:r>
          </w:p>
        </w:tc>
      </w:tr>
      <w:tr w14:paraId="7BE06B1D">
        <w:trPr>
          <w:trHeight w:val="2276"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B480C">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《上海市进一步完善多元支付机制支持创新药械发展的若干措施》</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1C5A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2023年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C274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上海市医疗保障局</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44C32">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明确医保部门支持创新药械，推动创新药纳入医保支付体系并实现多元支付方式。</w:t>
            </w:r>
          </w:p>
        </w:tc>
      </w:tr>
      <w:tr w14:paraId="52257DEB">
        <w:trPr>
          <w:trHeight w:val="2652"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6C21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《上海市人民政府办公厅关于支持生物医药产业全链条创新发展的若干意见》</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625CB">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E006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上海市人民政府</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0D887">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提出对创新药物的研发提供资金支持，推动产业化及技术创新，解决资金瓶颈，优化政策环境。</w:t>
            </w:r>
          </w:p>
        </w:tc>
      </w:tr>
      <w:tr w14:paraId="32FF0F8C">
        <w:trPr>
          <w:trHeight w:val="2653"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DDF6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《上海市2024年度“科技创新行动计划”创新药械产品应用示范项目申报指南》</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1429F6">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7F249">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上海市科技委员会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7AAF0">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支持1类、2类新药的应用示范项目，通过真实世界疗效评价加速药品市场推广应用。</w:t>
            </w:r>
          </w:p>
        </w:tc>
      </w:tr>
      <w:tr w14:paraId="7B0180E8">
        <w:trPr>
          <w:trHeight w:val="2280" w:hRule="atLeast"/>
        </w:trPr>
        <w:tc>
          <w:tcPr>
            <w:tcW w:w="2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EB63F">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《上海市医疗保障条例》</w:t>
            </w:r>
          </w:p>
        </w:tc>
        <w:tc>
          <w:tcPr>
            <w:tcW w:w="16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D21E5">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2024年</w:t>
            </w:r>
          </w:p>
        </w:tc>
        <w:tc>
          <w:tcPr>
            <w:tcW w:w="16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020ED">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上海市人民代表大会常务委员会</w:t>
            </w:r>
          </w:p>
        </w:tc>
        <w:tc>
          <w:tcPr>
            <w:tcW w:w="27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D54D3">
            <w:pPr>
              <w:keepNext w:val="0"/>
              <w:keepLines w:val="0"/>
              <w:widowControl/>
              <w:suppressLineNumbers w:val="0"/>
              <w:jc w:val="center"/>
              <w:textAlignment w:val="center"/>
              <w:rPr>
                <w:rFonts w:hint="eastAsia" w:ascii="仿宋_GB2312" w:hAnsi="仿宋_GB2312" w:eastAsia="仿宋_GB2312" w:cs="仿宋_GB2312"/>
                <w:i w:val="0"/>
                <w:iCs w:val="0"/>
                <w:color w:val="000000"/>
                <w:sz w:val="21"/>
                <w:szCs w:val="21"/>
                <w:u w:val="none"/>
              </w:rPr>
            </w:pPr>
            <w:r>
              <w:rPr>
                <w:rFonts w:hint="eastAsia" w:ascii="仿宋_GB2312" w:hAnsi="仿宋_GB2312" w:eastAsia="仿宋_GB2312" w:cs="仿宋_GB2312"/>
                <w:i w:val="0"/>
                <w:iCs w:val="0"/>
                <w:color w:val="000000"/>
                <w:kern w:val="0"/>
                <w:sz w:val="21"/>
                <w:szCs w:val="21"/>
                <w:u w:val="none"/>
                <w:lang w:val="en-US" w:eastAsia="zh-CN" w:bidi="ar"/>
              </w:rPr>
              <w:t>为创新药物的医保支付提供灵活机制，推动医疗保障服务的全面发展，确保创新药的市场准入。</w:t>
            </w:r>
          </w:p>
        </w:tc>
      </w:tr>
    </w:tbl>
    <w:p w14:paraId="7CFF1960">
      <w:pPr>
        <w:pStyle w:val="15"/>
        <w:keepNext w:val="0"/>
        <w:keepLines w:val="0"/>
        <w:pageBreakBefore w:val="0"/>
        <w:widowControl/>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74" w:author="W" w:date="2025-03-09T14:37:17Z"/>
          <w:rFonts w:hint="default" w:ascii="仿宋_GB2312" w:hAnsi="仿宋_GB2312" w:eastAsia="仿宋_GB2312" w:cs="仿宋_GB2312"/>
          <w:sz w:val="32"/>
          <w:szCs w:val="32"/>
          <w:lang w:val="en-US" w:eastAsia="zh-CN"/>
        </w:rPr>
        <w:pPrChange w:id="973" w:author="W" w:date="2025-03-13T20:53:03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4"/>
          </w:pPr>
        </w:pPrChange>
      </w:pPr>
      <w:ins w:id="975" w:author="W" w:date="2025-03-09T14:37:17Z">
        <w:r>
          <w:rPr>
            <w:rFonts w:hint="eastAsia" w:ascii="仿宋_GB2312" w:hAnsi="仿宋_GB2312" w:eastAsia="仿宋_GB2312" w:cs="仿宋_GB2312"/>
            <w:sz w:val="32"/>
            <w:szCs w:val="32"/>
            <w:lang w:val="en-US" w:eastAsia="zh-CN"/>
          </w:rPr>
          <w:t>1.2.</w:t>
        </w:r>
      </w:ins>
      <w:ins w:id="976" w:author="W" w:date="2025-03-13T20:13:26Z">
        <w:r>
          <w:rPr>
            <w:rFonts w:hint="eastAsia" w:ascii="仿宋_GB2312" w:hAnsi="仿宋_GB2312" w:eastAsia="仿宋_GB2312" w:cs="仿宋_GB2312"/>
            <w:sz w:val="32"/>
            <w:szCs w:val="32"/>
            <w:lang w:val="en-US" w:eastAsia="zh-CN"/>
          </w:rPr>
          <w:t>6</w:t>
        </w:r>
      </w:ins>
      <w:ins w:id="977" w:author="W" w:date="2025-03-09T14:37:24Z">
        <w:r>
          <w:rPr>
            <w:rFonts w:hint="eastAsia" w:ascii="仿宋_GB2312" w:hAnsi="仿宋_GB2312" w:eastAsia="仿宋_GB2312" w:cs="仿宋_GB2312"/>
            <w:sz w:val="32"/>
            <w:szCs w:val="32"/>
            <w:lang w:val="en-US" w:eastAsia="zh-CN"/>
          </w:rPr>
          <w:t xml:space="preserve"> 广东</w:t>
        </w:r>
      </w:ins>
      <w:ins w:id="978" w:author="W" w:date="2025-03-13T20:02:53Z">
        <w:r>
          <w:rPr>
            <w:rFonts w:hint="eastAsia" w:ascii="仿宋_GB2312" w:hAnsi="仿宋_GB2312" w:eastAsia="仿宋_GB2312" w:cs="仿宋_GB2312"/>
            <w:sz w:val="32"/>
            <w:szCs w:val="32"/>
            <w:lang w:val="en-US" w:eastAsia="zh-CN"/>
          </w:rPr>
          <w:t>省</w:t>
        </w:r>
      </w:ins>
      <w:ins w:id="979" w:author="W" w:date="2025-03-13T20:02:55Z">
        <w:r>
          <w:rPr>
            <w:rFonts w:hint="eastAsia" w:ascii="仿宋_GB2312" w:hAnsi="仿宋_GB2312" w:eastAsia="仿宋_GB2312" w:cs="仿宋_GB2312"/>
            <w:sz w:val="32"/>
            <w:szCs w:val="32"/>
            <w:lang w:val="en-US" w:eastAsia="zh-CN"/>
          </w:rPr>
          <w:t>广州市</w:t>
        </w:r>
      </w:ins>
      <w:ins w:id="980" w:author="W" w:date="2025-03-13T20:11:56Z">
        <w:r>
          <w:rPr>
            <w:rFonts w:hint="eastAsia" w:ascii="仿宋_GB2312" w:hAnsi="仿宋_GB2312" w:eastAsia="仿宋_GB2312" w:cs="仿宋_GB2312"/>
            <w:sz w:val="32"/>
            <w:szCs w:val="32"/>
            <w:lang w:val="en-US" w:eastAsia="zh-CN"/>
          </w:rPr>
          <w:t>：</w:t>
        </w:r>
      </w:ins>
      <w:ins w:id="981" w:author="W" w:date="2025-03-13T20:12:01Z">
        <w:r>
          <w:rPr>
            <w:rFonts w:hint="eastAsia" w:ascii="仿宋_GB2312" w:hAnsi="仿宋_GB2312" w:eastAsia="仿宋_GB2312" w:cs="仿宋_GB2312"/>
            <w:sz w:val="32"/>
            <w:szCs w:val="32"/>
            <w:rPrChange w:id="982" w:author="W" w:date="2025-03-13T20:53:03Z">
              <w:rPr>
                <w:rFonts w:hint="eastAsia"/>
              </w:rPr>
            </w:rPrChange>
          </w:rPr>
          <w:t>支付方式创新与全面支持促进创新药应用</w:t>
        </w:r>
      </w:ins>
    </w:p>
    <w:p w14:paraId="1F34E18A">
      <w:pPr>
        <w:pStyle w:val="15"/>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85" w:author="W" w:date="2025-03-13T20:04:40Z"/>
          <w:rFonts w:hint="eastAsia" w:ascii="仿宋_GB2312" w:hAnsi="仿宋_GB2312" w:eastAsia="仿宋_GB2312" w:cs="仿宋_GB2312"/>
          <w:sz w:val="32"/>
          <w:szCs w:val="32"/>
          <w:rPrChange w:id="986" w:author="W" w:date="2025-03-13T20:53:03Z">
            <w:rPr>
              <w:ins w:id="987" w:author="W" w:date="2025-03-13T20:04:40Z"/>
              <w:rFonts w:hint="eastAsia"/>
            </w:rPr>
          </w:rPrChange>
        </w:rPr>
        <w:pPrChange w:id="984" w:author="W" w:date="2025-03-13T20:53:03Z">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988" w:author="W" w:date="2025-03-13T20:04:57Z">
        <w:r>
          <w:rPr>
            <w:rFonts w:hint="eastAsia" w:ascii="仿宋_GB2312" w:hAnsi="仿宋_GB2312" w:eastAsia="仿宋_GB2312" w:cs="仿宋_GB2312"/>
            <w:sz w:val="32"/>
            <w:szCs w:val="32"/>
            <w:lang w:val="en-US" w:eastAsia="zh-CN"/>
          </w:rPr>
          <w:t>广东省</w:t>
        </w:r>
      </w:ins>
      <w:ins w:id="989" w:author="W" w:date="2025-03-13T20:04:58Z">
        <w:r>
          <w:rPr>
            <w:rFonts w:hint="eastAsia" w:ascii="仿宋_GB2312" w:hAnsi="仿宋_GB2312" w:eastAsia="仿宋_GB2312" w:cs="仿宋_GB2312"/>
            <w:sz w:val="32"/>
            <w:szCs w:val="32"/>
            <w:lang w:val="en-US" w:eastAsia="zh-CN"/>
          </w:rPr>
          <w:t>广州市</w:t>
        </w:r>
      </w:ins>
      <w:ins w:id="990" w:author="W" w:date="2025-03-13T20:04:59Z">
        <w:r>
          <w:rPr>
            <w:rFonts w:hint="eastAsia" w:ascii="仿宋_GB2312" w:hAnsi="仿宋_GB2312" w:eastAsia="仿宋_GB2312" w:cs="仿宋_GB2312"/>
            <w:sz w:val="32"/>
            <w:szCs w:val="32"/>
            <w:lang w:val="en-US" w:eastAsia="zh-CN"/>
          </w:rPr>
          <w:t>作为</w:t>
        </w:r>
      </w:ins>
      <w:ins w:id="991" w:author="W" w:date="2025-03-13T20:05:31Z">
        <w:r>
          <w:rPr>
            <w:rFonts w:hint="eastAsia" w:ascii="仿宋_GB2312" w:hAnsi="仿宋_GB2312" w:eastAsia="仿宋_GB2312" w:cs="仿宋_GB2312"/>
            <w:sz w:val="32"/>
            <w:szCs w:val="32"/>
            <w:rPrChange w:id="992" w:author="W" w:date="2025-03-13T20:53:03Z">
              <w:rPr>
                <w:rFonts w:hint="eastAsia"/>
              </w:rPr>
            </w:rPrChange>
          </w:rPr>
          <w:t>DIP示范点城市</w:t>
        </w:r>
      </w:ins>
      <w:ins w:id="994" w:author="W" w:date="2025-03-13T20:05:00Z">
        <w:r>
          <w:rPr>
            <w:rFonts w:hint="eastAsia" w:ascii="仿宋_GB2312" w:hAnsi="仿宋_GB2312" w:eastAsia="仿宋_GB2312" w:cs="仿宋_GB2312"/>
            <w:sz w:val="32"/>
            <w:szCs w:val="32"/>
            <w:lang w:val="en-US" w:eastAsia="zh-CN"/>
          </w:rPr>
          <w:t>，</w:t>
        </w:r>
      </w:ins>
      <w:ins w:id="995" w:author="W" w:date="2025-03-13T20:04:40Z">
        <w:r>
          <w:rPr>
            <w:rFonts w:hint="eastAsia" w:ascii="仿宋_GB2312" w:hAnsi="仿宋_GB2312" w:eastAsia="仿宋_GB2312" w:cs="仿宋_GB2312"/>
            <w:sz w:val="32"/>
            <w:szCs w:val="32"/>
            <w:rPrChange w:id="996" w:author="W" w:date="2025-03-13T20:53:03Z">
              <w:rPr>
                <w:rFonts w:hint="eastAsia"/>
              </w:rPr>
            </w:rPrChange>
          </w:rPr>
          <w:t>在创新药医保管理方面采取了多项创新举措，有效推动了创新药的临床应用和医保支付的灵活性。通过《广州医保支持创新医药发展若干措施》等政策，广州市明确创新药挂网采购的具体流程，鼓励企业积极参与医保谈判，加速创新药进入医保目录。同时，广州市建立了医保支付动态调整机制，根据药品的临床价值和市场情况适时调整支付标准，确保医保基金的合理使用。</w:t>
        </w:r>
      </w:ins>
    </w:p>
    <w:p w14:paraId="7F782445">
      <w:pPr>
        <w:pStyle w:val="15"/>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999" w:author="W" w:date="2025-03-13T20:04:40Z"/>
          <w:rFonts w:hint="eastAsia" w:ascii="仿宋_GB2312" w:hAnsi="仿宋_GB2312" w:eastAsia="仿宋_GB2312" w:cs="仿宋_GB2312"/>
          <w:sz w:val="32"/>
          <w:szCs w:val="32"/>
          <w:rPrChange w:id="1000" w:author="W" w:date="2025-03-13T20:53:03Z">
            <w:rPr>
              <w:ins w:id="1001" w:author="W" w:date="2025-03-13T20:04:40Z"/>
              <w:rFonts w:hint="eastAsia"/>
            </w:rPr>
          </w:rPrChange>
        </w:rPr>
        <w:pPrChange w:id="998" w:author="W" w:date="2025-03-13T20:53:03Z">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1002" w:author="W" w:date="2025-03-13T20:04:40Z">
        <w:r>
          <w:rPr>
            <w:rFonts w:hint="eastAsia" w:ascii="仿宋_GB2312" w:hAnsi="仿宋_GB2312" w:eastAsia="仿宋_GB2312" w:cs="仿宋_GB2312"/>
            <w:sz w:val="32"/>
            <w:szCs w:val="32"/>
            <w:rPrChange w:id="1003" w:author="W" w:date="2025-03-13T20:53:03Z">
              <w:rPr>
                <w:rFonts w:hint="eastAsia"/>
              </w:rPr>
            </w:rPrChange>
          </w:rPr>
          <w:t>在解决创新药支付滞后问题上，广州市对定点医疗机构的创新药费用实行单列结算或按病种分值付费（DIP）分值加成，使支付方式更加灵活，更好地满足药品的临床疗效和患者需求。此外，广州市在医保考核评价中剔除创新药械费用的影响，消除医疗机构的顾虑，鼓励其积极配备和使用创新药。广州市还及时将创新药械纳入医保支付范围，扩大“双通道”定点医药机构数量，提高医保报销比例，进一步强化了基本医保的保障功能。</w:t>
        </w:r>
      </w:ins>
    </w:p>
    <w:p w14:paraId="605C3F24">
      <w:pPr>
        <w:pStyle w:val="15"/>
        <w:keepNext w:val="0"/>
        <w:keepLines w:val="0"/>
        <w:pageBreakBefore w:val="0"/>
        <w:widowControl/>
        <w:numPr>
          <w:ilvl w:val="-1"/>
          <w:numId w:val="0"/>
        </w:numPr>
        <w:suppressLineNumbers w:val="0"/>
        <w:kinsoku/>
        <w:wordWrap/>
        <w:overflowPunct/>
        <w:topLinePunct w:val="0"/>
        <w:autoSpaceDE/>
        <w:autoSpaceDN/>
        <w:bidi w:val="0"/>
        <w:adjustRightInd/>
        <w:snapToGrid/>
        <w:spacing w:before="0" w:line="240" w:lineRule="auto"/>
        <w:ind w:left="0" w:firstLine="640" w:firstLineChars="200"/>
        <w:jc w:val="left"/>
        <w:textAlignment w:val="auto"/>
        <w:outlineLvl w:val="9"/>
        <w:rPr>
          <w:ins w:id="1006" w:author="W" w:date="2025-03-09T14:37:17Z"/>
          <w:rFonts w:hint="eastAsia" w:ascii="仿宋_GB2312" w:hAnsi="仿宋_GB2312" w:eastAsia="仿宋_GB2312" w:cs="仿宋_GB2312"/>
          <w:b w:val="0"/>
          <w:bCs w:val="0"/>
          <w:sz w:val="32"/>
          <w:szCs w:val="32"/>
          <w:lang w:val="en-US" w:eastAsia="zh-CN"/>
          <w:rPrChange w:id="1007" w:author="W" w:date="2025-03-09T14:58:57Z">
            <w:rPr>
              <w:ins w:id="1008" w:author="W" w:date="2025-03-09T14:37:17Z"/>
              <w:rFonts w:hint="eastAsia" w:ascii="仿宋_GB2312" w:hAnsi="仿宋_GB2312" w:eastAsia="仿宋_GB2312" w:cs="仿宋_GB2312"/>
              <w:b/>
              <w:bCs/>
              <w:sz w:val="32"/>
              <w:szCs w:val="32"/>
              <w:lang w:val="en-US" w:eastAsia="zh-CN"/>
            </w:rPr>
          </w:rPrChange>
        </w:rPr>
        <w:pPrChange w:id="1005" w:author="W" w:date="2025-03-13T20:53:03Z">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1009" w:author="W" w:date="2025-03-13T20:04:40Z">
        <w:r>
          <w:rPr>
            <w:rFonts w:hint="eastAsia" w:ascii="仿宋_GB2312" w:hAnsi="仿宋_GB2312" w:eastAsia="仿宋_GB2312" w:cs="仿宋_GB2312"/>
            <w:sz w:val="32"/>
            <w:szCs w:val="32"/>
            <w:rPrChange w:id="1010" w:author="W" w:date="2025-03-13T20:53:03Z">
              <w:rPr>
                <w:rFonts w:hint="eastAsia"/>
              </w:rPr>
            </w:rPrChange>
          </w:rPr>
          <w:t>同时，广州市深化“穗岁康”商业补充健康保险试点，对符合条件的创新药品在待遇上予以倾斜，发挥商业健康保险的补充作用。通过优化医保考核评价指标，剔除创新药械相关费用，加强对医疗机构创新药配备使用情况的监测，支持“双通道”药品纳入医疗机构药品目录及外配处方药品目录，加强药品供应保障。广州市还畅通创新药械进院渠道，确保其费用不纳入部分公立医院绩效考核指标，建立特殊病例单议机制，对使用创新药械导致医疗费用较高的特殊病例合理付费或提高支付标准。开展应用真实世界数据助力医保价值购买，建立相关政策体系和技术标准，使真实世界数据应用成为创新药械价值评估、医保服务质量评价、医药价格管理等医保价值购买以及大数据监管的重要工具。</w:t>
        </w:r>
      </w:ins>
    </w:p>
    <w:p w14:paraId="61033524">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0" w:firstLine="0" w:firstLineChars="0"/>
        <w:jc w:val="center"/>
        <w:textAlignment w:val="auto"/>
        <w:outlineLvl w:val="9"/>
        <w:rPr>
          <w:ins w:id="1013" w:author="W" w:date="2025-03-09T14:36:11Z"/>
          <w:rFonts w:hint="eastAsia" w:ascii="仿宋_GB2312" w:hAnsi="仿宋_GB2312" w:eastAsia="仿宋_GB2312" w:cs="仿宋_GB2312"/>
          <w:b/>
          <w:bCs/>
          <w:color w:val="0E0E0E"/>
          <w:kern w:val="0"/>
          <w:sz w:val="32"/>
          <w:szCs w:val="32"/>
          <w:lang w:val="en-US" w:eastAsia="zh-CN" w:bidi="ar"/>
        </w:rPr>
        <w:pPrChange w:id="1012" w:author="W" w:date="2025-03-09T14:36:49Z">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pPr>
        </w:pPrChange>
      </w:pPr>
      <w:ins w:id="1014" w:author="W" w:date="2025-03-09T14:36:48Z">
        <w:r>
          <w:rPr>
            <w:rFonts w:hint="eastAsia" w:ascii="仿宋_GB2312" w:hAnsi="仿宋_GB2312" w:eastAsia="仿宋_GB2312" w:cs="仿宋_GB2312"/>
            <w:b/>
            <w:bCs/>
            <w:sz w:val="32"/>
            <w:szCs w:val="32"/>
            <w:lang w:val="en-US" w:eastAsia="zh-CN"/>
          </w:rPr>
          <w:t>表2.</w:t>
        </w:r>
      </w:ins>
      <w:ins w:id="1015" w:author="W" w:date="2025-03-09T14:36:51Z">
        <w:r>
          <w:rPr>
            <w:rFonts w:hint="eastAsia" w:ascii="仿宋_GB2312" w:hAnsi="仿宋_GB2312" w:eastAsia="仿宋_GB2312" w:cs="仿宋_GB2312"/>
            <w:b/>
            <w:bCs/>
            <w:sz w:val="32"/>
            <w:szCs w:val="32"/>
            <w:lang w:val="en-US" w:eastAsia="zh-CN"/>
          </w:rPr>
          <w:t>4</w:t>
        </w:r>
      </w:ins>
      <w:ins w:id="1016" w:author="W" w:date="2025-03-09T14:36:48Z">
        <w:r>
          <w:rPr>
            <w:rFonts w:hint="eastAsia" w:ascii="仿宋_GB2312" w:hAnsi="仿宋_GB2312" w:eastAsia="仿宋_GB2312" w:cs="仿宋_GB2312"/>
            <w:b/>
            <w:bCs/>
            <w:sz w:val="32"/>
            <w:szCs w:val="32"/>
            <w:lang w:val="en-US" w:eastAsia="zh-CN"/>
          </w:rPr>
          <w:t xml:space="preserve"> </w:t>
        </w:r>
      </w:ins>
      <w:ins w:id="1017" w:author="W" w:date="2025-03-09T14:37:08Z">
        <w:r>
          <w:rPr>
            <w:rFonts w:hint="eastAsia" w:ascii="仿宋_GB2312" w:hAnsi="仿宋_GB2312" w:eastAsia="仿宋_GB2312" w:cs="仿宋_GB2312"/>
            <w:b/>
            <w:bCs/>
            <w:sz w:val="32"/>
            <w:szCs w:val="32"/>
            <w:lang w:val="en-US" w:eastAsia="zh-CN"/>
          </w:rPr>
          <w:t>广东省</w:t>
        </w:r>
      </w:ins>
      <w:ins w:id="1018" w:author="W" w:date="2025-03-13T20:02:17Z">
        <w:r>
          <w:rPr>
            <w:rFonts w:hint="eastAsia" w:ascii="仿宋_GB2312" w:hAnsi="仿宋_GB2312" w:eastAsia="仿宋_GB2312" w:cs="仿宋_GB2312"/>
            <w:b/>
            <w:bCs/>
            <w:sz w:val="32"/>
            <w:szCs w:val="32"/>
            <w:lang w:val="en-US" w:eastAsia="zh-CN"/>
          </w:rPr>
          <w:t>广州市</w:t>
        </w:r>
      </w:ins>
      <w:ins w:id="1019" w:author="W" w:date="2025-03-09T14:36:48Z">
        <w:r>
          <w:rPr>
            <w:rFonts w:hint="eastAsia" w:ascii="仿宋_GB2312" w:hAnsi="仿宋_GB2312" w:eastAsia="仿宋_GB2312" w:cs="仿宋_GB2312"/>
            <w:b/>
            <w:bCs/>
            <w:sz w:val="32"/>
            <w:szCs w:val="32"/>
            <w:lang w:val="en-US" w:eastAsia="zh-CN"/>
          </w:rPr>
          <w:t>创新药医保管理相关政策梳理</w:t>
        </w:r>
      </w:ins>
    </w:p>
    <w:tbl>
      <w:tblPr>
        <w:tblStyle w:val="7"/>
        <w:tblW w:w="823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Change w:id="1020" w:author="W" w:date="2025-03-09T14:58:02Z">
          <w:tblPr>
            <w:tblStyle w:val="7"/>
            <w:tblW w:w="9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1267"/>
        <w:gridCol w:w="1827"/>
        <w:gridCol w:w="1930"/>
        <w:gridCol w:w="3213"/>
        <w:tblGridChange w:id="1021">
          <w:tblGrid>
            <w:gridCol w:w="1249"/>
            <w:gridCol w:w="18"/>
            <w:gridCol w:w="165"/>
            <w:gridCol w:w="1618"/>
            <w:gridCol w:w="44"/>
            <w:gridCol w:w="404"/>
            <w:gridCol w:w="1454"/>
            <w:gridCol w:w="72"/>
            <w:gridCol w:w="656"/>
            <w:gridCol w:w="2438"/>
            <w:gridCol w:w="119"/>
            <w:gridCol w:w="1076"/>
          </w:tblGrid>
        </w:tblGridChange>
      </w:tblGrid>
      <w:tr w14:paraId="5D815BCD">
        <w:trPr>
          <w:trHeight w:val="336" w:hRule="atLeast"/>
          <w:ins w:id="1022" w:author="W" w:date="2025-03-09T14:36:12Z"/>
          <w:trPrChange w:id="1023" w:author="W" w:date="2025-03-09T14:58:02Z">
            <w:trPr>
              <w:trHeight w:val="336"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024" w:author="W" w:date="2025-03-09T14:58:02Z">
              <w:tcPr>
                <w:tcW w:w="1432" w:type="dxa"/>
                <w:gridSpan w:val="3"/>
                <w:tcBorders>
                  <w:top w:val="single" w:color="000000" w:sz="4" w:space="0"/>
                  <w:left w:val="single" w:color="000000" w:sz="4" w:space="0"/>
                  <w:bottom w:val="single" w:color="000000" w:sz="4" w:space="0"/>
                  <w:right w:val="single" w:color="000000" w:sz="4" w:space="0"/>
                </w:tcBorders>
                <w:vAlign w:val="center"/>
              </w:tcPr>
            </w:tcPrChange>
          </w:tcPr>
          <w:p w14:paraId="7F6EA804">
            <w:pPr>
              <w:keepNext w:val="0"/>
              <w:keepLines w:val="0"/>
              <w:widowControl/>
              <w:suppressLineNumbers w:val="0"/>
              <w:jc w:val="center"/>
              <w:textAlignment w:val="center"/>
              <w:rPr>
                <w:ins w:id="1025" w:author="W" w:date="2025-03-09T14:36:12Z"/>
                <w:rFonts w:hint="eastAsia" w:ascii="仿宋_GB2312" w:hAnsi="仿宋_GB2312" w:eastAsia="仿宋_GB2312" w:cs="仿宋_GB2312"/>
                <w:b/>
                <w:bCs/>
                <w:i w:val="0"/>
                <w:iCs w:val="0"/>
                <w:color w:val="000000"/>
                <w:kern w:val="0"/>
                <w:sz w:val="21"/>
                <w:szCs w:val="21"/>
                <w:u w:val="none"/>
                <w:lang w:bidi="ar"/>
                <w:rPrChange w:id="1026" w:author="W" w:date="2025-03-09T15:17:55Z">
                  <w:rPr>
                    <w:ins w:id="1027" w:author="W" w:date="2025-03-09T14:36:12Z"/>
                    <w:rFonts w:hint="eastAsia" w:ascii="宋体" w:hAnsi="宋体" w:eastAsia="宋体" w:cs="宋体"/>
                    <w:b/>
                    <w:bCs/>
                    <w:i w:val="0"/>
                    <w:iCs w:val="0"/>
                    <w:color w:val="060607"/>
                    <w:sz w:val="21"/>
                    <w:szCs w:val="21"/>
                    <w:u w:val="none"/>
                  </w:rPr>
                </w:rPrChange>
              </w:rPr>
            </w:pPr>
            <w:ins w:id="1028" w:author="W" w:date="2025-03-09T14:36:12Z">
              <w:r>
                <w:rPr>
                  <w:rFonts w:hint="eastAsia" w:ascii="仿宋_GB2312" w:hAnsi="仿宋_GB2312" w:eastAsia="仿宋_GB2312" w:cs="仿宋_GB2312"/>
                  <w:b/>
                  <w:bCs/>
                  <w:i w:val="0"/>
                  <w:iCs w:val="0"/>
                  <w:color w:val="000000"/>
                  <w:kern w:val="0"/>
                  <w:sz w:val="21"/>
                  <w:szCs w:val="21"/>
                  <w:u w:val="none"/>
                  <w:lang w:val="en-US" w:eastAsia="zh-CN" w:bidi="ar"/>
                  <w:rPrChange w:id="1029" w:author="W" w:date="2025-03-09T15:17:55Z">
                    <w:rPr>
                      <w:rFonts w:hint="eastAsia" w:ascii="宋体" w:hAnsi="宋体" w:eastAsia="宋体" w:cs="宋体"/>
                      <w:b/>
                      <w:bCs/>
                      <w:i w:val="0"/>
                      <w:iCs w:val="0"/>
                      <w:color w:val="060607"/>
                      <w:kern w:val="0"/>
                      <w:sz w:val="21"/>
                      <w:szCs w:val="21"/>
                      <w:u w:val="none"/>
                      <w:lang w:val="en-US" w:eastAsia="zh-CN" w:bidi="ar"/>
                    </w:rPr>
                  </w:rPrChange>
                </w:rPr>
                <w:t>政策名称</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030" w:author="W" w:date="2025-03-09T14:58:02Z">
              <w:tcPr>
                <w:tcW w:w="2066" w:type="dxa"/>
                <w:gridSpan w:val="3"/>
                <w:tcBorders>
                  <w:top w:val="single" w:color="000000" w:sz="4" w:space="0"/>
                  <w:left w:val="single" w:color="000000" w:sz="4" w:space="0"/>
                  <w:bottom w:val="single" w:color="000000" w:sz="4" w:space="0"/>
                  <w:right w:val="single" w:color="000000" w:sz="4" w:space="0"/>
                </w:tcBorders>
                <w:vAlign w:val="center"/>
              </w:tcPr>
            </w:tcPrChange>
          </w:tcPr>
          <w:p w14:paraId="5B76CA59">
            <w:pPr>
              <w:keepNext w:val="0"/>
              <w:keepLines w:val="0"/>
              <w:widowControl/>
              <w:suppressLineNumbers w:val="0"/>
              <w:jc w:val="center"/>
              <w:textAlignment w:val="center"/>
              <w:rPr>
                <w:ins w:id="1031" w:author="W" w:date="2025-03-09T14:36:12Z"/>
                <w:rFonts w:hint="eastAsia" w:ascii="仿宋_GB2312" w:hAnsi="仿宋_GB2312" w:eastAsia="仿宋_GB2312" w:cs="仿宋_GB2312"/>
                <w:b/>
                <w:bCs/>
                <w:i w:val="0"/>
                <w:iCs w:val="0"/>
                <w:color w:val="000000"/>
                <w:kern w:val="0"/>
                <w:sz w:val="21"/>
                <w:szCs w:val="21"/>
                <w:u w:val="none"/>
                <w:lang w:bidi="ar"/>
                <w:rPrChange w:id="1032" w:author="W" w:date="2025-03-09T15:17:55Z">
                  <w:rPr>
                    <w:ins w:id="1033" w:author="W" w:date="2025-03-09T14:36:12Z"/>
                    <w:rFonts w:hint="eastAsia" w:ascii="宋体" w:hAnsi="宋体" w:eastAsia="宋体" w:cs="宋体"/>
                    <w:b/>
                    <w:bCs/>
                    <w:i w:val="0"/>
                    <w:iCs w:val="0"/>
                    <w:color w:val="060607"/>
                    <w:sz w:val="21"/>
                    <w:szCs w:val="21"/>
                    <w:u w:val="none"/>
                  </w:rPr>
                </w:rPrChange>
              </w:rPr>
            </w:pPr>
            <w:ins w:id="1034" w:author="W" w:date="2025-03-09T14:36:12Z">
              <w:r>
                <w:rPr>
                  <w:rFonts w:hint="eastAsia" w:ascii="仿宋_GB2312" w:hAnsi="仿宋_GB2312" w:eastAsia="仿宋_GB2312" w:cs="仿宋_GB2312"/>
                  <w:b/>
                  <w:bCs/>
                  <w:i w:val="0"/>
                  <w:iCs w:val="0"/>
                  <w:color w:val="000000"/>
                  <w:kern w:val="0"/>
                  <w:sz w:val="21"/>
                  <w:szCs w:val="21"/>
                  <w:u w:val="none"/>
                  <w:lang w:val="en-US" w:eastAsia="zh-CN" w:bidi="ar"/>
                  <w:rPrChange w:id="1035" w:author="W" w:date="2025-03-09T15:17:55Z">
                    <w:rPr>
                      <w:rFonts w:hint="eastAsia" w:ascii="宋体" w:hAnsi="宋体" w:eastAsia="宋体" w:cs="宋体"/>
                      <w:b/>
                      <w:bCs/>
                      <w:i w:val="0"/>
                      <w:iCs w:val="0"/>
                      <w:color w:val="060607"/>
                      <w:kern w:val="0"/>
                      <w:sz w:val="21"/>
                      <w:szCs w:val="21"/>
                      <w:u w:val="none"/>
                      <w:lang w:val="en-US" w:eastAsia="zh-CN" w:bidi="ar"/>
                    </w:rPr>
                  </w:rPrChange>
                </w:rPr>
                <w:t>发布时间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036" w:author="W" w:date="2025-03-09T14:58:02Z">
              <w:tcPr>
                <w:tcW w:w="2182" w:type="dxa"/>
                <w:gridSpan w:val="3"/>
                <w:tcBorders>
                  <w:top w:val="single" w:color="000000" w:sz="4" w:space="0"/>
                  <w:left w:val="single" w:color="000000" w:sz="4" w:space="0"/>
                  <w:bottom w:val="single" w:color="000000" w:sz="4" w:space="0"/>
                  <w:right w:val="single" w:color="000000" w:sz="4" w:space="0"/>
                </w:tcBorders>
                <w:vAlign w:val="center"/>
              </w:tcPr>
            </w:tcPrChange>
          </w:tcPr>
          <w:p w14:paraId="42036005">
            <w:pPr>
              <w:keepNext w:val="0"/>
              <w:keepLines w:val="0"/>
              <w:widowControl/>
              <w:suppressLineNumbers w:val="0"/>
              <w:jc w:val="center"/>
              <w:textAlignment w:val="center"/>
              <w:rPr>
                <w:ins w:id="1037" w:author="W" w:date="2025-03-09T14:36:12Z"/>
                <w:rFonts w:hint="eastAsia" w:ascii="仿宋_GB2312" w:hAnsi="仿宋_GB2312" w:eastAsia="仿宋_GB2312" w:cs="仿宋_GB2312"/>
                <w:b/>
                <w:bCs/>
                <w:i w:val="0"/>
                <w:iCs w:val="0"/>
                <w:color w:val="000000"/>
                <w:kern w:val="0"/>
                <w:sz w:val="21"/>
                <w:szCs w:val="21"/>
                <w:u w:val="none"/>
                <w:lang w:bidi="ar"/>
                <w:rPrChange w:id="1038" w:author="W" w:date="2025-03-09T15:17:55Z">
                  <w:rPr>
                    <w:ins w:id="1039" w:author="W" w:date="2025-03-09T14:36:12Z"/>
                    <w:rFonts w:hint="eastAsia" w:ascii="宋体" w:hAnsi="宋体" w:eastAsia="宋体" w:cs="宋体"/>
                    <w:b/>
                    <w:bCs/>
                    <w:i w:val="0"/>
                    <w:iCs w:val="0"/>
                    <w:color w:val="060607"/>
                    <w:sz w:val="21"/>
                    <w:szCs w:val="21"/>
                    <w:u w:val="none"/>
                  </w:rPr>
                </w:rPrChange>
              </w:rPr>
            </w:pPr>
            <w:ins w:id="1040" w:author="W" w:date="2025-03-09T14:36:12Z">
              <w:r>
                <w:rPr>
                  <w:rFonts w:hint="eastAsia" w:ascii="仿宋_GB2312" w:hAnsi="仿宋_GB2312" w:eastAsia="仿宋_GB2312" w:cs="仿宋_GB2312"/>
                  <w:b/>
                  <w:bCs/>
                  <w:i w:val="0"/>
                  <w:iCs w:val="0"/>
                  <w:color w:val="000000"/>
                  <w:kern w:val="0"/>
                  <w:sz w:val="21"/>
                  <w:szCs w:val="21"/>
                  <w:u w:val="none"/>
                  <w:lang w:val="en-US" w:eastAsia="zh-CN" w:bidi="ar"/>
                  <w:rPrChange w:id="1041" w:author="W" w:date="2025-03-09T15:17:55Z">
                    <w:rPr>
                      <w:rFonts w:hint="eastAsia" w:ascii="宋体" w:hAnsi="宋体" w:eastAsia="宋体" w:cs="宋体"/>
                      <w:b/>
                      <w:bCs/>
                      <w:i w:val="0"/>
                      <w:iCs w:val="0"/>
                      <w:color w:val="060607"/>
                      <w:kern w:val="0"/>
                      <w:sz w:val="21"/>
                      <w:szCs w:val="21"/>
                      <w:u w:val="none"/>
                      <w:lang w:val="en-US" w:eastAsia="zh-CN" w:bidi="ar"/>
                    </w:rPr>
                  </w:rPrChange>
                </w:rPr>
                <w:t>发布主体</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042" w:author="W" w:date="2025-03-09T14:58:02Z">
              <w:tcPr>
                <w:tcW w:w="3633" w:type="dxa"/>
                <w:gridSpan w:val="3"/>
                <w:tcBorders>
                  <w:top w:val="single" w:color="000000" w:sz="4" w:space="0"/>
                  <w:left w:val="single" w:color="000000" w:sz="4" w:space="0"/>
                  <w:bottom w:val="single" w:color="000000" w:sz="4" w:space="0"/>
                  <w:right w:val="single" w:color="000000" w:sz="4" w:space="0"/>
                </w:tcBorders>
                <w:vAlign w:val="center"/>
              </w:tcPr>
            </w:tcPrChange>
          </w:tcPr>
          <w:p w14:paraId="727D8060">
            <w:pPr>
              <w:keepNext w:val="0"/>
              <w:keepLines w:val="0"/>
              <w:widowControl/>
              <w:suppressLineNumbers w:val="0"/>
              <w:jc w:val="center"/>
              <w:textAlignment w:val="center"/>
              <w:rPr>
                <w:ins w:id="1043" w:author="W" w:date="2025-03-09T14:36:12Z"/>
                <w:rFonts w:hint="eastAsia" w:ascii="仿宋_GB2312" w:hAnsi="仿宋_GB2312" w:eastAsia="仿宋_GB2312" w:cs="仿宋_GB2312"/>
                <w:b/>
                <w:bCs/>
                <w:i w:val="0"/>
                <w:iCs w:val="0"/>
                <w:color w:val="000000"/>
                <w:kern w:val="0"/>
                <w:sz w:val="21"/>
                <w:szCs w:val="21"/>
                <w:u w:val="none"/>
                <w:lang w:bidi="ar"/>
                <w:rPrChange w:id="1044" w:author="W" w:date="2025-03-09T15:17:55Z">
                  <w:rPr>
                    <w:ins w:id="1045" w:author="W" w:date="2025-03-09T14:36:12Z"/>
                    <w:rFonts w:hint="eastAsia" w:ascii="宋体" w:hAnsi="宋体" w:eastAsia="宋体" w:cs="宋体"/>
                    <w:b/>
                    <w:bCs/>
                    <w:i w:val="0"/>
                    <w:iCs w:val="0"/>
                    <w:color w:val="060607"/>
                    <w:sz w:val="21"/>
                    <w:szCs w:val="21"/>
                    <w:u w:val="none"/>
                  </w:rPr>
                </w:rPrChange>
              </w:rPr>
            </w:pPr>
            <w:ins w:id="1046" w:author="W" w:date="2025-03-09T14:36:12Z">
              <w:r>
                <w:rPr>
                  <w:rFonts w:hint="eastAsia" w:ascii="仿宋_GB2312" w:hAnsi="仿宋_GB2312" w:eastAsia="仿宋_GB2312" w:cs="仿宋_GB2312"/>
                  <w:b/>
                  <w:bCs/>
                  <w:i w:val="0"/>
                  <w:iCs w:val="0"/>
                  <w:color w:val="000000"/>
                  <w:kern w:val="0"/>
                  <w:sz w:val="21"/>
                  <w:szCs w:val="21"/>
                  <w:u w:val="none"/>
                  <w:lang w:val="en-US" w:eastAsia="zh-CN" w:bidi="ar"/>
                  <w:rPrChange w:id="1047" w:author="W" w:date="2025-03-09T15:17:55Z">
                    <w:rPr>
                      <w:rFonts w:hint="eastAsia" w:ascii="宋体" w:hAnsi="宋体" w:eastAsia="宋体" w:cs="宋体"/>
                      <w:b/>
                      <w:bCs/>
                      <w:i w:val="0"/>
                      <w:iCs w:val="0"/>
                      <w:color w:val="060607"/>
                      <w:kern w:val="0"/>
                      <w:sz w:val="21"/>
                      <w:szCs w:val="21"/>
                      <w:u w:val="none"/>
                      <w:lang w:val="en-US" w:eastAsia="zh-CN" w:bidi="ar"/>
                    </w:rPr>
                  </w:rPrChange>
                </w:rPr>
                <w:t>主要内容</w:t>
              </w:r>
            </w:ins>
          </w:p>
        </w:tc>
      </w:tr>
      <w:tr w14:paraId="7946895B">
        <w:trPr>
          <w:wAfter w:w="0" w:type="auto"/>
          <w:trHeight w:val="1560" w:hRule="atLeast"/>
          <w:ins w:id="1048" w:author="W" w:date="2025-03-09T14:57:46Z"/>
          <w:trPrChange w:id="1049" w:author="W" w:date="2025-03-09T14:58:02Z">
            <w:trPr>
              <w:gridAfter w:val="2"/>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050"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758EAE21">
            <w:pPr>
              <w:keepNext w:val="0"/>
              <w:keepLines w:val="0"/>
              <w:widowControl/>
              <w:suppressLineNumbers w:val="0"/>
              <w:jc w:val="center"/>
              <w:textAlignment w:val="center"/>
              <w:rPr>
                <w:ins w:id="1051" w:author="W" w:date="2025-03-09T14:57:46Z"/>
                <w:rFonts w:hint="eastAsia" w:ascii="仿宋_GB2312" w:hAnsi="仿宋_GB2312" w:eastAsia="仿宋_GB2312" w:cs="仿宋_GB2312"/>
                <w:i w:val="0"/>
                <w:iCs w:val="0"/>
                <w:color w:val="060607"/>
                <w:sz w:val="21"/>
                <w:szCs w:val="21"/>
                <w:u w:val="none"/>
                <w:rPrChange w:id="1052" w:author="W" w:date="2025-03-09T15:17:55Z">
                  <w:rPr>
                    <w:ins w:id="1053" w:author="W" w:date="2025-03-09T14:57:46Z"/>
                    <w:rFonts w:hint="eastAsia" w:ascii="宋体" w:hAnsi="宋体" w:eastAsia="宋体" w:cs="宋体"/>
                    <w:i w:val="0"/>
                    <w:iCs w:val="0"/>
                    <w:color w:val="060607"/>
                    <w:sz w:val="21"/>
                    <w:szCs w:val="21"/>
                    <w:u w:val="none"/>
                  </w:rPr>
                </w:rPrChange>
              </w:rPr>
            </w:pPr>
            <w:ins w:id="105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55" w:author="W" w:date="2025-03-09T15:17:55Z">
                    <w:rPr>
                      <w:rFonts w:hint="eastAsia" w:ascii="宋体" w:hAnsi="宋体" w:eastAsia="宋体" w:cs="宋体"/>
                      <w:i w:val="0"/>
                      <w:iCs w:val="0"/>
                      <w:color w:val="060607"/>
                      <w:kern w:val="0"/>
                      <w:sz w:val="21"/>
                      <w:szCs w:val="21"/>
                      <w:u w:val="none"/>
                      <w:lang w:val="en-US" w:eastAsia="zh-CN" w:bidi="ar"/>
                    </w:rPr>
                  </w:rPrChange>
                </w:rPr>
                <w:t>《广东省关于促进生物医药产业高质量发展的若干政策措施》</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056"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48B0BF91">
            <w:pPr>
              <w:keepNext w:val="0"/>
              <w:keepLines w:val="0"/>
              <w:widowControl/>
              <w:suppressLineNumbers w:val="0"/>
              <w:jc w:val="center"/>
              <w:textAlignment w:val="center"/>
              <w:rPr>
                <w:ins w:id="1057" w:author="W" w:date="2025-03-09T14:57:46Z"/>
                <w:rFonts w:hint="eastAsia" w:ascii="仿宋_GB2312" w:hAnsi="仿宋_GB2312" w:eastAsia="仿宋_GB2312" w:cs="仿宋_GB2312"/>
                <w:i w:val="0"/>
                <w:iCs w:val="0"/>
                <w:color w:val="060607"/>
                <w:sz w:val="21"/>
                <w:szCs w:val="21"/>
                <w:u w:val="none"/>
                <w:rPrChange w:id="1058" w:author="W" w:date="2025-03-09T15:17:55Z">
                  <w:rPr>
                    <w:ins w:id="1059" w:author="W" w:date="2025-03-09T14:57:46Z"/>
                    <w:rFonts w:hint="eastAsia" w:ascii="宋体" w:hAnsi="宋体" w:eastAsia="宋体" w:cs="宋体"/>
                    <w:i w:val="0"/>
                    <w:iCs w:val="0"/>
                    <w:color w:val="060607"/>
                    <w:sz w:val="21"/>
                    <w:szCs w:val="21"/>
                    <w:u w:val="none"/>
                  </w:rPr>
                </w:rPrChange>
              </w:rPr>
            </w:pPr>
            <w:ins w:id="106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61" w:author="W" w:date="2025-03-09T15:17:55Z">
                    <w:rPr>
                      <w:rFonts w:hint="eastAsia" w:ascii="宋体" w:hAnsi="宋体" w:eastAsia="宋体" w:cs="宋体"/>
                      <w:i w:val="0"/>
                      <w:iCs w:val="0"/>
                      <w:color w:val="060607"/>
                      <w:kern w:val="0"/>
                      <w:sz w:val="21"/>
                      <w:szCs w:val="21"/>
                      <w:u w:val="none"/>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062"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340108D8">
            <w:pPr>
              <w:keepNext w:val="0"/>
              <w:keepLines w:val="0"/>
              <w:widowControl/>
              <w:suppressLineNumbers w:val="0"/>
              <w:jc w:val="center"/>
              <w:textAlignment w:val="center"/>
              <w:rPr>
                <w:ins w:id="1063" w:author="W" w:date="2025-03-09T14:57:46Z"/>
                <w:rFonts w:hint="eastAsia" w:ascii="仿宋_GB2312" w:hAnsi="仿宋_GB2312" w:eastAsia="仿宋_GB2312" w:cs="仿宋_GB2312"/>
                <w:i w:val="0"/>
                <w:iCs w:val="0"/>
                <w:color w:val="060607"/>
                <w:sz w:val="21"/>
                <w:szCs w:val="21"/>
                <w:u w:val="none"/>
                <w:rPrChange w:id="1064" w:author="W" w:date="2025-03-09T15:17:55Z">
                  <w:rPr>
                    <w:ins w:id="1065" w:author="W" w:date="2025-03-09T14:57:46Z"/>
                    <w:rFonts w:hint="eastAsia" w:ascii="宋体" w:hAnsi="宋体" w:eastAsia="宋体" w:cs="宋体"/>
                    <w:i w:val="0"/>
                    <w:iCs w:val="0"/>
                    <w:color w:val="060607"/>
                    <w:sz w:val="21"/>
                    <w:szCs w:val="21"/>
                    <w:u w:val="none"/>
                  </w:rPr>
                </w:rPrChange>
              </w:rPr>
            </w:pPr>
            <w:ins w:id="106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67" w:author="W" w:date="2025-03-09T15:17:55Z">
                    <w:rPr>
                      <w:rFonts w:hint="eastAsia" w:ascii="宋体" w:hAnsi="宋体" w:eastAsia="宋体" w:cs="宋体"/>
                      <w:i w:val="0"/>
                      <w:iCs w:val="0"/>
                      <w:color w:val="060607"/>
                      <w:kern w:val="0"/>
                      <w:sz w:val="21"/>
                      <w:szCs w:val="21"/>
                      <w:u w:val="none"/>
                      <w:lang w:val="en-US" w:eastAsia="zh-CN" w:bidi="ar"/>
                    </w:rPr>
                  </w:rPrChange>
                </w:rPr>
                <w:t>广东省人民政府</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068"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2C44BFC3">
            <w:pPr>
              <w:keepNext w:val="0"/>
              <w:keepLines w:val="0"/>
              <w:widowControl/>
              <w:suppressLineNumbers w:val="0"/>
              <w:jc w:val="center"/>
              <w:textAlignment w:val="center"/>
              <w:rPr>
                <w:ins w:id="1069" w:author="W" w:date="2025-03-09T14:57:46Z"/>
                <w:rFonts w:hint="eastAsia" w:ascii="仿宋_GB2312" w:hAnsi="仿宋_GB2312" w:eastAsia="仿宋_GB2312" w:cs="仿宋_GB2312"/>
                <w:i w:val="0"/>
                <w:iCs w:val="0"/>
                <w:color w:val="060607"/>
                <w:sz w:val="21"/>
                <w:szCs w:val="21"/>
                <w:u w:val="none"/>
                <w:rPrChange w:id="1070" w:author="W" w:date="2025-03-09T15:17:55Z">
                  <w:rPr>
                    <w:ins w:id="1071" w:author="W" w:date="2025-03-09T14:57:46Z"/>
                    <w:rFonts w:hint="eastAsia" w:ascii="宋体" w:hAnsi="宋体" w:eastAsia="宋体" w:cs="宋体"/>
                    <w:i w:val="0"/>
                    <w:iCs w:val="0"/>
                    <w:color w:val="060607"/>
                    <w:sz w:val="21"/>
                    <w:szCs w:val="21"/>
                    <w:u w:val="none"/>
                  </w:rPr>
                </w:rPrChange>
              </w:rPr>
            </w:pPr>
            <w:ins w:id="107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73" w:author="W" w:date="2025-03-09T15:17:55Z">
                    <w:rPr>
                      <w:rFonts w:hint="eastAsia" w:ascii="宋体" w:hAnsi="宋体" w:eastAsia="宋体" w:cs="宋体"/>
                      <w:i w:val="0"/>
                      <w:iCs w:val="0"/>
                      <w:color w:val="060607"/>
                      <w:kern w:val="0"/>
                      <w:sz w:val="21"/>
                      <w:szCs w:val="21"/>
                      <w:u w:val="none"/>
                      <w:lang w:val="en-US" w:eastAsia="zh-CN" w:bidi="ar"/>
                    </w:rPr>
                  </w:rPrChange>
                </w:rPr>
                <w:t>从产业扶持角度，提出加大对创新药研发的财政投入，优化创新药审批流程，支持创新药临床研究，推动创新药产业化，为创新药医保管理提供产业基础和政策支持。</w:t>
              </w:r>
            </w:ins>
          </w:p>
        </w:tc>
      </w:tr>
      <w:tr w14:paraId="2A41A48B">
        <w:trPr>
          <w:wAfter w:w="0" w:type="auto"/>
          <w:trHeight w:val="3120" w:hRule="atLeast"/>
          <w:ins w:id="1074" w:author="W" w:date="2025-03-09T14:57:46Z"/>
          <w:trPrChange w:id="1075" w:author="W" w:date="2025-03-09T14:58:02Z">
            <w:trPr>
              <w:gridAfter w:val="2"/>
              <w:wAfter w:w="1195" w:type="dxa"/>
              <w:trHeight w:val="312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076"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08F7D704">
            <w:pPr>
              <w:keepNext w:val="0"/>
              <w:keepLines w:val="0"/>
              <w:widowControl/>
              <w:suppressLineNumbers w:val="0"/>
              <w:jc w:val="center"/>
              <w:textAlignment w:val="center"/>
              <w:rPr>
                <w:ins w:id="1077" w:author="W" w:date="2025-03-09T14:57:46Z"/>
                <w:rFonts w:hint="eastAsia" w:ascii="仿宋_GB2312" w:hAnsi="仿宋_GB2312" w:eastAsia="仿宋_GB2312" w:cs="仿宋_GB2312"/>
                <w:i w:val="0"/>
                <w:iCs w:val="0"/>
                <w:color w:val="060607"/>
                <w:sz w:val="21"/>
                <w:szCs w:val="21"/>
                <w:u w:val="none"/>
                <w:rPrChange w:id="1078" w:author="W" w:date="2025-03-09T15:17:55Z">
                  <w:rPr>
                    <w:ins w:id="1079" w:author="W" w:date="2025-03-09T14:57:46Z"/>
                    <w:rFonts w:hint="eastAsia" w:ascii="宋体" w:hAnsi="宋体" w:eastAsia="宋体" w:cs="宋体"/>
                    <w:i w:val="0"/>
                    <w:iCs w:val="0"/>
                    <w:color w:val="060607"/>
                    <w:sz w:val="21"/>
                    <w:szCs w:val="21"/>
                    <w:u w:val="none"/>
                  </w:rPr>
                </w:rPrChange>
              </w:rPr>
            </w:pPr>
            <w:ins w:id="108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81"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 广东省卫生健康委员会 广东省药品监督管理局关于建立完善国家医保谈判药品“双通道”管理机制的实施意见》</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082"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3EA5EDDE">
            <w:pPr>
              <w:keepNext w:val="0"/>
              <w:keepLines w:val="0"/>
              <w:widowControl/>
              <w:suppressLineNumbers w:val="0"/>
              <w:jc w:val="center"/>
              <w:textAlignment w:val="center"/>
              <w:rPr>
                <w:ins w:id="1083" w:author="W" w:date="2025-03-09T14:57:46Z"/>
                <w:rFonts w:hint="eastAsia" w:ascii="仿宋_GB2312" w:hAnsi="仿宋_GB2312" w:eastAsia="仿宋_GB2312" w:cs="仿宋_GB2312"/>
                <w:i w:val="0"/>
                <w:iCs w:val="0"/>
                <w:color w:val="060607"/>
                <w:sz w:val="21"/>
                <w:szCs w:val="21"/>
                <w:u w:val="none"/>
                <w:rPrChange w:id="1084" w:author="W" w:date="2025-03-09T15:17:55Z">
                  <w:rPr>
                    <w:ins w:id="1085" w:author="W" w:date="2025-03-09T14:57:46Z"/>
                    <w:rFonts w:hint="eastAsia" w:ascii="宋体" w:hAnsi="宋体" w:eastAsia="宋体" w:cs="宋体"/>
                    <w:i w:val="0"/>
                    <w:iCs w:val="0"/>
                    <w:color w:val="060607"/>
                    <w:sz w:val="21"/>
                    <w:szCs w:val="21"/>
                    <w:u w:val="none"/>
                  </w:rPr>
                </w:rPrChange>
              </w:rPr>
            </w:pPr>
            <w:ins w:id="108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87" w:author="W" w:date="2025-03-09T15:17:55Z">
                    <w:rPr>
                      <w:rFonts w:hint="eastAsia" w:ascii="宋体" w:hAnsi="宋体" w:eastAsia="宋体" w:cs="宋体"/>
                      <w:i w:val="0"/>
                      <w:iCs w:val="0"/>
                      <w:color w:val="060607"/>
                      <w:kern w:val="0"/>
                      <w:sz w:val="21"/>
                      <w:szCs w:val="21"/>
                      <w:u w:val="none"/>
                      <w:lang w:val="en-US" w:eastAsia="zh-CN" w:bidi="ar"/>
                    </w:rPr>
                  </w:rPrChange>
                </w:rPr>
                <w:t>2021年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088"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4456A861">
            <w:pPr>
              <w:keepNext w:val="0"/>
              <w:keepLines w:val="0"/>
              <w:widowControl/>
              <w:suppressLineNumbers w:val="0"/>
              <w:jc w:val="center"/>
              <w:textAlignment w:val="center"/>
              <w:rPr>
                <w:ins w:id="1089" w:author="W" w:date="2025-03-09T14:57:46Z"/>
                <w:rFonts w:hint="eastAsia" w:ascii="仿宋_GB2312" w:hAnsi="仿宋_GB2312" w:eastAsia="仿宋_GB2312" w:cs="仿宋_GB2312"/>
                <w:i w:val="0"/>
                <w:iCs w:val="0"/>
                <w:color w:val="060607"/>
                <w:sz w:val="21"/>
                <w:szCs w:val="21"/>
                <w:u w:val="none"/>
                <w:rPrChange w:id="1090" w:author="W" w:date="2025-03-09T15:17:55Z">
                  <w:rPr>
                    <w:ins w:id="1091" w:author="W" w:date="2025-03-09T14:57:46Z"/>
                    <w:rFonts w:hint="eastAsia" w:ascii="宋体" w:hAnsi="宋体" w:eastAsia="宋体" w:cs="宋体"/>
                    <w:i w:val="0"/>
                    <w:iCs w:val="0"/>
                    <w:color w:val="060607"/>
                    <w:sz w:val="21"/>
                    <w:szCs w:val="21"/>
                    <w:u w:val="none"/>
                  </w:rPr>
                </w:rPrChange>
              </w:rPr>
            </w:pPr>
            <w:ins w:id="109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93"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广东省医疗保障局、广东省卫生健康委员会、广东省药品监督管理局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094"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523E4291">
            <w:pPr>
              <w:keepNext w:val="0"/>
              <w:keepLines w:val="0"/>
              <w:widowControl/>
              <w:suppressLineNumbers w:val="0"/>
              <w:jc w:val="center"/>
              <w:textAlignment w:val="center"/>
              <w:rPr>
                <w:ins w:id="1095" w:author="W" w:date="2025-03-09T14:57:46Z"/>
                <w:rFonts w:hint="eastAsia" w:ascii="仿宋_GB2312" w:hAnsi="仿宋_GB2312" w:eastAsia="仿宋_GB2312" w:cs="仿宋_GB2312"/>
                <w:i w:val="0"/>
                <w:iCs w:val="0"/>
                <w:color w:val="060607"/>
                <w:sz w:val="21"/>
                <w:szCs w:val="21"/>
                <w:u w:val="none"/>
                <w:rPrChange w:id="1096" w:author="W" w:date="2025-03-09T15:17:55Z">
                  <w:rPr>
                    <w:ins w:id="1097" w:author="W" w:date="2025-03-09T14:57:46Z"/>
                    <w:rFonts w:hint="eastAsia" w:ascii="宋体" w:hAnsi="宋体" w:eastAsia="宋体" w:cs="宋体"/>
                    <w:i w:val="0"/>
                    <w:iCs w:val="0"/>
                    <w:color w:val="060607"/>
                    <w:sz w:val="21"/>
                    <w:szCs w:val="21"/>
                    <w:u w:val="none"/>
                  </w:rPr>
                </w:rPrChange>
              </w:rPr>
            </w:pPr>
            <w:ins w:id="109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099" w:author="W" w:date="2025-03-09T15:17:55Z">
                    <w:rPr>
                      <w:rFonts w:hint="eastAsia" w:ascii="宋体" w:hAnsi="宋体" w:eastAsia="宋体" w:cs="宋体"/>
                      <w:i w:val="0"/>
                      <w:iCs w:val="0"/>
                      <w:color w:val="060607"/>
                      <w:kern w:val="0"/>
                      <w:sz w:val="21"/>
                      <w:szCs w:val="21"/>
                      <w:u w:val="none"/>
                      <w:lang w:val="en-US" w:eastAsia="zh-CN" w:bidi="ar"/>
                    </w:rPr>
                  </w:rPrChange>
                </w:rPr>
                <w:t>提出建立完善国家医保谈判药品“双通道”管理机制，对定点医疗机构发生的国谈药品等创新药费用，实行单列结算或纳入按病种分值付费（DIP）予以分值加成，使支付更加灵活，与药品的临床疗效和患者需求相契合。</w:t>
              </w:r>
            </w:ins>
          </w:p>
        </w:tc>
      </w:tr>
      <w:tr w14:paraId="2D07A296">
        <w:trPr>
          <w:wAfter w:w="0" w:type="auto"/>
          <w:trHeight w:val="1560" w:hRule="atLeast"/>
          <w:ins w:id="1100" w:author="W" w:date="2025-03-09T14:57:46Z"/>
          <w:trPrChange w:id="1101" w:author="W" w:date="2025-03-09T14:58:02Z">
            <w:trPr>
              <w:gridAfter w:val="2"/>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102"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6E507D27">
            <w:pPr>
              <w:keepNext w:val="0"/>
              <w:keepLines w:val="0"/>
              <w:widowControl/>
              <w:suppressLineNumbers w:val="0"/>
              <w:jc w:val="center"/>
              <w:textAlignment w:val="center"/>
              <w:rPr>
                <w:ins w:id="1103" w:author="W" w:date="2025-03-09T14:57:46Z"/>
                <w:rFonts w:hint="eastAsia" w:ascii="仿宋_GB2312" w:hAnsi="仿宋_GB2312" w:eastAsia="仿宋_GB2312" w:cs="仿宋_GB2312"/>
                <w:i w:val="0"/>
                <w:iCs w:val="0"/>
                <w:color w:val="060607"/>
                <w:sz w:val="21"/>
                <w:szCs w:val="21"/>
                <w:u w:val="none"/>
                <w:rPrChange w:id="1104" w:author="W" w:date="2025-03-09T15:17:55Z">
                  <w:rPr>
                    <w:ins w:id="1105" w:author="W" w:date="2025-03-09T14:57:46Z"/>
                    <w:rFonts w:hint="eastAsia" w:ascii="宋体" w:hAnsi="宋体" w:eastAsia="宋体" w:cs="宋体"/>
                    <w:i w:val="0"/>
                    <w:iCs w:val="0"/>
                    <w:color w:val="060607"/>
                    <w:sz w:val="21"/>
                    <w:szCs w:val="21"/>
                    <w:u w:val="none"/>
                  </w:rPr>
                </w:rPrChange>
              </w:rPr>
            </w:pPr>
            <w:ins w:id="110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07"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《广东省医疗保障局关于创新药挂网采购和医保支付的指导意见》</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108"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31DBA546">
            <w:pPr>
              <w:keepNext w:val="0"/>
              <w:keepLines w:val="0"/>
              <w:widowControl/>
              <w:suppressLineNumbers w:val="0"/>
              <w:jc w:val="center"/>
              <w:textAlignment w:val="center"/>
              <w:rPr>
                <w:ins w:id="1109" w:author="W" w:date="2025-03-09T14:57:46Z"/>
                <w:rFonts w:hint="eastAsia" w:ascii="仿宋_GB2312" w:hAnsi="仿宋_GB2312" w:eastAsia="仿宋_GB2312" w:cs="仿宋_GB2312"/>
                <w:i w:val="0"/>
                <w:iCs w:val="0"/>
                <w:color w:val="060607"/>
                <w:sz w:val="21"/>
                <w:szCs w:val="21"/>
                <w:u w:val="none"/>
                <w:rPrChange w:id="1110" w:author="W" w:date="2025-03-09T15:17:55Z">
                  <w:rPr>
                    <w:ins w:id="1111" w:author="W" w:date="2025-03-09T14:57:46Z"/>
                    <w:rFonts w:hint="eastAsia" w:ascii="宋体" w:hAnsi="宋体" w:eastAsia="宋体" w:cs="宋体"/>
                    <w:i w:val="0"/>
                    <w:iCs w:val="0"/>
                    <w:color w:val="060607"/>
                    <w:sz w:val="21"/>
                    <w:szCs w:val="21"/>
                    <w:u w:val="none"/>
                  </w:rPr>
                </w:rPrChange>
              </w:rPr>
            </w:pPr>
            <w:ins w:id="111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13" w:author="W" w:date="2025-03-09T15:17:55Z">
                    <w:rPr>
                      <w:rFonts w:hint="eastAsia" w:ascii="宋体" w:hAnsi="宋体" w:eastAsia="宋体" w:cs="宋体"/>
                      <w:i w:val="0"/>
                      <w:iCs w:val="0"/>
                      <w:color w:val="060607"/>
                      <w:kern w:val="0"/>
                      <w:sz w:val="21"/>
                      <w:szCs w:val="21"/>
                      <w:u w:val="none"/>
                      <w:lang w:val="en-US" w:eastAsia="zh-CN" w:bidi="ar"/>
                    </w:rPr>
                  </w:rPrChange>
                </w:rPr>
                <w:t>2023年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114"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40B88967">
            <w:pPr>
              <w:keepNext w:val="0"/>
              <w:keepLines w:val="0"/>
              <w:widowControl/>
              <w:suppressLineNumbers w:val="0"/>
              <w:jc w:val="center"/>
              <w:textAlignment w:val="center"/>
              <w:rPr>
                <w:ins w:id="1115" w:author="W" w:date="2025-03-09T14:57:46Z"/>
                <w:rFonts w:hint="eastAsia" w:ascii="仿宋_GB2312" w:hAnsi="仿宋_GB2312" w:eastAsia="仿宋_GB2312" w:cs="仿宋_GB2312"/>
                <w:i w:val="0"/>
                <w:iCs w:val="0"/>
                <w:color w:val="060607"/>
                <w:sz w:val="21"/>
                <w:szCs w:val="21"/>
                <w:u w:val="none"/>
                <w:rPrChange w:id="1116" w:author="W" w:date="2025-03-09T15:17:55Z">
                  <w:rPr>
                    <w:ins w:id="1117" w:author="W" w:date="2025-03-09T14:57:46Z"/>
                    <w:rFonts w:hint="eastAsia" w:ascii="宋体" w:hAnsi="宋体" w:eastAsia="宋体" w:cs="宋体"/>
                    <w:i w:val="0"/>
                    <w:iCs w:val="0"/>
                    <w:color w:val="060607"/>
                    <w:sz w:val="21"/>
                    <w:szCs w:val="21"/>
                    <w:u w:val="none"/>
                  </w:rPr>
                </w:rPrChange>
              </w:rPr>
            </w:pPr>
            <w:ins w:id="111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19"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20"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1CBBC6E6">
            <w:pPr>
              <w:keepNext w:val="0"/>
              <w:keepLines w:val="0"/>
              <w:widowControl/>
              <w:suppressLineNumbers w:val="0"/>
              <w:jc w:val="center"/>
              <w:textAlignment w:val="center"/>
              <w:rPr>
                <w:ins w:id="1121" w:author="W" w:date="2025-03-09T14:57:46Z"/>
                <w:rFonts w:hint="eastAsia" w:ascii="仿宋_GB2312" w:hAnsi="仿宋_GB2312" w:eastAsia="仿宋_GB2312" w:cs="仿宋_GB2312"/>
                <w:i w:val="0"/>
                <w:iCs w:val="0"/>
                <w:color w:val="060607"/>
                <w:sz w:val="21"/>
                <w:szCs w:val="21"/>
                <w:u w:val="none"/>
                <w:rPrChange w:id="1122" w:author="W" w:date="2025-03-09T15:17:55Z">
                  <w:rPr>
                    <w:ins w:id="1123" w:author="W" w:date="2025-03-09T14:57:46Z"/>
                    <w:rFonts w:hint="eastAsia" w:ascii="宋体" w:hAnsi="宋体" w:eastAsia="宋体" w:cs="宋体"/>
                    <w:i w:val="0"/>
                    <w:iCs w:val="0"/>
                    <w:color w:val="060607"/>
                    <w:sz w:val="21"/>
                    <w:szCs w:val="21"/>
                    <w:u w:val="none"/>
                  </w:rPr>
                </w:rPrChange>
              </w:rPr>
            </w:pPr>
            <w:ins w:id="112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25" w:author="W" w:date="2025-03-09T15:17:55Z">
                    <w:rPr>
                      <w:rFonts w:hint="eastAsia" w:ascii="宋体" w:hAnsi="宋体" w:eastAsia="宋体" w:cs="宋体"/>
                      <w:i w:val="0"/>
                      <w:iCs w:val="0"/>
                      <w:color w:val="060607"/>
                      <w:kern w:val="0"/>
                      <w:sz w:val="21"/>
                      <w:szCs w:val="21"/>
                      <w:u w:val="none"/>
                      <w:lang w:val="en-US" w:eastAsia="zh-CN" w:bidi="ar"/>
                    </w:rPr>
                  </w:rPrChange>
                </w:rPr>
                <w:t>明确创新药挂网采购的具体流程和要求，鼓励创新药企业积极参与医保谈判，推动创新药尽快进入医保目录，提高医保支付的灵活性和效率。</w:t>
              </w:r>
            </w:ins>
          </w:p>
        </w:tc>
      </w:tr>
      <w:tr w14:paraId="25ED8491">
        <w:trPr>
          <w:wAfter w:w="0" w:type="auto"/>
          <w:trHeight w:val="1560" w:hRule="atLeast"/>
          <w:ins w:id="1126" w:author="W" w:date="2025-03-09T14:57:46Z"/>
          <w:trPrChange w:id="1127" w:author="W" w:date="2025-03-09T14:58:02Z">
            <w:trPr>
              <w:gridAfter w:val="2"/>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128"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35230CC9">
            <w:pPr>
              <w:keepNext w:val="0"/>
              <w:keepLines w:val="0"/>
              <w:widowControl/>
              <w:suppressLineNumbers w:val="0"/>
              <w:jc w:val="center"/>
              <w:textAlignment w:val="center"/>
              <w:rPr>
                <w:ins w:id="1129" w:author="W" w:date="2025-03-09T14:57:46Z"/>
                <w:rFonts w:hint="eastAsia" w:ascii="仿宋_GB2312" w:hAnsi="仿宋_GB2312" w:eastAsia="仿宋_GB2312" w:cs="仿宋_GB2312"/>
                <w:i w:val="0"/>
                <w:iCs w:val="0"/>
                <w:color w:val="060607"/>
                <w:sz w:val="21"/>
                <w:szCs w:val="21"/>
                <w:u w:val="none"/>
                <w:rPrChange w:id="1130" w:author="W" w:date="2025-03-09T15:17:55Z">
                  <w:rPr>
                    <w:ins w:id="1131" w:author="W" w:date="2025-03-09T14:57:46Z"/>
                    <w:rFonts w:hint="eastAsia" w:ascii="宋体" w:hAnsi="宋体" w:eastAsia="宋体" w:cs="宋体"/>
                    <w:i w:val="0"/>
                    <w:iCs w:val="0"/>
                    <w:color w:val="060607"/>
                    <w:sz w:val="21"/>
                    <w:szCs w:val="21"/>
                    <w:u w:val="none"/>
                  </w:rPr>
                </w:rPrChange>
              </w:rPr>
            </w:pPr>
            <w:ins w:id="113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33" w:author="W" w:date="2025-03-09T15:17:55Z">
                    <w:rPr>
                      <w:rFonts w:hint="eastAsia" w:ascii="宋体" w:hAnsi="宋体" w:eastAsia="宋体" w:cs="宋体"/>
                      <w:i w:val="0"/>
                      <w:iCs w:val="0"/>
                      <w:color w:val="060607"/>
                      <w:kern w:val="0"/>
                      <w:sz w:val="21"/>
                      <w:szCs w:val="21"/>
                      <w:u w:val="none"/>
                      <w:lang w:val="en-US" w:eastAsia="zh-CN" w:bidi="ar"/>
                    </w:rPr>
                  </w:rPrChange>
                </w:rPr>
                <w:t>《广东省进一步完善创新药医保支付机制的若干措施》</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134"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57577EAC">
            <w:pPr>
              <w:keepNext w:val="0"/>
              <w:keepLines w:val="0"/>
              <w:widowControl/>
              <w:suppressLineNumbers w:val="0"/>
              <w:jc w:val="center"/>
              <w:textAlignment w:val="center"/>
              <w:rPr>
                <w:ins w:id="1135" w:author="W" w:date="2025-03-09T14:57:46Z"/>
                <w:rFonts w:hint="eastAsia" w:ascii="仿宋_GB2312" w:hAnsi="仿宋_GB2312" w:eastAsia="仿宋_GB2312" w:cs="仿宋_GB2312"/>
                <w:i w:val="0"/>
                <w:iCs w:val="0"/>
                <w:color w:val="060607"/>
                <w:sz w:val="21"/>
                <w:szCs w:val="21"/>
                <w:u w:val="none"/>
                <w:rPrChange w:id="1136" w:author="W" w:date="2025-03-09T15:17:55Z">
                  <w:rPr>
                    <w:ins w:id="1137" w:author="W" w:date="2025-03-09T14:57:46Z"/>
                    <w:rFonts w:hint="eastAsia" w:ascii="宋体" w:hAnsi="宋体" w:eastAsia="宋体" w:cs="宋体"/>
                    <w:i w:val="0"/>
                    <w:iCs w:val="0"/>
                    <w:color w:val="060607"/>
                    <w:sz w:val="21"/>
                    <w:szCs w:val="21"/>
                    <w:u w:val="none"/>
                  </w:rPr>
                </w:rPrChange>
              </w:rPr>
            </w:pPr>
            <w:ins w:id="113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39" w:author="W" w:date="2025-03-09T15:17:55Z">
                    <w:rPr>
                      <w:rFonts w:hint="eastAsia" w:ascii="宋体" w:hAnsi="宋体" w:eastAsia="宋体" w:cs="宋体"/>
                      <w:i w:val="0"/>
                      <w:iCs w:val="0"/>
                      <w:color w:val="060607"/>
                      <w:kern w:val="0"/>
                      <w:sz w:val="21"/>
                      <w:szCs w:val="21"/>
                      <w:u w:val="none"/>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140"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303A5AC3">
            <w:pPr>
              <w:keepNext w:val="0"/>
              <w:keepLines w:val="0"/>
              <w:widowControl/>
              <w:suppressLineNumbers w:val="0"/>
              <w:jc w:val="center"/>
              <w:textAlignment w:val="center"/>
              <w:rPr>
                <w:ins w:id="1141" w:author="W" w:date="2025-03-09T14:57:46Z"/>
                <w:rFonts w:hint="eastAsia" w:ascii="仿宋_GB2312" w:hAnsi="仿宋_GB2312" w:eastAsia="仿宋_GB2312" w:cs="仿宋_GB2312"/>
                <w:i w:val="0"/>
                <w:iCs w:val="0"/>
                <w:color w:val="060607"/>
                <w:sz w:val="21"/>
                <w:szCs w:val="21"/>
                <w:u w:val="none"/>
                <w:rPrChange w:id="1142" w:author="W" w:date="2025-03-09T15:17:55Z">
                  <w:rPr>
                    <w:ins w:id="1143" w:author="W" w:date="2025-03-09T14:57:46Z"/>
                    <w:rFonts w:hint="eastAsia" w:ascii="宋体" w:hAnsi="宋体" w:eastAsia="宋体" w:cs="宋体"/>
                    <w:i w:val="0"/>
                    <w:iCs w:val="0"/>
                    <w:color w:val="060607"/>
                    <w:sz w:val="21"/>
                    <w:szCs w:val="21"/>
                    <w:u w:val="none"/>
                  </w:rPr>
                </w:rPrChange>
              </w:rPr>
            </w:pPr>
            <w:ins w:id="114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45"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46"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5667C246">
            <w:pPr>
              <w:keepNext w:val="0"/>
              <w:keepLines w:val="0"/>
              <w:widowControl/>
              <w:suppressLineNumbers w:val="0"/>
              <w:jc w:val="center"/>
              <w:textAlignment w:val="center"/>
              <w:rPr>
                <w:ins w:id="1147" w:author="W" w:date="2025-03-09T14:57:46Z"/>
                <w:rFonts w:hint="eastAsia" w:ascii="仿宋_GB2312" w:hAnsi="仿宋_GB2312" w:eastAsia="仿宋_GB2312" w:cs="仿宋_GB2312"/>
                <w:i w:val="0"/>
                <w:iCs w:val="0"/>
                <w:color w:val="060607"/>
                <w:sz w:val="21"/>
                <w:szCs w:val="21"/>
                <w:u w:val="none"/>
                <w:rPrChange w:id="1148" w:author="W" w:date="2025-03-09T15:17:55Z">
                  <w:rPr>
                    <w:ins w:id="1149" w:author="W" w:date="2025-03-09T14:57:46Z"/>
                    <w:rFonts w:hint="eastAsia" w:ascii="宋体" w:hAnsi="宋体" w:eastAsia="宋体" w:cs="宋体"/>
                    <w:i w:val="0"/>
                    <w:iCs w:val="0"/>
                    <w:color w:val="060607"/>
                    <w:sz w:val="21"/>
                    <w:szCs w:val="21"/>
                    <w:u w:val="none"/>
                  </w:rPr>
                </w:rPrChange>
              </w:rPr>
            </w:pPr>
            <w:ins w:id="115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51" w:author="W" w:date="2025-03-09T15:17:55Z">
                    <w:rPr>
                      <w:rFonts w:hint="eastAsia" w:ascii="宋体" w:hAnsi="宋体" w:eastAsia="宋体" w:cs="宋体"/>
                      <w:i w:val="0"/>
                      <w:iCs w:val="0"/>
                      <w:color w:val="060607"/>
                      <w:kern w:val="0"/>
                      <w:sz w:val="21"/>
                      <w:szCs w:val="21"/>
                      <w:u w:val="none"/>
                      <w:lang w:val="en-US" w:eastAsia="zh-CN" w:bidi="ar"/>
                    </w:rPr>
                  </w:rPrChange>
                </w:rPr>
                <w:t>提出建立创新药医保支付动态调整机制，根据药品临床价值和市场情况，适时调整医保支付标准，加强对创新药医保支付的监管和评估，确保医保基金合理使用。</w:t>
              </w:r>
            </w:ins>
          </w:p>
        </w:tc>
      </w:tr>
      <w:tr w14:paraId="5E46B53B">
        <w:trPr>
          <w:wAfter w:w="0" w:type="auto"/>
          <w:trHeight w:val="1260" w:hRule="atLeast"/>
          <w:ins w:id="1152" w:author="W" w:date="2025-03-09T14:57:46Z"/>
          <w:trPrChange w:id="1153" w:author="W" w:date="2025-03-09T14:58:02Z">
            <w:trPr>
              <w:gridAfter w:val="2"/>
              <w:wAfter w:w="1195" w:type="dxa"/>
              <w:trHeight w:val="12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154"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661C5906">
            <w:pPr>
              <w:keepNext w:val="0"/>
              <w:keepLines w:val="0"/>
              <w:widowControl/>
              <w:suppressLineNumbers w:val="0"/>
              <w:jc w:val="center"/>
              <w:textAlignment w:val="center"/>
              <w:rPr>
                <w:ins w:id="1155" w:author="W" w:date="2025-03-09T14:57:46Z"/>
                <w:rFonts w:hint="eastAsia" w:ascii="仿宋_GB2312" w:hAnsi="仿宋_GB2312" w:eastAsia="仿宋_GB2312" w:cs="仿宋_GB2312"/>
                <w:i w:val="0"/>
                <w:iCs w:val="0"/>
                <w:color w:val="060607"/>
                <w:sz w:val="21"/>
                <w:szCs w:val="21"/>
                <w:u w:val="none"/>
                <w:rPrChange w:id="1156" w:author="W" w:date="2025-03-09T15:17:55Z">
                  <w:rPr>
                    <w:ins w:id="1157" w:author="W" w:date="2025-03-09T14:57:46Z"/>
                    <w:rFonts w:hint="eastAsia" w:ascii="宋体" w:hAnsi="宋体" w:eastAsia="宋体" w:cs="宋体"/>
                    <w:i w:val="0"/>
                    <w:iCs w:val="0"/>
                    <w:color w:val="060607"/>
                    <w:sz w:val="21"/>
                    <w:szCs w:val="21"/>
                    <w:u w:val="none"/>
                  </w:rPr>
                </w:rPrChange>
              </w:rPr>
            </w:pPr>
            <w:ins w:id="115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59" w:author="W" w:date="2025-03-09T15:17:55Z">
                    <w:rPr>
                      <w:rFonts w:hint="eastAsia" w:ascii="宋体" w:hAnsi="宋体" w:eastAsia="宋体" w:cs="宋体"/>
                      <w:i w:val="0"/>
                      <w:iCs w:val="0"/>
                      <w:color w:val="060607"/>
                      <w:kern w:val="0"/>
                      <w:sz w:val="21"/>
                      <w:szCs w:val="21"/>
                      <w:u w:val="none"/>
                      <w:lang w:val="en-US" w:eastAsia="zh-CN" w:bidi="ar"/>
                    </w:rPr>
                  </w:rPrChange>
                </w:rPr>
                <w:t>《广东省基本医疗保险按病种分值付费管理办法》</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160"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34DB1FBD">
            <w:pPr>
              <w:keepNext w:val="0"/>
              <w:keepLines w:val="0"/>
              <w:widowControl/>
              <w:suppressLineNumbers w:val="0"/>
              <w:jc w:val="center"/>
              <w:textAlignment w:val="center"/>
              <w:rPr>
                <w:ins w:id="1161" w:author="W" w:date="2025-03-09T14:57:46Z"/>
                <w:rFonts w:hint="eastAsia" w:ascii="仿宋_GB2312" w:hAnsi="仿宋_GB2312" w:eastAsia="仿宋_GB2312" w:cs="仿宋_GB2312"/>
                <w:i w:val="0"/>
                <w:iCs w:val="0"/>
                <w:color w:val="060607"/>
                <w:sz w:val="21"/>
                <w:szCs w:val="21"/>
                <w:u w:val="none"/>
                <w:rPrChange w:id="1162" w:author="W" w:date="2025-03-09T15:17:55Z">
                  <w:rPr>
                    <w:ins w:id="1163" w:author="W" w:date="2025-03-09T14:57:46Z"/>
                    <w:rFonts w:hint="eastAsia" w:ascii="宋体" w:hAnsi="宋体" w:eastAsia="宋体" w:cs="宋体"/>
                    <w:i w:val="0"/>
                    <w:iCs w:val="0"/>
                    <w:color w:val="060607"/>
                    <w:sz w:val="21"/>
                    <w:szCs w:val="21"/>
                    <w:u w:val="none"/>
                  </w:rPr>
                </w:rPrChange>
              </w:rPr>
            </w:pPr>
            <w:ins w:id="116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65" w:author="W" w:date="2025-03-09T15:17:55Z">
                    <w:rPr>
                      <w:rFonts w:hint="eastAsia" w:ascii="宋体" w:hAnsi="宋体" w:eastAsia="宋体" w:cs="宋体"/>
                      <w:i w:val="0"/>
                      <w:iCs w:val="0"/>
                      <w:color w:val="060607"/>
                      <w:kern w:val="0"/>
                      <w:sz w:val="21"/>
                      <w:szCs w:val="21"/>
                      <w:u w:val="none"/>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166"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3A5D194D">
            <w:pPr>
              <w:keepNext w:val="0"/>
              <w:keepLines w:val="0"/>
              <w:widowControl/>
              <w:suppressLineNumbers w:val="0"/>
              <w:jc w:val="center"/>
              <w:textAlignment w:val="center"/>
              <w:rPr>
                <w:ins w:id="1167" w:author="W" w:date="2025-03-09T14:57:46Z"/>
                <w:rFonts w:hint="eastAsia" w:ascii="仿宋_GB2312" w:hAnsi="仿宋_GB2312" w:eastAsia="仿宋_GB2312" w:cs="仿宋_GB2312"/>
                <w:i w:val="0"/>
                <w:iCs w:val="0"/>
                <w:color w:val="060607"/>
                <w:sz w:val="21"/>
                <w:szCs w:val="21"/>
                <w:u w:val="none"/>
                <w:rPrChange w:id="1168" w:author="W" w:date="2025-03-09T15:17:55Z">
                  <w:rPr>
                    <w:ins w:id="1169" w:author="W" w:date="2025-03-09T14:57:46Z"/>
                    <w:rFonts w:hint="eastAsia" w:ascii="宋体" w:hAnsi="宋体" w:eastAsia="宋体" w:cs="宋体"/>
                    <w:i w:val="0"/>
                    <w:iCs w:val="0"/>
                    <w:color w:val="060607"/>
                    <w:sz w:val="21"/>
                    <w:szCs w:val="21"/>
                    <w:u w:val="none"/>
                  </w:rPr>
                </w:rPrChange>
              </w:rPr>
            </w:pPr>
            <w:ins w:id="117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71"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72"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66DFCD89">
            <w:pPr>
              <w:keepNext w:val="0"/>
              <w:keepLines w:val="0"/>
              <w:widowControl/>
              <w:suppressLineNumbers w:val="0"/>
              <w:jc w:val="center"/>
              <w:textAlignment w:val="center"/>
              <w:rPr>
                <w:ins w:id="1173" w:author="W" w:date="2025-03-09T14:57:46Z"/>
                <w:rFonts w:hint="eastAsia" w:ascii="仿宋_GB2312" w:hAnsi="仿宋_GB2312" w:eastAsia="仿宋_GB2312" w:cs="仿宋_GB2312"/>
                <w:i w:val="0"/>
                <w:iCs w:val="0"/>
                <w:color w:val="060607"/>
                <w:sz w:val="21"/>
                <w:szCs w:val="21"/>
                <w:u w:val="none"/>
                <w:rPrChange w:id="1174" w:author="W" w:date="2025-03-09T15:17:55Z">
                  <w:rPr>
                    <w:ins w:id="1175" w:author="W" w:date="2025-03-09T14:57:46Z"/>
                    <w:rFonts w:hint="eastAsia" w:ascii="宋体" w:hAnsi="宋体" w:eastAsia="宋体" w:cs="宋体"/>
                    <w:i w:val="0"/>
                    <w:iCs w:val="0"/>
                    <w:color w:val="060607"/>
                    <w:sz w:val="21"/>
                    <w:szCs w:val="21"/>
                    <w:u w:val="none"/>
                  </w:rPr>
                </w:rPrChange>
              </w:rPr>
            </w:pPr>
            <w:ins w:id="117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77" w:author="W" w:date="2025-03-09T15:17:55Z">
                    <w:rPr>
                      <w:rFonts w:hint="eastAsia" w:ascii="宋体" w:hAnsi="宋体" w:eastAsia="宋体" w:cs="宋体"/>
                      <w:i w:val="0"/>
                      <w:iCs w:val="0"/>
                      <w:color w:val="060607"/>
                      <w:kern w:val="0"/>
                      <w:sz w:val="21"/>
                      <w:szCs w:val="21"/>
                      <w:u w:val="none"/>
                      <w:lang w:val="en-US" w:eastAsia="zh-CN" w:bidi="ar"/>
                    </w:rPr>
                  </w:rPrChange>
                </w:rPr>
                <w:t>规范了按病种分值付费的管理，为创新药的支付提供了更加科学和合理的依据，推动了医保支付方式的改革。</w:t>
              </w:r>
            </w:ins>
          </w:p>
        </w:tc>
      </w:tr>
      <w:tr w14:paraId="0D2E80E2">
        <w:trPr>
          <w:wAfter w:w="0" w:type="auto"/>
          <w:trHeight w:val="1560" w:hRule="atLeast"/>
          <w:ins w:id="1178" w:author="W" w:date="2025-03-09T14:57:46Z"/>
          <w:trPrChange w:id="1179" w:author="W" w:date="2025-03-09T14:58:02Z">
            <w:trPr>
              <w:gridAfter w:val="2"/>
              <w:wAfter w:w="1195" w:type="dxa"/>
              <w:trHeight w:val="156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180"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58900AFE">
            <w:pPr>
              <w:keepNext w:val="0"/>
              <w:keepLines w:val="0"/>
              <w:widowControl/>
              <w:suppressLineNumbers w:val="0"/>
              <w:jc w:val="center"/>
              <w:textAlignment w:val="center"/>
              <w:rPr>
                <w:ins w:id="1181" w:author="W" w:date="2025-03-09T14:57:46Z"/>
                <w:rFonts w:hint="eastAsia" w:ascii="仿宋_GB2312" w:hAnsi="仿宋_GB2312" w:eastAsia="仿宋_GB2312" w:cs="仿宋_GB2312"/>
                <w:i w:val="0"/>
                <w:iCs w:val="0"/>
                <w:color w:val="060607"/>
                <w:sz w:val="21"/>
                <w:szCs w:val="21"/>
                <w:u w:val="none"/>
                <w:rPrChange w:id="1182" w:author="W" w:date="2025-03-09T15:17:55Z">
                  <w:rPr>
                    <w:ins w:id="1183" w:author="W" w:date="2025-03-09T14:57:46Z"/>
                    <w:rFonts w:hint="eastAsia" w:ascii="宋体" w:hAnsi="宋体" w:eastAsia="宋体" w:cs="宋体"/>
                    <w:i w:val="0"/>
                    <w:iCs w:val="0"/>
                    <w:color w:val="060607"/>
                    <w:sz w:val="21"/>
                    <w:szCs w:val="21"/>
                    <w:u w:val="none"/>
                  </w:rPr>
                </w:rPrChange>
              </w:rPr>
            </w:pPr>
            <w:ins w:id="118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85" w:author="W" w:date="2025-03-09T15:17:55Z">
                    <w:rPr>
                      <w:rFonts w:hint="eastAsia" w:ascii="宋体" w:hAnsi="宋体" w:eastAsia="宋体" w:cs="宋体"/>
                      <w:i w:val="0"/>
                      <w:iCs w:val="0"/>
                      <w:color w:val="060607"/>
                      <w:kern w:val="0"/>
                      <w:sz w:val="21"/>
                      <w:szCs w:val="21"/>
                      <w:u w:val="none"/>
                      <w:lang w:val="en-US" w:eastAsia="zh-CN" w:bidi="ar"/>
                    </w:rPr>
                  </w:rPrChange>
                </w:rPr>
                <w:t>《广东省深化医药卫生体制改革近期重点工作任务》</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186"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7E1B2446">
            <w:pPr>
              <w:keepNext w:val="0"/>
              <w:keepLines w:val="0"/>
              <w:widowControl/>
              <w:suppressLineNumbers w:val="0"/>
              <w:jc w:val="center"/>
              <w:textAlignment w:val="center"/>
              <w:rPr>
                <w:ins w:id="1187" w:author="W" w:date="2025-03-09T14:57:46Z"/>
                <w:rFonts w:hint="eastAsia" w:ascii="仿宋_GB2312" w:hAnsi="仿宋_GB2312" w:eastAsia="仿宋_GB2312" w:cs="仿宋_GB2312"/>
                <w:i w:val="0"/>
                <w:iCs w:val="0"/>
                <w:color w:val="060607"/>
                <w:sz w:val="21"/>
                <w:szCs w:val="21"/>
                <w:u w:val="none"/>
                <w:rPrChange w:id="1188" w:author="W" w:date="2025-03-09T15:17:55Z">
                  <w:rPr>
                    <w:ins w:id="1189" w:author="W" w:date="2025-03-09T14:57:46Z"/>
                    <w:rFonts w:hint="eastAsia" w:ascii="宋体" w:hAnsi="宋体" w:eastAsia="宋体" w:cs="宋体"/>
                    <w:i w:val="0"/>
                    <w:iCs w:val="0"/>
                    <w:color w:val="060607"/>
                    <w:sz w:val="21"/>
                    <w:szCs w:val="21"/>
                    <w:u w:val="none"/>
                  </w:rPr>
                </w:rPrChange>
              </w:rPr>
            </w:pPr>
            <w:ins w:id="119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91" w:author="W" w:date="2025-03-09T15:17:55Z">
                    <w:rPr>
                      <w:rFonts w:hint="eastAsia" w:ascii="宋体" w:hAnsi="宋体" w:eastAsia="宋体" w:cs="宋体"/>
                      <w:i w:val="0"/>
                      <w:iCs w:val="0"/>
                      <w:color w:val="060607"/>
                      <w:kern w:val="0"/>
                      <w:sz w:val="21"/>
                      <w:szCs w:val="21"/>
                      <w:u w:val="none"/>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192"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1E36E5DC">
            <w:pPr>
              <w:keepNext w:val="0"/>
              <w:keepLines w:val="0"/>
              <w:widowControl/>
              <w:suppressLineNumbers w:val="0"/>
              <w:jc w:val="center"/>
              <w:textAlignment w:val="center"/>
              <w:rPr>
                <w:ins w:id="1193" w:author="W" w:date="2025-03-09T14:57:46Z"/>
                <w:rFonts w:hint="eastAsia" w:ascii="仿宋_GB2312" w:hAnsi="仿宋_GB2312" w:eastAsia="仿宋_GB2312" w:cs="仿宋_GB2312"/>
                <w:i w:val="0"/>
                <w:iCs w:val="0"/>
                <w:color w:val="060607"/>
                <w:sz w:val="21"/>
                <w:szCs w:val="21"/>
                <w:u w:val="none"/>
                <w:rPrChange w:id="1194" w:author="W" w:date="2025-03-09T15:17:55Z">
                  <w:rPr>
                    <w:ins w:id="1195" w:author="W" w:date="2025-03-09T14:57:46Z"/>
                    <w:rFonts w:hint="eastAsia" w:ascii="宋体" w:hAnsi="宋体" w:eastAsia="宋体" w:cs="宋体"/>
                    <w:i w:val="0"/>
                    <w:iCs w:val="0"/>
                    <w:color w:val="060607"/>
                    <w:sz w:val="21"/>
                    <w:szCs w:val="21"/>
                    <w:u w:val="none"/>
                  </w:rPr>
                </w:rPrChange>
              </w:rPr>
            </w:pPr>
            <w:ins w:id="119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197" w:author="W" w:date="2025-03-09T15:17:55Z">
                    <w:rPr>
                      <w:rFonts w:hint="eastAsia" w:ascii="宋体" w:hAnsi="宋体" w:eastAsia="宋体" w:cs="宋体"/>
                      <w:i w:val="0"/>
                      <w:iCs w:val="0"/>
                      <w:color w:val="060607"/>
                      <w:kern w:val="0"/>
                      <w:sz w:val="21"/>
                      <w:szCs w:val="21"/>
                      <w:u w:val="none"/>
                      <w:lang w:val="en-US" w:eastAsia="zh-CN" w:bidi="ar"/>
                    </w:rPr>
                  </w:rPrChange>
                </w:rPr>
                <w:t>广东省人民政府办公厅</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98"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0A05AB85">
            <w:pPr>
              <w:keepNext w:val="0"/>
              <w:keepLines w:val="0"/>
              <w:widowControl/>
              <w:suppressLineNumbers w:val="0"/>
              <w:jc w:val="center"/>
              <w:textAlignment w:val="center"/>
              <w:rPr>
                <w:ins w:id="1199" w:author="W" w:date="2025-03-09T14:57:46Z"/>
                <w:rFonts w:hint="eastAsia" w:ascii="仿宋_GB2312" w:hAnsi="仿宋_GB2312" w:eastAsia="仿宋_GB2312" w:cs="仿宋_GB2312"/>
                <w:i w:val="0"/>
                <w:iCs w:val="0"/>
                <w:color w:val="060607"/>
                <w:sz w:val="21"/>
                <w:szCs w:val="21"/>
                <w:u w:val="none"/>
                <w:rPrChange w:id="1200" w:author="W" w:date="2025-03-09T15:17:55Z">
                  <w:rPr>
                    <w:ins w:id="1201" w:author="W" w:date="2025-03-09T14:57:46Z"/>
                    <w:rFonts w:hint="eastAsia" w:ascii="宋体" w:hAnsi="宋体" w:eastAsia="宋体" w:cs="宋体"/>
                    <w:i w:val="0"/>
                    <w:iCs w:val="0"/>
                    <w:color w:val="060607"/>
                    <w:sz w:val="21"/>
                    <w:szCs w:val="21"/>
                    <w:u w:val="none"/>
                  </w:rPr>
                </w:rPrChange>
              </w:rPr>
            </w:pPr>
            <w:ins w:id="120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03" w:author="W" w:date="2025-03-09T15:17:55Z">
                    <w:rPr>
                      <w:rFonts w:hint="eastAsia" w:ascii="宋体" w:hAnsi="宋体" w:eastAsia="宋体" w:cs="宋体"/>
                      <w:i w:val="0"/>
                      <w:iCs w:val="0"/>
                      <w:color w:val="060607"/>
                      <w:kern w:val="0"/>
                      <w:sz w:val="21"/>
                      <w:szCs w:val="21"/>
                      <w:u w:val="none"/>
                      <w:lang w:val="en-US" w:eastAsia="zh-CN" w:bidi="ar"/>
                    </w:rPr>
                  </w:rPrChange>
                </w:rPr>
                <w:t>提出要优化医保药品、诊疗项目和医用耗材目录管理，加强医保便民服务场景建设，扩大医保电子处方、移动支付接入覆盖面，推动商业健康保险产品扩大创新药支付范围等措施。</w:t>
              </w:r>
            </w:ins>
          </w:p>
        </w:tc>
      </w:tr>
      <w:tr w14:paraId="518416A4">
        <w:trPr>
          <w:wAfter w:w="0" w:type="auto"/>
          <w:trHeight w:val="2500" w:hRule="atLeast"/>
          <w:ins w:id="1204" w:author="W" w:date="2025-03-09T14:57:46Z"/>
          <w:trPrChange w:id="1205" w:author="W" w:date="2025-03-09T14:58:02Z">
            <w:trPr>
              <w:gridAfter w:val="2"/>
              <w:wAfter w:w="1195" w:type="dxa"/>
              <w:trHeight w:val="250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206"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0036732B">
            <w:pPr>
              <w:keepNext w:val="0"/>
              <w:keepLines w:val="0"/>
              <w:widowControl/>
              <w:suppressLineNumbers w:val="0"/>
              <w:jc w:val="center"/>
              <w:textAlignment w:val="center"/>
              <w:rPr>
                <w:ins w:id="1207" w:author="W" w:date="2025-03-09T14:57:46Z"/>
                <w:rFonts w:hint="eastAsia" w:ascii="仿宋_GB2312" w:hAnsi="仿宋_GB2312" w:eastAsia="仿宋_GB2312" w:cs="仿宋_GB2312"/>
                <w:i w:val="0"/>
                <w:iCs w:val="0"/>
                <w:color w:val="060607"/>
                <w:sz w:val="21"/>
                <w:szCs w:val="21"/>
                <w:u w:val="none"/>
                <w:rPrChange w:id="1208" w:author="W" w:date="2025-03-09T15:17:55Z">
                  <w:rPr>
                    <w:ins w:id="1209" w:author="W" w:date="2025-03-09T14:57:46Z"/>
                    <w:rFonts w:hint="eastAsia" w:ascii="宋体" w:hAnsi="宋体" w:eastAsia="宋体" w:cs="宋体"/>
                    <w:i w:val="0"/>
                    <w:iCs w:val="0"/>
                    <w:color w:val="060607"/>
                    <w:sz w:val="21"/>
                    <w:szCs w:val="21"/>
                    <w:u w:val="none"/>
                  </w:rPr>
                </w:rPrChange>
              </w:rPr>
            </w:pPr>
            <w:ins w:id="1210"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11" w:author="W" w:date="2025-03-09T15:17:55Z">
                    <w:rPr>
                      <w:rFonts w:hint="eastAsia" w:ascii="宋体" w:hAnsi="宋体" w:eastAsia="宋体" w:cs="宋体"/>
                      <w:i w:val="0"/>
                      <w:iCs w:val="0"/>
                      <w:color w:val="060607"/>
                      <w:kern w:val="0"/>
                      <w:sz w:val="21"/>
                      <w:szCs w:val="21"/>
                      <w:u w:val="none"/>
                      <w:lang w:val="en-US" w:eastAsia="zh-CN" w:bidi="ar"/>
                    </w:rPr>
                  </w:rPrChange>
                </w:rPr>
                <w:t>《广州医保支持创新医药发展若干措施》</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212"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0AF00D24">
            <w:pPr>
              <w:keepNext w:val="0"/>
              <w:keepLines w:val="0"/>
              <w:widowControl/>
              <w:suppressLineNumbers w:val="0"/>
              <w:jc w:val="center"/>
              <w:textAlignment w:val="center"/>
              <w:rPr>
                <w:ins w:id="1213" w:author="W" w:date="2025-03-09T14:57:46Z"/>
                <w:rFonts w:hint="eastAsia" w:ascii="仿宋_GB2312" w:hAnsi="仿宋_GB2312" w:eastAsia="仿宋_GB2312" w:cs="仿宋_GB2312"/>
                <w:i w:val="0"/>
                <w:iCs w:val="0"/>
                <w:color w:val="060607"/>
                <w:sz w:val="21"/>
                <w:szCs w:val="21"/>
                <w:u w:val="none"/>
                <w:rPrChange w:id="1214" w:author="W" w:date="2025-03-09T15:17:55Z">
                  <w:rPr>
                    <w:ins w:id="1215" w:author="W" w:date="2025-03-09T14:57:46Z"/>
                    <w:rFonts w:hint="eastAsia" w:ascii="宋体" w:hAnsi="宋体" w:eastAsia="宋体" w:cs="宋体"/>
                    <w:i w:val="0"/>
                    <w:iCs w:val="0"/>
                    <w:color w:val="060607"/>
                    <w:sz w:val="21"/>
                    <w:szCs w:val="21"/>
                    <w:u w:val="none"/>
                  </w:rPr>
                </w:rPrChange>
              </w:rPr>
            </w:pPr>
            <w:ins w:id="121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17" w:author="W" w:date="2025-03-09T15:17:55Z">
                    <w:rPr>
                      <w:rFonts w:hint="eastAsia" w:ascii="宋体" w:hAnsi="宋体" w:eastAsia="宋体" w:cs="宋体"/>
                      <w:i w:val="0"/>
                      <w:iCs w:val="0"/>
                      <w:color w:val="060607"/>
                      <w:kern w:val="0"/>
                      <w:sz w:val="21"/>
                      <w:szCs w:val="21"/>
                      <w:u w:val="none"/>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218"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6E044A69">
            <w:pPr>
              <w:keepNext w:val="0"/>
              <w:keepLines w:val="0"/>
              <w:widowControl/>
              <w:suppressLineNumbers w:val="0"/>
              <w:jc w:val="center"/>
              <w:textAlignment w:val="center"/>
              <w:rPr>
                <w:ins w:id="1219" w:author="W" w:date="2025-03-09T14:57:46Z"/>
                <w:rFonts w:hint="eastAsia" w:ascii="仿宋_GB2312" w:hAnsi="仿宋_GB2312" w:eastAsia="仿宋_GB2312" w:cs="仿宋_GB2312"/>
                <w:i w:val="0"/>
                <w:iCs w:val="0"/>
                <w:color w:val="060607"/>
                <w:sz w:val="21"/>
                <w:szCs w:val="21"/>
                <w:u w:val="none"/>
                <w:rPrChange w:id="1220" w:author="W" w:date="2025-03-09T15:17:55Z">
                  <w:rPr>
                    <w:ins w:id="1221" w:author="W" w:date="2025-03-09T14:57:46Z"/>
                    <w:rFonts w:hint="eastAsia" w:ascii="宋体" w:hAnsi="宋体" w:eastAsia="宋体" w:cs="宋体"/>
                    <w:i w:val="0"/>
                    <w:iCs w:val="0"/>
                    <w:color w:val="060607"/>
                    <w:sz w:val="21"/>
                    <w:szCs w:val="21"/>
                    <w:u w:val="none"/>
                  </w:rPr>
                </w:rPrChange>
              </w:rPr>
            </w:pPr>
            <w:ins w:id="122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23" w:author="W" w:date="2025-03-09T15:17:55Z">
                    <w:rPr>
                      <w:rFonts w:hint="eastAsia" w:ascii="宋体" w:hAnsi="宋体" w:eastAsia="宋体" w:cs="宋体"/>
                      <w:i w:val="0"/>
                      <w:iCs w:val="0"/>
                      <w:color w:val="060607"/>
                      <w:kern w:val="0"/>
                      <w:sz w:val="21"/>
                      <w:szCs w:val="21"/>
                      <w:u w:val="none"/>
                      <w:lang w:val="en-US" w:eastAsia="zh-CN" w:bidi="ar"/>
                    </w:rPr>
                  </w:rPrChange>
                </w:rPr>
                <w:t>广州市医疗保障局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224"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5129EDEE">
            <w:pPr>
              <w:keepNext w:val="0"/>
              <w:keepLines w:val="0"/>
              <w:widowControl/>
              <w:suppressLineNumbers w:val="0"/>
              <w:jc w:val="center"/>
              <w:textAlignment w:val="center"/>
              <w:rPr>
                <w:ins w:id="1225" w:author="W" w:date="2025-03-09T14:57:46Z"/>
                <w:rFonts w:hint="eastAsia" w:ascii="仿宋_GB2312" w:hAnsi="仿宋_GB2312" w:eastAsia="仿宋_GB2312" w:cs="仿宋_GB2312"/>
                <w:i w:val="0"/>
                <w:iCs w:val="0"/>
                <w:color w:val="060607"/>
                <w:sz w:val="21"/>
                <w:szCs w:val="21"/>
                <w:u w:val="none"/>
                <w:rPrChange w:id="1226" w:author="W" w:date="2025-03-09T15:17:55Z">
                  <w:rPr>
                    <w:ins w:id="1227" w:author="W" w:date="2025-03-09T14:57:46Z"/>
                    <w:rFonts w:hint="eastAsia" w:ascii="宋体" w:hAnsi="宋体" w:eastAsia="宋体" w:cs="宋体"/>
                    <w:i w:val="0"/>
                    <w:iCs w:val="0"/>
                    <w:color w:val="060607"/>
                    <w:sz w:val="21"/>
                    <w:szCs w:val="21"/>
                    <w:u w:val="none"/>
                  </w:rPr>
                </w:rPrChange>
              </w:rPr>
            </w:pPr>
            <w:ins w:id="122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29" w:author="W" w:date="2025-03-09T15:17:55Z">
                    <w:rPr>
                      <w:rFonts w:hint="eastAsia" w:ascii="宋体" w:hAnsi="宋体" w:eastAsia="宋体" w:cs="宋体"/>
                      <w:i w:val="0"/>
                      <w:iCs w:val="0"/>
                      <w:color w:val="060607"/>
                      <w:kern w:val="0"/>
                      <w:sz w:val="21"/>
                      <w:szCs w:val="21"/>
                      <w:u w:val="none"/>
                      <w:lang w:val="en-US" w:eastAsia="zh-CN" w:bidi="ar"/>
                    </w:rPr>
                  </w:rPrChange>
                </w:rPr>
                <w:t>规定了对定点医疗机构发生的国谈药品等创新药费用，实行单列结算或提高DIP病种支付标准；优化DIP特例单议机制，支持运用创新药械的病例申请特殊病例支付；加强对定点医疗机构国谈药品配备使用情况的监测，支持“双通道”药品同步纳入医疗机构药品目录及外配处方药品目录等措施。</w:t>
              </w:r>
            </w:ins>
          </w:p>
        </w:tc>
      </w:tr>
      <w:tr w14:paraId="1ECB9A20">
        <w:trPr>
          <w:wAfter w:w="0" w:type="auto"/>
          <w:trHeight w:val="2200" w:hRule="atLeast"/>
          <w:ins w:id="1230" w:author="W" w:date="2025-03-09T14:57:46Z"/>
          <w:trPrChange w:id="1231" w:author="W" w:date="2025-03-09T14:58:02Z">
            <w:trPr>
              <w:gridAfter w:val="2"/>
              <w:wAfter w:w="1195" w:type="dxa"/>
              <w:trHeight w:val="2200" w:hRule="atLeast"/>
            </w:trPr>
          </w:trPrChange>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Change w:id="1232" w:author="W" w:date="2025-03-09T14:58:02Z">
              <w:tcPr>
                <w:tcW w:w="1249" w:type="dxa"/>
                <w:tcBorders>
                  <w:top w:val="single" w:color="000000" w:sz="4" w:space="0"/>
                  <w:left w:val="single" w:color="000000" w:sz="4" w:space="0"/>
                  <w:bottom w:val="single" w:color="000000" w:sz="4" w:space="0"/>
                  <w:right w:val="single" w:color="000000" w:sz="4" w:space="0"/>
                </w:tcBorders>
                <w:vAlign w:val="center"/>
              </w:tcPr>
            </w:tcPrChange>
          </w:tcPr>
          <w:p w14:paraId="3AACF85C">
            <w:pPr>
              <w:keepNext w:val="0"/>
              <w:keepLines w:val="0"/>
              <w:widowControl/>
              <w:suppressLineNumbers w:val="0"/>
              <w:jc w:val="center"/>
              <w:textAlignment w:val="center"/>
              <w:rPr>
                <w:ins w:id="1233" w:author="W" w:date="2025-03-09T14:57:46Z"/>
                <w:rFonts w:hint="eastAsia" w:ascii="仿宋_GB2312" w:hAnsi="仿宋_GB2312" w:eastAsia="仿宋_GB2312" w:cs="仿宋_GB2312"/>
                <w:i w:val="0"/>
                <w:iCs w:val="0"/>
                <w:color w:val="060607"/>
                <w:sz w:val="21"/>
                <w:szCs w:val="21"/>
                <w:u w:val="none"/>
                <w:rPrChange w:id="1234" w:author="W" w:date="2025-03-09T15:17:55Z">
                  <w:rPr>
                    <w:ins w:id="1235" w:author="W" w:date="2025-03-09T14:57:46Z"/>
                    <w:rFonts w:hint="eastAsia" w:ascii="宋体" w:hAnsi="宋体" w:eastAsia="宋体" w:cs="宋体"/>
                    <w:i w:val="0"/>
                    <w:iCs w:val="0"/>
                    <w:color w:val="060607"/>
                    <w:sz w:val="21"/>
                    <w:szCs w:val="21"/>
                    <w:u w:val="none"/>
                  </w:rPr>
                </w:rPrChange>
              </w:rPr>
            </w:pPr>
            <w:ins w:id="1236"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37" w:author="W" w:date="2025-03-09T15:17:55Z">
                    <w:rPr>
                      <w:rFonts w:hint="eastAsia" w:ascii="宋体" w:hAnsi="宋体" w:eastAsia="宋体" w:cs="宋体"/>
                      <w:i w:val="0"/>
                      <w:iCs w:val="0"/>
                      <w:color w:val="060607"/>
                      <w:kern w:val="0"/>
                      <w:sz w:val="21"/>
                      <w:szCs w:val="21"/>
                      <w:u w:val="none"/>
                      <w:lang w:val="en-US" w:eastAsia="zh-CN" w:bidi="ar"/>
                    </w:rPr>
                  </w:rPrChange>
                </w:rPr>
                <w:t>《广东省已获批创新药械产品目录遴选管理和支持政策措施》</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Change w:id="1238" w:author="W" w:date="2025-03-09T14:58:02Z">
              <w:tcPr>
                <w:tcW w:w="1801" w:type="dxa"/>
                <w:gridSpan w:val="3"/>
                <w:tcBorders>
                  <w:top w:val="single" w:color="000000" w:sz="4" w:space="0"/>
                  <w:left w:val="single" w:color="000000" w:sz="4" w:space="0"/>
                  <w:bottom w:val="single" w:color="000000" w:sz="4" w:space="0"/>
                  <w:right w:val="single" w:color="000000" w:sz="4" w:space="0"/>
                </w:tcBorders>
                <w:vAlign w:val="center"/>
              </w:tcPr>
            </w:tcPrChange>
          </w:tcPr>
          <w:p w14:paraId="0111C91A">
            <w:pPr>
              <w:keepNext w:val="0"/>
              <w:keepLines w:val="0"/>
              <w:widowControl/>
              <w:suppressLineNumbers w:val="0"/>
              <w:jc w:val="center"/>
              <w:textAlignment w:val="center"/>
              <w:rPr>
                <w:ins w:id="1239" w:author="W" w:date="2025-03-09T14:57:46Z"/>
                <w:rFonts w:hint="eastAsia" w:ascii="仿宋_GB2312" w:hAnsi="仿宋_GB2312" w:eastAsia="仿宋_GB2312" w:cs="仿宋_GB2312"/>
                <w:i w:val="0"/>
                <w:iCs w:val="0"/>
                <w:color w:val="060607"/>
                <w:sz w:val="21"/>
                <w:szCs w:val="21"/>
                <w:u w:val="none"/>
                <w:rPrChange w:id="1240" w:author="W" w:date="2025-03-09T15:17:55Z">
                  <w:rPr>
                    <w:ins w:id="1241" w:author="W" w:date="2025-03-09T14:57:46Z"/>
                    <w:rFonts w:hint="eastAsia" w:ascii="宋体" w:hAnsi="宋体" w:eastAsia="宋体" w:cs="宋体"/>
                    <w:i w:val="0"/>
                    <w:iCs w:val="0"/>
                    <w:color w:val="060607"/>
                    <w:sz w:val="21"/>
                    <w:szCs w:val="21"/>
                    <w:u w:val="none"/>
                  </w:rPr>
                </w:rPrChange>
              </w:rPr>
            </w:pPr>
            <w:ins w:id="1242"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43" w:author="W" w:date="2025-03-09T15:17:55Z">
                    <w:rPr>
                      <w:rFonts w:hint="eastAsia" w:ascii="宋体" w:hAnsi="宋体" w:eastAsia="宋体" w:cs="宋体"/>
                      <w:i w:val="0"/>
                      <w:iCs w:val="0"/>
                      <w:color w:val="060607"/>
                      <w:kern w:val="0"/>
                      <w:sz w:val="21"/>
                      <w:szCs w:val="21"/>
                      <w:u w:val="none"/>
                      <w:lang w:val="en-US" w:eastAsia="zh-CN" w:bidi="ar"/>
                    </w:rPr>
                  </w:rPrChange>
                </w:rPr>
                <w:t>2024年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Change w:id="1244" w:author="W" w:date="2025-03-09T14:58:02Z">
              <w:tcPr>
                <w:tcW w:w="1902" w:type="dxa"/>
                <w:gridSpan w:val="3"/>
                <w:tcBorders>
                  <w:top w:val="single" w:color="000000" w:sz="4" w:space="0"/>
                  <w:left w:val="single" w:color="000000" w:sz="4" w:space="0"/>
                  <w:bottom w:val="single" w:color="000000" w:sz="4" w:space="0"/>
                  <w:right w:val="single" w:color="000000" w:sz="4" w:space="0"/>
                </w:tcBorders>
                <w:vAlign w:val="center"/>
              </w:tcPr>
            </w:tcPrChange>
          </w:tcPr>
          <w:p w14:paraId="0D48318F">
            <w:pPr>
              <w:keepNext w:val="0"/>
              <w:keepLines w:val="0"/>
              <w:widowControl/>
              <w:suppressLineNumbers w:val="0"/>
              <w:jc w:val="center"/>
              <w:textAlignment w:val="center"/>
              <w:rPr>
                <w:ins w:id="1245" w:author="W" w:date="2025-03-09T14:57:46Z"/>
                <w:rFonts w:hint="eastAsia" w:ascii="仿宋_GB2312" w:hAnsi="仿宋_GB2312" w:eastAsia="仿宋_GB2312" w:cs="仿宋_GB2312"/>
                <w:i w:val="0"/>
                <w:iCs w:val="0"/>
                <w:color w:val="060607"/>
                <w:sz w:val="21"/>
                <w:szCs w:val="21"/>
                <w:u w:val="none"/>
                <w:rPrChange w:id="1246" w:author="W" w:date="2025-03-09T15:17:55Z">
                  <w:rPr>
                    <w:ins w:id="1247" w:author="W" w:date="2025-03-09T14:57:46Z"/>
                    <w:rFonts w:hint="eastAsia" w:ascii="宋体" w:hAnsi="宋体" w:eastAsia="宋体" w:cs="宋体"/>
                    <w:i w:val="0"/>
                    <w:iCs w:val="0"/>
                    <w:color w:val="060607"/>
                    <w:sz w:val="21"/>
                    <w:szCs w:val="21"/>
                    <w:u w:val="none"/>
                  </w:rPr>
                </w:rPrChange>
              </w:rPr>
            </w:pPr>
            <w:ins w:id="1248"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49" w:author="W" w:date="2025-03-09T15:17:55Z">
                    <w:rPr>
                      <w:rFonts w:hint="eastAsia" w:ascii="宋体" w:hAnsi="宋体" w:eastAsia="宋体" w:cs="宋体"/>
                      <w:i w:val="0"/>
                      <w:iCs w:val="0"/>
                      <w:color w:val="060607"/>
                      <w:kern w:val="0"/>
                      <w:sz w:val="21"/>
                      <w:szCs w:val="21"/>
                      <w:u w:val="none"/>
                      <w:lang w:val="en-US" w:eastAsia="zh-CN" w:bidi="ar"/>
                    </w:rPr>
                  </w:rPrChange>
                </w:rPr>
                <w:t>广东省医疗保障局</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Change w:id="1250" w:author="W" w:date="2025-03-09T14:58:02Z">
              <w:tcPr>
                <w:tcW w:w="3166" w:type="dxa"/>
                <w:gridSpan w:val="3"/>
                <w:tcBorders>
                  <w:top w:val="single" w:color="000000" w:sz="4" w:space="0"/>
                  <w:left w:val="single" w:color="000000" w:sz="4" w:space="0"/>
                  <w:bottom w:val="single" w:color="000000" w:sz="4" w:space="0"/>
                  <w:right w:val="single" w:color="000000" w:sz="4" w:space="0"/>
                </w:tcBorders>
                <w:vAlign w:val="center"/>
              </w:tcPr>
            </w:tcPrChange>
          </w:tcPr>
          <w:p w14:paraId="763FECCB">
            <w:pPr>
              <w:keepNext w:val="0"/>
              <w:keepLines w:val="0"/>
              <w:widowControl/>
              <w:suppressLineNumbers w:val="0"/>
              <w:jc w:val="center"/>
              <w:textAlignment w:val="center"/>
              <w:rPr>
                <w:ins w:id="1251" w:author="W" w:date="2025-03-09T14:57:46Z"/>
                <w:rFonts w:hint="eastAsia" w:ascii="仿宋_GB2312" w:hAnsi="仿宋_GB2312" w:eastAsia="仿宋_GB2312" w:cs="仿宋_GB2312"/>
                <w:i w:val="0"/>
                <w:iCs w:val="0"/>
                <w:color w:val="060607"/>
                <w:sz w:val="21"/>
                <w:szCs w:val="21"/>
                <w:u w:val="none"/>
                <w:rPrChange w:id="1252" w:author="W" w:date="2025-03-09T15:17:55Z">
                  <w:rPr>
                    <w:ins w:id="1253" w:author="W" w:date="2025-03-09T14:57:46Z"/>
                    <w:rFonts w:hint="eastAsia" w:ascii="宋体" w:hAnsi="宋体" w:eastAsia="宋体" w:cs="宋体"/>
                    <w:i w:val="0"/>
                    <w:iCs w:val="0"/>
                    <w:color w:val="060607"/>
                    <w:sz w:val="21"/>
                    <w:szCs w:val="21"/>
                    <w:u w:val="none"/>
                  </w:rPr>
                </w:rPrChange>
              </w:rPr>
            </w:pPr>
            <w:ins w:id="1254" w:author="W" w:date="2025-03-09T14:57:46Z">
              <w:r>
                <w:rPr>
                  <w:rFonts w:hint="eastAsia" w:ascii="仿宋_GB2312" w:hAnsi="仿宋_GB2312" w:eastAsia="仿宋_GB2312" w:cs="仿宋_GB2312"/>
                  <w:i w:val="0"/>
                  <w:iCs w:val="0"/>
                  <w:color w:val="060607"/>
                  <w:kern w:val="0"/>
                  <w:sz w:val="21"/>
                  <w:szCs w:val="21"/>
                  <w:u w:val="none"/>
                  <w:lang w:val="en-US" w:eastAsia="zh-CN" w:bidi="ar"/>
                  <w:rPrChange w:id="1255" w:author="W" w:date="2025-03-09T15:17:55Z">
                    <w:rPr>
                      <w:rFonts w:hint="eastAsia" w:ascii="宋体" w:hAnsi="宋体" w:eastAsia="宋体" w:cs="宋体"/>
                      <w:i w:val="0"/>
                      <w:iCs w:val="0"/>
                      <w:color w:val="060607"/>
                      <w:kern w:val="0"/>
                      <w:sz w:val="21"/>
                      <w:szCs w:val="21"/>
                      <w:u w:val="none"/>
                      <w:lang w:val="en-US" w:eastAsia="zh-CN" w:bidi="ar"/>
                    </w:rPr>
                  </w:rPrChange>
                </w:rPr>
                <w:t>提出了构建创新药械挂网采购新机制，优化创新医疗器械医疗机构收费项目申请审核，建立创新药临床应用绿色通道，畅通创新药械进院渠道，医保部门健全特殊病例单议机制支持创新药械发展，支持应用真实世界数据支撑创新药械价值评估等措施。</w:t>
              </w:r>
            </w:ins>
          </w:p>
        </w:tc>
      </w:tr>
      <w:tr w14:paraId="689050D8">
        <w:trPr>
          <w:wAfter w:w="0" w:type="auto"/>
          <w:trHeight w:val="2200" w:hRule="atLeast"/>
          <w:ins w:id="1256" w:author="W" w:date="2025-03-13T20:00:39Z"/>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6F18D">
            <w:pPr>
              <w:keepNext w:val="0"/>
              <w:keepLines w:val="0"/>
              <w:widowControl/>
              <w:suppressLineNumbers w:val="0"/>
              <w:jc w:val="center"/>
              <w:textAlignment w:val="center"/>
              <w:rPr>
                <w:ins w:id="1257" w:author="W" w:date="2025-03-13T20:00:39Z"/>
                <w:rFonts w:hint="eastAsia" w:ascii="仿宋_GB2312" w:hAnsi="仿宋_GB2312" w:eastAsia="仿宋_GB2312" w:cs="仿宋_GB2312"/>
                <w:i w:val="0"/>
                <w:iCs w:val="0"/>
                <w:color w:val="060607"/>
                <w:kern w:val="0"/>
                <w:sz w:val="21"/>
                <w:szCs w:val="21"/>
                <w:u w:val="none"/>
                <w:lang w:val="en-US" w:eastAsia="zh-CN" w:bidi="ar"/>
              </w:rPr>
            </w:pPr>
            <w:ins w:id="1258" w:author="W" w:date="2025-03-13T20:01:46Z">
              <w:r>
                <w:rPr>
                  <w:rFonts w:hint="eastAsia" w:ascii="仿宋_GB2312" w:hAnsi="仿宋_GB2312" w:eastAsia="仿宋_GB2312" w:cs="仿宋_GB2312"/>
                  <w:color w:val="060607"/>
                  <w:kern w:val="0"/>
                  <w:szCs w:val="21"/>
                  <w:u w:val="none"/>
                  <w:lang w:bidi="ar"/>
                  <w:rPrChange w:id="1259" w:author="W" w:date="2025-03-13T20:01:46Z">
                    <w:rPr>
                      <w:rFonts w:hint="eastAsia"/>
                    </w:rPr>
                  </w:rPrChange>
                </w:rPr>
                <w:t>《广州市建设开放型多层次医疗保障体系若干措施》</w:t>
              </w:r>
            </w:ins>
          </w:p>
        </w:tc>
        <w:tc>
          <w:tcPr>
            <w:tcW w:w="18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A78E2">
            <w:pPr>
              <w:keepNext w:val="0"/>
              <w:keepLines w:val="0"/>
              <w:widowControl/>
              <w:suppressLineNumbers w:val="0"/>
              <w:jc w:val="center"/>
              <w:textAlignment w:val="center"/>
              <w:rPr>
                <w:ins w:id="1261" w:author="W" w:date="2025-03-13T20:00:39Z"/>
                <w:rFonts w:hint="default" w:ascii="仿宋_GB2312" w:hAnsi="仿宋_GB2312" w:eastAsia="仿宋_GB2312" w:cs="仿宋_GB2312"/>
                <w:i w:val="0"/>
                <w:iCs w:val="0"/>
                <w:color w:val="060607"/>
                <w:kern w:val="0"/>
                <w:sz w:val="21"/>
                <w:szCs w:val="21"/>
                <w:u w:val="none"/>
                <w:lang w:val="en-US" w:eastAsia="zh-CN" w:bidi="ar"/>
              </w:rPr>
            </w:pPr>
            <w:ins w:id="1262" w:author="W" w:date="2025-03-13T20:01:49Z">
              <w:r>
                <w:rPr>
                  <w:rFonts w:hint="eastAsia" w:ascii="仿宋_GB2312" w:hAnsi="仿宋_GB2312" w:eastAsia="仿宋_GB2312" w:cs="仿宋_GB2312"/>
                  <w:i w:val="0"/>
                  <w:iCs w:val="0"/>
                  <w:color w:val="060607"/>
                  <w:kern w:val="0"/>
                  <w:sz w:val="21"/>
                  <w:szCs w:val="21"/>
                  <w:u w:val="none"/>
                  <w:lang w:val="en-US" w:eastAsia="zh-CN" w:bidi="ar"/>
                </w:rPr>
                <w:t>20</w:t>
              </w:r>
            </w:ins>
            <w:ins w:id="1263" w:author="W" w:date="2025-03-13T20:01:50Z">
              <w:r>
                <w:rPr>
                  <w:rFonts w:hint="eastAsia" w:ascii="仿宋_GB2312" w:hAnsi="仿宋_GB2312" w:eastAsia="仿宋_GB2312" w:cs="仿宋_GB2312"/>
                  <w:i w:val="0"/>
                  <w:iCs w:val="0"/>
                  <w:color w:val="060607"/>
                  <w:kern w:val="0"/>
                  <w:sz w:val="21"/>
                  <w:szCs w:val="21"/>
                  <w:u w:val="none"/>
                  <w:lang w:val="en-US" w:eastAsia="zh-CN" w:bidi="ar"/>
                </w:rPr>
                <w:t>24年</w:t>
              </w:r>
            </w:ins>
          </w:p>
        </w:tc>
        <w:tc>
          <w:tcPr>
            <w:tcW w:w="19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C11F8">
            <w:pPr>
              <w:keepNext w:val="0"/>
              <w:keepLines w:val="0"/>
              <w:widowControl/>
              <w:suppressLineNumbers w:val="0"/>
              <w:jc w:val="center"/>
              <w:textAlignment w:val="center"/>
              <w:rPr>
                <w:ins w:id="1264" w:author="W" w:date="2025-03-13T20:00:39Z"/>
                <w:rFonts w:hint="eastAsia" w:ascii="仿宋_GB2312" w:hAnsi="仿宋_GB2312" w:eastAsia="仿宋_GB2312" w:cs="仿宋_GB2312"/>
                <w:i w:val="0"/>
                <w:iCs w:val="0"/>
                <w:color w:val="060607"/>
                <w:kern w:val="0"/>
                <w:sz w:val="21"/>
                <w:szCs w:val="21"/>
                <w:u w:val="none"/>
                <w:lang w:val="en-US" w:eastAsia="zh-CN" w:bidi="ar"/>
              </w:rPr>
            </w:pPr>
            <w:ins w:id="1265" w:author="W" w:date="2025-03-13T20:01:58Z">
              <w:r>
                <w:rPr>
                  <w:rFonts w:hint="eastAsia" w:ascii="仿宋_GB2312" w:hAnsi="仿宋_GB2312" w:eastAsia="仿宋_GB2312" w:cs="仿宋_GB2312"/>
                  <w:color w:val="060607"/>
                  <w:kern w:val="0"/>
                  <w:szCs w:val="21"/>
                  <w:u w:val="none"/>
                  <w:lang w:bidi="ar"/>
                  <w:rPrChange w:id="1266" w:author="W" w:date="2025-03-13T20:01:58Z">
                    <w:rPr>
                      <w:rFonts w:hint="eastAsia"/>
                    </w:rPr>
                  </w:rPrChange>
                </w:rPr>
                <w:t>广州市医疗保障局等十部门</w:t>
              </w:r>
            </w:ins>
          </w:p>
        </w:tc>
        <w:tc>
          <w:tcPr>
            <w:tcW w:w="32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D6BC5">
            <w:pPr>
              <w:keepNext w:val="0"/>
              <w:keepLines w:val="0"/>
              <w:widowControl/>
              <w:suppressLineNumbers w:val="0"/>
              <w:jc w:val="center"/>
              <w:textAlignment w:val="center"/>
              <w:rPr>
                <w:ins w:id="1268" w:author="W" w:date="2025-03-13T20:00:39Z"/>
                <w:rFonts w:hint="eastAsia" w:ascii="仿宋_GB2312" w:hAnsi="仿宋_GB2312" w:eastAsia="仿宋_GB2312" w:cs="仿宋_GB2312"/>
                <w:i w:val="0"/>
                <w:iCs w:val="0"/>
                <w:color w:val="060607"/>
                <w:kern w:val="0"/>
                <w:sz w:val="21"/>
                <w:szCs w:val="21"/>
                <w:u w:val="none"/>
                <w:lang w:val="en-US" w:eastAsia="zh-CN" w:bidi="ar"/>
              </w:rPr>
            </w:pPr>
            <w:ins w:id="1269" w:author="W" w:date="2025-03-13T20:02:07Z">
              <w:r>
                <w:rPr>
                  <w:rFonts w:hint="eastAsia" w:ascii="仿宋_GB2312" w:hAnsi="仿宋_GB2312" w:eastAsia="仿宋_GB2312" w:cs="仿宋_GB2312"/>
                  <w:color w:val="060607"/>
                  <w:kern w:val="0"/>
                  <w:szCs w:val="21"/>
                  <w:u w:val="none"/>
                  <w:lang w:bidi="ar"/>
                  <w:rPrChange w:id="1270" w:author="W" w:date="2025-03-13T20:02:07Z">
                    <w:rPr>
                      <w:rFonts w:hint="eastAsia"/>
                    </w:rPr>
                  </w:rPrChange>
                </w:rPr>
                <w:t>支持商业保险机构自行设计开发新型商业健康保险产品，将更多创新药械纳入商业健康保险支付范围；支持用人单位购买覆盖创新药械的商业补充医疗保险产品；支持使用医保个人账户购买覆盖创新药械的普惠型商业健康保险。</w:t>
              </w:r>
            </w:ins>
          </w:p>
        </w:tc>
      </w:tr>
    </w:tbl>
    <w:p w14:paraId="478CE072">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4"/>
        <w:rPr>
          <w:del w:id="1272" w:author="W" w:date="2025-03-13T20:12:11Z"/>
          <w:rFonts w:hint="default" w:ascii="仿宋_GB2312" w:hAnsi="仿宋_GB2312" w:eastAsia="仿宋_GB2312" w:cs="仿宋_GB2312"/>
          <w:b/>
          <w:bCs/>
          <w:color w:val="0E0E0E"/>
          <w:kern w:val="0"/>
          <w:sz w:val="32"/>
          <w:szCs w:val="32"/>
          <w:lang w:val="en-US" w:eastAsia="zh-CN" w:bidi="ar"/>
        </w:rPr>
      </w:pPr>
      <w:del w:id="1273" w:author="W" w:date="2025-03-13T20:12:11Z">
        <w:r>
          <w:rPr>
            <w:rFonts w:hint="eastAsia" w:ascii="仿宋_GB2312" w:hAnsi="仿宋_GB2312" w:eastAsia="仿宋_GB2312" w:cs="仿宋_GB2312"/>
            <w:b/>
            <w:bCs/>
            <w:color w:val="0E0E0E"/>
            <w:kern w:val="0"/>
            <w:sz w:val="32"/>
            <w:szCs w:val="32"/>
            <w:lang w:val="en-US" w:eastAsia="zh-CN" w:bidi="ar"/>
          </w:rPr>
          <w:delText>1.2.3浙江</w:delText>
        </w:r>
      </w:del>
    </w:p>
    <w:p w14:paraId="7870728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1274" w:author="W" w:date="2025-03-13T20:12:11Z"/>
          <w:rFonts w:hint="eastAsia" w:ascii="仿宋_GB2312" w:hAnsi="仿宋_GB2312" w:eastAsia="仿宋_GB2312" w:cs="仿宋_GB2312"/>
          <w:sz w:val="32"/>
          <w:szCs w:val="32"/>
          <w:lang w:val="en-US" w:eastAsia="zh-CN"/>
        </w:rPr>
      </w:pPr>
      <w:del w:id="1275" w:author="W" w:date="2025-03-13T20:12:11Z">
        <w:r>
          <w:rPr>
            <w:rFonts w:hint="eastAsia" w:ascii="仿宋_GB2312" w:hAnsi="仿宋_GB2312" w:eastAsia="仿宋_GB2312" w:cs="仿宋_GB2312"/>
            <w:sz w:val="32"/>
            <w:szCs w:val="32"/>
            <w:lang w:val="en-US" w:eastAsia="zh-CN"/>
          </w:rPr>
          <w:delText>浙江省的创新药医保管理政策主要体现在全链条的政策支持，加速了创新药的研发与市场化进程。浙江省通过设立专项资金和提供税收优惠等措施，解决了创新药研发过程中常见的资金瓶颈，帮助企业快速推动新药的开发。这种全链条的政策框架确保了药物从研发到市场的顺利转化，为浙江省生物医药产业的快速发展奠定了基础。</w:delText>
        </w:r>
      </w:del>
    </w:p>
    <w:p w14:paraId="2B9AE20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1277" w:author="W" w:date="2025-03-13T20:12:11Z"/>
          <w:rFonts w:hint="eastAsia" w:ascii="仿宋_GB2312" w:hAnsi="仿宋_GB2312" w:eastAsia="仿宋_GB2312" w:cs="仿宋_GB2312"/>
          <w:sz w:val="32"/>
          <w:szCs w:val="32"/>
          <w:lang w:val="en-US" w:eastAsia="zh-CN"/>
        </w:rPr>
        <w:pPrChange w:id="1276" w:author="W" w:date="2025-03-09T15:27:31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del w:id="1278" w:author="W" w:date="2025-03-13T20:12:11Z">
        <w:r>
          <w:rPr>
            <w:rFonts w:hint="eastAsia" w:ascii="仿宋_GB2312" w:hAnsi="仿宋_GB2312" w:eastAsia="仿宋_GB2312" w:cs="仿宋_GB2312"/>
            <w:sz w:val="32"/>
            <w:szCs w:val="32"/>
            <w:lang w:val="en-US" w:eastAsia="zh-CN"/>
          </w:rPr>
          <w:delText>在医保支付方面，浙江省创新性地引入了多元支付机制，解决了创新药物进入医保体系时的支付滞后问题。通过《浙江省创新医药技术医保支付激励管理办法》，浙江省为创新药品提供了灵活的支付渠道。具体来说，浙江省通过优先支付机制确保符合条件的创新药能够快速进入医保支付范围，采用多元支付模式结合基本医保和商业健康保险，进一步增强支付灵活性。此外，</w:delText>
        </w:r>
      </w:del>
      <w:del w:id="1279" w:author="W" w:date="2025-03-13T20:12:11Z">
        <w:r>
          <w:rPr>
            <w:rFonts w:hint="eastAsia" w:ascii="仿宋_GB2312" w:hAnsi="仿宋_GB2312" w:eastAsia="仿宋_GB2312" w:cs="仿宋_GB2312"/>
            <w:b/>
            <w:bCs/>
            <w:sz w:val="32"/>
            <w:szCs w:val="32"/>
            <w:highlight w:val="none"/>
            <w:lang w:val="en-US" w:eastAsia="zh-CN"/>
          </w:rPr>
          <w:delText>浙江省还通过支付激励政策，提供较高的医保支付比例</w:delText>
        </w:r>
      </w:del>
      <w:del w:id="1280" w:author="W" w:date="2025-03-13T20:12:11Z">
        <w:r>
          <w:rPr>
            <w:rFonts w:hint="eastAsia" w:ascii="仿宋_GB2312" w:hAnsi="仿宋_GB2312" w:eastAsia="仿宋_GB2312" w:cs="仿宋_GB2312"/>
            <w:sz w:val="32"/>
            <w:szCs w:val="32"/>
            <w:lang w:val="en-US" w:eastAsia="zh-CN"/>
          </w:rPr>
          <w:delText>，鼓励医疗机构优先使用创新药物。此举不仅提高了医保支付效率，减轻了患者的经济负担，同时也增强了创新药物的市场竞争力。</w:delText>
        </w:r>
      </w:del>
    </w:p>
    <w:p w14:paraId="3BE0D52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del w:id="1282" w:author="W" w:date="2025-03-13T20:12:11Z"/>
          <w:rFonts w:hint="eastAsia" w:ascii="仿宋_GB2312" w:hAnsi="仿宋_GB2312" w:eastAsia="仿宋_GB2312" w:cs="仿宋_GB2312"/>
          <w:sz w:val="32"/>
          <w:szCs w:val="32"/>
          <w:lang w:val="en-US" w:eastAsia="zh-CN"/>
        </w:rPr>
        <w:pPrChange w:id="1281" w:author="W" w:date="2025-03-09T15:28:43Z">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pPr>
        </w:pPrChange>
      </w:pPr>
      <w:del w:id="1283" w:author="W" w:date="2025-03-13T20:12:11Z">
        <w:r>
          <w:rPr>
            <w:rFonts w:hint="eastAsia" w:ascii="仿宋_GB2312" w:hAnsi="仿宋_GB2312" w:eastAsia="仿宋_GB2312" w:cs="仿宋_GB2312"/>
            <w:sz w:val="32"/>
            <w:szCs w:val="32"/>
            <w:lang w:val="en-US" w:eastAsia="zh-CN"/>
          </w:rPr>
          <w:delText>浙江省在药品供应保障上采取了严格的管理措施，通过完善药品集中采购平台，提高了药品采购的透明度和效率。这一举措确保了创新药的持续供应，避免了市场上出现短缺或采购不规范的问题。通过优化药品采购流程，浙江省为创新药物的稳定供应提供了有力保障，确保患者能够及时获得所需药物。</w:delText>
        </w:r>
      </w:del>
    </w:p>
    <w:p w14:paraId="3C2D2E7D">
      <w:pPr>
        <w:pStyle w:val="15"/>
        <w:keepNext w:val="0"/>
        <w:keepLines w:val="0"/>
        <w:pageBreakBefore w:val="0"/>
        <w:widowControl/>
        <w:suppressLineNumbers w:val="0"/>
        <w:kinsoku/>
        <w:wordWrap/>
        <w:overflowPunct/>
        <w:topLinePunct w:val="0"/>
        <w:autoSpaceDE/>
        <w:autoSpaceDN/>
        <w:bidi w:val="0"/>
        <w:adjustRightInd/>
        <w:snapToGrid/>
        <w:jc w:val="center"/>
        <w:textAlignment w:val="auto"/>
        <w:rPr>
          <w:del w:id="1284" w:author="W" w:date="2025-03-13T20:12:11Z"/>
          <w:rFonts w:hint="eastAsia" w:ascii="仿宋_GB2312" w:hAnsi="仿宋_GB2312" w:eastAsia="仿宋_GB2312" w:cs="仿宋_GB2312"/>
          <w:b/>
          <w:bCs/>
          <w:sz w:val="32"/>
          <w:szCs w:val="32"/>
          <w:lang w:val="en-US" w:eastAsia="zh-CN"/>
        </w:rPr>
      </w:pPr>
      <w:del w:id="1285" w:author="W" w:date="2025-03-13T20:12:11Z">
        <w:r>
          <w:rPr>
            <w:rFonts w:hint="eastAsia" w:ascii="仿宋_GB2312" w:hAnsi="仿宋_GB2312" w:eastAsia="仿宋_GB2312" w:cs="仿宋_GB2312"/>
            <w:b/>
            <w:bCs/>
            <w:sz w:val="32"/>
            <w:szCs w:val="32"/>
            <w:lang w:val="en-US" w:eastAsia="zh-CN"/>
          </w:rPr>
          <w:delText>表2.4 浙江省创新药医保管理相关政策梳理</w:delText>
        </w:r>
      </w:del>
    </w:p>
    <w:tbl>
      <w:tblPr>
        <w:tblStyle w:val="7"/>
        <w:tblW w:w="8177"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549"/>
        <w:gridCol w:w="1679"/>
        <w:gridCol w:w="3293"/>
      </w:tblGrid>
      <w:tr w14:paraId="4A2354EE">
        <w:trPr>
          <w:trHeight w:val="402" w:hRule="atLeast"/>
          <w:del w:id="1286"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31133">
            <w:pPr>
              <w:keepNext w:val="0"/>
              <w:keepLines w:val="0"/>
              <w:widowControl/>
              <w:suppressLineNumbers w:val="0"/>
              <w:jc w:val="center"/>
              <w:textAlignment w:val="center"/>
              <w:rPr>
                <w:del w:id="1287" w:author="W" w:date="2025-03-13T20:12:11Z"/>
                <w:rFonts w:hint="eastAsia" w:ascii="仿宋_GB2312" w:hAnsi="仿宋_GB2312" w:eastAsia="仿宋_GB2312" w:cs="仿宋_GB2312"/>
                <w:b/>
                <w:bCs/>
                <w:i w:val="0"/>
                <w:iCs w:val="0"/>
                <w:color w:val="000000"/>
                <w:sz w:val="21"/>
                <w:szCs w:val="21"/>
                <w:u w:val="none"/>
              </w:rPr>
            </w:pPr>
            <w:del w:id="1288" w:author="W" w:date="2025-03-13T20:12:11Z">
              <w:r>
                <w:rPr>
                  <w:rFonts w:hint="eastAsia" w:ascii="仿宋_GB2312" w:hAnsi="仿宋_GB2312" w:eastAsia="仿宋_GB2312" w:cs="仿宋_GB2312"/>
                  <w:b/>
                  <w:bCs/>
                  <w:i w:val="0"/>
                  <w:iCs w:val="0"/>
                  <w:color w:val="000000"/>
                  <w:kern w:val="0"/>
                  <w:sz w:val="21"/>
                  <w:szCs w:val="21"/>
                  <w:u w:val="none"/>
                  <w:lang w:val="en-US" w:eastAsia="zh-CN" w:bidi="ar"/>
                </w:rPr>
                <w:delText>政策名称</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6C92B">
            <w:pPr>
              <w:keepNext w:val="0"/>
              <w:keepLines w:val="0"/>
              <w:widowControl/>
              <w:suppressLineNumbers w:val="0"/>
              <w:jc w:val="center"/>
              <w:textAlignment w:val="center"/>
              <w:rPr>
                <w:del w:id="1289" w:author="W" w:date="2025-03-13T20:12:11Z"/>
                <w:rFonts w:hint="eastAsia" w:ascii="仿宋_GB2312" w:hAnsi="仿宋_GB2312" w:eastAsia="仿宋_GB2312" w:cs="仿宋_GB2312"/>
                <w:b/>
                <w:bCs/>
                <w:i w:val="0"/>
                <w:iCs w:val="0"/>
                <w:color w:val="000000"/>
                <w:sz w:val="21"/>
                <w:szCs w:val="21"/>
                <w:u w:val="none"/>
              </w:rPr>
            </w:pPr>
            <w:del w:id="1290" w:author="W" w:date="2025-03-13T20:12:11Z">
              <w:r>
                <w:rPr>
                  <w:rFonts w:hint="eastAsia" w:ascii="仿宋_GB2312" w:hAnsi="仿宋_GB2312" w:eastAsia="仿宋_GB2312" w:cs="仿宋_GB2312"/>
                  <w:b/>
                  <w:bCs/>
                  <w:i w:val="0"/>
                  <w:iCs w:val="0"/>
                  <w:color w:val="000000"/>
                  <w:kern w:val="0"/>
                  <w:sz w:val="21"/>
                  <w:szCs w:val="21"/>
                  <w:u w:val="none"/>
                  <w:lang w:val="en-US" w:eastAsia="zh-CN" w:bidi="ar"/>
                </w:rPr>
                <w:delText>发布时间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FFBD6">
            <w:pPr>
              <w:keepNext w:val="0"/>
              <w:keepLines w:val="0"/>
              <w:widowControl/>
              <w:suppressLineNumbers w:val="0"/>
              <w:jc w:val="center"/>
              <w:textAlignment w:val="center"/>
              <w:rPr>
                <w:del w:id="1291" w:author="W" w:date="2025-03-13T20:12:11Z"/>
                <w:rFonts w:hint="eastAsia" w:ascii="仿宋_GB2312" w:hAnsi="仿宋_GB2312" w:eastAsia="仿宋_GB2312" w:cs="仿宋_GB2312"/>
                <w:b/>
                <w:bCs/>
                <w:i w:val="0"/>
                <w:iCs w:val="0"/>
                <w:color w:val="000000"/>
                <w:sz w:val="21"/>
                <w:szCs w:val="21"/>
                <w:u w:val="none"/>
              </w:rPr>
            </w:pPr>
            <w:del w:id="1292" w:author="W" w:date="2025-03-13T20:12:11Z">
              <w:r>
                <w:rPr>
                  <w:rFonts w:hint="eastAsia" w:ascii="仿宋_GB2312" w:hAnsi="仿宋_GB2312" w:eastAsia="仿宋_GB2312" w:cs="仿宋_GB2312"/>
                  <w:b/>
                  <w:bCs/>
                  <w:i w:val="0"/>
                  <w:iCs w:val="0"/>
                  <w:color w:val="000000"/>
                  <w:kern w:val="0"/>
                  <w:sz w:val="21"/>
                  <w:szCs w:val="21"/>
                  <w:u w:val="none"/>
                  <w:lang w:val="en-US" w:eastAsia="zh-CN" w:bidi="ar"/>
                </w:rPr>
                <w:delText>发布主体</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468A3">
            <w:pPr>
              <w:keepNext w:val="0"/>
              <w:keepLines w:val="0"/>
              <w:widowControl/>
              <w:suppressLineNumbers w:val="0"/>
              <w:jc w:val="center"/>
              <w:textAlignment w:val="center"/>
              <w:rPr>
                <w:del w:id="1293" w:author="W" w:date="2025-03-13T20:12:11Z"/>
                <w:rFonts w:hint="default" w:ascii="仿宋_GB2312" w:hAnsi="仿宋_GB2312" w:eastAsia="仿宋_GB2312" w:cs="仿宋_GB2312"/>
                <w:b/>
                <w:bCs/>
                <w:i w:val="0"/>
                <w:iCs w:val="0"/>
                <w:color w:val="000000"/>
                <w:sz w:val="21"/>
                <w:szCs w:val="21"/>
                <w:u w:val="none"/>
                <w:lang w:val="en-US" w:eastAsia="zh-CN"/>
              </w:rPr>
            </w:pPr>
            <w:del w:id="1294" w:author="W" w:date="2025-03-13T20:12:11Z">
              <w:r>
                <w:rPr>
                  <w:rFonts w:hint="eastAsia" w:ascii="仿宋_GB2312" w:hAnsi="仿宋_GB2312" w:eastAsia="仿宋_GB2312" w:cs="仿宋_GB2312"/>
                  <w:b/>
                  <w:bCs/>
                  <w:i w:val="0"/>
                  <w:iCs w:val="0"/>
                  <w:color w:val="000000"/>
                  <w:sz w:val="21"/>
                  <w:szCs w:val="21"/>
                  <w:u w:val="none"/>
                  <w:lang w:val="en-US" w:eastAsia="zh-CN"/>
                </w:rPr>
                <w:delText>主要内容</w:delText>
              </w:r>
            </w:del>
          </w:p>
        </w:tc>
      </w:tr>
      <w:tr w14:paraId="6E994C4E">
        <w:trPr>
          <w:trHeight w:val="1985" w:hRule="atLeast"/>
          <w:del w:id="1295"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3138C">
            <w:pPr>
              <w:keepNext w:val="0"/>
              <w:keepLines w:val="0"/>
              <w:widowControl/>
              <w:suppressLineNumbers w:val="0"/>
              <w:jc w:val="center"/>
              <w:textAlignment w:val="center"/>
              <w:rPr>
                <w:del w:id="1296" w:author="W" w:date="2025-03-13T20:12:11Z"/>
                <w:rFonts w:hint="eastAsia" w:ascii="仿宋_GB2312" w:hAnsi="仿宋_GB2312" w:eastAsia="仿宋_GB2312" w:cs="仿宋_GB2312"/>
                <w:i w:val="0"/>
                <w:iCs w:val="0"/>
                <w:color w:val="000000"/>
                <w:sz w:val="21"/>
                <w:szCs w:val="21"/>
                <w:u w:val="none"/>
              </w:rPr>
            </w:pPr>
            <w:del w:id="1297"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《浙江省生物医药产业发展专项资金管理办法》</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C2FF8F">
            <w:pPr>
              <w:keepNext w:val="0"/>
              <w:keepLines w:val="0"/>
              <w:widowControl/>
              <w:suppressLineNumbers w:val="0"/>
              <w:jc w:val="center"/>
              <w:textAlignment w:val="center"/>
              <w:rPr>
                <w:del w:id="1298" w:author="W" w:date="2025-03-13T20:12:11Z"/>
                <w:rFonts w:hint="eastAsia" w:ascii="仿宋_GB2312" w:hAnsi="仿宋_GB2312" w:eastAsia="仿宋_GB2312" w:cs="仿宋_GB2312"/>
                <w:i w:val="0"/>
                <w:iCs w:val="0"/>
                <w:color w:val="000000"/>
                <w:sz w:val="21"/>
                <w:szCs w:val="21"/>
                <w:u w:val="none"/>
              </w:rPr>
            </w:pPr>
            <w:del w:id="1299" w:author="W" w:date="2025-03-13T20:12:11Z">
              <w:r>
                <w:rPr>
                  <w:rFonts w:hint="eastAsia" w:ascii="仿宋_GB2312" w:hAnsi="仿宋_GB2312" w:eastAsia="仿宋_GB2312" w:cs="仿宋_GB2312"/>
                  <w:i w:val="0"/>
                  <w:iCs w:val="0"/>
                  <w:color w:val="000000"/>
                  <w:kern w:val="0"/>
                  <w:sz w:val="21"/>
                  <w:szCs w:val="21"/>
                  <w:u w:val="none"/>
                  <w:lang w:val="en-US" w:eastAsia="zh-CN" w:bidi="ar"/>
                </w:rPr>
                <w:delText>2022年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8686E">
            <w:pPr>
              <w:keepNext w:val="0"/>
              <w:keepLines w:val="0"/>
              <w:widowControl/>
              <w:suppressLineNumbers w:val="0"/>
              <w:jc w:val="center"/>
              <w:textAlignment w:val="center"/>
              <w:rPr>
                <w:del w:id="1300" w:author="W" w:date="2025-03-13T20:12:11Z"/>
                <w:rFonts w:hint="eastAsia" w:ascii="仿宋_GB2312" w:hAnsi="仿宋_GB2312" w:eastAsia="仿宋_GB2312" w:cs="仿宋_GB2312"/>
                <w:i w:val="0"/>
                <w:iCs w:val="0"/>
                <w:color w:val="000000"/>
                <w:sz w:val="21"/>
                <w:szCs w:val="21"/>
                <w:u w:val="none"/>
              </w:rPr>
            </w:pPr>
            <w:del w:id="1301"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浙江省科技厅</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3A507">
            <w:pPr>
              <w:keepNext w:val="0"/>
              <w:keepLines w:val="0"/>
              <w:widowControl/>
              <w:suppressLineNumbers w:val="0"/>
              <w:jc w:val="center"/>
              <w:textAlignment w:val="center"/>
              <w:rPr>
                <w:del w:id="1302" w:author="W" w:date="2025-03-13T20:12:11Z"/>
                <w:rFonts w:hint="eastAsia" w:ascii="仿宋_GB2312" w:hAnsi="仿宋_GB2312" w:eastAsia="仿宋_GB2312" w:cs="仿宋_GB2312"/>
                <w:i w:val="0"/>
                <w:iCs w:val="0"/>
                <w:color w:val="000000"/>
                <w:sz w:val="21"/>
                <w:szCs w:val="21"/>
                <w:u w:val="none"/>
              </w:rPr>
            </w:pPr>
            <w:del w:id="1303" w:author="W" w:date="2025-03-13T20:12:11Z">
              <w:r>
                <w:rPr>
                  <w:rFonts w:hint="eastAsia" w:ascii="仿宋_GB2312" w:hAnsi="仿宋_GB2312" w:eastAsia="仿宋_GB2312" w:cs="仿宋_GB2312"/>
                  <w:i w:val="0"/>
                  <w:iCs w:val="0"/>
                  <w:color w:val="000000"/>
                  <w:kern w:val="0"/>
                  <w:sz w:val="21"/>
                  <w:szCs w:val="21"/>
                  <w:u w:val="none"/>
                  <w:lang w:val="en-US" w:eastAsia="zh-CN" w:bidi="ar"/>
                </w:rPr>
                <w:delText>设立专项资金，支持生物医药企业的创新药研发，推动关键技术的突破和成果转化。</w:delText>
              </w:r>
            </w:del>
          </w:p>
        </w:tc>
      </w:tr>
      <w:tr w14:paraId="211E802D">
        <w:trPr>
          <w:trHeight w:val="2380" w:hRule="atLeast"/>
          <w:del w:id="1304"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6CD86">
            <w:pPr>
              <w:keepNext w:val="0"/>
              <w:keepLines w:val="0"/>
              <w:widowControl/>
              <w:suppressLineNumbers w:val="0"/>
              <w:jc w:val="center"/>
              <w:textAlignment w:val="center"/>
              <w:rPr>
                <w:del w:id="1305" w:author="W" w:date="2025-03-13T20:12:11Z"/>
                <w:rFonts w:hint="eastAsia" w:ascii="仿宋_GB2312" w:hAnsi="仿宋_GB2312" w:eastAsia="仿宋_GB2312" w:cs="仿宋_GB2312"/>
                <w:i w:val="0"/>
                <w:iCs w:val="0"/>
                <w:color w:val="000000"/>
                <w:sz w:val="21"/>
                <w:szCs w:val="21"/>
                <w:u w:val="none"/>
              </w:rPr>
            </w:pPr>
            <w:del w:id="1306"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《浙江省关于加快推进生物医药产业发展的若干政策》</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ABFC7">
            <w:pPr>
              <w:keepNext w:val="0"/>
              <w:keepLines w:val="0"/>
              <w:widowControl/>
              <w:suppressLineNumbers w:val="0"/>
              <w:jc w:val="center"/>
              <w:textAlignment w:val="center"/>
              <w:rPr>
                <w:del w:id="1307" w:author="W" w:date="2025-03-13T20:12:11Z"/>
                <w:rFonts w:hint="eastAsia" w:ascii="仿宋_GB2312" w:hAnsi="仿宋_GB2312" w:eastAsia="仿宋_GB2312" w:cs="仿宋_GB2312"/>
                <w:i w:val="0"/>
                <w:iCs w:val="0"/>
                <w:color w:val="000000"/>
                <w:sz w:val="21"/>
                <w:szCs w:val="21"/>
                <w:u w:val="none"/>
              </w:rPr>
            </w:pPr>
            <w:del w:id="1308" w:author="W" w:date="2025-03-13T20:12:11Z">
              <w:r>
                <w:rPr>
                  <w:rFonts w:hint="eastAsia" w:ascii="仿宋_GB2312" w:hAnsi="仿宋_GB2312" w:eastAsia="仿宋_GB2312" w:cs="仿宋_GB2312"/>
                  <w:i w:val="0"/>
                  <w:iCs w:val="0"/>
                  <w:color w:val="000000"/>
                  <w:kern w:val="0"/>
                  <w:sz w:val="21"/>
                  <w:szCs w:val="21"/>
                  <w:u w:val="none"/>
                  <w:lang w:val="en-US" w:eastAsia="zh-CN" w:bidi="ar"/>
                </w:rPr>
                <w:delText>2023年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E6881">
            <w:pPr>
              <w:keepNext w:val="0"/>
              <w:keepLines w:val="0"/>
              <w:widowControl/>
              <w:suppressLineNumbers w:val="0"/>
              <w:jc w:val="center"/>
              <w:textAlignment w:val="center"/>
              <w:rPr>
                <w:del w:id="1309" w:author="W" w:date="2025-03-13T20:12:11Z"/>
                <w:rFonts w:hint="eastAsia" w:ascii="仿宋_GB2312" w:hAnsi="仿宋_GB2312" w:eastAsia="仿宋_GB2312" w:cs="仿宋_GB2312"/>
                <w:i w:val="0"/>
                <w:iCs w:val="0"/>
                <w:color w:val="000000"/>
                <w:sz w:val="21"/>
                <w:szCs w:val="21"/>
                <w:u w:val="none"/>
              </w:rPr>
            </w:pPr>
            <w:del w:id="1310"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浙江省人民政府</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50757">
            <w:pPr>
              <w:keepNext w:val="0"/>
              <w:keepLines w:val="0"/>
              <w:widowControl/>
              <w:suppressLineNumbers w:val="0"/>
              <w:jc w:val="center"/>
              <w:textAlignment w:val="center"/>
              <w:rPr>
                <w:del w:id="1311" w:author="W" w:date="2025-03-13T20:12:11Z"/>
                <w:rFonts w:hint="eastAsia" w:ascii="仿宋_GB2312" w:hAnsi="仿宋_GB2312" w:eastAsia="仿宋_GB2312" w:cs="仿宋_GB2312"/>
                <w:i w:val="0"/>
                <w:iCs w:val="0"/>
                <w:color w:val="000000"/>
                <w:sz w:val="21"/>
                <w:szCs w:val="21"/>
                <w:u w:val="none"/>
              </w:rPr>
            </w:pPr>
            <w:del w:id="1312" w:author="W" w:date="2025-03-13T20:12:11Z">
              <w:r>
                <w:rPr>
                  <w:rFonts w:hint="eastAsia" w:ascii="仿宋_GB2312" w:hAnsi="仿宋_GB2312" w:eastAsia="仿宋_GB2312" w:cs="仿宋_GB2312"/>
                  <w:i w:val="0"/>
                  <w:iCs w:val="0"/>
                  <w:color w:val="000000"/>
                  <w:kern w:val="0"/>
                  <w:sz w:val="21"/>
                  <w:szCs w:val="21"/>
                  <w:u w:val="none"/>
                  <w:lang w:val="en-US" w:eastAsia="zh-CN" w:bidi="ar"/>
                </w:rPr>
                <w:delText>提出加快生物医药产业发展的措施，包括支持创新药研发、优化产业环境、引进人才及科研机构等。</w:delText>
              </w:r>
            </w:del>
          </w:p>
        </w:tc>
      </w:tr>
      <w:tr w14:paraId="7149C90C">
        <w:trPr>
          <w:trHeight w:val="3171" w:hRule="atLeast"/>
          <w:del w:id="1313"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6F232">
            <w:pPr>
              <w:keepNext w:val="0"/>
              <w:keepLines w:val="0"/>
              <w:widowControl/>
              <w:suppressLineNumbers w:val="0"/>
              <w:jc w:val="center"/>
              <w:textAlignment w:val="center"/>
              <w:rPr>
                <w:del w:id="1314" w:author="W" w:date="2025-03-13T20:12:11Z"/>
                <w:rFonts w:hint="eastAsia" w:ascii="仿宋_GB2312" w:hAnsi="仿宋_GB2312" w:eastAsia="仿宋_GB2312" w:cs="仿宋_GB2312"/>
                <w:i w:val="0"/>
                <w:iCs w:val="0"/>
                <w:color w:val="000000"/>
                <w:sz w:val="21"/>
                <w:szCs w:val="21"/>
                <w:u w:val="none"/>
              </w:rPr>
            </w:pPr>
            <w:del w:id="1315"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《浙江省提升药品集中采购平台功能推进药品供应保障的实施意见》</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A33E4">
            <w:pPr>
              <w:keepNext w:val="0"/>
              <w:keepLines w:val="0"/>
              <w:widowControl/>
              <w:suppressLineNumbers w:val="0"/>
              <w:jc w:val="center"/>
              <w:textAlignment w:val="center"/>
              <w:rPr>
                <w:del w:id="1316" w:author="W" w:date="2025-03-13T20:12:11Z"/>
                <w:rFonts w:hint="eastAsia" w:ascii="仿宋_GB2312" w:hAnsi="仿宋_GB2312" w:eastAsia="仿宋_GB2312" w:cs="仿宋_GB2312"/>
                <w:i w:val="0"/>
                <w:iCs w:val="0"/>
                <w:color w:val="000000"/>
                <w:sz w:val="21"/>
                <w:szCs w:val="21"/>
                <w:u w:val="none"/>
              </w:rPr>
            </w:pPr>
            <w:del w:id="1317" w:author="W" w:date="2025-03-13T20:12:11Z">
              <w:r>
                <w:rPr>
                  <w:rFonts w:hint="eastAsia" w:ascii="仿宋_GB2312" w:hAnsi="仿宋_GB2312" w:eastAsia="仿宋_GB2312" w:cs="仿宋_GB2312"/>
                  <w:i w:val="0"/>
                  <w:iCs w:val="0"/>
                  <w:color w:val="000000"/>
                  <w:kern w:val="0"/>
                  <w:sz w:val="21"/>
                  <w:szCs w:val="21"/>
                  <w:u w:val="none"/>
                  <w:lang w:val="en-US" w:eastAsia="zh-CN" w:bidi="ar"/>
                </w:rPr>
                <w:delText>2024年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8BBA60">
            <w:pPr>
              <w:keepNext w:val="0"/>
              <w:keepLines w:val="0"/>
              <w:widowControl/>
              <w:suppressLineNumbers w:val="0"/>
              <w:jc w:val="center"/>
              <w:textAlignment w:val="center"/>
              <w:rPr>
                <w:del w:id="1318" w:author="W" w:date="2025-03-13T20:12:11Z"/>
                <w:rFonts w:hint="eastAsia" w:ascii="仿宋_GB2312" w:hAnsi="仿宋_GB2312" w:eastAsia="仿宋_GB2312" w:cs="仿宋_GB2312"/>
                <w:i w:val="0"/>
                <w:iCs w:val="0"/>
                <w:color w:val="000000"/>
                <w:sz w:val="21"/>
                <w:szCs w:val="21"/>
                <w:u w:val="none"/>
              </w:rPr>
            </w:pPr>
            <w:del w:id="1319"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浙江省人民政府</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6D2A6">
            <w:pPr>
              <w:keepNext w:val="0"/>
              <w:keepLines w:val="0"/>
              <w:widowControl/>
              <w:suppressLineNumbers w:val="0"/>
              <w:jc w:val="center"/>
              <w:textAlignment w:val="center"/>
              <w:rPr>
                <w:del w:id="1320" w:author="W" w:date="2025-03-13T20:12:11Z"/>
                <w:rFonts w:hint="eastAsia" w:ascii="仿宋_GB2312" w:hAnsi="仿宋_GB2312" w:eastAsia="仿宋_GB2312" w:cs="仿宋_GB2312"/>
                <w:i w:val="0"/>
                <w:iCs w:val="0"/>
                <w:color w:val="000000"/>
                <w:sz w:val="21"/>
                <w:szCs w:val="21"/>
                <w:u w:val="none"/>
              </w:rPr>
            </w:pPr>
            <w:del w:id="1321" w:author="W" w:date="2025-03-13T20:12:11Z">
              <w:r>
                <w:rPr>
                  <w:rFonts w:hint="eastAsia" w:ascii="仿宋_GB2312" w:hAnsi="仿宋_GB2312" w:eastAsia="仿宋_GB2312" w:cs="仿宋_GB2312"/>
                  <w:i w:val="0"/>
                  <w:iCs w:val="0"/>
                  <w:color w:val="000000"/>
                  <w:kern w:val="0"/>
                  <w:sz w:val="21"/>
                  <w:szCs w:val="21"/>
                  <w:u w:val="none"/>
                  <w:lang w:val="en-US" w:eastAsia="zh-CN" w:bidi="ar"/>
                </w:rPr>
                <w:delText>提升药品集中采购平台功能，确保医保目录内药品的供应保障，规范医保药品支付范围，促进药品采购透明化和规范化。</w:delText>
              </w:r>
            </w:del>
          </w:p>
        </w:tc>
      </w:tr>
      <w:tr w14:paraId="5769B145">
        <w:trPr>
          <w:trHeight w:val="2776" w:hRule="atLeast"/>
          <w:del w:id="1322"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10F5FD">
            <w:pPr>
              <w:keepNext w:val="0"/>
              <w:keepLines w:val="0"/>
              <w:widowControl/>
              <w:suppressLineNumbers w:val="0"/>
              <w:jc w:val="center"/>
              <w:textAlignment w:val="center"/>
              <w:rPr>
                <w:del w:id="1323" w:author="W" w:date="2025-03-13T20:12:11Z"/>
                <w:rFonts w:hint="eastAsia" w:ascii="仿宋_GB2312" w:hAnsi="仿宋_GB2312" w:eastAsia="仿宋_GB2312" w:cs="仿宋_GB2312"/>
                <w:i w:val="0"/>
                <w:iCs w:val="0"/>
                <w:color w:val="000000"/>
                <w:sz w:val="21"/>
                <w:szCs w:val="21"/>
                <w:u w:val="none"/>
              </w:rPr>
            </w:pPr>
            <w:del w:id="1324"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《浙江省创新医药技术医保支付激励管理办法》</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D46B0">
            <w:pPr>
              <w:keepNext w:val="0"/>
              <w:keepLines w:val="0"/>
              <w:widowControl/>
              <w:suppressLineNumbers w:val="0"/>
              <w:jc w:val="center"/>
              <w:textAlignment w:val="center"/>
              <w:rPr>
                <w:del w:id="1325" w:author="W" w:date="2025-03-13T20:12:11Z"/>
                <w:rFonts w:hint="eastAsia" w:ascii="仿宋_GB2312" w:hAnsi="仿宋_GB2312" w:eastAsia="仿宋_GB2312" w:cs="仿宋_GB2312"/>
                <w:i w:val="0"/>
                <w:iCs w:val="0"/>
                <w:color w:val="000000"/>
                <w:sz w:val="21"/>
                <w:szCs w:val="21"/>
                <w:u w:val="none"/>
              </w:rPr>
            </w:pPr>
            <w:del w:id="1326" w:author="W" w:date="2025-03-13T20:12:11Z">
              <w:r>
                <w:rPr>
                  <w:rFonts w:hint="eastAsia" w:ascii="仿宋_GB2312" w:hAnsi="仿宋_GB2312" w:eastAsia="仿宋_GB2312" w:cs="仿宋_GB2312"/>
                  <w:i w:val="0"/>
                  <w:iCs w:val="0"/>
                  <w:color w:val="000000"/>
                  <w:kern w:val="0"/>
                  <w:sz w:val="21"/>
                  <w:szCs w:val="21"/>
                  <w:u w:val="none"/>
                  <w:lang w:val="en-US" w:eastAsia="zh-CN" w:bidi="ar"/>
                </w:rPr>
                <w:delText>2024年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3A857">
            <w:pPr>
              <w:keepNext w:val="0"/>
              <w:keepLines w:val="0"/>
              <w:widowControl/>
              <w:suppressLineNumbers w:val="0"/>
              <w:jc w:val="center"/>
              <w:textAlignment w:val="center"/>
              <w:rPr>
                <w:del w:id="1327" w:author="W" w:date="2025-03-13T20:12:11Z"/>
                <w:rFonts w:hint="eastAsia" w:ascii="仿宋_GB2312" w:hAnsi="仿宋_GB2312" w:eastAsia="仿宋_GB2312" w:cs="仿宋_GB2312"/>
                <w:i w:val="0"/>
                <w:iCs w:val="0"/>
                <w:color w:val="000000"/>
                <w:sz w:val="21"/>
                <w:szCs w:val="21"/>
                <w:u w:val="none"/>
              </w:rPr>
            </w:pPr>
            <w:del w:id="1328"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浙江省医疗保障局</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9FCD7">
            <w:pPr>
              <w:keepNext w:val="0"/>
              <w:keepLines w:val="0"/>
              <w:widowControl/>
              <w:suppressLineNumbers w:val="0"/>
              <w:jc w:val="center"/>
              <w:textAlignment w:val="center"/>
              <w:rPr>
                <w:del w:id="1329" w:author="W" w:date="2025-03-13T20:12:11Z"/>
                <w:rFonts w:hint="eastAsia" w:ascii="仿宋_GB2312" w:hAnsi="仿宋_GB2312" w:eastAsia="仿宋_GB2312" w:cs="仿宋_GB2312"/>
                <w:i w:val="0"/>
                <w:iCs w:val="0"/>
                <w:color w:val="000000"/>
                <w:sz w:val="21"/>
                <w:szCs w:val="21"/>
                <w:u w:val="none"/>
              </w:rPr>
            </w:pPr>
            <w:del w:id="1330" w:author="W" w:date="2025-03-13T20:12:11Z">
              <w:r>
                <w:rPr>
                  <w:rFonts w:hint="eastAsia" w:ascii="仿宋_GB2312" w:hAnsi="仿宋_GB2312" w:eastAsia="仿宋_GB2312" w:cs="仿宋_GB2312"/>
                  <w:i w:val="0"/>
                  <w:iCs w:val="0"/>
                  <w:color w:val="000000"/>
                  <w:kern w:val="0"/>
                  <w:sz w:val="21"/>
                  <w:szCs w:val="21"/>
                  <w:u w:val="none"/>
                  <w:lang w:val="en-US" w:eastAsia="zh-CN" w:bidi="ar"/>
                </w:rPr>
                <w:delText>对创新药品和创新医疗服务项目设定认定条件和程序，明确医保支付激励措施，鼓励医疗机构采用创新医药技术，提升医疗服务质量。</w:delText>
              </w:r>
            </w:del>
          </w:p>
        </w:tc>
      </w:tr>
      <w:tr w14:paraId="0EB893B7">
        <w:trPr>
          <w:trHeight w:val="2782" w:hRule="atLeast"/>
          <w:del w:id="1331" w:author="W" w:date="2025-03-13T20:12:11Z"/>
        </w:trPr>
        <w:tc>
          <w:tcPr>
            <w:tcW w:w="16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98851">
            <w:pPr>
              <w:keepNext w:val="0"/>
              <w:keepLines w:val="0"/>
              <w:widowControl/>
              <w:suppressLineNumbers w:val="0"/>
              <w:jc w:val="center"/>
              <w:textAlignment w:val="center"/>
              <w:rPr>
                <w:del w:id="1332" w:author="W" w:date="2025-03-13T20:12:11Z"/>
                <w:rFonts w:hint="eastAsia" w:ascii="仿宋_GB2312" w:hAnsi="仿宋_GB2312" w:eastAsia="仿宋_GB2312" w:cs="仿宋_GB2312"/>
                <w:i w:val="0"/>
                <w:iCs w:val="0"/>
                <w:color w:val="000000"/>
                <w:sz w:val="21"/>
                <w:szCs w:val="21"/>
                <w:u w:val="none"/>
              </w:rPr>
            </w:pPr>
            <w:del w:id="1333"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《浙江省全链条支持创新药械高质量发展的若干举措》</w:delText>
              </w:r>
            </w:del>
          </w:p>
        </w:tc>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124AA">
            <w:pPr>
              <w:keepNext w:val="0"/>
              <w:keepLines w:val="0"/>
              <w:widowControl/>
              <w:suppressLineNumbers w:val="0"/>
              <w:jc w:val="center"/>
              <w:textAlignment w:val="center"/>
              <w:rPr>
                <w:del w:id="1334" w:author="W" w:date="2025-03-13T20:12:11Z"/>
                <w:rFonts w:hint="eastAsia" w:ascii="仿宋_GB2312" w:hAnsi="仿宋_GB2312" w:eastAsia="仿宋_GB2312" w:cs="仿宋_GB2312"/>
                <w:i w:val="0"/>
                <w:iCs w:val="0"/>
                <w:color w:val="000000"/>
                <w:sz w:val="21"/>
                <w:szCs w:val="21"/>
                <w:u w:val="none"/>
              </w:rPr>
            </w:pPr>
            <w:del w:id="1335" w:author="W" w:date="2025-03-13T20:12:11Z">
              <w:r>
                <w:rPr>
                  <w:rFonts w:hint="eastAsia" w:ascii="仿宋_GB2312" w:hAnsi="仿宋_GB2312" w:eastAsia="仿宋_GB2312" w:cs="仿宋_GB2312"/>
                  <w:i w:val="0"/>
                  <w:iCs w:val="0"/>
                  <w:color w:val="000000"/>
                  <w:kern w:val="0"/>
                  <w:sz w:val="21"/>
                  <w:szCs w:val="21"/>
                  <w:u w:val="none"/>
                  <w:lang w:val="en-US" w:eastAsia="zh-CN" w:bidi="ar"/>
                </w:rPr>
                <w:delText>2025年</w:delText>
              </w:r>
            </w:del>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28379">
            <w:pPr>
              <w:keepNext w:val="0"/>
              <w:keepLines w:val="0"/>
              <w:widowControl/>
              <w:suppressLineNumbers w:val="0"/>
              <w:jc w:val="center"/>
              <w:textAlignment w:val="center"/>
              <w:rPr>
                <w:del w:id="1336" w:author="W" w:date="2025-03-13T20:12:11Z"/>
                <w:rFonts w:hint="eastAsia" w:ascii="仿宋_GB2312" w:hAnsi="仿宋_GB2312" w:eastAsia="仿宋_GB2312" w:cs="仿宋_GB2312"/>
                <w:i w:val="0"/>
                <w:iCs w:val="0"/>
                <w:color w:val="000000"/>
                <w:sz w:val="21"/>
                <w:szCs w:val="21"/>
                <w:u w:val="none"/>
              </w:rPr>
            </w:pPr>
            <w:del w:id="1337" w:author="W" w:date="2025-03-13T20:12:11Z">
              <w:r>
                <w:rPr>
                  <w:rFonts w:hint="eastAsia" w:ascii="仿宋_GB2312" w:hAnsi="仿宋_GB2312" w:eastAsia="仿宋_GB2312" w:cs="仿宋_GB2312"/>
                  <w:i w:val="0"/>
                  <w:iCs w:val="0"/>
                  <w:color w:val="000000"/>
                  <w:kern w:val="0"/>
                  <w:sz w:val="21"/>
                  <w:szCs w:val="21"/>
                  <w:u w:val="none"/>
                  <w:lang w:val="en-US" w:eastAsia="zh-CN" w:bidi="ar"/>
                </w:rPr>
                <w:delText>浙江省人民政府</w:delText>
              </w:r>
            </w:del>
          </w:p>
        </w:tc>
        <w:tc>
          <w:tcPr>
            <w:tcW w:w="329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4D4EB">
            <w:pPr>
              <w:keepNext w:val="0"/>
              <w:keepLines w:val="0"/>
              <w:widowControl/>
              <w:suppressLineNumbers w:val="0"/>
              <w:jc w:val="center"/>
              <w:textAlignment w:val="center"/>
              <w:rPr>
                <w:del w:id="1338" w:author="W" w:date="2025-03-13T20:12:11Z"/>
                <w:rFonts w:hint="eastAsia" w:ascii="仿宋_GB2312" w:hAnsi="仿宋_GB2312" w:eastAsia="仿宋_GB2312" w:cs="仿宋_GB2312"/>
                <w:i w:val="0"/>
                <w:iCs w:val="0"/>
                <w:color w:val="000000"/>
                <w:sz w:val="21"/>
                <w:szCs w:val="21"/>
                <w:u w:val="none"/>
              </w:rPr>
            </w:pPr>
            <w:del w:id="1339" w:author="W" w:date="2025-03-13T20:12:11Z">
              <w:r>
                <w:rPr>
                  <w:rFonts w:hint="eastAsia" w:ascii="仿宋_GB2312" w:hAnsi="仿宋_GB2312" w:eastAsia="仿宋_GB2312" w:cs="仿宋_GB2312"/>
                  <w:i w:val="0"/>
                  <w:iCs w:val="0"/>
                  <w:color w:val="000000"/>
                  <w:kern w:val="0"/>
                  <w:sz w:val="21"/>
                  <w:szCs w:val="21"/>
                  <w:u w:val="none"/>
                  <w:lang w:val="en-US" w:eastAsia="zh-CN" w:bidi="ar"/>
                </w:rPr>
                <w:delText>提出了从创新药研发、注册、生产到临床应用的全链条支持政策，包括资金支持、税收优惠和人才引进等，加速创新药的研发与产业化进程。</w:delText>
              </w:r>
            </w:del>
          </w:p>
        </w:tc>
      </w:tr>
    </w:tbl>
    <w:p w14:paraId="552CECF8">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2.</w:t>
      </w:r>
      <w:r>
        <w:rPr>
          <w:rFonts w:hint="eastAsia" w:ascii="仿宋_GB2312" w:hAnsi="仿宋_GB2312" w:eastAsia="仿宋_GB2312" w:cs="仿宋_GB2312"/>
          <w:b/>
          <w:bCs/>
          <w:sz w:val="32"/>
          <w:szCs w:val="32"/>
          <w:lang w:val="en-US" w:eastAsia="zh-CN"/>
        </w:rPr>
        <w:t>创新药准入、评价与续约现状</w:t>
      </w:r>
      <w:del w:id="1340" w:author="Jinglin Sun" w:date="2025-03-10T08:56:43Z">
        <w:r>
          <w:rPr>
            <w:rFonts w:hint="eastAsia" w:ascii="仿宋_GB2312" w:hAnsi="仿宋_GB2312" w:eastAsia="仿宋_GB2312" w:cs="仿宋_GB2312"/>
            <w:b/>
            <w:bCs/>
            <w:sz w:val="32"/>
            <w:szCs w:val="32"/>
            <w:lang w:val="en-US" w:eastAsia="zh-CN"/>
          </w:rPr>
          <w:delText>（按流程介绍）</w:delText>
        </w:r>
      </w:del>
    </w:p>
    <w:p w14:paraId="7DAB375D">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420" w:leftChars="200" w:firstLine="320" w:firstLineChars="100"/>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2.1创新药准入现状</w:t>
      </w:r>
    </w:p>
    <w:p w14:paraId="284FE81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中国创新药研发的快速推进，创新药物的医保准入逐渐成为医药政策改革的焦点之一。近年来，国家和地方医保政策不断优化，创新药的准入效率和市场竞争力显著提高，然而仍面临诸多挑战。在这一过程中，医保谈判流程、准入标准、成功率和影响因素等关键领域的分析尤为重要。</w:t>
      </w:r>
    </w:p>
    <w:p w14:paraId="0F2F45D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中国的创新药医保准入流程经历了逐步优化，尤其是医保谈判流程的改革。根据中国外商投资企业协会药品研制和开发行业委员会（RDPAC）发布的《历年国家医保谈判药品落地情况分析报告》，医保谈判流程通常分为申报、评审、测算、谈判和公布结果五个阶段。在这些阶段中，临床价值、创新性和药品的经济性逐渐成为评价药品是否能够进入医保目录的关键指标。通过这些改革，医保政策逐渐更加关注药品的临床效益和创新价值，而不仅仅是药品的价格，从而推动了创新药的准入。</w:t>
      </w:r>
    </w:p>
    <w:p w14:paraId="3002D93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然而，高价药物的进入问题依然在医保准入中占据重要地位。即使在谈判流程有所优化的背景下，价格依然是一个无法忽视的因素。以2024年国家医保谈判为例，部分创新药因价格过高未能成功进入医保目录。CAR-T细胞疗法作为一种新兴的癌症治疗方法，其价格通常高达数十万元，远超医保支付能力的预期标准。根据RDPAC发布的报告，四款CAR-T产品在2024年连续第四年未能进入医保谈判，主要原因是其定价远高于医保的支付标准，导致医保方在谈判中无法接受其价格。</w:t>
      </w:r>
    </w:p>
    <w:p w14:paraId="0F9C06B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根据2024年《中国创新药医保准入及政策改革年度报告》中的数据，91种新药中，38种为全球首创药物，谈判成功率已超过90%，显著高于整体成功率16个百分点。这一数据表明，创新药的医保准入在改革政策和医保谈判机制的推动下逐渐顺利。尤其是针对首创药物，医保谈判中的成功率有了显著提升。但成功率的提升并不意味着所有创新药都能顺利进入医保，特别是一些抗癌药物和新型治疗药物，由于其价格超出医保基金的承受范围，即使其临床效果显著，仍无法通过谈判获得足够的医保支持。</w:t>
      </w:r>
    </w:p>
    <w:p w14:paraId="61A35B1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2.2 创新药评价现状</w:t>
      </w:r>
    </w:p>
    <w:p w14:paraId="34C8514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目前，创新药医保准入的成功率受到多种因素的复杂影响，其中最为关键的包括临床价值、创新性、经济性、以及药品的社会价值。这些因素相互作用，决定了创新药是否能够顺利通过医保评审，进而进入医保目录。</w:t>
      </w:r>
    </w:p>
    <w:p w14:paraId="5AB286C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首先，临床价值是影响创新药医保准入的核心标准。药品是否能够显著改善患者的健康结局，尤其是对存活期、生活质量等方面的改善，直接决定了其是否能够进入医保目录。例如，对于抗癌药物和治疗重大疾病的药物来说，药品的临床疗效至关重要。创新药物如果能够显著提高患者的生存期或显著改善其症状，这对于医保方来说是一个重要的考量因素。然而，问题在于，即便一些创新药具有明显的临床优势，但如果这些药物的成本过高，且现有治疗方案已经能够覆盖大部分患者的需求，医保部门就可能对这些药物的准入产生保留态度。许多具有良好临床疗效的创新药物，最终未能通过医保的审查，往往是由于其效益与成本之间的不平衡。比如，在某些癌症治疗药物中，药品虽然能显著延长患者的生存期，但因其高昂的费用，医保难以承受，从而影响了其医保准入的决策。</w:t>
      </w:r>
    </w:p>
    <w:p w14:paraId="08B6641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其次，创新性是创新药能否顺利进入医保的另一个关键因素。创新药物的首创性或治疗机制的独特性是决定其是否能够得到优先批准的重要因素。在全球药物研发领域，创新药往往意味着新的治疗选择，这种创新性对于患者而言通常能够带来更好的治疗效果。在医保准入的过程中，创新性通常能够获得更高的优待，尤其是对于那些能够解决现有治疗方案所无法解决问题的药物。由于创新药通常在研发、生产和推广阶段需要大量资金支持，药物价格通常较高。即便药物具有创新性，医保评审过程中往往也会进行成本效益分析，确认其是否具有足够的经济性来支持其大规模进入市场。很多创新药的高价格常常让其创新性无法被完全认可，因为医保系统在面对高价药物时，必须考虑到医保基金的可持续性。因此，创新性与价格之间的平衡问题，成为创新药准入中无法回避的一个难题。</w:t>
      </w:r>
    </w:p>
    <w:p w14:paraId="4C24D44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经济性则是创新药能否进入医保的另一个不可忽视的因素。在中国，医保的支付能力是一个十分重要的考量因素。药品的高成本常常使得其面临无法进入医保目录的局面，尤其是在当前医保基金受限的情况下，经济性评估对于创新药的影响尤为突出。药品的成本效益比，即每花费一元钱所带来的健康增益，成为医保评审过程中重要的评估标准。创新药如果在临床效果上显著优于现有治疗方案，但其价格无法在医保支付范围内得到合理支持，那么就可能因“经济性不足”被排除在医保之外。</w:t>
      </w:r>
    </w:p>
    <w:p w14:paraId="3C58D590">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此外，社会价值也在近年来逐渐成为影响医保准入的重要因素。药品的社会效益，包括它在公共卫生系统中的作用、在疾病防控中的意义，以及在解决公共健康问题上的潜力，正在得到越来越多的关注。特别是在癌症、罕见病等领域，创新药物可能会在治疗特定人群或应对重大疾病方面发挥重大作用。因此，社会价值评估能够帮助医保部门衡量药物在公共健康体系中的贡献，而非仅仅依赖于单一的临床价值或经济性分析。随着社会价值的不断被重视，一些高价创新药物如果能够显著改变疾病负担、改善患者群体的整体健康状况，即使价格较高，仍可能被纳入医保目录。实际操作中，一些用于治疗罕见病的药物，虽然价格较高，但由于其显著的社会价值，已经通过了医保谈判，成功进入了医保支付范围。诺西那生钠注射液（商品名：Spinraza）是用于治疗脊髓性肌萎缩症（SMA）的创新药物。该药物在2021年以每针约70万元的价格进入公众视野，成为当时全球最昂贵的药物之一。然而，考虑到其显著的临床疗效和对患者生活质量的改善，国家医保局通过谈判将其价格大幅降低至约3.3万元，使其成功纳入医保目录。这类药物的社会价值通常无法通过传统的成本效益分析完全体现，因此政策设计者需在临床效益、社会需求与价格之间进行平衡。</w:t>
      </w:r>
    </w:p>
    <w:p w14:paraId="12B29E2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当前的医保准入体系中，这些影响因素不仅仅是各自独立的，而是相互交织、相互影响的。例如，创新药的创新性可能带来较高的研发成本，而高成本又会影响其在经济性评估中的表现；同时，如果药物的社会价值能够弥补部分经济性短板，可能会为其进入医保打开绿色通道。这一切都要求医保政策更加灵活和细致的考量不同药物的独特性和临床需求，特别是对于那些具有重大社会价值的药物，如何通过政策创新解决其价格高的问题，是未来医保准入体系需要重点关注的方向。</w:t>
      </w:r>
    </w:p>
    <w:p w14:paraId="08949BC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outlineLvl w:val="3"/>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2.3 创新药续约现状</w:t>
      </w:r>
    </w:p>
    <w:p w14:paraId="7902CC44">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创新药的医保续约是一个复杂且动态的过程，涉及多个维度的评估，不仅仅关注药品的临床疗效，还要综合考虑市场需求、经济效益、医保支付能力以及药品的社会价值。随着中国医保体系对创新药的支持逐步增加，如何有效管理这些药物的续约并确保其在医保支付中的可持续性，已成为当前政策中的重点议题。</w:t>
      </w:r>
    </w:p>
    <w:p w14:paraId="45B83A3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创新药在首次进入医保后，是否能够继续续约，核心在于其临床价值的持续性。这一点不仅仅反映在药物初期的疗效评估上，还包括长期疗效的验证。与许多传统药物不同，创新药往往具有突破性的治疗机制，能够有效治疗一些高难度或长期未被满足的医疗需求。然而，单一的短期临床数据并不足以支持药物的持续支付，必须通过长期随访数据来验证药物是否在临床上保持其优势，并且是否能够提供持续的治疗效益。以阿帕替尼为例，虽然该药物在2019年成功通过医保谈判进入医保目录并被广泛应用于晚期胃癌的治疗，但其是否能够继续续约，依赖于该药物在市场中的持续表现以及患者的长期疗效。医保部门在阿帕替尼续约时，要求提供更多关于药物在不同患者群体中的治疗效果数据，特别是对于其他癌症治疗方案的替代效应。通过对长期临床效果的评估，医保能够确认该药物对延长患者生存期的贡献，并决定是否对其进行价格调整或续约。</w:t>
      </w:r>
    </w:p>
    <w:p w14:paraId="697ECE8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ins w:id="1341" w:author="W" w:date="2025-03-09T16:30:10Z"/>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价格调整是创新药续约中的一大挑战。药物的首次定价通常根据研发成本、市场需求以及初期疗效进行评估，但随着药物使用的普及，市场的竞争环境以及药品的真实疗效会发生变化。医保方通常会定期对这些药物进行经济性评估，特别是在药物治疗效果已经验证并且市场中存在其他选择时，医保部门更倾向于进行价格调整。以诺西那生钠注射液（Spinraza）为例，这款药物虽然能够显著改善脊髓性肌萎缩症（SMA）患者的生存质量，但其单针价格接近70万元，初期市场定价已让其面临医保基金承受能力的压力。在续约过程中，医保部门通过价格谈判，确保该药物能够在控制医保支付压力的同时继续为患者提供治疗。这一过程中，医保方不仅考量药物的治疗效果，还要权衡药物在市场上的供应状况及其价格是否合理。价格调整机制的关键在于平衡药物的临床价值和市场经济之间的矛盾。虽然创新药物的治疗效果往往突出，但其高昂的价格可能使得医保支付面临巨大压力。在此情况下，</w:t>
      </w:r>
      <w:commentRangeStart w:id="2"/>
      <w:r>
        <w:rPr>
          <w:rFonts w:hint="eastAsia" w:ascii="仿宋_GB2312" w:hAnsi="仿宋_GB2312" w:eastAsia="仿宋_GB2312" w:cs="仿宋_GB2312"/>
          <w:sz w:val="32"/>
          <w:szCs w:val="32"/>
          <w:lang w:val="en-US" w:eastAsia="zh-CN"/>
        </w:rPr>
        <w:t>医保部门往往采用逐步调降的策略，或通过与生产企业的再次谈判来实现价格调整，以确保药物的持续供给和合理支付。</w:t>
      </w:r>
      <w:commentRangeEnd w:id="2"/>
      <w:r>
        <w:rPr>
          <w:rFonts w:hint="eastAsia" w:ascii="仿宋_GB2312" w:hAnsi="仿宋_GB2312" w:eastAsia="仿宋_GB2312" w:cs="仿宋_GB2312"/>
          <w:sz w:val="32"/>
          <w:szCs w:val="32"/>
          <w:lang w:val="en-US" w:eastAsia="zh-CN"/>
        </w:rPr>
        <w:commentReference w:id="2"/>
      </w:r>
    </w:p>
    <w:p w14:paraId="2A847FC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ins w:id="1342" w:author="W" w:date="2025-03-09T16:30:13Z">
        <w:r>
          <w:rPr>
            <w:rFonts w:hint="eastAsia" w:ascii="仿宋_GB2312" w:hAnsi="仿宋_GB2312" w:eastAsia="仿宋_GB2312" w:cs="仿宋_GB2312"/>
            <w:sz w:val="32"/>
            <w:szCs w:val="32"/>
            <w:lang w:val="en-US" w:eastAsia="zh-CN"/>
          </w:rPr>
          <w:t>创新药续约过程中，药企面临着来自医保部门和市场竞争的双重压力。医保部门为了控制医保基金的支出，会定期对创新药进行经济性评估，并根据评估结果要求药企进行价格调整。对于药企而言，一方面需要保证药物的可及性，让患者能够以合理的价格获得治疗；另一方面又要维护自身的利益，确保研发投入能够得到合理的回报。这种矛盾使得创新药续约过程中的价格谈判变得异常艰难</w:t>
        </w:r>
      </w:ins>
      <w:ins w:id="1343" w:author="W" w:date="2025-03-09T16:30:22Z">
        <w:r>
          <w:rPr>
            <w:rFonts w:hint="eastAsia" w:ascii="仿宋_GB2312" w:hAnsi="仿宋_GB2312" w:eastAsia="仿宋_GB2312" w:cs="仿宋_GB2312"/>
            <w:sz w:val="32"/>
            <w:szCs w:val="32"/>
            <w:lang w:val="en-US" w:eastAsia="zh-CN"/>
          </w:rPr>
          <w:t>。</w:t>
        </w:r>
      </w:ins>
      <w:ins w:id="1344" w:author="W" w:date="2025-03-09T16:30:26Z">
        <w:commentRangeStart w:id="3"/>
        <w:r>
          <w:rPr>
            <w:rFonts w:hint="eastAsia" w:ascii="仿宋_GB2312" w:hAnsi="仿宋_GB2312" w:eastAsia="仿宋_GB2312" w:cs="仿宋_GB2312"/>
            <w:sz w:val="32"/>
            <w:szCs w:val="32"/>
            <w:lang w:val="en-US" w:eastAsia="zh-CN"/>
          </w:rPr>
          <w:t>百济神州、贝达药业、君实生物在2023年6月4日召开闭门会议，呼吁进一步优化医保续约规则。随着医保部门对创新药经济性评估的严格化，这些药企在续约中面临更大的价格调整压力，导致对规则不满。恒瑞医药在2024年11月28日有12款产品通过新版国家医保目录调整，但部分创新药因市场竞争加剧、医保基金承受能力等因素，在续约中面临挑战。正大天晴在2024年4月和6月，其创新药在续约时因市场上同类药物增加，面临价格调整压力。罗氏制药在2021年12月6日，其创新药在续约时可能需接受价格下调，但通过不断推出新药及新增适应症，成功入围国家医保目录，应对价格调整压力。</w:t>
        </w:r>
        <w:commentRangeEnd w:id="3"/>
      </w:ins>
      <w:r>
        <w:commentReference w:id="3"/>
      </w:r>
    </w:p>
    <w:p w14:paraId="7F4713D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创新药续约过程中，社会价值的考虑逐渐成为医保评估中的重要组成部分。许多创新药物，尤其是用于治疗罕见病的药物，虽然患者基数较小，但其在解决公共健康问题、减轻社会负担方面的作用不可忽视。传统的经济性分析可能无法充分反映这类药物对社会的整体贡献，因此，医保在续约过程中不仅要考虑药品的成本效益，还应当重视药品的社会效益。例如，依库珠单抗（Ultomiris）作为一种治疗阵发性睡眠性血红蛋白尿症（PNH）的创新药，尽管价格较高，但由于其在罕见病患者中的重要作用，医保部门在续约时更多关注其对特定患者群体的深远影响。药物不仅能够显著改善患者的生存质量，还能有效减少患者住院和治疗的总费用，从而带来较大的社会价值。这类药物通常需要医保系统综合考虑其社会影响和治疗优势，在价格谈判时适当降低价格，保证药物能够得到广泛应用，同时不增加医保支付负担。</w:t>
      </w:r>
    </w:p>
    <w:p w14:paraId="4AE9A70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随着中国医保体系的逐步完善和医保资金的不断紧张，创新药的续约面临更多复杂的环境变化。医保改革的持续推进，使得创新药物在医保系统中的地位不仅仅取决于单一的价格和疗效评估，还要考虑药品在整个社会医疗体系中的长期价值。如何将药物的创新性、临床疗效、经济性和社会效益有机结合，进行综合评估，成为医保方不断完善的重点。例如，Spinraza的续约案例展现了医保如何通过灵活的价格调整和对社会效益的考虑，解决高价药物在医保系统中的可持续性问题。通过这种动态的续约机制，医保能够确保创新药在持续为患者提供治疗的同时，不至于给医保基金带来过度的负担。创新药的续约不应仅仅是一个单纯的价格谈判过程，更是一个动态调整的过程，旨在确保创新药的临床价值与社会需求得到最大化的满足。</w:t>
      </w:r>
    </w:p>
    <w:p w14:paraId="0AED0CE4">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420" w:leftChars="200" w:firstLine="321" w:firstLineChars="100"/>
        <w:textAlignment w:val="auto"/>
        <w:outlineLvl w:val="1"/>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（二）</w:t>
      </w:r>
      <w:r>
        <w:rPr>
          <w:rFonts w:hint="eastAsia" w:ascii="仿宋_GB2312" w:hAnsi="仿宋_GB2312" w:eastAsia="仿宋_GB2312" w:cs="仿宋_GB2312"/>
          <w:b/>
          <w:bCs/>
          <w:sz w:val="32"/>
          <w:szCs w:val="32"/>
          <w:lang w:val="en-US" w:eastAsia="zh-CN"/>
        </w:rPr>
        <w:t>利益相关者分析</w:t>
      </w:r>
    </w:p>
    <w:p w14:paraId="1047756E">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630" w:leftChars="300" w:firstLine="0" w:firstLineChars="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1.</w:t>
      </w:r>
      <w:r>
        <w:rPr>
          <w:rFonts w:hint="eastAsia" w:ascii="仿宋_GB2312" w:hAnsi="仿宋_GB2312" w:eastAsia="仿宋_GB2312" w:cs="仿宋_GB2312"/>
          <w:b/>
          <w:bCs/>
          <w:sz w:val="32"/>
          <w:szCs w:val="32"/>
          <w:lang w:val="en-US" w:eastAsia="zh-CN"/>
        </w:rPr>
        <w:t>调研访谈设计</w:t>
      </w:r>
    </w:p>
    <w:p w14:paraId="24BE068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调研访谈对象主要包括：典型生产企业、流通企业、医院、药监、医保部门、患者等六类利益相关者。</w:t>
      </w:r>
    </w:p>
    <w:p w14:paraId="1A36B5D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调研访谈覆盖创新药“评价-准入-定价-续约-使用”全链条，诊断各方对现行规则的核心态度，溯源政策设计缺陷、利益冲突与执行偏差，以期形成可落地的短期优化措施与长期制度重构方向，实现企业敢投入、医保可持续、医院愿用药、患者得实惠的协同路径。</w:t>
      </w:r>
    </w:p>
    <w:p w14:paraId="7A18214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0" w:firstLineChars="0"/>
        <w:jc w:val="center"/>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创新药多方利益相关者访谈提纲</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0"/>
      </w:tblGrid>
      <w:tr w14:paraId="5AE9BF63">
        <w:trPr>
          <w:trHeight w:val="589" w:hRule="atLeast"/>
        </w:trPr>
        <w:tc>
          <w:tcPr>
            <w:tcW w:w="8420" w:type="dxa"/>
          </w:tcPr>
          <w:p w14:paraId="2A2B13B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一、访谈目标</w:t>
            </w:r>
          </w:p>
        </w:tc>
      </w:tr>
      <w:tr w14:paraId="50585EC5">
        <w:trPr>
          <w:trHeight w:val="589" w:hRule="atLeast"/>
        </w:trPr>
        <w:tc>
          <w:tcPr>
            <w:tcW w:w="8420" w:type="dxa"/>
          </w:tcPr>
          <w:p w14:paraId="4E4DF7CD">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了解各利益相关方对创新药临床价值、经济价值、社会价值的评价标准及冲突；</w:t>
            </w:r>
          </w:p>
          <w:p w14:paraId="6DA64A2A">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探究创新药定价、谈判、续约规则的核心矛盾与改进方向；</w:t>
            </w:r>
          </w:p>
          <w:p w14:paraId="099D2132">
            <w:pPr>
              <w:pStyle w:val="15"/>
              <w:keepNext w:val="0"/>
              <w:keepLines w:val="0"/>
              <w:pageBreakBefore w:val="0"/>
              <w:widowControl/>
              <w:numPr>
                <w:ilvl w:val="0"/>
                <w:numId w:val="1"/>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揭示政策协同不足对创新药生态的深层影响。</w:t>
            </w:r>
          </w:p>
        </w:tc>
      </w:tr>
      <w:tr w14:paraId="075FF757">
        <w:trPr>
          <w:trHeight w:val="589" w:hRule="atLeast"/>
        </w:trPr>
        <w:tc>
          <w:tcPr>
            <w:tcW w:w="8420" w:type="dxa"/>
          </w:tcPr>
          <w:p w14:paraId="34714FF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二、访谈对象及核心问题设计</w:t>
            </w:r>
          </w:p>
        </w:tc>
      </w:tr>
      <w:tr w14:paraId="64EBDE80">
        <w:trPr>
          <w:trHeight w:val="589" w:hRule="atLeast"/>
        </w:trPr>
        <w:tc>
          <w:tcPr>
            <w:tcW w:w="8420" w:type="dxa"/>
          </w:tcPr>
          <w:p w14:paraId="69243EF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（一）创新药生产企业</w:t>
            </w:r>
          </w:p>
        </w:tc>
      </w:tr>
      <w:tr w14:paraId="78E45787">
        <w:trPr>
          <w:trHeight w:val="589" w:hRule="atLeast"/>
        </w:trPr>
        <w:tc>
          <w:tcPr>
            <w:tcW w:w="8420" w:type="dxa"/>
          </w:tcPr>
          <w:p w14:paraId="146779A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核心议题：研发回报与政策风险</w:t>
            </w:r>
          </w:p>
          <w:p w14:paraId="7BC86C9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价值评价维度</w:t>
            </w:r>
          </w:p>
          <w:p w14:paraId="7C5B5814">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在提交药物经济学证据时，您认为现有评价模型（如成本效果分析）是否充分体现药物的社会价值（如罕见病公平性、公共卫生贡献）？请举例说明局限性。</w:t>
            </w:r>
          </w:p>
          <w:p w14:paraId="28053E32">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针对国内真实世界数据（RWE）应用不足的问题，企业如何应对监管对长期疗效证据的要求？</w:t>
            </w:r>
          </w:p>
          <w:p w14:paraId="19290F3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定价与谈判机制</w:t>
            </w:r>
          </w:p>
          <w:p w14:paraId="44B1DC0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当前医保谈判以“国际最低价”为基准，但中国承担更高研发成本比例（如临床试验），您认为应如何调整定价逻辑？</w:t>
            </w:r>
          </w:p>
          <w:p w14:paraId="6E592979">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若引入“风险共担协议”（如按疗效付费），企业可接受多大比例的收入与疗效挂钩？</w:t>
            </w:r>
          </w:p>
          <w:p w14:paraId="037EC304">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续约与市场保护</w:t>
            </w:r>
          </w:p>
          <w:p w14:paraId="3B1BBB73">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续约规则不透明导致企业难以规划长期策略，您希望如何优化续约流程（如提前公开细则、延长协议周期）？</w:t>
            </w:r>
          </w:p>
          <w:p w14:paraId="42865750">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面对仿制药提前上市（如专利悬崖较欧美早2-3年），企业需要哪些制度支持（如专利补偿、数据独占期延长）？</w:t>
            </w:r>
          </w:p>
          <w:p w14:paraId="1FAEB02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3D1D00B9">
        <w:trPr>
          <w:trHeight w:val="589" w:hRule="atLeast"/>
        </w:trPr>
        <w:tc>
          <w:tcPr>
            <w:tcW w:w="8420" w:type="dxa"/>
          </w:tcPr>
          <w:p w14:paraId="30BCA41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（二）流通企业（医药商业公司、DTP药房）</w:t>
            </w:r>
          </w:p>
        </w:tc>
      </w:tr>
      <w:tr w14:paraId="32271FFA">
        <w:trPr>
          <w:trHeight w:val="589" w:hRule="atLeast"/>
        </w:trPr>
        <w:tc>
          <w:tcPr>
            <w:tcW w:w="8420" w:type="dxa"/>
          </w:tcPr>
          <w:p w14:paraId="724E4C8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核心议题：供应链效率与可及性</w:t>
            </w:r>
          </w:p>
          <w:p w14:paraId="1FB1483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区域可及性挑战</w:t>
            </w:r>
          </w:p>
          <w:p w14:paraId="34A088EC">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创新药在基层市场渗透率不足20%，冷链物流成本高企，您认为政府应如何补贴或优化配送网络？</w:t>
            </w:r>
          </w:p>
          <w:p w14:paraId="73B321C6">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“双通道”政策执行中，药店与医院报销差异如何解决？请举例说明合作痛点。</w:t>
            </w:r>
          </w:p>
          <w:p w14:paraId="15AC75C6">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政策协同问题</w:t>
            </w:r>
          </w:p>
          <w:p w14:paraId="7964DC85">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医保谈判价格与省级二次议价冲突（如某省要求再降8%），如何避免供应链中断？</w:t>
            </w:r>
          </w:p>
          <w:p w14:paraId="235825AD">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医院药占比考核导致处方外流，DTP药房如何与医疗机构建立互信合作？</w:t>
            </w:r>
          </w:p>
          <w:p w14:paraId="772FDF4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684A6D73">
        <w:trPr>
          <w:trHeight w:val="589" w:hRule="atLeast"/>
        </w:trPr>
        <w:tc>
          <w:tcPr>
            <w:tcW w:w="8420" w:type="dxa"/>
          </w:tcPr>
          <w:p w14:paraId="56FC82F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（三）医保部门</w:t>
            </w:r>
          </w:p>
        </w:tc>
      </w:tr>
      <w:tr w14:paraId="69869FFE">
        <w:trPr>
          <w:trHeight w:val="589" w:hRule="atLeast"/>
        </w:trPr>
        <w:tc>
          <w:tcPr>
            <w:tcW w:w="8420" w:type="dxa"/>
          </w:tcPr>
          <w:p w14:paraId="1CCBB63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核心议题：控费与创新的动态平衡</w:t>
            </w:r>
          </w:p>
          <w:p w14:paraId="028E8C05">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价值评估工具</w:t>
            </w:r>
          </w:p>
          <w:p w14:paraId="06A451B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现有1-3倍人均GDP/QALY阈值未考虑疾病严重性差异，是否计划引入分层支付标准？如何量化罕见病药物的社会公平性价值？</w:t>
            </w:r>
          </w:p>
          <w:p w14:paraId="67D99131">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真实世界数据（RWE）何时能纳入医保谈判核心证据链？需突破哪些数据治理瓶颈？</w:t>
            </w:r>
          </w:p>
          <w:p w14:paraId="2BBDE4D0">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支付机制创新</w:t>
            </w:r>
          </w:p>
          <w:p w14:paraId="44939785">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对高不确定性药物（如基因疗法），为何尚未推广“按疗效付费”？主要顾虑是什么（如基金监管难度、数据真实性）？</w:t>
            </w:r>
          </w:p>
          <w:p w14:paraId="5563AAE8">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是否考虑设立“创新药专项基金”（如从烟草税划拨），以缓解普通医保账户压力？</w:t>
            </w:r>
          </w:p>
          <w:p w14:paraId="7AD0060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w:t>
            </w:r>
            <w:r>
              <w:rPr>
                <w:rFonts w:hint="default" w:ascii="仿宋_GB2312" w:hAnsi="仿宋_GB2312" w:eastAsia="仿宋_GB2312" w:cs="仿宋_GB2312"/>
                <w:sz w:val="32"/>
                <w:szCs w:val="32"/>
                <w:lang w:val="en-US" w:eastAsia="zh-CN"/>
              </w:rPr>
              <w:t>续约规则优化</w:t>
            </w:r>
          </w:p>
          <w:p w14:paraId="7E151338">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企业反映续约降幅预期不稳定（如某ADC药物续约降幅达45%），如何建立透明化降幅计算公式？</w:t>
            </w:r>
          </w:p>
          <w:p w14:paraId="17993AC3">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是否支持延长协议周期（如从2年增至5年）以稳定企业预期？</w:t>
            </w:r>
          </w:p>
          <w:p w14:paraId="19F814E4">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p>
        </w:tc>
      </w:tr>
      <w:tr w14:paraId="4DF62F8D">
        <w:trPr>
          <w:trHeight w:val="589" w:hRule="atLeast"/>
        </w:trPr>
        <w:tc>
          <w:tcPr>
            <w:tcW w:w="8420" w:type="dxa"/>
          </w:tcPr>
          <w:p w14:paraId="296896C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（四）药监部门</w:t>
            </w:r>
          </w:p>
        </w:tc>
      </w:tr>
      <w:tr w14:paraId="51960F4C">
        <w:trPr>
          <w:trHeight w:val="589" w:hRule="atLeast"/>
        </w:trPr>
        <w:tc>
          <w:tcPr>
            <w:tcW w:w="8420" w:type="dxa"/>
          </w:tcPr>
          <w:p w14:paraId="68C65D1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核心议题：审评科学性与产业激励</w:t>
            </w:r>
          </w:p>
          <w:p w14:paraId="5DC9144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加速审批与证据要求</w:t>
            </w:r>
          </w:p>
          <w:p w14:paraId="56FFAE70">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附条件批准药物常因医保拒付无法落地（如某肿瘤药上市后未进医保），如何与医保部门协同制定“附条件准入”规则？</w:t>
            </w:r>
          </w:p>
          <w:p w14:paraId="74FB7A0E">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真实世界证据（RWE）支持注册审批的进展如何？哪些疾病领域（如罕见病）可优先试点？</w:t>
            </w:r>
          </w:p>
          <w:p w14:paraId="0955183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专利与数据保护</w:t>
            </w:r>
          </w:p>
          <w:p w14:paraId="2F23F147">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当前数据独占期（化学药6年、生物药12年）是否足以保护创新？如何应对仿制药“专利挑战”策略？</w:t>
            </w:r>
          </w:p>
          <w:p w14:paraId="5F6A4C5B">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是否支持将临床试验时间纳入专利期补偿？若实施，需哪些配套措施？</w:t>
            </w:r>
          </w:p>
        </w:tc>
      </w:tr>
      <w:tr w14:paraId="0F906F4F">
        <w:trPr>
          <w:trHeight w:val="589" w:hRule="atLeast"/>
        </w:trPr>
        <w:tc>
          <w:tcPr>
            <w:tcW w:w="8420" w:type="dxa"/>
          </w:tcPr>
          <w:p w14:paraId="402C0D7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（五）医疗机构（医院管理者、临床医生）</w:t>
            </w:r>
          </w:p>
        </w:tc>
      </w:tr>
      <w:tr w14:paraId="600469DC">
        <w:trPr>
          <w:trHeight w:val="589" w:hRule="atLeast"/>
        </w:trPr>
        <w:tc>
          <w:tcPr>
            <w:tcW w:w="8420" w:type="dxa"/>
          </w:tcPr>
          <w:p w14:paraId="5FF7AE8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核心议题：临床需求与行政考核冲突</w:t>
            </w:r>
          </w:p>
          <w:p w14:paraId="568C249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药占比与合理用药：</w:t>
            </w:r>
          </w:p>
          <w:p w14:paraId="774DB105">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DRG/DIP支付下使用高价创新药导致亏损（如某CAR-T疗法单例亏损10万元），如何平衡临床需求与控费目标？</w:t>
            </w:r>
          </w:p>
          <w:p w14:paraId="24ACC947">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是否支持取消药占比考核，改为“创新药合理使用率”指标？请说明理由。</w:t>
            </w:r>
          </w:p>
          <w:p w14:paraId="25345A80">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诊疗能力与用药安全：</w:t>
            </w:r>
          </w:p>
          <w:p w14:paraId="56A9CA82">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县域医院因基因检测能力不足导致靶向药误用（如某EGFR抑制剂误用率40%），如何提升基层精准用药能力？</w:t>
            </w:r>
          </w:p>
          <w:p w14:paraId="315B4F5C">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hanging="42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是否需建立“创新药不良反应国家监测平台”？如何设计医院端上报激励机制？</w:t>
            </w:r>
          </w:p>
        </w:tc>
      </w:tr>
      <w:tr w14:paraId="77B7AF2F">
        <w:trPr>
          <w:trHeight w:val="589" w:hRule="atLeast"/>
        </w:trPr>
        <w:tc>
          <w:tcPr>
            <w:tcW w:w="8420" w:type="dxa"/>
          </w:tcPr>
          <w:p w14:paraId="540A28D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（六）患者代表</w:t>
            </w:r>
          </w:p>
        </w:tc>
      </w:tr>
      <w:tr w14:paraId="5465675B">
        <w:trPr>
          <w:trHeight w:val="2791" w:hRule="atLeast"/>
        </w:trPr>
        <w:tc>
          <w:tcPr>
            <w:tcW w:w="8420" w:type="dxa"/>
          </w:tcPr>
          <w:p w14:paraId="2DCDC14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核心议题：可及性与经济负担</w:t>
            </w:r>
          </w:p>
          <w:p w14:paraId="0637E1D9">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leftChars="0"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w:t>
            </w:r>
            <w:r>
              <w:rPr>
                <w:rFonts w:hint="default" w:ascii="仿宋_GB2312" w:hAnsi="仿宋_GB2312" w:eastAsia="仿宋_GB2312" w:cs="仿宋_GB2312"/>
                <w:sz w:val="32"/>
                <w:szCs w:val="32"/>
                <w:lang w:val="en-US" w:eastAsia="zh-CN"/>
              </w:rPr>
              <w:t>支付压力与生存权</w:t>
            </w:r>
          </w:p>
          <w:p w14:paraId="5E53E790">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自费使用高价创新药（如某SMA药物年自付55万元）导致家庭破产，您认为医保应如何分层保障（如设立自付上限）？</w:t>
            </w:r>
          </w:p>
          <w:p w14:paraId="0D753346">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对“创新药进院难”问题（如需跨省购药），最迫切的政策需求是什么？</w:t>
            </w:r>
          </w:p>
          <w:p w14:paraId="6E7D95F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99" w:leftChars="47" w:firstLine="0" w:firstLineChars="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default" w:ascii="仿宋_GB2312" w:hAnsi="仿宋_GB2312" w:eastAsia="仿宋_GB2312" w:cs="仿宋_GB2312"/>
                <w:sz w:val="32"/>
                <w:szCs w:val="32"/>
                <w:lang w:val="en-US" w:eastAsia="zh-CN"/>
              </w:rPr>
              <w:t>价值认知差异</w:t>
            </w:r>
          </w:p>
          <w:p w14:paraId="2841DA79">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若某药物可延长生存期但无法治愈（如某抗癌药延长生存期6个月），您是否接受其高价？可承受的自付比例是多少？</w:t>
            </w:r>
          </w:p>
          <w:p w14:paraId="19A534FE">
            <w:pPr>
              <w:pStyle w:val="15"/>
              <w:keepNext w:val="0"/>
              <w:keepLines w:val="0"/>
              <w:pageBreakBefore w:val="0"/>
              <w:widowControl/>
              <w:numPr>
                <w:ilvl w:val="0"/>
                <w:numId w:val="2"/>
              </w:numPr>
              <w:suppressLineNumbers w:val="0"/>
              <w:kinsoku/>
              <w:wordWrap/>
              <w:overflowPunct/>
              <w:topLinePunct w:val="0"/>
              <w:autoSpaceDE/>
              <w:autoSpaceDN/>
              <w:bidi w:val="0"/>
              <w:adjustRightInd/>
              <w:snapToGrid/>
              <w:spacing w:before="0" w:line="560" w:lineRule="exact"/>
              <w:ind w:left="420" w:leftChars="0" w:hanging="420" w:firstLineChars="0"/>
              <w:jc w:val="both"/>
              <w:textAlignment w:val="auto"/>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您如何看待“风险共担协议”（如无效退款）？是否愿意参与此类支付模式？</w:t>
            </w:r>
          </w:p>
          <w:p w14:paraId="1DE801C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772" w:leftChars="348" w:hanging="41" w:hangingChars="13"/>
              <w:jc w:val="both"/>
              <w:textAlignment w:val="auto"/>
              <w:rPr>
                <w:rFonts w:hint="default" w:ascii="仿宋_GB2312" w:hAnsi="仿宋_GB2312" w:eastAsia="仿宋_GB2312" w:cs="仿宋_GB2312"/>
                <w:sz w:val="32"/>
                <w:szCs w:val="32"/>
                <w:lang w:val="en-US" w:eastAsia="zh-CN"/>
              </w:rPr>
            </w:pPr>
          </w:p>
        </w:tc>
      </w:tr>
    </w:tbl>
    <w:p w14:paraId="1AC17B8C">
      <w:pPr>
        <w:pStyle w:val="15"/>
        <w:keepNext w:val="0"/>
        <w:keepLines w:val="0"/>
        <w:pageBreakBefore w:val="0"/>
        <w:widowControl/>
        <w:numPr>
          <w:ilvl w:val="0"/>
          <w:numId w:val="0"/>
        </w:numPr>
        <w:suppressLineNumbers w:val="0"/>
        <w:kinsoku/>
        <w:wordWrap/>
        <w:overflowPunct/>
        <w:topLinePunct w:val="0"/>
        <w:autoSpaceDE/>
        <w:autoSpaceDN/>
        <w:bidi w:val="0"/>
        <w:adjustRightInd/>
        <w:snapToGrid/>
        <w:ind w:left="630" w:leftChars="300" w:firstLine="0" w:firstLineChars="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2.</w:t>
      </w:r>
      <w:r>
        <w:rPr>
          <w:rFonts w:hint="eastAsia" w:ascii="仿宋_GB2312" w:hAnsi="仿宋_GB2312" w:eastAsia="仿宋_GB2312" w:cs="仿宋_GB2312"/>
          <w:b/>
          <w:bCs/>
          <w:sz w:val="32"/>
          <w:szCs w:val="32"/>
          <w:lang w:val="en-US" w:eastAsia="zh-CN"/>
        </w:rPr>
        <w:t>利益相关者责权利分析</w:t>
      </w:r>
    </w:p>
    <w:p w14:paraId="3D279149">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2.1生产企业：创新回报诉求与风险承担</w:t>
      </w:r>
    </w:p>
    <w:p w14:paraId="21BEBA8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生产企业的核心矛盾本质是高风险创新属性与短周期回报要求的冲突，其权利（专利、定价、独占期）在现有制度与市场环境下被系统性削弱。唯有通过制度升级（延长保护期）、支付创新（风险共担）与生态重构（资本长期主义），才能让企业敢投研发、愿担风险，真正驱动医药创新从“跟随”走向“引领”。</w:t>
      </w:r>
    </w:p>
    <w:p w14:paraId="7D81B53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核心权利：专利保护权、定价自主权和数据独占期。</w:t>
      </w:r>
      <w:r>
        <w:rPr>
          <w:rFonts w:hint="eastAsia" w:ascii="仿宋_GB2312" w:hAnsi="仿宋_GB2312" w:eastAsia="仿宋_GB2312" w:cs="仿宋_GB2312"/>
          <w:sz w:val="32"/>
          <w:szCs w:val="32"/>
          <w:lang w:val="en-US" w:eastAsia="zh-CN"/>
        </w:rPr>
        <w:t>专利保护权，通过《专利法》获得20年专利保护期（含药物化合物、制备工艺等），保障企业在一定期限内垄断市场，回收研发成本并盈利。比如，恒瑞医药的PD-1抑制剂卡瑞利珠单抗（艾瑞卡）凭借专利保护，在2019年上市后迅速占据市场份额，3年内销售额超50亿元。自主定价权，企业根据研发成本、临床价值及市场供需自主定价。但是，受医保谈判、带量采购等政策约束，实际定价权被大幅压缩。化学药6年、生物药12年的数据独占期，防止仿制药“搭便车”。</w:t>
      </w:r>
    </w:p>
    <w:p w14:paraId="33633D8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核心矛盾：高投入高风险与回报周期压缩之间的矛盾。</w:t>
      </w:r>
      <w:r>
        <w:rPr>
          <w:rFonts w:hint="default" w:ascii="仿宋_GB2312" w:hAnsi="仿宋_GB2312" w:eastAsia="仿宋_GB2312" w:cs="仿宋_GB2312"/>
          <w:b/>
          <w:bCs/>
          <w:sz w:val="32"/>
          <w:szCs w:val="32"/>
          <w:lang w:val="en-US" w:eastAsia="zh-CN"/>
        </w:rPr>
        <w:t>研发投入与回报的不匹配</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研发成本高</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单药研发成本</w:t>
      </w:r>
      <w:r>
        <w:rPr>
          <w:rFonts w:hint="eastAsia" w:ascii="仿宋_GB2312" w:hAnsi="仿宋_GB2312" w:eastAsia="仿宋_GB2312" w:cs="仿宋_GB2312"/>
          <w:sz w:val="32"/>
          <w:szCs w:val="32"/>
          <w:lang w:val="en-US" w:eastAsia="zh-CN"/>
        </w:rPr>
        <w:t>高达</w:t>
      </w:r>
      <w:r>
        <w:rPr>
          <w:rFonts w:hint="default" w:ascii="仿宋_GB2312" w:hAnsi="仿宋_GB2312" w:eastAsia="仿宋_GB2312" w:cs="仿宋_GB2312"/>
          <w:sz w:val="32"/>
          <w:szCs w:val="32"/>
          <w:lang w:val="en-US" w:eastAsia="zh-CN"/>
        </w:rPr>
        <w:t>10-30亿美元（含失败项目分摊），耗时10-15年。复星凯特的CAR-T疗法（阿基仑赛注射液）研发投入超20亿元，但因定价120万元/例且医保未覆盖，年治疗患者不足200例，需10年才能回本。回报周期缩短</w:t>
      </w:r>
      <w:r>
        <w:rPr>
          <w:rFonts w:hint="eastAsia" w:ascii="仿宋_GB2312" w:hAnsi="仿宋_GB2312" w:eastAsia="仿宋_GB2312" w:cs="仿宋_GB2312"/>
          <w:sz w:val="32"/>
          <w:szCs w:val="32"/>
          <w:lang w:val="en-US" w:eastAsia="zh-CN"/>
        </w:rPr>
        <w:t>，面临</w:t>
      </w:r>
      <w:r>
        <w:rPr>
          <w:rFonts w:hint="default" w:ascii="仿宋_GB2312" w:hAnsi="仿宋_GB2312" w:eastAsia="仿宋_GB2312" w:cs="仿宋_GB2312"/>
          <w:sz w:val="32"/>
          <w:szCs w:val="32"/>
          <w:lang w:val="en-US" w:eastAsia="zh-CN"/>
        </w:rPr>
        <w:t>仿制药冲击</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 xml:space="preserve">仿制药平均较原研药提前2年上市。阿斯利康的奥希替尼（肺癌靶向药）专利到期前3年（2025年到期），2023年已有4家仿制药获批，导致原研药市场份额从80%降至40%。 </w:t>
      </w:r>
      <w:r>
        <w:rPr>
          <w:rFonts w:hint="default" w:ascii="仿宋_GB2312" w:hAnsi="仿宋_GB2312" w:eastAsia="仿宋_GB2312" w:cs="仿宋_GB2312"/>
          <w:b/>
          <w:bCs/>
          <w:sz w:val="32"/>
          <w:szCs w:val="32"/>
          <w:lang w:val="en-US" w:eastAsia="zh-CN"/>
        </w:rPr>
        <w:t>医保谈判的“价格绞杀”</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PD-1抑制剂医保谈判后价格降至3万元/年，不足美国的1/10。君实生物的特瑞普利单抗（拓益）2021年医保谈判降价60%，导致企业毛利率从85%暴跌至35%，被迫裁员20%。适应症拓展无溢价</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新增适应症仅获微幅价格调整，无法覆盖扩展成本。信达信迪利单抗（达伯舒）新增胃癌适应症研发投入3亿元，但医保仅允许价格上浮5%，回报率不足1%。</w:t>
      </w:r>
      <w:r>
        <w:rPr>
          <w:rFonts w:hint="default" w:ascii="仿宋_GB2312" w:hAnsi="仿宋_GB2312" w:eastAsia="仿宋_GB2312" w:cs="仿宋_GB2312"/>
          <w:b/>
          <w:bCs/>
          <w:sz w:val="32"/>
          <w:szCs w:val="32"/>
          <w:lang w:val="en-US" w:eastAsia="zh-CN"/>
        </w:rPr>
        <w:t>市场准入壁垒与使用限制</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sz w:val="32"/>
          <w:szCs w:val="32"/>
          <w:lang w:val="en-US" w:eastAsia="zh-CN"/>
        </w:rPr>
        <w:t>医院药占比考核</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高价创新药推高药占比，医院限制采购。某三甲医院将CAR-T疗法（120万元/例）使用权限限定于科室主任，全年仅开展10例，导致企业区域销售额下滑50%。基层诊疗能力不足</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县域医院缺乏基因检测设备，靶向药使用率不足20%。某EGFR抑制剂在西部县域误用于非突变患者比例达40%，引发安全性争议，药企被迫召回培训。</w:t>
      </w:r>
    </w:p>
    <w:p w14:paraId="7A6DE63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利益冲突：多方博弈下的生存困境。与医保部门之间：价格博弈的零和游戏。</w:t>
      </w:r>
      <w:r>
        <w:rPr>
          <w:rFonts w:hint="eastAsia" w:ascii="仿宋_GB2312" w:hAnsi="仿宋_GB2312" w:eastAsia="仿宋_GB2312" w:cs="仿宋_GB2312"/>
          <w:sz w:val="32"/>
          <w:szCs w:val="32"/>
          <w:lang w:val="en-US" w:eastAsia="zh-CN"/>
        </w:rPr>
        <w:t>药企最大的诉求是基于临床价值与成本定价，医保部门则要求对标“国际最低价”。在此冲突之下，大量创新药无奈退出医保目录。比如，某国产ADC药物医保谈判中，企业报价15万元/年，医保局要求降至5万元/年，最终谈判破裂，药物退出医保目录。</w:t>
      </w:r>
      <w:r>
        <w:rPr>
          <w:rFonts w:hint="eastAsia" w:ascii="仿宋_GB2312" w:hAnsi="仿宋_GB2312" w:eastAsia="仿宋_GB2312" w:cs="仿宋_GB2312"/>
          <w:b/>
          <w:bCs/>
          <w:sz w:val="32"/>
          <w:szCs w:val="32"/>
          <w:lang w:val="en-US" w:eastAsia="zh-CN"/>
        </w:rPr>
        <w:t>与医疗机构之间：进院难与用药限制。</w:t>
      </w:r>
      <w:r>
        <w:rPr>
          <w:rFonts w:hint="eastAsia" w:ascii="仿宋_GB2312" w:hAnsi="仿宋_GB2312" w:eastAsia="仿宋_GB2312" w:cs="仿宋_GB2312"/>
          <w:sz w:val="32"/>
          <w:szCs w:val="32"/>
          <w:lang w:val="en-US" w:eastAsia="zh-CN"/>
        </w:rPr>
        <w:t>二者矛盾焦点在于药企要求推动创新药进院并优先使用，而医院则要控制药占比（≤30%）和次均费用（DRG/DIP约束）。在此冲突之下，比如，罗氏的恩美曲妥珠单抗（赫赛莱）因单例治疗费用超10万元，某省级医院将其药占比考核豁免申请驳回，全年仅使用5例。</w:t>
      </w:r>
      <w:r>
        <w:rPr>
          <w:rFonts w:hint="eastAsia" w:ascii="仿宋_GB2312" w:hAnsi="仿宋_GB2312" w:eastAsia="仿宋_GB2312" w:cs="仿宋_GB2312"/>
          <w:b/>
          <w:bCs/>
          <w:sz w:val="32"/>
          <w:szCs w:val="32"/>
          <w:lang w:val="en-US" w:eastAsia="zh-CN"/>
        </w:rPr>
        <w:t>与仿制药企业：市场争夺的生死战。</w:t>
      </w:r>
      <w:r>
        <w:rPr>
          <w:rFonts w:hint="eastAsia" w:ascii="仿宋_GB2312" w:hAnsi="仿宋_GB2312" w:eastAsia="仿宋_GB2312" w:cs="仿宋_GB2312"/>
          <w:sz w:val="32"/>
          <w:szCs w:val="32"/>
          <w:lang w:val="en-US" w:eastAsia="zh-CN"/>
        </w:rPr>
        <w:t>二者的矛盾焦点在于创新药企要求延长市场独占期，阻止仿制药过早上市；仿制药企则利用专利挑战快速获批，低价抢占市场。比如，正大天晴的甲磺酸氟马替尼（慢性髓性白血病药）在专利诉讼期间，仿制药企业通过“专利无效宣告”提前上市，导致原研药年损失超5亿元。</w:t>
      </w:r>
    </w:p>
    <w:p w14:paraId="39F7C7CF">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破局方向：重构权利与风险的平衡。</w:t>
      </w:r>
      <w:r>
        <w:rPr>
          <w:rFonts w:hint="eastAsia" w:ascii="仿宋_GB2312" w:hAnsi="仿宋_GB2312" w:eastAsia="仿宋_GB2312" w:cs="仿宋_GB2312"/>
          <w:sz w:val="32"/>
          <w:szCs w:val="32"/>
          <w:lang w:val="en-US" w:eastAsia="zh-CN"/>
        </w:rPr>
        <w:t>延长市场保护期，将生物药数据独占期延长至15年，FIC药物专利期补偿覆盖临床试验时间。优化医保谈判机制，引入“疗效对赌协议”（如按5年生存率分期支付），允许创新溢价（如FIC药物溢价30%）。改革医院考核体系，取消单一</w:t>
      </w:r>
      <w:commentRangeStart w:id="4"/>
      <w:r>
        <w:rPr>
          <w:rFonts w:hint="eastAsia" w:ascii="仿宋_GB2312" w:hAnsi="仿宋_GB2312" w:eastAsia="仿宋_GB2312" w:cs="仿宋_GB2312"/>
          <w:sz w:val="32"/>
          <w:szCs w:val="32"/>
          <w:lang w:val="en-US" w:eastAsia="zh-CN"/>
        </w:rPr>
        <w:t>药占比指标</w:t>
      </w:r>
      <w:commentRangeEnd w:id="4"/>
      <w:r>
        <w:commentReference w:id="4"/>
      </w:r>
      <w:r>
        <w:rPr>
          <w:rFonts w:hint="eastAsia" w:ascii="仿宋_GB2312" w:hAnsi="仿宋_GB2312" w:eastAsia="仿宋_GB2312" w:cs="仿宋_GB2312"/>
          <w:sz w:val="32"/>
          <w:szCs w:val="32"/>
          <w:lang w:val="en-US" w:eastAsia="zh-CN"/>
        </w:rPr>
        <w:t>，增设“创新药合理使用率”考核权重。</w:t>
      </w:r>
    </w:p>
    <w:p w14:paraId="4610F4C3">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2.2医保部门：控费压力与创新激励平衡</w:t>
      </w:r>
    </w:p>
    <w:p w14:paraId="536EEA9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医保部门的核心矛盾是“短期控费保基本”与“长期创新保供给”的零和博弈。破解这一困局需超越简单价格管制，通过价值评估革新（纳入社会效益）、支付工具升级（风险共担）与生态重构（数据驱动决策），在基金安全与创新可持续性之间建立动态平衡。唯此，方能避免“砍价救当下，断供毁未来”的双输局面，真正实现“患者有药、企业敢投、医保可持续”的三方共赢。</w:t>
      </w:r>
    </w:p>
    <w:p w14:paraId="21E8EDA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核心权利：</w:t>
      </w:r>
      <w:r>
        <w:rPr>
          <w:rFonts w:hint="default" w:ascii="仿宋_GB2312" w:hAnsi="仿宋_GB2312" w:eastAsia="仿宋_GB2312" w:cs="仿宋_GB2312"/>
          <w:b/>
          <w:bCs/>
          <w:sz w:val="32"/>
          <w:szCs w:val="32"/>
          <w:lang w:val="en-US" w:eastAsia="zh-CN"/>
        </w:rPr>
        <w:t>医保基金管理权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资金统筹与分配：负责医保基金的征缴、预算编制及支出控制，确保基金可持续运行。2023年职工医保基金支出增速（12.2%）超过收入增速（8.6%），部分省份出现当期赤字（如黑龙江、辽宁），倒逼控费政策收紧。</w:t>
      </w:r>
      <w:r>
        <w:rPr>
          <w:rFonts w:hint="default" w:ascii="仿宋_GB2312" w:hAnsi="仿宋_GB2312" w:eastAsia="仿宋_GB2312" w:cs="仿宋_GB2312"/>
          <w:b/>
          <w:bCs/>
          <w:sz w:val="32"/>
          <w:szCs w:val="32"/>
          <w:lang w:val="en-US" w:eastAsia="zh-CN"/>
        </w:rPr>
        <w:t>药品目录准入权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通过国家医保谈判确定药品支付范围及价格，动态调整目录结构。2023年医保目录调整中，74种新药纳入，但要求平均降价61.7%，其中某ADC药物降价45%后仍因价格过高被拒。</w:t>
      </w:r>
      <w:r>
        <w:rPr>
          <w:rFonts w:hint="default" w:ascii="仿宋_GB2312" w:hAnsi="仿宋_GB2312" w:eastAsia="仿宋_GB2312" w:cs="仿宋_GB2312"/>
          <w:b/>
          <w:bCs/>
          <w:sz w:val="32"/>
          <w:szCs w:val="32"/>
          <w:lang w:val="en-US" w:eastAsia="zh-CN"/>
          <w:rPrChange w:id="1345" w:author="Jinglin Sun" w:date="2025-03-03T11:11:48Z">
            <w:rPr>
              <w:rFonts w:hint="default" w:ascii="仿宋_GB2312" w:hAnsi="仿宋_GB2312" w:eastAsia="仿宋_GB2312" w:cs="仿宋_GB2312"/>
              <w:b w:val="0"/>
              <w:bCs w:val="0"/>
              <w:sz w:val="32"/>
              <w:szCs w:val="32"/>
              <w:lang w:val="en-US" w:eastAsia="zh-CN"/>
            </w:rPr>
          </w:rPrChange>
        </w:rPr>
        <w:t>支付规则制定权</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通过疾病分组付费引导医疗机构合理用药，控制费用增长。某三甲医院因使用高价PD-1抑制剂导致DRG组亏损，次年将该药使用量限制在50例以内。</w:t>
      </w:r>
    </w:p>
    <w:p w14:paraId="18B1B7B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核心矛盾：控费与创新激励。</w:t>
      </w:r>
      <w:r>
        <w:rPr>
          <w:rFonts w:hint="default" w:ascii="仿宋_GB2312" w:hAnsi="仿宋_GB2312" w:eastAsia="仿宋_GB2312" w:cs="仿宋_GB2312"/>
          <w:b/>
          <w:bCs/>
          <w:sz w:val="32"/>
          <w:szCs w:val="32"/>
          <w:lang w:val="en-US" w:eastAsia="zh-CN"/>
        </w:rPr>
        <w:t>控费压力下的“价格绞杀”</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短期基金安全：老龄化、新药上市加速导致支出激增，2023年医保基金结余率降至2.1%（2018年为5.7%）；长期创新供给：过度压价导致企业研发投入收缩，2022年国内Biotech公司研发投入增速从30%降至12%。PD-1抑制剂价格雪崩</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年治疗费用从30万元降至3万元以下，企业毛利率从85%跌至25%，被迫砍掉3条早期研发管线。某CAR-T定价120万元/例，因单例费用超过DRG支付标准10倍，医保拒绝纳入目录，企业年销售额不足1亿元。</w:t>
      </w:r>
      <w:r>
        <w:rPr>
          <w:rFonts w:hint="default" w:ascii="仿宋_GB2312" w:hAnsi="仿宋_GB2312" w:eastAsia="仿宋_GB2312" w:cs="仿宋_GB2312"/>
          <w:b/>
          <w:bCs/>
          <w:sz w:val="32"/>
          <w:szCs w:val="32"/>
          <w:lang w:val="en-US" w:eastAsia="zh-CN"/>
        </w:rPr>
        <w:t>价值评估工具缺失与决策偏差</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经济性评价单一化：机械采用1-3倍人均GDP/QALY阈值，忽视社会价值（如罕见病药物公平性、公共卫生收益）；数据支撑不足：真实世界数据（RWE）应用率不足20%，决策依赖失真模型。某基因疗法定价困境：可治愈某种遗传病，但因成本效果比超阈值（测算需100万元/QALY），医保要求降价至50万元，企业因无法回本放弃中国市场。抗生素低估公共卫生价值：某新型抗生素可延缓耐药菌传播，但因直接医疗成本节省有限，未通过医保谈判。支付机制僵化与风险转嫁</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一刀切”预付制：医保支付固定价格，企业承担全部疗效不确定性风险；缺乏风险共担工具：按疗效付费、分期支付等创新机制缺位。某阿尔茨海默病药物失败：医保预付1亿元采购，但上市后真实数据显示疗效不足，基金浪费与企业声誉双输。某糖尿病药物“无效退款”提案被拒：企业提出若1年内血糖控制不达标则返还50%药费，医保局因操作复杂未采纳。</w:t>
      </w:r>
    </w:p>
    <w:p w14:paraId="364B3BC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sz w:val="32"/>
          <w:szCs w:val="32"/>
          <w:lang w:val="en-US" w:eastAsia="zh-CN"/>
        </w:rPr>
        <w:t>利益冲突：多方博弈下的两难选择。</w:t>
      </w:r>
      <w:r>
        <w:rPr>
          <w:rFonts w:hint="eastAsia" w:ascii="仿宋_GB2312" w:hAnsi="仿宋_GB2312" w:eastAsia="仿宋_GB2312" w:cs="仿宋_GB2312"/>
          <w:b w:val="0"/>
          <w:bCs w:val="0"/>
          <w:sz w:val="32"/>
          <w:szCs w:val="32"/>
          <w:lang w:val="en-US" w:eastAsia="zh-CN"/>
        </w:rPr>
        <w:t>与生产企业之间，价格博弈。与医疗机构之间，控费考核与临床需求，DRG支付下医院排斥高价药，即便该药为指南推荐；</w:t>
      </w:r>
      <w:r>
        <w:rPr>
          <w:rFonts w:hint="eastAsia" w:ascii="仿宋_GB2312" w:hAnsi="仿宋_GB2312" w:eastAsia="仿宋_GB2312" w:cs="仿宋_GB2312"/>
          <w:i w:val="0"/>
          <w:iCs w:val="0"/>
          <w:caps w:val="0"/>
          <w:color w:val="0E0E0E"/>
          <w:spacing w:val="0"/>
          <w:sz w:val="32"/>
          <w:szCs w:val="32"/>
        </w:rPr>
        <w:t>地方医保局加码控费（如二次议价），进一步压缩药企空间。</w:t>
      </w:r>
      <w:r>
        <w:rPr>
          <w:rFonts w:hint="eastAsia" w:ascii="仿宋_GB2312" w:hAnsi="仿宋_GB2312" w:eastAsia="仿宋_GB2312" w:cs="仿宋_GB2312"/>
          <w:i w:val="0"/>
          <w:iCs w:val="0"/>
          <w:caps w:val="0"/>
          <w:color w:val="0E0E0E"/>
          <w:spacing w:val="0"/>
          <w:sz w:val="32"/>
          <w:szCs w:val="32"/>
          <w:lang w:val="en-US" w:eastAsia="zh-CN"/>
        </w:rPr>
        <w:t>与公众舆论的矛盾，高价药可及性争议，一边是患者呼吁扩大医保覆盖 ，一边是医保基金可持续性压力。诺西那生钠“灵魂砍价”，医保谈判将SMA药物从70万元/针砍至55万元，但患者自付仍超30万元/年，舆论批评“形式大于实质”。</w:t>
      </w:r>
    </w:p>
    <w:p w14:paraId="768E1AE8">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破局方向：</w:t>
      </w:r>
      <w:r>
        <w:rPr>
          <w:rFonts w:hint="default" w:ascii="仿宋_GB2312" w:hAnsi="仿宋_GB2312" w:eastAsia="仿宋_GB2312" w:cs="仿宋_GB2312"/>
          <w:b/>
          <w:bCs/>
          <w:sz w:val="32"/>
          <w:szCs w:val="32"/>
          <w:lang w:val="en-US" w:eastAsia="zh-CN"/>
        </w:rPr>
        <w:t>重构控费与创新的平衡</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建立多维价值评估体系</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量化社会效益：将罕见病药物公平性、传染病防控收益纳入模型；动态支付阈值：按疾病严重性（如终末期疾病阈值提高至5倍人均GDP/QALY）分层设定。创新支付工具</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疗效对赌协议：某基因疗法按5年治愈率分期支付，首付50%，后续每年支付10%；专项基金池：从烟草税、消费税提取资金成立“创新药基金”，专用于高价值药物支付。强化数据与政策协同</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国家级RWE平台：整合医疗、医保数据，支持动态定价决策；跨部门联席机制：由医保局、药监局、卫健委联合制定“审评-准入-支付”全流程规则。</w:t>
      </w:r>
    </w:p>
    <w:p w14:paraId="0558FEB8">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2.3医疗机构：临床需求与药占比矛盾</w:t>
      </w:r>
    </w:p>
    <w:p w14:paraId="7D2A24C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医疗机构的矛盾本质是“治病救人”初心与“行政考核枷锁”的冲突。当医生不得不在“合规”与“救命”间抉择时，制度的缺陷便暴露无遗。唯有通过考核去形式化（如质量替代数量）、支付精细化（如创新药单独分组）与能力均衡化（如基层设备升级），才能让医疗机构真正回归“以患者为中心”的使命，而非沦为行政指标的奴隶。</w:t>
      </w:r>
    </w:p>
    <w:p w14:paraId="31383EA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核心权利：</w:t>
      </w:r>
      <w:r>
        <w:rPr>
          <w:rFonts w:hint="default" w:ascii="仿宋_GB2312" w:hAnsi="仿宋_GB2312" w:eastAsia="仿宋_GB2312" w:cs="仿宋_GB2312"/>
          <w:b/>
          <w:bCs/>
          <w:sz w:val="32"/>
          <w:szCs w:val="32"/>
          <w:lang w:val="en-US" w:eastAsia="zh-CN"/>
        </w:rPr>
        <w:t>诊疗自主权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根据《医疗机构管理条例》，医疗机构有权根据患者病情选择治疗方案，包括合理使用创新药。医生基于临床指南和患者个体情况，决定是否使用高价创新药（如靶向药、免疫治疗）。</w:t>
      </w:r>
      <w:r>
        <w:rPr>
          <w:rFonts w:hint="default" w:ascii="仿宋_GB2312" w:hAnsi="仿宋_GB2312" w:eastAsia="仿宋_GB2312" w:cs="仿宋_GB2312"/>
          <w:b/>
          <w:bCs/>
          <w:sz w:val="32"/>
          <w:szCs w:val="32"/>
          <w:lang w:val="en-US" w:eastAsia="zh-CN"/>
        </w:rPr>
        <w:t>运营管理权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执行药占比（药品费用占总医疗费用比例≤30%）、次均费用等行政考核指标，确保医院收支平衡。</w:t>
      </w:r>
      <w:r>
        <w:rPr>
          <w:rFonts w:hint="default" w:ascii="仿宋_GB2312" w:hAnsi="仿宋_GB2312" w:eastAsia="仿宋_GB2312" w:cs="仿宋_GB2312"/>
          <w:b/>
          <w:bCs/>
          <w:sz w:val="32"/>
          <w:szCs w:val="32"/>
          <w:lang w:val="en-US" w:eastAsia="zh-CN"/>
        </w:rPr>
        <w:t>绩效考核权</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按病组定额付费，超支部分由医院承担，结余可留用。某肺癌患者DRG支付标准为8万元，使用PD-1抑制剂后实际费用达12万元，医院亏损4万元。</w:t>
      </w:r>
    </w:p>
    <w:p w14:paraId="2A588C03">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核心矛盾：</w:t>
      </w:r>
      <w:r>
        <w:rPr>
          <w:rFonts w:hint="default" w:ascii="仿宋_GB2312" w:hAnsi="仿宋_GB2312" w:eastAsia="仿宋_GB2312" w:cs="仿宋_GB2312"/>
          <w:b/>
          <w:bCs/>
          <w:sz w:val="32"/>
          <w:szCs w:val="32"/>
          <w:lang w:val="en-US" w:eastAsia="zh-CN"/>
        </w:rPr>
        <w:t>药占比考核</w:t>
      </w:r>
      <w:r>
        <w:rPr>
          <w:rFonts w:hint="eastAsia" w:ascii="仿宋_GB2312" w:hAnsi="仿宋_GB2312" w:eastAsia="仿宋_GB2312" w:cs="仿宋_GB2312"/>
          <w:b/>
          <w:bCs/>
          <w:sz w:val="32"/>
          <w:szCs w:val="32"/>
          <w:lang w:val="en-US" w:eastAsia="zh-CN"/>
        </w:rPr>
        <w:t>与</w:t>
      </w:r>
      <w:r>
        <w:rPr>
          <w:rFonts w:hint="default" w:ascii="仿宋_GB2312" w:hAnsi="仿宋_GB2312" w:eastAsia="仿宋_GB2312" w:cs="仿宋_GB2312"/>
          <w:b/>
          <w:bCs/>
          <w:sz w:val="32"/>
          <w:szCs w:val="32"/>
          <w:lang w:val="en-US" w:eastAsia="zh-CN"/>
        </w:rPr>
        <w:t>合理用药需求</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高价创新药推高药占比：单例治疗费用可达数十万元，显著拉升科室或全院药费占比；行政惩罚压力：药占比超标将影响医院评级、财政拨款及领导晋升。</w:t>
      </w:r>
      <w:r>
        <w:rPr>
          <w:rFonts w:hint="eastAsia" w:ascii="仿宋_GB2312" w:hAnsi="仿宋_GB2312" w:eastAsia="仿宋_GB2312" w:cs="仿宋_GB2312"/>
          <w:b w:val="0"/>
          <w:bCs w:val="0"/>
          <w:sz w:val="32"/>
          <w:szCs w:val="32"/>
          <w:lang w:val="en-US" w:eastAsia="zh-CN"/>
        </w:rPr>
        <w:t>例如，</w:t>
      </w:r>
      <w:r>
        <w:rPr>
          <w:rFonts w:hint="default" w:ascii="仿宋_GB2312" w:hAnsi="仿宋_GB2312" w:eastAsia="仿宋_GB2312" w:cs="仿宋_GB2312"/>
          <w:b w:val="0"/>
          <w:bCs w:val="0"/>
          <w:sz w:val="32"/>
          <w:szCs w:val="32"/>
          <w:lang w:val="en-US" w:eastAsia="zh-CN"/>
        </w:rPr>
        <w:t>某省级三甲医院血液科2023年引入CAR-T疗法（120万元/例），使用2例后药占比飙升至38%，被院务会强制叫停，全年仅允许开展5例。某肿瘤专科医院要求单价超5万元的药物（如奥希替尼）需科室主任签字，导致医生处方积极性下降，患者转诊率增加25%。</w:t>
      </w:r>
      <w:r>
        <w:rPr>
          <w:rFonts w:hint="default" w:ascii="仿宋_GB2312" w:hAnsi="仿宋_GB2312" w:eastAsia="仿宋_GB2312" w:cs="仿宋_GB2312"/>
          <w:b/>
          <w:bCs/>
          <w:sz w:val="32"/>
          <w:szCs w:val="32"/>
          <w:lang w:val="en-US" w:eastAsia="zh-CN"/>
        </w:rPr>
        <w:t>诊疗能力不足</w:t>
      </w:r>
      <w:r>
        <w:rPr>
          <w:rFonts w:hint="eastAsia" w:ascii="仿宋_GB2312" w:hAnsi="仿宋_GB2312" w:eastAsia="仿宋_GB2312" w:cs="仿宋_GB2312"/>
          <w:b/>
          <w:bCs/>
          <w:sz w:val="32"/>
          <w:szCs w:val="32"/>
          <w:lang w:val="en-US" w:eastAsia="zh-CN"/>
        </w:rPr>
        <w:t>与</w:t>
      </w:r>
      <w:r>
        <w:rPr>
          <w:rFonts w:hint="default" w:ascii="仿宋_GB2312" w:hAnsi="仿宋_GB2312" w:eastAsia="仿宋_GB2312" w:cs="仿宋_GB2312"/>
          <w:b/>
          <w:bCs/>
          <w:sz w:val="32"/>
          <w:szCs w:val="32"/>
          <w:lang w:val="en-US" w:eastAsia="zh-CN"/>
        </w:rPr>
        <w:t>创新药使用门槛</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基层检测能力缺失：县域医院缺乏基因检测、病理诊断设备，无法精准适用靶向药；误用风险与责任规避：医生因担心误诊误用，倾向保守治疗。</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 xml:space="preserve">某西部县级医院未开展基因检测，40%的肺癌患者被错误处方EGFR抑制剂（仅适用于突变阳性患者），导致病情恶化并引发医患纠纷，医院全年停用该药。某县域医院使用PD-1抑制剂后，因缺乏不良反应监测体系，3例患者出现严重肺炎，医院被索赔200万元，此后全面停用创新药。 </w:t>
      </w:r>
      <w:r>
        <w:rPr>
          <w:rFonts w:hint="default" w:ascii="仿宋_GB2312" w:hAnsi="仿宋_GB2312" w:eastAsia="仿宋_GB2312" w:cs="仿宋_GB2312"/>
          <w:b/>
          <w:bCs/>
          <w:sz w:val="32"/>
          <w:szCs w:val="32"/>
          <w:lang w:val="en-US" w:eastAsia="zh-CN"/>
        </w:rPr>
        <w:t>DRG/DIP支付下的成本控制</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定额支付与超支风险：高价创新药易导致病组费用超支，医院被迫承担亏损；逆向选择患者：医院倾向收治低费用病例，推诿复杂重症患者。</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因使用ADC药物（年费用15万元）远超DRG支付标准（7万元），地市级医院拒绝收治，患者被迫辗转至省级医院，等待期延误治疗2个月。某地级市医院在DIP付费下，将晚期肺癌患者一线治疗方案从靶向药（费用8万元/年）改为化疗（费用2万元/年），尽管指南明确推荐靶向优先。</w:t>
      </w:r>
    </w:p>
    <w:p w14:paraId="37B69510">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利益冲突：多方博弈下的行为扭曲。</w:t>
      </w:r>
      <w:r>
        <w:rPr>
          <w:rFonts w:hint="eastAsia" w:ascii="仿宋_GB2312" w:hAnsi="仿宋_GB2312" w:eastAsia="仿宋_GB2312" w:cs="仿宋_GB2312"/>
          <w:b w:val="0"/>
          <w:bCs w:val="0"/>
          <w:sz w:val="32"/>
          <w:szCs w:val="32"/>
          <w:lang w:val="en-US" w:eastAsia="zh-CN"/>
        </w:rPr>
        <w:t>与生产企业之间，</w:t>
      </w:r>
      <w:r>
        <w:rPr>
          <w:rFonts w:hint="default" w:ascii="仿宋_GB2312" w:hAnsi="仿宋_GB2312" w:eastAsia="仿宋_GB2312" w:cs="仿宋_GB2312"/>
          <w:b w:val="0"/>
          <w:bCs w:val="0"/>
          <w:sz w:val="32"/>
          <w:szCs w:val="32"/>
          <w:lang w:val="en-US" w:eastAsia="zh-CN"/>
        </w:rPr>
        <w:t>药企推广</w:t>
      </w:r>
      <w:r>
        <w:rPr>
          <w:rFonts w:hint="eastAsia" w:ascii="仿宋_GB2312" w:hAnsi="仿宋_GB2312" w:eastAsia="仿宋_GB2312" w:cs="仿宋_GB2312"/>
          <w:b w:val="0"/>
          <w:bCs w:val="0"/>
          <w:sz w:val="32"/>
          <w:szCs w:val="32"/>
          <w:lang w:val="en-US" w:eastAsia="zh-CN"/>
        </w:rPr>
        <w:t>与</w:t>
      </w:r>
      <w:r>
        <w:rPr>
          <w:rFonts w:hint="default" w:ascii="仿宋_GB2312" w:hAnsi="仿宋_GB2312" w:eastAsia="仿宋_GB2312" w:cs="仿宋_GB2312"/>
          <w:b w:val="0"/>
          <w:bCs w:val="0"/>
          <w:sz w:val="32"/>
          <w:szCs w:val="32"/>
          <w:lang w:val="en-US" w:eastAsia="zh-CN"/>
        </w:rPr>
        <w:t>医院限制：企业通过学术会议、KOL合作推动创新药进院，但医院因考核压力限制采购；供应链利益捆绑：部分药企以捐赠设备换取药品准入，引发合规风险。与医保部门</w:t>
      </w:r>
      <w:r>
        <w:rPr>
          <w:rFonts w:hint="eastAsia" w:ascii="仿宋_GB2312" w:hAnsi="仿宋_GB2312" w:eastAsia="仿宋_GB2312" w:cs="仿宋_GB2312"/>
          <w:b w:val="0"/>
          <w:bCs w:val="0"/>
          <w:sz w:val="32"/>
          <w:szCs w:val="32"/>
          <w:lang w:val="en-US" w:eastAsia="zh-CN"/>
        </w:rPr>
        <w:t>之间，</w:t>
      </w:r>
      <w:r>
        <w:rPr>
          <w:rFonts w:hint="default" w:ascii="仿宋_GB2312" w:hAnsi="仿宋_GB2312" w:eastAsia="仿宋_GB2312" w:cs="仿宋_GB2312"/>
          <w:b w:val="0"/>
          <w:bCs w:val="0"/>
          <w:sz w:val="32"/>
          <w:szCs w:val="32"/>
          <w:lang w:val="en-US" w:eastAsia="zh-CN"/>
        </w:rPr>
        <w:t>医保目录落地难：国家医保谈判药品被纳入目录，但医院因药占比、DRG亏损拒绝采购；政策执行变异：地方医保局加码控费（如二次议价），进一步压缩医院用药空间。与患者</w:t>
      </w:r>
      <w:r>
        <w:rPr>
          <w:rFonts w:hint="eastAsia" w:ascii="仿宋_GB2312" w:hAnsi="仿宋_GB2312" w:eastAsia="仿宋_GB2312" w:cs="仿宋_GB2312"/>
          <w:b w:val="0"/>
          <w:bCs w:val="0"/>
          <w:sz w:val="32"/>
          <w:szCs w:val="32"/>
          <w:lang w:val="en-US" w:eastAsia="zh-CN"/>
        </w:rPr>
        <w:t>之间，</w:t>
      </w:r>
      <w:r>
        <w:rPr>
          <w:rFonts w:hint="default" w:ascii="仿宋_GB2312" w:hAnsi="仿宋_GB2312" w:eastAsia="仿宋_GB2312" w:cs="仿宋_GB2312"/>
          <w:b w:val="0"/>
          <w:bCs w:val="0"/>
          <w:sz w:val="32"/>
          <w:szCs w:val="32"/>
          <w:lang w:val="en-US" w:eastAsia="zh-CN"/>
        </w:rPr>
        <w:t>需求未被满足：患者因医院限制用药，被迫自费购药或转诊，加重经济负担；医患信任危机：医生因考核压力选择次优方案，引发患者质疑。</w:t>
      </w:r>
    </w:p>
    <w:p w14:paraId="7AA4F55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b w:val="0"/>
          <w:bCs w:val="0"/>
          <w:sz w:val="32"/>
          <w:szCs w:val="32"/>
          <w:lang w:val="en-US" w:eastAsia="zh-CN"/>
        </w:rPr>
      </w:pPr>
      <w:r>
        <w:rPr>
          <w:rFonts w:hint="default" w:ascii="仿宋_GB2312" w:hAnsi="仿宋_GB2312" w:eastAsia="仿宋_GB2312" w:cs="仿宋_GB2312"/>
          <w:b/>
          <w:bCs/>
          <w:sz w:val="32"/>
          <w:szCs w:val="32"/>
          <w:lang w:val="en-US" w:eastAsia="zh-CN"/>
        </w:rPr>
        <w:t>破局</w:t>
      </w:r>
      <w:r>
        <w:rPr>
          <w:rFonts w:hint="eastAsia" w:ascii="仿宋_GB2312" w:hAnsi="仿宋_GB2312" w:eastAsia="仿宋_GB2312" w:cs="仿宋_GB2312"/>
          <w:b/>
          <w:bCs/>
          <w:sz w:val="32"/>
          <w:szCs w:val="32"/>
          <w:lang w:val="en-US" w:eastAsia="zh-CN"/>
        </w:rPr>
        <w:t>方向</w:t>
      </w:r>
      <w:r>
        <w:rPr>
          <w:rFonts w:hint="default" w:ascii="仿宋_GB2312" w:hAnsi="仿宋_GB2312" w:eastAsia="仿宋_GB2312" w:cs="仿宋_GB2312"/>
          <w:b/>
          <w:bCs/>
          <w:sz w:val="32"/>
          <w:szCs w:val="32"/>
          <w:lang w:val="en-US" w:eastAsia="zh-CN"/>
        </w:rPr>
        <w:t>：重构考核与支付体系</w:t>
      </w:r>
      <w:r>
        <w:rPr>
          <w:rFonts w:hint="eastAsia" w:ascii="仿宋_GB2312" w:hAnsi="仿宋_GB2312" w:eastAsia="仿宋_GB2312" w:cs="仿宋_GB2312"/>
          <w:b/>
          <w:bCs/>
          <w:sz w:val="32"/>
          <w:szCs w:val="32"/>
          <w:lang w:val="en-US" w:eastAsia="zh-CN"/>
        </w:rPr>
        <w:t>。</w:t>
      </w:r>
      <w:r>
        <w:rPr>
          <w:rFonts w:hint="default" w:ascii="仿宋_GB2312" w:hAnsi="仿宋_GB2312" w:eastAsia="仿宋_GB2312" w:cs="仿宋_GB2312"/>
          <w:b w:val="0"/>
          <w:bCs w:val="0"/>
          <w:sz w:val="32"/>
          <w:szCs w:val="32"/>
          <w:lang w:val="en-US" w:eastAsia="zh-CN"/>
        </w:rPr>
        <w:t>改革考核机制</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取消单一药占比：引入“创新药合理使用率”“患者生存质量改善”等质量指标；</w:t>
      </w:r>
      <w:r>
        <w:rPr>
          <w:rFonts w:hint="eastAsia" w:ascii="仿宋_GB2312" w:hAnsi="仿宋_GB2312" w:eastAsia="仿宋_GB2312" w:cs="仿宋_GB2312"/>
          <w:b w:val="0"/>
          <w:bCs w:val="0"/>
          <w:sz w:val="32"/>
          <w:szCs w:val="32"/>
          <w:lang w:val="en-US" w:eastAsia="zh-CN"/>
        </w:rPr>
        <w:t>比如，</w:t>
      </w:r>
      <w:r>
        <w:rPr>
          <w:rFonts w:hint="default" w:ascii="仿宋_GB2312" w:hAnsi="仿宋_GB2312" w:eastAsia="仿宋_GB2312" w:cs="仿宋_GB2312"/>
          <w:b w:val="0"/>
          <w:bCs w:val="0"/>
          <w:sz w:val="32"/>
          <w:szCs w:val="32"/>
          <w:lang w:val="en-US" w:eastAsia="zh-CN"/>
        </w:rPr>
        <w:t>浙江省试点“创新药豁免药占比考核”，某医院ADC药物使用量提升3倍，患者满意度上升20%。优化医保支付工具</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创新药单独分组：在DRG/DIP中为高值创新药设立独立病组或调整权重；风险共担协议：医保与医院按比例分担超支费用（如医保承担70%，医院30%）。强化基层能力建设</w:t>
      </w:r>
      <w:r>
        <w:rPr>
          <w:rFonts w:hint="eastAsia" w:ascii="仿宋_GB2312" w:hAnsi="仿宋_GB2312" w:eastAsia="仿宋_GB2312" w:cs="仿宋_GB2312"/>
          <w:b w:val="0"/>
          <w:bCs w:val="0"/>
          <w:sz w:val="32"/>
          <w:szCs w:val="32"/>
          <w:lang w:val="en-US" w:eastAsia="zh-CN"/>
        </w:rPr>
        <w:t>。</w:t>
      </w:r>
      <w:r>
        <w:rPr>
          <w:rFonts w:hint="default" w:ascii="仿宋_GB2312" w:hAnsi="仿宋_GB2312" w:eastAsia="仿宋_GB2312" w:cs="仿宋_GB2312"/>
          <w:b w:val="0"/>
          <w:bCs w:val="0"/>
          <w:sz w:val="32"/>
          <w:szCs w:val="32"/>
          <w:lang w:val="en-US" w:eastAsia="zh-CN"/>
        </w:rPr>
        <w:t>设备配置标准化：5年内实现县域医院基因检测、病理诊断设备全覆盖；远程诊疗支持：通过5G网络连接三甲医院专家，指导基层医生安全用药。</w:t>
      </w:r>
    </w:p>
    <w:p w14:paraId="615D2DFC">
      <w:pPr>
        <w:pStyle w:val="15"/>
        <w:keepNext w:val="0"/>
        <w:keepLines w:val="0"/>
        <w:pageBreakBefore w:val="0"/>
        <w:widowControl/>
        <w:numPr>
          <w:ilvl w:val="-1"/>
          <w:numId w:val="0"/>
        </w:numPr>
        <w:suppressLineNumbers w:val="0"/>
        <w:kinsoku/>
        <w:wordWrap/>
        <w:overflowPunct/>
        <w:topLinePunct w:val="0"/>
        <w:autoSpaceDE/>
        <w:autoSpaceDN/>
        <w:bidi w:val="0"/>
        <w:adjustRightInd/>
        <w:snapToGrid/>
        <w:ind w:left="630" w:leftChars="300" w:firstLine="0" w:firstLineChars="0"/>
        <w:textAlignment w:val="auto"/>
        <w:outlineLvl w:val="1"/>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（三）关键问题和原因剖析</w:t>
      </w:r>
    </w:p>
    <w:p w14:paraId="074F2B9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1.创新药评价环节</w:t>
      </w:r>
    </w:p>
    <w:p w14:paraId="4A474C5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我国创新药评价体系在临床价值、经济价值和社会价值的综合评估中已取得一定进展，但仍存在临床需求导向不足、药物经济学评价科学性不足、罕见病与公共卫生药物评价缺位等关键问题。</w:t>
      </w:r>
    </w:p>
    <w:p w14:paraId="7B0509C6">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color w:val="0E0E0E"/>
          <w:kern w:val="0"/>
          <w:sz w:val="32"/>
          <w:szCs w:val="32"/>
          <w:lang w:val="en-US" w:eastAsia="zh-CN" w:bidi="ar"/>
        </w:rPr>
        <w:t>1.1</w:t>
      </w:r>
      <w:r>
        <w:rPr>
          <w:rFonts w:hint="eastAsia" w:ascii="仿宋_GB2312" w:hAnsi="仿宋_GB2312" w:eastAsia="仿宋_GB2312" w:cs="仿宋_GB2312"/>
          <w:b/>
          <w:bCs/>
          <w:sz w:val="32"/>
          <w:szCs w:val="32"/>
          <w:lang w:val="en-US" w:eastAsia="zh-CN"/>
        </w:rPr>
        <w:t>临床价值评价维度</w:t>
      </w:r>
    </w:p>
    <w:p w14:paraId="3295ACF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临床需求导向不足，同质化竞争严重。</w:t>
      </w:r>
      <w:r>
        <w:rPr>
          <w:rFonts w:hint="eastAsia" w:ascii="仿宋_GB2312" w:hAnsi="仿宋_GB2312" w:eastAsia="仿宋_GB2312" w:cs="仿宋_GB2312"/>
          <w:sz w:val="32"/>
          <w:szCs w:val="32"/>
          <w:lang w:val="en-US" w:eastAsia="zh-CN"/>
        </w:rPr>
        <w:t>大量创新药聚焦相同靶点，临床试验设计趋同，对未满足的临床需求，如罕见病、耐药性肿瘤等关注不足。数据显示，2016至2022年，我国上市的I类创新药中抗肿瘤药物超过70%。全球前十大创新药热门靶点的集中度为7.68%，而我国达到19.38%，当前有41%的创新药只聚焦在6%的热门靶点，靶点扎堆严重。例如，国内已有十余款PD-1药物获批，但针对胃癌、肝癌等高发癌种的适应症开发仍滞后。主要原因是</w:t>
      </w:r>
      <w:r>
        <w:rPr>
          <w:rFonts w:hint="eastAsia" w:ascii="仿宋_GB2312" w:hAnsi="仿宋_GB2312" w:eastAsia="仿宋_GB2312" w:cs="仿宋_GB2312"/>
          <w:b/>
          <w:bCs/>
          <w:sz w:val="32"/>
          <w:szCs w:val="32"/>
          <w:lang w:val="en-US" w:eastAsia="zh-CN"/>
        </w:rPr>
        <w:t>研发策略短视</w:t>
      </w:r>
      <w:r>
        <w:rPr>
          <w:rFonts w:hint="eastAsia" w:ascii="仿宋_GB2312" w:hAnsi="仿宋_GB2312" w:eastAsia="仿宋_GB2312" w:cs="仿宋_GB2312"/>
          <w:sz w:val="32"/>
          <w:szCs w:val="32"/>
          <w:lang w:val="en-US" w:eastAsia="zh-CN"/>
        </w:rPr>
        <w:t>，企业为规避风险，倾向于跟随已验证的靶点（“Fast-follow”模式），导致“伪创新”泛滥；</w:t>
      </w:r>
      <w:r>
        <w:rPr>
          <w:rFonts w:hint="eastAsia" w:ascii="仿宋_GB2312" w:hAnsi="仿宋_GB2312" w:eastAsia="仿宋_GB2312" w:cs="仿宋_GB2312"/>
          <w:b/>
          <w:bCs/>
          <w:sz w:val="32"/>
          <w:szCs w:val="32"/>
          <w:lang w:val="en-US" w:eastAsia="zh-CN"/>
        </w:rPr>
        <w:t>审评标准过于宽松</w:t>
      </w:r>
      <w:r>
        <w:rPr>
          <w:rFonts w:hint="eastAsia" w:ascii="仿宋_GB2312" w:hAnsi="仿宋_GB2312" w:eastAsia="仿宋_GB2312" w:cs="仿宋_GB2312"/>
          <w:sz w:val="32"/>
          <w:szCs w:val="32"/>
          <w:lang w:val="en-US" w:eastAsia="zh-CN"/>
        </w:rPr>
        <w:t>，CDE对“临床优效性”要求不严格，部分药物仅凭“非劣效”数据获批。</w:t>
      </w:r>
    </w:p>
    <w:p w14:paraId="63E6ABDD">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真实世界证据应用不足，数据采集分散且质量较低。</w:t>
      </w:r>
      <w:r>
        <w:rPr>
          <w:rFonts w:hint="eastAsia" w:ascii="仿宋_GB2312" w:hAnsi="仿宋_GB2312" w:eastAsia="仿宋_GB2312" w:cs="仿宋_GB2312"/>
          <w:b w:val="0"/>
          <w:bCs w:val="0"/>
          <w:sz w:val="32"/>
          <w:szCs w:val="32"/>
          <w:lang w:val="en-US" w:eastAsia="zh-CN"/>
        </w:rPr>
        <w:t>真实世界证据应用不足，本质上是我国医疗数据治理体系滞后于创新药研发需求的体现。</w:t>
      </w:r>
      <w:r>
        <w:rPr>
          <w:rFonts w:hint="eastAsia" w:ascii="仿宋_GB2312" w:hAnsi="仿宋_GB2312" w:eastAsia="仿宋_GB2312" w:cs="仿宋_GB2312"/>
          <w:sz w:val="32"/>
          <w:szCs w:val="32"/>
          <w:lang w:val="en-US" w:eastAsia="zh-CN"/>
        </w:rPr>
        <w:t>临床试验数据与真实世界疗效（RWE）存在差距，部分药物上市后暴露出安全性或疗效不足问题。比如，某些PD-1抑制剂在临床试验中显示客观缓解率（ORR）较高，但上市后真实世界数据显示患者总生存期（OS）改善有限，甚至因不良反应导致停药率上升。某些CAR-T（一种先进的免疫细胞）疗法的长期生存数据也不及预期。究其原因在于：</w:t>
      </w:r>
      <w:r>
        <w:rPr>
          <w:rFonts w:hint="eastAsia" w:ascii="仿宋_GB2312" w:hAnsi="仿宋_GB2312" w:eastAsia="仿宋_GB2312" w:cs="仿宋_GB2312"/>
          <w:b/>
          <w:bCs/>
          <w:sz w:val="32"/>
          <w:szCs w:val="32"/>
          <w:lang w:val="en-US" w:eastAsia="zh-CN"/>
        </w:rPr>
        <w:t>缺乏统一的真实世界数据采集标准</w:t>
      </w:r>
      <w:r>
        <w:rPr>
          <w:rFonts w:hint="eastAsia" w:ascii="仿宋_GB2312" w:hAnsi="仿宋_GB2312" w:eastAsia="仿宋_GB2312" w:cs="仿宋_GB2312"/>
          <w:sz w:val="32"/>
          <w:szCs w:val="32"/>
          <w:lang w:val="en-US" w:eastAsia="zh-CN"/>
        </w:rPr>
        <w:t>，没有类似美国Sentinel Initiative或欧盟DARWIN的全国性RWD平台，数据格式、术语、隐私保护规则未统一，医疗机构数据孤岛现象严重。</w:t>
      </w:r>
      <w:r>
        <w:rPr>
          <w:rFonts w:hint="eastAsia" w:ascii="仿宋_GB2312" w:hAnsi="仿宋_GB2312" w:eastAsia="仿宋_GB2312" w:cs="仿宋_GB2312"/>
          <w:b/>
          <w:bCs/>
          <w:sz w:val="32"/>
          <w:szCs w:val="32"/>
          <w:lang w:val="en-US" w:eastAsia="zh-CN"/>
        </w:rPr>
        <w:t>评价方法落后，</w:t>
      </w:r>
      <w:r>
        <w:rPr>
          <w:rFonts w:hint="eastAsia" w:ascii="仿宋_GB2312" w:hAnsi="仿宋_GB2312" w:eastAsia="仿宋_GB2312" w:cs="仿宋_GB2312"/>
          <w:sz w:val="32"/>
          <w:szCs w:val="32"/>
          <w:lang w:val="en-US" w:eastAsia="zh-CN"/>
        </w:rPr>
        <w:t>国内对RWE的分析多沿用传统统计方法（如回归模型），对混杂因素控制不足，而国际前沿技术（如因果推断、机器学习）应用较少。</w:t>
      </w:r>
      <w:r>
        <w:rPr>
          <w:rFonts w:hint="eastAsia" w:ascii="仿宋_GB2312" w:hAnsi="仿宋_GB2312" w:eastAsia="仿宋_GB2312" w:cs="仿宋_GB2312"/>
          <w:b/>
          <w:bCs/>
          <w:sz w:val="32"/>
          <w:szCs w:val="32"/>
          <w:lang w:val="en-US" w:eastAsia="zh-CN"/>
        </w:rPr>
        <w:t>专业人才匮乏</w:t>
      </w:r>
      <w:r>
        <w:rPr>
          <w:rFonts w:hint="eastAsia" w:ascii="仿宋_GB2312" w:hAnsi="仿宋_GB2312" w:eastAsia="仿宋_GB2312" w:cs="仿宋_GB2312"/>
          <w:sz w:val="32"/>
          <w:szCs w:val="32"/>
          <w:lang w:val="en-US" w:eastAsia="zh-CN"/>
        </w:rPr>
        <w:t>，同时掌握临床医学、流行病学、数据科学的复合型人才稀缺。据行业调查，国内能独立设计RWE研究的企业不足10%。</w:t>
      </w:r>
      <w:r>
        <w:rPr>
          <w:rFonts w:hint="eastAsia" w:ascii="仿宋_GB2312" w:hAnsi="仿宋_GB2312" w:eastAsia="仿宋_GB2312" w:cs="仿宋_GB2312"/>
          <w:b/>
          <w:bCs/>
          <w:sz w:val="32"/>
          <w:szCs w:val="32"/>
          <w:lang w:val="en-US" w:eastAsia="zh-CN"/>
        </w:rPr>
        <w:t>企业动力不足，医院参与度低。</w:t>
      </w:r>
      <w:r>
        <w:rPr>
          <w:rFonts w:hint="eastAsia" w:ascii="仿宋_GB2312" w:hAnsi="仿宋_GB2312" w:eastAsia="仿宋_GB2312" w:cs="仿宋_GB2312"/>
          <w:sz w:val="32"/>
          <w:szCs w:val="32"/>
          <w:lang w:val="en-US" w:eastAsia="zh-CN"/>
        </w:rPr>
        <w:t>药企担心真实世界数据暴露药物缺陷，影响市场销售，因此倾向于“选择性披露”有利数据。医疗机构缺乏数据共享收益机制，且可能因数据泄露面临法律风险，导致合作意愿低下。</w:t>
      </w:r>
      <w:r>
        <w:rPr>
          <w:rFonts w:hint="eastAsia" w:ascii="仿宋_GB2312" w:hAnsi="仿宋_GB2312" w:eastAsia="仿宋_GB2312" w:cs="仿宋_GB2312"/>
          <w:b/>
          <w:bCs/>
          <w:sz w:val="32"/>
          <w:szCs w:val="32"/>
          <w:lang w:val="en-US" w:eastAsia="zh-CN"/>
        </w:rPr>
        <w:t>监管衔接滞后</w:t>
      </w:r>
      <w:r>
        <w:rPr>
          <w:rFonts w:hint="eastAsia" w:ascii="仿宋_GB2312" w:hAnsi="仿宋_GB2312" w:eastAsia="仿宋_GB2312" w:cs="仿宋_GB2312"/>
          <w:sz w:val="32"/>
          <w:szCs w:val="32"/>
          <w:lang w:val="en-US" w:eastAsia="zh-CN"/>
        </w:rPr>
        <w:t>，RWE尚未被充分纳入药品全生命周期监管体系，上市后研究执行率低。</w:t>
      </w:r>
    </w:p>
    <w:p w14:paraId="60EDBB6C">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1.2经济价值评价维度</w:t>
      </w:r>
    </w:p>
    <w:p w14:paraId="427401CB">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default"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sz w:val="32"/>
          <w:szCs w:val="32"/>
          <w:lang w:val="en-US" w:eastAsia="zh-CN"/>
        </w:rPr>
        <w:t>药物经济学评价科学性不足。</w:t>
      </w:r>
      <w:r>
        <w:rPr>
          <w:rFonts w:hint="eastAsia" w:ascii="仿宋_GB2312" w:hAnsi="仿宋_GB2312" w:eastAsia="仿宋_GB2312" w:cs="仿宋_GB2312"/>
          <w:sz w:val="32"/>
          <w:szCs w:val="32"/>
          <w:lang w:val="en-US" w:eastAsia="zh-CN"/>
        </w:rPr>
        <w:t>医保谈判中部分药物的成本-效果分析存在模型假设不合理，脱离实际。比如，</w:t>
      </w:r>
      <w:r>
        <w:rPr>
          <w:rFonts w:hint="eastAsia" w:ascii="仿宋_GB2312" w:hAnsi="仿宋_GB2312" w:eastAsia="仿宋_GB2312" w:cs="仿宋_GB2312"/>
          <w:b/>
          <w:bCs/>
          <w:sz w:val="32"/>
          <w:szCs w:val="32"/>
          <w:lang w:val="en-US" w:eastAsia="zh-CN"/>
          <w:rPrChange w:id="1346" w:author="Jinglin Sun" w:date="2025-03-12T09:38:17Z">
            <w:rPr>
              <w:rFonts w:hint="eastAsia" w:ascii="仿宋_GB2312" w:hAnsi="仿宋_GB2312" w:eastAsia="仿宋_GB2312" w:cs="仿宋_GB2312"/>
              <w:sz w:val="32"/>
              <w:szCs w:val="32"/>
              <w:lang w:val="en-US" w:eastAsia="zh-CN"/>
            </w:rPr>
          </w:rPrChange>
        </w:rPr>
        <w:t>生存期外推过度乐观</w:t>
      </w:r>
      <w:r>
        <w:rPr>
          <w:rFonts w:hint="eastAsia" w:ascii="仿宋_GB2312" w:hAnsi="仿宋_GB2312" w:eastAsia="仿宋_GB2312" w:cs="仿宋_GB2312"/>
          <w:sz w:val="32"/>
          <w:szCs w:val="32"/>
          <w:lang w:val="en-US" w:eastAsia="zh-CN"/>
        </w:rPr>
        <w:t>，某国产PD-1抑制剂在医保谈判中，假设患者生存期从12个月延长至30个月，但真实世界数据显示中位生存期仅18个月，导致模型高估成本-效果比。</w:t>
      </w:r>
      <w:r>
        <w:rPr>
          <w:rFonts w:hint="eastAsia" w:ascii="仿宋_GB2312" w:hAnsi="仿宋_GB2312" w:eastAsia="仿宋_GB2312" w:cs="仿宋_GB2312"/>
          <w:b/>
          <w:bCs/>
          <w:sz w:val="32"/>
          <w:szCs w:val="32"/>
          <w:lang w:val="en-US" w:eastAsia="zh-CN"/>
          <w:rPrChange w:id="1347" w:author="Jinglin Sun" w:date="2025-03-12T09:38:08Z">
            <w:rPr>
              <w:rFonts w:hint="eastAsia" w:ascii="仿宋_GB2312" w:hAnsi="仿宋_GB2312" w:eastAsia="仿宋_GB2312" w:cs="仿宋_GB2312"/>
              <w:sz w:val="32"/>
              <w:szCs w:val="32"/>
              <w:lang w:val="en-US" w:eastAsia="zh-CN"/>
            </w:rPr>
          </w:rPrChange>
        </w:rPr>
        <w:t>健康效用值（QALY权重）本土化缺失</w:t>
      </w:r>
      <w:r>
        <w:rPr>
          <w:rFonts w:hint="eastAsia" w:ascii="仿宋_GB2312" w:hAnsi="仿宋_GB2312" w:eastAsia="仿宋_GB2312" w:cs="仿宋_GB2312"/>
          <w:sz w:val="32"/>
          <w:szCs w:val="32"/>
          <w:lang w:val="en-US" w:eastAsia="zh-CN"/>
        </w:rPr>
        <w:t>，</w:t>
      </w:r>
      <w:r>
        <w:rPr>
          <w:rFonts w:hint="eastAsia" w:ascii="仿宋_GB2312" w:hAnsi="仿宋_GB2312" w:eastAsia="仿宋_GB2312" w:cs="仿宋_GB2312"/>
          <w:i w:val="0"/>
          <w:iCs w:val="0"/>
          <w:caps w:val="0"/>
          <w:color w:val="0E0E0E"/>
          <w:spacing w:val="0"/>
          <w:sz w:val="32"/>
          <w:szCs w:val="32"/>
        </w:rPr>
        <w:t>国内研究多直接采用欧美人群的EQ-5D权重，忽略中国患者对健康状态的偏好差异。例如，癌症患者对“疼痛”的耐受度可能高于西方人群，但现有模型仍沿用国外效用值，导致质量调整生命年（QALY）计算偏差。</w:t>
      </w:r>
      <w:r>
        <w:rPr>
          <w:rFonts w:hint="eastAsia" w:ascii="仿宋_GB2312" w:hAnsi="仿宋_GB2312" w:eastAsia="仿宋_GB2312" w:cs="仿宋_GB2312"/>
          <w:i w:val="0"/>
          <w:iCs w:val="0"/>
          <w:caps w:val="0"/>
          <w:color w:val="0E0E0E"/>
          <w:spacing w:val="0"/>
          <w:sz w:val="32"/>
          <w:szCs w:val="32"/>
          <w:lang w:val="en-US" w:eastAsia="zh-CN"/>
        </w:rPr>
        <w:t>成本核算不完整，隐性成本容易遗漏，如患者误工费、家属陪护成本等极少被纳入；免疫治疗引发的肺炎、肠炎等长期管理费用未被充分考量。数据来源单一，依赖医院账单数据，忽略院外购药（如DTP药房）、非正规医疗支出（如中药偏方）。</w:t>
      </w:r>
      <w:r>
        <w:rPr>
          <w:rFonts w:hint="eastAsia" w:ascii="仿宋_GB2312" w:hAnsi="仿宋_GB2312" w:eastAsia="仿宋_GB2312" w:cs="仿宋_GB2312"/>
          <w:b/>
          <w:bCs/>
          <w:i w:val="0"/>
          <w:iCs w:val="0"/>
          <w:caps w:val="0"/>
          <w:color w:val="0E0E0E"/>
          <w:spacing w:val="0"/>
          <w:sz w:val="32"/>
          <w:szCs w:val="32"/>
          <w:lang w:val="en-US" w:eastAsia="zh-CN"/>
        </w:rPr>
        <w:t>支付阈值设定僵化</w:t>
      </w:r>
      <w:r>
        <w:rPr>
          <w:rFonts w:hint="eastAsia" w:ascii="仿宋_GB2312" w:hAnsi="仿宋_GB2312" w:eastAsia="仿宋_GB2312" w:cs="仿宋_GB2312"/>
          <w:i w:val="0"/>
          <w:iCs w:val="0"/>
          <w:caps w:val="0"/>
          <w:color w:val="0E0E0E"/>
          <w:spacing w:val="0"/>
          <w:sz w:val="32"/>
          <w:szCs w:val="32"/>
          <w:lang w:val="en-US" w:eastAsia="zh-CN"/>
        </w:rPr>
        <w:t>，国内普遍采用1-3倍人均GDP（约8-24万元/QALY）作为支付阈值，即机械套用WHO标准，未充分考虑罕见病、区域支付能力差距等因素。</w:t>
      </w:r>
    </w:p>
    <w:p w14:paraId="5DC7DD7A">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支付机制与创新回报不匹配。</w:t>
      </w:r>
      <w:r>
        <w:rPr>
          <w:rFonts w:hint="eastAsia" w:ascii="仿宋_GB2312" w:hAnsi="仿宋_GB2312" w:eastAsia="仿宋_GB2312" w:cs="仿宋_GB2312"/>
          <w:i w:val="0"/>
          <w:iCs w:val="0"/>
          <w:caps w:val="0"/>
          <w:color w:val="0E0E0E"/>
          <w:spacing w:val="0"/>
          <w:sz w:val="32"/>
          <w:szCs w:val="32"/>
          <w:lang w:val="en-US" w:eastAsia="zh-CN"/>
        </w:rPr>
        <w:t>支付机制与创新回报的失衡是我国创新药生态中的核心矛盾之一。高研发投入、长周期、高风险的创新药需要合理的回报以维持可持续创新，但现行支付机制在控费优先导向下，未能有效匹配创新药的价值属性，导致企业面临“研发投入高→定价被大幅压缩→回报不足→创新动力下降”的恶性循环。</w:t>
      </w:r>
      <w:r>
        <w:rPr>
          <w:rFonts w:hint="eastAsia" w:ascii="仿宋_GB2312" w:hAnsi="仿宋_GB2312" w:eastAsia="仿宋_GB2312" w:cs="仿宋_GB2312"/>
          <w:b/>
          <w:bCs/>
          <w:i w:val="0"/>
          <w:iCs w:val="0"/>
          <w:caps w:val="0"/>
          <w:color w:val="0E0E0E"/>
          <w:spacing w:val="0"/>
          <w:sz w:val="32"/>
          <w:szCs w:val="32"/>
          <w:lang w:val="en-US" w:eastAsia="zh-CN"/>
        </w:rPr>
        <w:t>医保谈判过度压价，创新回报周期断裂。</w:t>
      </w:r>
      <w:r>
        <w:rPr>
          <w:rFonts w:hint="eastAsia" w:ascii="仿宋_GB2312" w:hAnsi="仿宋_GB2312" w:eastAsia="仿宋_GB2312" w:cs="仿宋_GB2312"/>
          <w:i w:val="0"/>
          <w:iCs w:val="0"/>
          <w:caps w:val="0"/>
          <w:color w:val="0E0E0E"/>
          <w:spacing w:val="0"/>
          <w:sz w:val="32"/>
          <w:szCs w:val="32"/>
          <w:lang w:val="en-US" w:eastAsia="zh-CN"/>
        </w:rPr>
        <w:t>比如PD-1抑制剂价格雪崩，PD-1药物上市初期年治疗费用约30万元，经医保谈判后降至3万元以下，降幅超90%，企业难以覆盖研发成本。CAR-T疗法面临支付困境，某CAR-T疗法定价120万元，但医保谈判未纳入，仅少数患者通过商保或自费使用，企业年销售额不足1亿元，远低于国际同类产品（如美国Kymriah年销售额超5亿美元）。</w:t>
      </w:r>
      <w:r>
        <w:rPr>
          <w:rFonts w:hint="eastAsia" w:ascii="仿宋_GB2312" w:hAnsi="仿宋_GB2312" w:eastAsia="仿宋_GB2312" w:cs="仿宋_GB2312"/>
          <w:b/>
          <w:bCs/>
          <w:i w:val="0"/>
          <w:iCs w:val="0"/>
          <w:caps w:val="0"/>
          <w:color w:val="0E0E0E"/>
          <w:spacing w:val="0"/>
          <w:sz w:val="32"/>
          <w:szCs w:val="32"/>
          <w:lang w:val="en-US" w:eastAsia="zh-CN"/>
        </w:rPr>
        <w:t>支付方式单一，未体现风险共担。</w:t>
      </w:r>
      <w:r>
        <w:rPr>
          <w:rFonts w:hint="eastAsia" w:ascii="仿宋_GB2312" w:hAnsi="仿宋_GB2312" w:eastAsia="仿宋_GB2312" w:cs="仿宋_GB2312"/>
          <w:i w:val="0"/>
          <w:iCs w:val="0"/>
          <w:caps w:val="0"/>
          <w:color w:val="0E0E0E"/>
          <w:spacing w:val="0"/>
          <w:sz w:val="32"/>
          <w:szCs w:val="32"/>
          <w:lang w:val="en-US" w:eastAsia="zh-CN"/>
        </w:rPr>
        <w:t>“一刀切”预付制，医保支付采用固定价格买断模式，未考虑疗效不确定性。例如，某基因疗法若对30%患者无效，医保仍全额支付，基金浪费与企业收入绑定疗效的矛盾凸显。缺乏分期支付，高值药物（如年费用超50万元的罕见病药）缺乏按疗效分期付款机制，导致医保基金短期支出压力过大。</w:t>
      </w:r>
      <w:r>
        <w:rPr>
          <w:rFonts w:hint="eastAsia" w:ascii="仿宋_GB2312" w:hAnsi="仿宋_GB2312" w:eastAsia="仿宋_GB2312" w:cs="仿宋_GB2312"/>
          <w:b/>
          <w:bCs/>
          <w:i w:val="0"/>
          <w:iCs w:val="0"/>
          <w:caps w:val="0"/>
          <w:color w:val="0E0E0E"/>
          <w:spacing w:val="0"/>
          <w:sz w:val="32"/>
          <w:szCs w:val="32"/>
          <w:lang w:val="en-US" w:eastAsia="zh-CN"/>
        </w:rPr>
        <w:t>市场准入壁垒限制回报规模。</w:t>
      </w:r>
      <w:r>
        <w:rPr>
          <w:rFonts w:hint="eastAsia" w:ascii="仿宋_GB2312" w:hAnsi="仿宋_GB2312" w:eastAsia="仿宋_GB2312" w:cs="仿宋_GB2312"/>
          <w:i w:val="0"/>
          <w:iCs w:val="0"/>
          <w:caps w:val="0"/>
          <w:color w:val="0E0E0E"/>
          <w:spacing w:val="0"/>
          <w:sz w:val="32"/>
          <w:szCs w:val="32"/>
          <w:lang w:val="en-US" w:eastAsia="zh-CN"/>
        </w:rPr>
        <w:t>医院</w:t>
      </w:r>
      <w:r>
        <w:rPr>
          <w:rFonts w:hint="eastAsia" w:ascii="仿宋_GB2312" w:hAnsi="仿宋_GB2312" w:eastAsia="仿宋_GB2312" w:cs="仿宋_GB2312"/>
          <w:i w:val="0"/>
          <w:iCs w:val="0"/>
          <w:caps w:val="0"/>
          <w:color w:val="0E0E0E"/>
          <w:spacing w:val="0"/>
          <w:sz w:val="32"/>
          <w:szCs w:val="32"/>
          <w:highlight w:val="yellow"/>
          <w:lang w:val="en-US" w:eastAsia="zh-CN"/>
        </w:rPr>
        <w:t>药占比（提出的出发点是什么）</w:t>
      </w:r>
      <w:r>
        <w:rPr>
          <w:rFonts w:hint="eastAsia" w:ascii="仿宋_GB2312" w:hAnsi="仿宋_GB2312" w:eastAsia="仿宋_GB2312" w:cs="仿宋_GB2312"/>
          <w:i w:val="0"/>
          <w:iCs w:val="0"/>
          <w:caps w:val="0"/>
          <w:color w:val="0E0E0E"/>
          <w:spacing w:val="0"/>
          <w:sz w:val="32"/>
          <w:szCs w:val="32"/>
          <w:lang w:val="en-US" w:eastAsia="zh-CN"/>
        </w:rPr>
        <w:t>考核，部分创新药因价格高，医院为控制“药占比”指标而限制采购（如某ADC药物在三甲医院覆盖率不足40%）。“双通道”执行不力，虽然政策允许药店渠道购药报销，但基层医保系统对接滞后，实际报销比例较医院低10-20个百分点。</w:t>
      </w:r>
      <w:r>
        <w:rPr>
          <w:rFonts w:hint="eastAsia" w:ascii="仿宋_GB2312" w:hAnsi="仿宋_GB2312" w:eastAsia="仿宋_GB2312" w:cs="仿宋_GB2312"/>
          <w:b/>
          <w:bCs/>
          <w:i w:val="0"/>
          <w:iCs w:val="0"/>
          <w:caps w:val="0"/>
          <w:color w:val="0E0E0E"/>
          <w:spacing w:val="0"/>
          <w:sz w:val="32"/>
          <w:szCs w:val="32"/>
          <w:lang w:val="en-US" w:eastAsia="zh-CN"/>
        </w:rPr>
        <w:t>仿制药替代加速，原研药回报期缩短。</w:t>
      </w:r>
      <w:r>
        <w:rPr>
          <w:rFonts w:hint="eastAsia" w:ascii="仿宋_GB2312" w:hAnsi="仿宋_GB2312" w:eastAsia="仿宋_GB2312" w:cs="仿宋_GB2312"/>
          <w:i w:val="0"/>
          <w:iCs w:val="0"/>
          <w:caps w:val="0"/>
          <w:color w:val="0E0E0E"/>
          <w:spacing w:val="0"/>
          <w:sz w:val="32"/>
          <w:szCs w:val="32"/>
          <w:lang w:val="en-US" w:eastAsia="zh-CN"/>
        </w:rPr>
        <w:t>专利悬崖提前，中国仿制药上市速度全球最快（平均较欧美早1-2年），如某肺癌靶向药原研药在专利到期前3年即面临仿制药价格冲击，销售额缩水70%。</w:t>
      </w:r>
    </w:p>
    <w:p w14:paraId="0E0AF6F1">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outlineLvl w:val="3"/>
        <w:rPr>
          <w:rFonts w:hint="default" w:ascii="仿宋_GB2312" w:hAnsi="仿宋_GB2312" w:eastAsia="仿宋_GB2312" w:cs="仿宋_GB2312"/>
          <w:b/>
          <w:bCs/>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1.3社会价值评价维度</w:t>
      </w:r>
    </w:p>
    <w:p w14:paraId="00FD1C17">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罕见病与公共卫生药物评价缺位</w:t>
      </w:r>
      <w:r>
        <w:rPr>
          <w:rFonts w:hint="eastAsia" w:ascii="仿宋_GB2312" w:hAnsi="仿宋_GB2312" w:eastAsia="仿宋_GB2312" w:cs="仿宋_GB2312"/>
          <w:i w:val="0"/>
          <w:iCs w:val="0"/>
          <w:caps w:val="0"/>
          <w:color w:val="0E0E0E"/>
          <w:spacing w:val="0"/>
          <w:sz w:val="32"/>
          <w:szCs w:val="32"/>
          <w:lang w:val="en-US" w:eastAsia="zh-CN"/>
        </w:rPr>
        <w:t>。罕见病与公共卫生药物（如抗耐药结核药、新型疫苗等）的研发和评价缺位，是我国医药卫生体系中的显著短板。这类药物因患者群体小（罕见病）、社会外部性强（传染病防控）或经济效益低（如抗生素），在现行评价体系中难以获得合理价值认可，导致可及性不足、研发动力匮乏。</w:t>
      </w:r>
      <w:r>
        <w:rPr>
          <w:rFonts w:hint="eastAsia" w:ascii="仿宋_GB2312" w:hAnsi="仿宋_GB2312" w:eastAsia="仿宋_GB2312" w:cs="仿宋_GB2312"/>
          <w:b/>
          <w:bCs/>
          <w:i w:val="0"/>
          <w:iCs w:val="0"/>
          <w:caps w:val="0"/>
          <w:color w:val="0E0E0E"/>
          <w:spacing w:val="0"/>
          <w:sz w:val="32"/>
          <w:szCs w:val="32"/>
          <w:lang w:val="en-US" w:eastAsia="zh-CN"/>
        </w:rPr>
        <w:t>评价标准与药物特性错配。</w:t>
      </w:r>
      <w:r>
        <w:rPr>
          <w:rFonts w:hint="eastAsia" w:ascii="仿宋_GB2312" w:hAnsi="仿宋_GB2312" w:eastAsia="仿宋_GB2312" w:cs="仿宋_GB2312"/>
          <w:i w:val="0"/>
          <w:iCs w:val="0"/>
          <w:caps w:val="0"/>
          <w:color w:val="0E0E0E"/>
          <w:spacing w:val="0"/>
          <w:sz w:val="32"/>
          <w:szCs w:val="32"/>
          <w:lang w:val="en-US" w:eastAsia="zh-CN"/>
        </w:rPr>
        <w:t>经济价值主导，现有评价体系过度依赖“成本-效果比”（如每QALY成本），而罕见病药物因患者少、单价高，必然“不经济”。比如，治疗脊髓性肌萎缩症（SMA）的诺西那生钠，医保谈判后年费用仍超55万元，按QALY计算成本效果比远超阈值，但未纳入患者家庭破产风险等社会成本。</w:t>
      </w:r>
      <w:r>
        <w:rPr>
          <w:rFonts w:hint="eastAsia" w:ascii="仿宋_GB2312" w:hAnsi="仿宋_GB2312" w:eastAsia="仿宋_GB2312" w:cs="仿宋_GB2312"/>
          <w:b w:val="0"/>
          <w:bCs w:val="0"/>
          <w:i w:val="0"/>
          <w:iCs w:val="0"/>
          <w:caps w:val="0"/>
          <w:color w:val="0E0E0E"/>
          <w:spacing w:val="0"/>
          <w:sz w:val="32"/>
          <w:szCs w:val="32"/>
          <w:lang w:val="en-US" w:eastAsia="zh-CN"/>
        </w:rPr>
        <w:t>公共卫生价值未被量化，</w:t>
      </w:r>
      <w:r>
        <w:rPr>
          <w:rFonts w:hint="eastAsia" w:ascii="仿宋_GB2312" w:hAnsi="仿宋_GB2312" w:eastAsia="仿宋_GB2312" w:cs="仿宋_GB2312"/>
          <w:i w:val="0"/>
          <w:iCs w:val="0"/>
          <w:caps w:val="0"/>
          <w:color w:val="0E0E0E"/>
          <w:spacing w:val="0"/>
          <w:sz w:val="32"/>
          <w:szCs w:val="32"/>
          <w:lang w:val="en-US" w:eastAsia="zh-CN"/>
        </w:rPr>
        <w:t>抗生素、疫苗等药物的社会效益（如减少传染、避免疫情暴发）未纳入评价模型。例如，新型抗耐药结核药贝达喹啉可阻断社区传播，但其经济评价仅计算直接治疗成本，忽略隐性公共卫生收益。</w:t>
      </w:r>
      <w:r>
        <w:rPr>
          <w:rFonts w:hint="eastAsia" w:ascii="仿宋_GB2312" w:hAnsi="仿宋_GB2312" w:eastAsia="仿宋_GB2312" w:cs="仿宋_GB2312"/>
          <w:b/>
          <w:bCs/>
          <w:i w:val="0"/>
          <w:iCs w:val="0"/>
          <w:caps w:val="0"/>
          <w:color w:val="0E0E0E"/>
          <w:spacing w:val="0"/>
          <w:sz w:val="32"/>
          <w:szCs w:val="32"/>
          <w:lang w:val="en-US" w:eastAsia="zh-CN"/>
        </w:rPr>
        <w:t>审批与准入机制缺乏适应性。</w:t>
      </w:r>
      <w:r>
        <w:rPr>
          <w:rFonts w:hint="eastAsia" w:ascii="仿宋_GB2312" w:hAnsi="仿宋_GB2312" w:eastAsia="仿宋_GB2312" w:cs="仿宋_GB2312"/>
          <w:i w:val="0"/>
          <w:iCs w:val="0"/>
          <w:caps w:val="0"/>
          <w:color w:val="0E0E0E"/>
          <w:spacing w:val="0"/>
          <w:sz w:val="32"/>
          <w:szCs w:val="32"/>
          <w:lang w:val="en-US" w:eastAsia="zh-CN"/>
        </w:rPr>
        <w:t>临床试验门槛未降低，罕见病药物因患者招募难，仍要求大规模III期试验。例如，治疗法布雷病的阿加糖酶α，中国要求120例III期数据，而欧盟基于30例患者附条件批准。医保准入排斥“小众需求”，2023年国家医保目录中，罕见病药物仅覆盖58种（美国超500种），且多数需自付40%-70%（如戈谢病药物伊米苷酶年自付超30万元）。</w:t>
      </w:r>
      <w:r>
        <w:rPr>
          <w:rFonts w:hint="eastAsia" w:ascii="仿宋_GB2312" w:hAnsi="仿宋_GB2312" w:eastAsia="仿宋_GB2312" w:cs="仿宋_GB2312"/>
          <w:b/>
          <w:bCs/>
          <w:i w:val="0"/>
          <w:iCs w:val="0"/>
          <w:caps w:val="0"/>
          <w:color w:val="0E0E0E"/>
          <w:spacing w:val="0"/>
          <w:sz w:val="32"/>
          <w:szCs w:val="32"/>
          <w:lang w:val="en-US" w:eastAsia="zh-CN"/>
        </w:rPr>
        <w:t>研发与生产激励不足。</w:t>
      </w:r>
      <w:r>
        <w:rPr>
          <w:rFonts w:hint="eastAsia" w:ascii="仿宋_GB2312" w:hAnsi="仿宋_GB2312" w:eastAsia="仿宋_GB2312" w:cs="仿宋_GB2312"/>
          <w:i w:val="0"/>
          <w:iCs w:val="0"/>
          <w:caps w:val="0"/>
          <w:color w:val="0E0E0E"/>
          <w:spacing w:val="0"/>
          <w:sz w:val="32"/>
          <w:szCs w:val="32"/>
          <w:lang w:val="en-US" w:eastAsia="zh-CN"/>
        </w:rPr>
        <w:t>市场回报无法覆盖风险，国内罕见病药物研发成功率不足5%，且上市后年销售额常低于1亿元（如治疗庞贝病的阿葡糖苷酶α，中国市场规模仅2亿元）。供应链脆弱，部分药物因需求不稳定面临停产风险。例如，治疗肝豆状核变性的青霉胺片，因利润低多次断供，迫使患者海外代购。</w:t>
      </w:r>
    </w:p>
    <w:p w14:paraId="19FDF8DE">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3"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r>
        <w:rPr>
          <w:rFonts w:hint="eastAsia" w:ascii="仿宋_GB2312" w:hAnsi="仿宋_GB2312" w:eastAsia="仿宋_GB2312" w:cs="仿宋_GB2312"/>
          <w:b/>
          <w:bCs/>
          <w:i w:val="0"/>
          <w:iCs w:val="0"/>
          <w:caps w:val="0"/>
          <w:color w:val="0E0E0E"/>
          <w:spacing w:val="0"/>
          <w:sz w:val="32"/>
          <w:szCs w:val="32"/>
          <w:lang w:val="en-US" w:eastAsia="zh-CN"/>
        </w:rPr>
        <w:t>创新药可及性区域失衡。</w:t>
      </w:r>
      <w:r>
        <w:rPr>
          <w:rFonts w:hint="eastAsia" w:ascii="仿宋_GB2312" w:hAnsi="仿宋_GB2312" w:eastAsia="仿宋_GB2312" w:cs="仿宋_GB2312"/>
          <w:i w:val="0"/>
          <w:iCs w:val="0"/>
          <w:caps w:val="0"/>
          <w:color w:val="0E0E0E"/>
          <w:spacing w:val="0"/>
          <w:sz w:val="32"/>
          <w:szCs w:val="32"/>
          <w:lang w:val="en-US" w:eastAsia="zh-CN"/>
        </w:rPr>
        <w:t>创新药可及性的区域失衡是我国医疗资源分布不均的缩影，表现为一线城市与基层、东部沿海与中西部之间的显著差距。这种失衡不仅加剧了健康不公平，还削弱了创新药的社会价值实现。</w:t>
      </w:r>
      <w:r>
        <w:rPr>
          <w:rFonts w:hint="eastAsia" w:ascii="仿宋_GB2312" w:hAnsi="仿宋_GB2312" w:eastAsia="仿宋_GB2312" w:cs="仿宋_GB2312"/>
          <w:b/>
          <w:bCs/>
          <w:i w:val="0"/>
          <w:iCs w:val="0"/>
          <w:caps w:val="0"/>
          <w:color w:val="0E0E0E"/>
          <w:spacing w:val="0"/>
          <w:sz w:val="32"/>
          <w:szCs w:val="32"/>
          <w:lang w:val="en-US" w:eastAsia="zh-CN"/>
        </w:rPr>
        <w:t>从地理分布看，呈现从核心城市到基层的“断崖式落差”。</w:t>
      </w:r>
      <w:r>
        <w:rPr>
          <w:rFonts w:hint="eastAsia" w:ascii="仿宋_GB2312" w:hAnsi="仿宋_GB2312" w:eastAsia="仿宋_GB2312" w:cs="仿宋_GB2312"/>
          <w:i w:val="0"/>
          <w:iCs w:val="0"/>
          <w:caps w:val="0"/>
          <w:color w:val="0E0E0E"/>
          <w:spacing w:val="0"/>
          <w:sz w:val="32"/>
          <w:szCs w:val="32"/>
          <w:lang w:val="en-US" w:eastAsia="zh-CN"/>
        </w:rPr>
        <w:t>覆盖率差异方面，抗肿瘤PD-1抑制剂在一线城市三甲医院的覆盖率达85%，而县级医院不足20%；县域患者需跨省就医的比例超60%（如河南某县肺癌患者赴北京购药率达70%）。CAR-T疗法在北上广深等10个城市供应量占全国90%，中西部省份仅有个别省会城市可及。</w:t>
      </w:r>
      <w:r>
        <w:rPr>
          <w:rFonts w:hint="eastAsia" w:ascii="仿宋_GB2312" w:hAnsi="仿宋_GB2312" w:eastAsia="仿宋_GB2312" w:cs="仿宋_GB2312"/>
          <w:b/>
          <w:bCs/>
          <w:i w:val="0"/>
          <w:iCs w:val="0"/>
          <w:caps w:val="0"/>
          <w:color w:val="0E0E0E"/>
          <w:spacing w:val="0"/>
          <w:sz w:val="32"/>
          <w:szCs w:val="32"/>
          <w:lang w:val="en-US" w:eastAsia="zh-CN"/>
        </w:rPr>
        <w:t>从支付能力看，医保落地执行分化报销比例存在差异，</w:t>
      </w:r>
      <w:r>
        <w:rPr>
          <w:rFonts w:hint="eastAsia" w:ascii="仿宋_GB2312" w:hAnsi="仿宋_GB2312" w:eastAsia="仿宋_GB2312" w:cs="仿宋_GB2312"/>
          <w:i w:val="0"/>
          <w:iCs w:val="0"/>
          <w:caps w:val="0"/>
          <w:color w:val="0E0E0E"/>
          <w:spacing w:val="0"/>
          <w:sz w:val="32"/>
          <w:szCs w:val="32"/>
          <w:lang w:val="en-US" w:eastAsia="zh-CN"/>
        </w:rPr>
        <w:t>东部发达地区（如上海、江苏）医保对创新药报销比例达70%-80%，而西部欠发达地区（如甘肃、贵州）实际报销仅50%-60%；部分地市医保基金穿底风险高，延迟支付药企款项（如某地级市拖欠药企医保结算超6个月），导致药企暂停供货。此外，特药目录也存在差异，省级医保目录增补权限取消后，地方通过“大病保险”“医疗救助”等渠道变通，但西部省份因财力有限，纳入药品种类较东部少40%。</w:t>
      </w:r>
      <w:r>
        <w:rPr>
          <w:rFonts w:hint="eastAsia" w:ascii="仿宋_GB2312" w:hAnsi="仿宋_GB2312" w:eastAsia="仿宋_GB2312" w:cs="仿宋_GB2312"/>
          <w:b/>
          <w:bCs/>
          <w:i w:val="0"/>
          <w:iCs w:val="0"/>
          <w:caps w:val="0"/>
          <w:color w:val="0E0E0E"/>
          <w:spacing w:val="0"/>
          <w:sz w:val="32"/>
          <w:szCs w:val="32"/>
          <w:lang w:val="en-US" w:eastAsia="zh-CN"/>
        </w:rPr>
        <w:t>从诊疗能力看，基层医疗生态制约处方权限限制，</w:t>
      </w:r>
      <w:r>
        <w:rPr>
          <w:rFonts w:hint="eastAsia" w:ascii="仿宋_GB2312" w:hAnsi="仿宋_GB2312" w:eastAsia="仿宋_GB2312" w:cs="仿宋_GB2312"/>
          <w:i w:val="0"/>
          <w:iCs w:val="0"/>
          <w:caps w:val="0"/>
          <w:color w:val="0E0E0E"/>
          <w:spacing w:val="0"/>
          <w:sz w:val="32"/>
          <w:szCs w:val="32"/>
          <w:lang w:val="en-US" w:eastAsia="zh-CN"/>
        </w:rPr>
        <w:t>县域医院医生因缺乏基因检测能力、诊疗指南更新滞后，无法合规开具靶向药处方（如某EGFR抑制剂在县级医院误用率高达35%）；</w:t>
      </w:r>
      <w:r>
        <w:rPr>
          <w:rFonts w:hint="eastAsia" w:ascii="仿宋_GB2312" w:hAnsi="仿宋_GB2312" w:eastAsia="仿宋_GB2312" w:cs="仿宋_GB2312"/>
          <w:i w:val="0"/>
          <w:iCs w:val="0"/>
          <w:caps w:val="0"/>
          <w:color w:val="0E0E0E"/>
          <w:spacing w:val="0"/>
          <w:sz w:val="32"/>
          <w:szCs w:val="32"/>
          <w:highlight w:val="yellow"/>
          <w:lang w:val="en-US" w:eastAsia="zh-CN"/>
        </w:rPr>
        <w:t>部分创新药（如ADC药物）被限定需三级医院副主任医师以上职称才能开具，进一步限制基层使用（原因是什么，谁要求的）</w:t>
      </w:r>
      <w:r>
        <w:rPr>
          <w:rFonts w:hint="eastAsia" w:ascii="仿宋_GB2312" w:hAnsi="仿宋_GB2312" w:eastAsia="仿宋_GB2312" w:cs="仿宋_GB2312"/>
          <w:i w:val="0"/>
          <w:iCs w:val="0"/>
          <w:caps w:val="0"/>
          <w:color w:val="0E0E0E"/>
          <w:spacing w:val="0"/>
          <w:sz w:val="32"/>
          <w:szCs w:val="32"/>
          <w:lang w:val="en-US" w:eastAsia="zh-CN"/>
        </w:rPr>
        <w:t>。随访管理缺失，基层缺乏不良反应监测体系，导致药企因安全风险管控主动减少供应（如某免疫治疗药物在县域的断货率是一线城市的3倍）。</w:t>
      </w:r>
    </w:p>
    <w:p w14:paraId="63FAF3B2">
      <w:pPr>
        <w:pStyle w:val="15"/>
        <w:keepNext w:val="0"/>
        <w:keepLines w:val="0"/>
        <w:pageBreakBefore w:val="0"/>
        <w:widowControl/>
        <w:suppressLineNumbers w:val="0"/>
        <w:kinsoku/>
        <w:wordWrap/>
        <w:overflowPunct/>
        <w:topLinePunct w:val="0"/>
        <w:autoSpaceDE/>
        <w:autoSpaceDN/>
        <w:bidi w:val="0"/>
        <w:adjustRightInd/>
        <w:snapToGrid/>
        <w:spacing w:before="0" w:line="560" w:lineRule="exact"/>
        <w:ind w:left="0" w:firstLine="640" w:firstLineChars="200"/>
        <w:jc w:val="both"/>
        <w:textAlignment w:val="auto"/>
        <w:rPr>
          <w:rFonts w:hint="eastAsia" w:ascii="仿宋_GB2312" w:hAnsi="仿宋_GB2312" w:eastAsia="仿宋_GB2312" w:cs="仿宋_GB2312"/>
          <w:i w:val="0"/>
          <w:iCs w:val="0"/>
          <w:caps w:val="0"/>
          <w:color w:val="0E0E0E"/>
          <w:spacing w:val="0"/>
          <w:sz w:val="32"/>
          <w:szCs w:val="32"/>
          <w:lang w:val="en-US" w:eastAsia="zh-CN"/>
        </w:rPr>
      </w:pPr>
    </w:p>
    <w:p w14:paraId="15806AAE">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2.创新药谈判与定价环节</w:t>
      </w:r>
    </w:p>
    <w:p w14:paraId="667BACBF">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2.1谈判数据支撑不足，过度压价导致创新回报难以覆盖研发成本</w:t>
      </w:r>
    </w:p>
    <w:p w14:paraId="74849AF5">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药物经济学评价模型假设不合理，导致谈判依据失真。真实世界数据（RWE）应用不足，谈判依赖临床试验数据，忽视实际疗效差异。老龄化加剧导致基金支出压力，谈判以“国际最低价”为基准，忽略本土研发成本。医保谈判中创新药价格降幅过大（如PD-1抑制剂从年费用30万元降至3万元以下），企业难以覆盖研发成本。部分药物因价格过低退出市场，谈判过度依赖价格降幅，而非基于药物经济学或社会价值的综合评估。</w:t>
      </w:r>
    </w:p>
    <w:p w14:paraId="0A0416F2">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2.2定价机制与价值脱钩</w:t>
      </w:r>
    </w:p>
    <w:p w14:paraId="2C5999F0">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定价机制与价值脱钩”是我国创新药定价体系的核心矛盾之一，表现为药物价格未能充分反映其临床获益、社会效益和研发风险，而是过度依赖成本加成或机械对标国际价格。这种脱钩不仅抑制企业创新动力，还导致患者无法获得高价值药物，医保基金效率受损。</w:t>
      </w:r>
      <w:r>
        <w:rPr>
          <w:rFonts w:hint="eastAsia" w:ascii="仿宋_GB2312" w:hAnsi="仿宋_GB2312" w:eastAsia="仿宋_GB2312" w:cs="仿宋_GB2312"/>
          <w:b/>
          <w:bCs/>
          <w:sz w:val="32"/>
          <w:szCs w:val="32"/>
          <w:lang w:val="en-US" w:eastAsia="zh-CN"/>
        </w:rPr>
        <w:t>同类药物定价趋同，未能体现临床差异。</w:t>
      </w:r>
      <w:r>
        <w:rPr>
          <w:rFonts w:hint="eastAsia" w:ascii="仿宋_GB2312" w:hAnsi="仿宋_GB2312" w:eastAsia="仿宋_GB2312" w:cs="仿宋_GB2312"/>
          <w:sz w:val="32"/>
          <w:szCs w:val="32"/>
          <w:lang w:val="en-US" w:eastAsia="zh-CN"/>
        </w:rPr>
        <w:t>国内已上市的7款PD-1抑制剂中，尽管适应症覆盖范围（如肺癌、肝癌、胃癌）和疗效数据（客观缓解率、生存期延长）差异显著，但医保支付价均被压缩至3-5万元/年区间，未体现临床优势。</w:t>
      </w:r>
      <w:r>
        <w:rPr>
          <w:rFonts w:hint="eastAsia" w:ascii="仿宋_GB2312" w:hAnsi="仿宋_GB2312" w:eastAsia="仿宋_GB2312" w:cs="仿宋_GB2312"/>
          <w:b/>
          <w:bCs/>
          <w:sz w:val="32"/>
          <w:szCs w:val="32"/>
          <w:lang w:val="en-US" w:eastAsia="zh-CN"/>
        </w:rPr>
        <w:t>罕见病药物“高价困境”，社会价值未被认可。</w:t>
      </w:r>
      <w:r>
        <w:rPr>
          <w:rFonts w:hint="eastAsia" w:ascii="仿宋_GB2312" w:hAnsi="仿宋_GB2312" w:eastAsia="仿宋_GB2312" w:cs="仿宋_GB2312"/>
          <w:sz w:val="32"/>
          <w:szCs w:val="32"/>
          <w:lang w:val="en-US" w:eastAsia="zh-CN"/>
        </w:rPr>
        <w:t>治疗脊髓性肌萎缩症（SMA）的诺西那生钠，尽管可将患者生存期从2年延长至10年以上，但因患者群体小（中国约3万人），医保谈判后年费用仍超55万元，家庭自付比例达70%。某遗传代谢病药物研发成本超5亿美元，但因患者不足千人，被迫定价200万元/年，最终因医保拒付退出市场。患者陷入“有药可用但无力支付”的困境，药企因市场回报不足放弃罕见病研发。</w:t>
      </w:r>
    </w:p>
    <w:p w14:paraId="0F3FAC2A">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2.3国际参考定价“水土不服”，本土成本被低估。</w:t>
      </w:r>
    </w:p>
    <w:p w14:paraId="28B766FF">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i w:val="0"/>
          <w:iCs w:val="0"/>
          <w:caps w:val="0"/>
          <w:color w:val="0E0E0E"/>
          <w:spacing w:val="0"/>
          <w:sz w:val="32"/>
          <w:szCs w:val="32"/>
        </w:rPr>
        <w:t>国际参考定价（External Reference Pricing, ERP）是我国创新药定价的重要工具，即通过比较其他国家的药品价格来确定国内价格。然而，这一机制在中国实践中面临显著的“水土不服”，导致定价与本土实际需求脱节，甚至抑制创新活力。</w:t>
      </w:r>
      <w:r>
        <w:rPr>
          <w:rFonts w:hint="eastAsia" w:ascii="仿宋_GB2312" w:hAnsi="仿宋_GB2312" w:eastAsia="仿宋_GB2312" w:cs="仿宋_GB2312"/>
          <w:b/>
          <w:bCs/>
          <w:i w:val="0"/>
          <w:iCs w:val="0"/>
          <w:caps w:val="0"/>
          <w:color w:val="0E0E0E"/>
          <w:spacing w:val="0"/>
          <w:sz w:val="32"/>
          <w:szCs w:val="32"/>
          <w:lang w:val="en-US" w:eastAsia="zh-CN"/>
        </w:rPr>
        <w:t>对标对象选择偏差。</w:t>
      </w:r>
      <w:r>
        <w:rPr>
          <w:rFonts w:hint="eastAsia" w:ascii="仿宋_GB2312" w:hAnsi="仿宋_GB2312" w:eastAsia="仿宋_GB2312" w:cs="仿宋_GB2312"/>
          <w:sz w:val="32"/>
          <w:szCs w:val="32"/>
          <w:lang w:val="en-US" w:eastAsia="zh-CN"/>
        </w:rPr>
        <w:t>例如，国产FIC抗癌药在美国定价为10万美元/年，但中国医保谈判要求对标印度仿制药价格（约1万美元/年），忽略中国承担的全球研发成本比例（该药中国临床试验费用占全球总成本40%）。而某基因疗法在欧洲定价150万欧元/次，我国直接按此定价，但未考虑中欧人均可支配收入差距（中国为5万元/年，欧盟为25万元/年），导致患者完全无力支付。</w:t>
      </w:r>
      <w:r>
        <w:rPr>
          <w:rFonts w:hint="eastAsia" w:ascii="仿宋_GB2312" w:hAnsi="仿宋_GB2312" w:eastAsia="仿宋_GB2312" w:cs="仿宋_GB2312"/>
          <w:b/>
          <w:bCs/>
          <w:sz w:val="32"/>
          <w:szCs w:val="32"/>
          <w:lang w:val="en-US" w:eastAsia="zh-CN"/>
        </w:rPr>
        <w:t>忽略本土成本结构差异。</w:t>
      </w:r>
      <w:commentRangeStart w:id="5"/>
      <w:r>
        <w:rPr>
          <w:rFonts w:hint="eastAsia" w:ascii="仿宋_GB2312" w:hAnsi="仿宋_GB2312" w:eastAsia="仿宋_GB2312" w:cs="仿宋_GB2312"/>
          <w:sz w:val="32"/>
          <w:szCs w:val="32"/>
          <w:lang w:val="en-US" w:eastAsia="zh-CN"/>
        </w:rPr>
        <w:t>中国创新药的</w:t>
      </w:r>
      <w:r>
        <w:rPr>
          <w:rFonts w:hint="eastAsia" w:ascii="仿宋_GB2312" w:hAnsi="仿宋_GB2312" w:eastAsia="仿宋_GB2312" w:cs="仿宋_GB2312"/>
          <w:sz w:val="32"/>
          <w:szCs w:val="32"/>
          <w:highlight w:val="yellow"/>
          <w:lang w:val="en-US" w:eastAsia="zh-CN"/>
        </w:rPr>
        <w:t>临床试验成本</w:t>
      </w:r>
      <w:r>
        <w:rPr>
          <w:rFonts w:hint="eastAsia" w:ascii="仿宋_GB2312" w:hAnsi="仿宋_GB2312" w:eastAsia="仿宋_GB2312" w:cs="仿宋_GB2312"/>
          <w:sz w:val="32"/>
          <w:szCs w:val="32"/>
          <w:lang w:val="en-US" w:eastAsia="zh-CN"/>
        </w:rPr>
        <w:t>占全球总成本比例显著高于欧美（如某ADC药物中国III期试验费用占全球60%），</w:t>
      </w:r>
      <w:commentRangeEnd w:id="5"/>
      <w:r>
        <w:commentReference w:id="5"/>
      </w:r>
      <w:r>
        <w:rPr>
          <w:rFonts w:hint="eastAsia" w:ascii="仿宋_GB2312" w:hAnsi="仿宋_GB2312" w:eastAsia="仿宋_GB2312" w:cs="仿宋_GB2312"/>
          <w:sz w:val="32"/>
          <w:szCs w:val="32"/>
          <w:lang w:val="en-US" w:eastAsia="zh-CN"/>
        </w:rPr>
        <w:t>但定价时仅按国际均价打折。</w:t>
      </w:r>
      <w:commentRangeStart w:id="6"/>
      <w:r>
        <w:rPr>
          <w:rFonts w:hint="eastAsia" w:ascii="仿宋_GB2312" w:hAnsi="仿宋_GB2312" w:eastAsia="仿宋_GB2312" w:cs="仿宋_GB2312"/>
          <w:sz w:val="32"/>
          <w:szCs w:val="32"/>
          <w:highlight w:val="yellow"/>
          <w:lang w:val="en-US" w:eastAsia="zh-CN"/>
        </w:rPr>
        <w:t>生物药冷链物流成本</w:t>
      </w:r>
      <w:commentRangeEnd w:id="6"/>
      <w:r>
        <w:commentReference w:id="6"/>
      </w:r>
      <w:r>
        <w:rPr>
          <w:rFonts w:hint="eastAsia" w:ascii="仿宋_GB2312" w:hAnsi="仿宋_GB2312" w:eastAsia="仿宋_GB2312" w:cs="仿宋_GB2312"/>
          <w:sz w:val="32"/>
          <w:szCs w:val="32"/>
          <w:highlight w:val="yellow"/>
          <w:lang w:val="en-US" w:eastAsia="zh-CN"/>
        </w:rPr>
        <w:t>在中国县域地区是城市的3倍，但定价未体现区域差异</w:t>
      </w:r>
      <w:r>
        <w:rPr>
          <w:rFonts w:hint="eastAsia" w:ascii="仿宋_GB2312" w:hAnsi="仿宋_GB2312" w:eastAsia="仿宋_GB2312" w:cs="仿宋_GB2312"/>
          <w:sz w:val="32"/>
          <w:szCs w:val="32"/>
          <w:lang w:val="en-US" w:eastAsia="zh-CN"/>
        </w:rPr>
        <w:t>。 </w:t>
      </w:r>
      <w:r>
        <w:rPr>
          <w:rFonts w:hint="eastAsia" w:ascii="仿宋_GB2312" w:hAnsi="仿宋_GB2312" w:eastAsia="仿宋_GB2312" w:cs="仿宋_GB2312"/>
          <w:b/>
          <w:bCs/>
          <w:sz w:val="32"/>
          <w:szCs w:val="32"/>
          <w:lang w:val="en-US" w:eastAsia="zh-CN"/>
        </w:rPr>
        <w:t>新兴疗法定价无参考依据。</w:t>
      </w:r>
      <w:r>
        <w:rPr>
          <w:rFonts w:hint="eastAsia" w:ascii="仿宋_GB2312" w:hAnsi="仿宋_GB2312" w:eastAsia="仿宋_GB2312" w:cs="仿宋_GB2312"/>
          <w:sz w:val="32"/>
          <w:szCs w:val="32"/>
          <w:lang w:val="en-US" w:eastAsia="zh-CN"/>
        </w:rPr>
        <w:t>CRISPR基因编辑疗法、mRNA肿瘤疫苗等全球首创药物，因无国际价格对标，中国医保谈判陷入僵局（如某CAR-T疗法因无参考价被要求降价70%）。企业被迫放弃中国市场，转向欧美优先上市。</w:t>
      </w:r>
    </w:p>
    <w:p w14:paraId="6808B409">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2.4市场独占期保护不足</w:t>
      </w:r>
    </w:p>
    <w:p w14:paraId="78053A2A">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市场独占期是创新药企业回收研发成本、获取合理利润的核心保障，通常包括专利保护期和数据独占期。然而，我国在这一领域的制度设计与执行存在显著短板，导致原研药过早面临仿制药竞争，抑制企业创新动力。</w:t>
      </w:r>
      <w:r>
        <w:rPr>
          <w:rFonts w:hint="eastAsia" w:ascii="仿宋_GB2312" w:hAnsi="仿宋_GB2312" w:eastAsia="仿宋_GB2312" w:cs="仿宋_GB2312"/>
          <w:b/>
          <w:bCs/>
          <w:sz w:val="32"/>
          <w:szCs w:val="32"/>
          <w:lang w:val="en-US" w:eastAsia="zh-CN"/>
        </w:rPr>
        <w:t>专利悬崖提前，企业研发投入回报周期缩短。</w:t>
      </w:r>
      <w:r>
        <w:rPr>
          <w:rFonts w:hint="eastAsia" w:ascii="仿宋_GB2312" w:hAnsi="仿宋_GB2312" w:eastAsia="仿宋_GB2312" w:cs="仿宋_GB2312"/>
          <w:sz w:val="32"/>
          <w:szCs w:val="32"/>
          <w:lang w:val="en-US" w:eastAsia="zh-CN"/>
        </w:rPr>
        <w:t>中国《专利法》虽引入专利期限补偿（最长5年），但仅覆盖新药获批至专利到期的时间差，未补偿临床试验耗时（平均7年）。例如，某肺癌靶向药原研药专利到期前3年（2022年），国内仿制药已获批上市，导致原研药市场份额从80%暴跌至30%，年销售额损失超20亿元。美国《Hatch-Waxman法案》规定仿制药需在原研药专利到期后上市，而</w:t>
      </w:r>
      <w:commentRangeStart w:id="7"/>
      <w:r>
        <w:rPr>
          <w:rFonts w:hint="eastAsia" w:ascii="仿宋_GB2312" w:hAnsi="仿宋_GB2312" w:eastAsia="仿宋_GB2312" w:cs="仿宋_GB2312"/>
          <w:sz w:val="32"/>
          <w:szCs w:val="32"/>
          <w:lang w:val="en-US" w:eastAsia="zh-CN"/>
        </w:rPr>
        <w:t>中国仿制药平均较原研药专利到期提前2-3年上市</w:t>
      </w:r>
      <w:commentRangeEnd w:id="7"/>
      <w:r>
        <w:commentReference w:id="7"/>
      </w:r>
      <w:r>
        <w:rPr>
          <w:rFonts w:hint="eastAsia" w:ascii="仿宋_GB2312" w:hAnsi="仿宋_GB2312" w:eastAsia="仿宋_GB2312" w:cs="仿宋_GB2312"/>
          <w:sz w:val="32"/>
          <w:szCs w:val="32"/>
          <w:lang w:val="en-US" w:eastAsia="zh-CN"/>
        </w:rPr>
        <w:t>。数据独占期过短，仿制药“搭便车”普遍。中国创新药数据保护期仅6年（化学药）或12年（生物药），而美国为12年（化学药）+12年（生物药），欧盟为8年+2年（市场独占）+1年（新适应症）。原研药企业无法通过数据独占形成市场壁垒，研发投入与回报严重失衡。</w:t>
      </w:r>
      <w:r>
        <w:rPr>
          <w:rFonts w:hint="eastAsia" w:ascii="仿宋_GB2312" w:hAnsi="仿宋_GB2312" w:eastAsia="仿宋_GB2312" w:cs="仿宋_GB2312"/>
          <w:b/>
          <w:bCs/>
          <w:sz w:val="32"/>
          <w:szCs w:val="32"/>
          <w:lang w:val="en-US" w:eastAsia="zh-CN"/>
        </w:rPr>
        <w:t>专利链接制度执行乏力。</w:t>
      </w:r>
      <w:r>
        <w:rPr>
          <w:rFonts w:hint="eastAsia" w:ascii="仿宋_GB2312" w:hAnsi="仿宋_GB2312" w:eastAsia="仿宋_GB2312" w:cs="仿宋_GB2312"/>
          <w:sz w:val="32"/>
          <w:szCs w:val="32"/>
          <w:lang w:val="en-US" w:eastAsia="zh-CN"/>
        </w:rPr>
        <w:t>中国虽建立专利链接制度，但仿制药企业在专利纠纷未决时仍可获批上市。比如，2023年某抗肿瘤药专利侵权案中，法院判决前仿制药已占据30%市场份额，原研药企维权成本超5000万元，最终选择和解。</w:t>
      </w:r>
    </w:p>
    <w:p w14:paraId="0EA1338D">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2.5“三角博弈”与政策协同的深层制度矛盾</w:t>
      </w:r>
    </w:p>
    <w:p w14:paraId="11A08F32">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“三角博弈”结构性困境。</w:t>
      </w:r>
      <w:r>
        <w:rPr>
          <w:rFonts w:hint="default" w:ascii="仿宋_GB2312" w:hAnsi="仿宋_GB2312" w:eastAsia="仿宋_GB2312" w:cs="仿宋_GB2312"/>
          <w:sz w:val="32"/>
          <w:szCs w:val="32"/>
          <w:lang w:val="en-US" w:eastAsia="zh-CN"/>
        </w:rPr>
        <w:t>患者可及性：要求低价扩大覆盖，但过度压价导致企业断供；企业可持续性：需合理回报支撑研发，但医保控费挤压利润空间；医保基金安全：平衡当下支出与长期创新供给，但精算模型难以量化未来收益。</w:t>
      </w:r>
      <w:r>
        <w:rPr>
          <w:rFonts w:hint="eastAsia" w:ascii="仿宋_GB2312" w:hAnsi="仿宋_GB2312" w:eastAsia="仿宋_GB2312" w:cs="仿宋_GB2312"/>
          <w:b/>
          <w:bCs/>
          <w:sz w:val="32"/>
          <w:szCs w:val="32"/>
          <w:lang w:val="en-US" w:eastAsia="zh-CN"/>
        </w:rPr>
        <w:t>政策协同缺失。</w:t>
      </w:r>
      <w:r>
        <w:rPr>
          <w:rFonts w:hint="eastAsia" w:ascii="仿宋_GB2312" w:hAnsi="仿宋_GB2312" w:eastAsia="仿宋_GB2312" w:cs="仿宋_GB2312"/>
          <w:sz w:val="32"/>
          <w:szCs w:val="32"/>
          <w:lang w:val="en-US" w:eastAsia="zh-CN"/>
        </w:rPr>
        <w:t>药监局加速审批（附条件批准）、卫健委推动使用（诊疗指南）、医保局控费续约，三者目标冲突缺乏统筹。</w:t>
      </w:r>
    </w:p>
    <w:p w14:paraId="193B36B6">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2"/>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3.创新药调价与续约环节</w:t>
      </w:r>
    </w:p>
    <w:p w14:paraId="420BCE45">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我国创新药医保续约问题的本质，是短期控费逻辑与长期创新激励之间的根本性冲突，叠加制度设计粗糙、数据支撑薄弱、执行环节扭曲等多重矛盾。若不重构续约规则（如引入风险共担、动态阈值、长期价值评估），建立“企业敢投入、医保敢支付、患者得实惠”的正向循环，我国创新药产业恐将陷入“低价续约—回报不足—研发收缩—患者无药可用”的恶性闭环。</w:t>
      </w:r>
    </w:p>
    <w:p w14:paraId="0DBE1353">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3.1续约规则模糊性与不确定性</w:t>
      </w:r>
    </w:p>
    <w:p w14:paraId="30DE2224">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政策透明度不足。</w:t>
      </w:r>
      <w:r>
        <w:rPr>
          <w:rFonts w:hint="eastAsia" w:ascii="仿宋_GB2312" w:hAnsi="仿宋_GB2312" w:eastAsia="仿宋_GB2312" w:cs="仿宋_GB2312"/>
          <w:sz w:val="32"/>
          <w:szCs w:val="32"/>
          <w:lang w:val="en-US" w:eastAsia="zh-CN"/>
        </w:rPr>
        <w:t>续约流程缺乏公开细则，企业无法预判续约降价幅度、评价标准及谈判周期。例如，PD-1药物在2023年续约谈判前，企业无法获知医保局对“新增适应症”的加分权重，导致策略失误。续约结果公布滞后，如2022年国谈结果延迟4个月公布，影响企业生产与供应计划。</w:t>
      </w:r>
    </w:p>
    <w:p w14:paraId="0DAD7337">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续约降幅预期不稳定。</w:t>
      </w:r>
      <w:r>
        <w:rPr>
          <w:rFonts w:hint="eastAsia" w:ascii="仿宋_GB2312" w:hAnsi="仿宋_GB2312" w:eastAsia="仿宋_GB2312" w:cs="仿宋_GB2312"/>
          <w:sz w:val="32"/>
          <w:szCs w:val="32"/>
          <w:lang w:val="en-US" w:eastAsia="zh-CN"/>
        </w:rPr>
        <w:t>同类药物续约降幅差异巨大，比如两款ADC药物续约降幅分别为15%与45%，企业难以制定长期定价策略。部分药物因价格已触底被迫退出，如某CAR-T疗法因续约要求再降30%而放弃医保。</w:t>
      </w:r>
    </w:p>
    <w:p w14:paraId="4E17460D">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3.2价值评估体系与续约需求脱节</w:t>
      </w:r>
    </w:p>
    <w:p w14:paraId="688E701C">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过度依赖短期数据。</w:t>
      </w:r>
      <w:r>
        <w:rPr>
          <w:rFonts w:hint="eastAsia" w:ascii="仿宋_GB2312" w:hAnsi="仿宋_GB2312" w:eastAsia="仿宋_GB2312" w:cs="仿宋_GB2312"/>
          <w:sz w:val="32"/>
          <w:szCs w:val="32"/>
          <w:lang w:val="en-US" w:eastAsia="zh-CN"/>
        </w:rPr>
        <w:t>续约评估仅参考1-2年内的医保使用数据，忽视创新药的长期疗效。例如，阿尔茨海默病药物需5年观察期才能体现延缓病程价值。真实世界证据（RWE）应用受限，导致续约决策依赖不完整信息。例如，某免疫治疗药物因基层医院不良反应上报不全，续约时被低估安全性风险。</w:t>
      </w:r>
    </w:p>
    <w:p w14:paraId="67B220D9">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经济性评价工具落后。</w:t>
      </w:r>
      <w:r>
        <w:rPr>
          <w:rFonts w:hint="eastAsia" w:ascii="仿宋_GB2312" w:hAnsi="仿宋_GB2312" w:eastAsia="仿宋_GB2312" w:cs="仿宋_GB2312"/>
          <w:sz w:val="32"/>
          <w:szCs w:val="32"/>
          <w:lang w:val="en-US" w:eastAsia="zh-CN"/>
        </w:rPr>
        <w:t>成本-效果分析（CEA）模型未动态更新参数（如沿用2015年人均GDP计算支付阈值），导致续约决策脱离经济现实。未引入风险共担机制，续约时仍要求企业承担全部疗效不确定性风险。例如，某基因疗法因长期疗效数据不足，续约时被要求降价50%而非签订疗效对赌协议。</w:t>
      </w:r>
    </w:p>
    <w:p w14:paraId="5EE35E04">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3.3企业续约动力与能力双重衰减</w:t>
      </w:r>
    </w:p>
    <w:p w14:paraId="1957BDE7">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续约回报难以覆盖成本。</w:t>
      </w:r>
      <w:r>
        <w:rPr>
          <w:rFonts w:hint="default" w:ascii="仿宋_GB2312" w:hAnsi="仿宋_GB2312" w:eastAsia="仿宋_GB2312" w:cs="仿宋_GB2312"/>
          <w:sz w:val="32"/>
          <w:szCs w:val="32"/>
          <w:lang w:val="en-US" w:eastAsia="zh-CN"/>
        </w:rPr>
        <w:t>续约后药物毛利率普遍低于30%（跨国药企全球平均毛利率为80%），部分企业选择主动弃标。例如，某跨国药企2023年放弃3款创新药续约，转向自费市场。续约降价导致研发投入回收期延长</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某FIC药物研发投入20亿元，续约后预计回收期从8年延长至15年。</w:t>
      </w:r>
    </w:p>
    <w:p w14:paraId="2F15D4C2">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适应症拓展激励不足。</w:t>
      </w:r>
      <w:r>
        <w:rPr>
          <w:rFonts w:hint="eastAsia" w:ascii="仿宋_GB2312" w:hAnsi="仿宋_GB2312" w:eastAsia="仿宋_GB2312" w:cs="仿宋_GB2312"/>
          <w:sz w:val="32"/>
          <w:szCs w:val="32"/>
          <w:lang w:val="en-US" w:eastAsia="zh-CN"/>
        </w:rPr>
        <w:t>现行续约规则对新增适应症仅按“简单加权”调整价格，</w:t>
      </w:r>
      <w:commentRangeStart w:id="8"/>
      <w:r>
        <w:rPr>
          <w:rFonts w:hint="eastAsia" w:ascii="仿宋_GB2312" w:hAnsi="仿宋_GB2312" w:eastAsia="仿宋_GB2312" w:cs="仿宋_GB2312"/>
          <w:sz w:val="32"/>
          <w:szCs w:val="32"/>
          <w:lang w:val="en-US" w:eastAsia="zh-CN"/>
        </w:rPr>
        <w:t>未建立基于临床价值的溢价机制，新增适应症在续约中价值折损</w:t>
      </w:r>
      <w:commentRangeEnd w:id="8"/>
      <w:r>
        <w:commentReference w:id="8"/>
      </w:r>
      <w:r>
        <w:rPr>
          <w:rFonts w:hint="eastAsia" w:ascii="仿宋_GB2312" w:hAnsi="仿宋_GB2312" w:eastAsia="仿宋_GB2312" w:cs="仿宋_GB2312"/>
          <w:sz w:val="32"/>
          <w:szCs w:val="32"/>
          <w:lang w:val="en-US" w:eastAsia="zh-CN"/>
        </w:rPr>
        <w:t>，例如，某PD-1药物新增胃癌适应症仅获得5%价格上浮，但研发投入超3亿元。企业对续约规则变化缺乏长期信心，企不愿投入后续临床研究，例如某ADC药物因续约规则不明，暂停III期肺癌适应症试验。</w:t>
      </w:r>
    </w:p>
    <w:p w14:paraId="4C3599A7">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3"/>
        <w:rPr>
          <w:rFonts w:hint="default"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3.4区域执行差异加剧市场碎片化</w:t>
      </w:r>
    </w:p>
    <w:p w14:paraId="1253F274">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省级配套政策参差不齐。</w:t>
      </w:r>
      <w:r>
        <w:rPr>
          <w:rFonts w:hint="eastAsia" w:ascii="仿宋_GB2312" w:hAnsi="仿宋_GB2312" w:eastAsia="仿宋_GB2312" w:cs="仿宋_GB2312"/>
          <w:sz w:val="32"/>
          <w:szCs w:val="32"/>
          <w:lang w:val="en-US" w:eastAsia="zh-CN"/>
        </w:rPr>
        <w:t>各省基金结余与疾病负担差异，导致地方政策层层加码，</w:t>
      </w:r>
      <w:r>
        <w:rPr>
          <w:rFonts w:hint="default" w:ascii="仿宋_GB2312" w:hAnsi="仿宋_GB2312" w:eastAsia="仿宋_GB2312" w:cs="仿宋_GB2312"/>
          <w:sz w:val="32"/>
          <w:szCs w:val="32"/>
          <w:lang w:val="en-US" w:eastAsia="zh-CN"/>
        </w:rPr>
        <w:t>续约药物在部分省份遭遇“二次议价”</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w:t>
      </w:r>
      <w:commentRangeStart w:id="9"/>
      <w:r>
        <w:rPr>
          <w:rFonts w:hint="default" w:ascii="仿宋_GB2312" w:hAnsi="仿宋_GB2312" w:eastAsia="仿宋_GB2312" w:cs="仿宋_GB2312"/>
          <w:sz w:val="32"/>
          <w:szCs w:val="32"/>
          <w:lang w:val="en-US" w:eastAsia="zh-CN"/>
        </w:rPr>
        <w:t>JAK抑制剂在国家医保价基础上，</w:t>
      </w:r>
      <w:r>
        <w:rPr>
          <w:rFonts w:hint="eastAsia" w:ascii="仿宋_GB2312" w:hAnsi="仿宋_GB2312" w:eastAsia="仿宋_GB2312" w:cs="仿宋_GB2312"/>
          <w:sz w:val="32"/>
          <w:szCs w:val="32"/>
          <w:lang w:val="en-US" w:eastAsia="zh-CN"/>
        </w:rPr>
        <w:t>遭遇</w:t>
      </w:r>
      <w:r>
        <w:rPr>
          <w:rFonts w:hint="default" w:ascii="仿宋_GB2312" w:hAnsi="仿宋_GB2312" w:eastAsia="仿宋_GB2312" w:cs="仿宋_GB2312"/>
          <w:sz w:val="32"/>
          <w:szCs w:val="32"/>
          <w:lang w:val="en-US" w:eastAsia="zh-CN"/>
        </w:rPr>
        <w:t>再压价8%。报销比例区域差异大</w:t>
      </w:r>
      <w:commentRangeEnd w:id="9"/>
      <w:r>
        <w:commentReference w:id="9"/>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w:t>
      </w:r>
      <w:r>
        <w:rPr>
          <w:rFonts w:hint="eastAsia" w:ascii="仿宋_GB2312" w:hAnsi="仿宋_GB2312" w:eastAsia="仿宋_GB2312" w:cs="仿宋_GB2312"/>
          <w:sz w:val="32"/>
          <w:szCs w:val="32"/>
          <w:lang w:val="en-US" w:eastAsia="zh-CN"/>
        </w:rPr>
        <w:t>，某</w:t>
      </w:r>
      <w:r>
        <w:rPr>
          <w:rFonts w:hint="default" w:ascii="仿宋_GB2312" w:hAnsi="仿宋_GB2312" w:eastAsia="仿宋_GB2312" w:cs="仿宋_GB2312"/>
          <w:sz w:val="32"/>
          <w:szCs w:val="32"/>
          <w:lang w:val="en-US" w:eastAsia="zh-CN"/>
        </w:rPr>
        <w:t>抗癌药在东部省份报销70%，西部仅50%，加剧区域可及性失衡。</w:t>
      </w:r>
    </w:p>
    <w:p w14:paraId="5BA35130">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医院准入隐性壁垒。</w:t>
      </w:r>
      <w:r>
        <w:rPr>
          <w:rFonts w:hint="eastAsia" w:ascii="仿宋_GB2312" w:hAnsi="仿宋_GB2312" w:eastAsia="仿宋_GB2312" w:cs="仿宋_GB2312"/>
          <w:sz w:val="32"/>
          <w:szCs w:val="32"/>
          <w:lang w:val="en-US" w:eastAsia="zh-CN"/>
        </w:rPr>
        <w:t>药占比、次均费用等指标倒逼医院排斥高价药，即便已通过国家续约谈判。</w:t>
      </w:r>
      <w:r>
        <w:rPr>
          <w:rFonts w:hint="default" w:ascii="仿宋_GB2312" w:hAnsi="仿宋_GB2312" w:eastAsia="仿宋_GB2312" w:cs="仿宋_GB2312"/>
          <w:sz w:val="32"/>
          <w:szCs w:val="32"/>
          <w:lang w:val="en-US" w:eastAsia="zh-CN"/>
        </w:rPr>
        <w:t>续约药物面临“进院难”</w:t>
      </w:r>
      <w:r>
        <w:rPr>
          <w:rFonts w:hint="eastAsia" w:ascii="仿宋_GB2312" w:hAnsi="仿宋_GB2312" w:eastAsia="仿宋_GB2312" w:cs="仿宋_GB2312"/>
          <w:sz w:val="32"/>
          <w:szCs w:val="32"/>
          <w:lang w:val="en-US" w:eastAsia="zh-CN"/>
        </w:rPr>
        <w:t>，例</w:t>
      </w:r>
      <w:r>
        <w:rPr>
          <w:rFonts w:hint="default" w:ascii="仿宋_GB2312" w:hAnsi="仿宋_GB2312" w:eastAsia="仿宋_GB2312" w:cs="仿宋_GB2312"/>
          <w:sz w:val="32"/>
          <w:szCs w:val="32"/>
          <w:lang w:val="en-US" w:eastAsia="zh-CN"/>
        </w:rPr>
        <w:t>如某续约降价的PD-1药物在30%的三甲医院被移出采购目录。部分医生因不熟悉续约药物新价格体系</w:t>
      </w:r>
      <w:r>
        <w:rPr>
          <w:rFonts w:hint="eastAsia" w:ascii="仿宋_GB2312" w:hAnsi="仿宋_GB2312" w:eastAsia="仿宋_GB2312" w:cs="仿宋_GB2312"/>
          <w:sz w:val="32"/>
          <w:szCs w:val="32"/>
          <w:lang w:val="en-US" w:eastAsia="zh-CN"/>
        </w:rPr>
        <w:t>，</w:t>
      </w:r>
      <w:r>
        <w:rPr>
          <w:rFonts w:hint="default" w:ascii="仿宋_GB2312" w:hAnsi="仿宋_GB2312" w:eastAsia="仿宋_GB2312" w:cs="仿宋_GB2312"/>
          <w:sz w:val="32"/>
          <w:szCs w:val="32"/>
          <w:lang w:val="en-US" w:eastAsia="zh-CN"/>
        </w:rPr>
        <w:t>如适应症限制，仍倾向使用旧药。DRG/DIP支付下，医院因成本控制限制续约药物使用（如某县级医院将续约药物处方量限制在每月10例以内）。</w:t>
      </w:r>
    </w:p>
    <w:p w14:paraId="06168624">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default" w:ascii="仿宋_GB2312" w:hAnsi="仿宋_GB2312" w:eastAsia="仿宋_GB2312" w:cs="仿宋_GB2312"/>
          <w:sz w:val="32"/>
          <w:szCs w:val="32"/>
          <w:lang w:val="en-US" w:eastAsia="zh-CN"/>
        </w:rPr>
      </w:pPr>
    </w:p>
    <w:p w14:paraId="0815ED12">
      <w:pPr>
        <w:pStyle w:val="15"/>
        <w:keepNext w:val="0"/>
        <w:keepLines w:val="0"/>
        <w:pageBreakBefore w:val="0"/>
        <w:widowControl/>
        <w:suppressLineNumbers w:val="0"/>
        <w:kinsoku/>
        <w:wordWrap/>
        <w:overflowPunct/>
        <w:topLinePunct w:val="0"/>
        <w:autoSpaceDE/>
        <w:autoSpaceDN/>
        <w:bidi w:val="0"/>
        <w:adjustRightInd/>
        <w:snapToGrid/>
        <w:ind w:left="0" w:firstLine="643" w:firstLineChars="200"/>
        <w:textAlignment w:val="auto"/>
        <w:outlineLvl w:val="1"/>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四</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lang w:val="en-US" w:eastAsia="zh-CN"/>
        </w:rPr>
        <w:t>政策优化建议</w:t>
      </w:r>
    </w:p>
    <w:p w14:paraId="530A2454">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1.评价体系优化</w:t>
      </w:r>
    </w:p>
    <w:p w14:paraId="5D1313FA">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2.谈判与定价机制改进</w:t>
      </w:r>
    </w:p>
    <w:p w14:paraId="2D4F872A">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3.配套政策</w:t>
      </w:r>
    </w:p>
    <w:p w14:paraId="630D7C89">
      <w:pPr>
        <w:pStyle w:val="15"/>
        <w:keepNext w:val="0"/>
        <w:keepLines w:val="0"/>
        <w:pageBreakBefore w:val="0"/>
        <w:widowControl/>
        <w:suppressLineNumbers w:val="0"/>
        <w:kinsoku/>
        <w:wordWrap/>
        <w:overflowPunct/>
        <w:topLinePunct w:val="0"/>
        <w:autoSpaceDE/>
        <w:autoSpaceDN/>
        <w:bidi w:val="0"/>
        <w:adjustRightInd/>
        <w:snapToGrid/>
        <w:ind w:left="0" w:firstLine="640" w:firstLineChars="200"/>
        <w:textAlignment w:val="auto"/>
        <w:rPr>
          <w:rFonts w:hint="eastAsia" w:ascii="仿宋_GB2312" w:hAnsi="仿宋_GB2312" w:eastAsia="仿宋_GB2312" w:cs="仿宋_GB2312"/>
          <w:sz w:val="32"/>
          <w:szCs w:val="32"/>
        </w:rPr>
      </w:pPr>
    </w:p>
    <w:p w14:paraId="5E66659F">
      <w:pPr>
        <w:keepNext w:val="0"/>
        <w:keepLines w:val="0"/>
        <w:pageBreakBefore w:val="0"/>
        <w:kinsoku/>
        <w:wordWrap/>
        <w:overflowPunct/>
        <w:topLinePunct w:val="0"/>
        <w:autoSpaceDE/>
        <w:autoSpaceDN/>
        <w:bidi w:val="0"/>
        <w:adjustRightInd/>
        <w:snapToGrid/>
        <w:ind w:left="0" w:firstLine="440" w:firstLineChars="200"/>
        <w:textAlignment w:val="auto"/>
        <w:rPr>
          <w:rFonts w:hint="eastAsia" w:ascii="仿宋_GB2312" w:hAnsi="仿宋_GB2312" w:eastAsia="仿宋_GB2312" w:cs="仿宋_GB2312"/>
          <w:sz w:val="22"/>
          <w:szCs w:val="28"/>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 w:date="2025-03-13T18:35:41Z" w:initials="">
    <w:p w14:paraId="2B970BB4">
      <w:pPr>
        <w:pStyle w:val="5"/>
        <w:rPr>
          <w:rFonts w:hint="default"/>
          <w:lang w:val="en-US" w:eastAsia="zh-CN"/>
        </w:rPr>
      </w:pPr>
      <w:r>
        <w:rPr>
          <w:rFonts w:hint="eastAsia"/>
          <w:lang w:val="en-US" w:eastAsia="zh-CN"/>
        </w:rPr>
        <w:t>激励政策再加多一些</w:t>
      </w:r>
    </w:p>
  </w:comment>
  <w:comment w:id="1" w:author="W" w:date="2025-03-13T18:39:01Z" w:initials="">
    <w:p w14:paraId="29436994">
      <w:pPr>
        <w:pStyle w:val="5"/>
        <w:rPr>
          <w:rFonts w:hint="eastAsia"/>
          <w:lang w:val="en-US" w:eastAsia="zh-CN"/>
        </w:rPr>
      </w:pPr>
      <w:r>
        <w:rPr>
          <w:rFonts w:hint="eastAsia"/>
          <w:lang w:val="en-US" w:eastAsia="zh-CN"/>
        </w:rPr>
        <w:t>不用考虑集采的情况，就针对挂网阶段；1.3和1.4合并</w:t>
      </w:r>
    </w:p>
    <w:p w14:paraId="4906575B">
      <w:pPr>
        <w:pStyle w:val="5"/>
        <w:rPr>
          <w:rFonts w:hint="default"/>
          <w:lang w:val="en-US" w:eastAsia="zh-CN"/>
        </w:rPr>
      </w:pPr>
    </w:p>
  </w:comment>
  <w:comment w:id="2" w:author="W" w:date="2025-02-28T19:23:14Z" w:initials="">
    <w:p w14:paraId="4D41AA3F">
      <w:pPr>
        <w:pStyle w:val="5"/>
        <w:rPr>
          <w:rFonts w:hint="default"/>
          <w:lang w:val="en-US" w:eastAsia="zh-CN"/>
        </w:rPr>
      </w:pPr>
      <w:r>
        <w:rPr>
          <w:rFonts w:hint="eastAsia"/>
          <w:lang w:val="en-US" w:eastAsia="zh-CN"/>
        </w:rPr>
        <w:t>找企业不续约的案例</w:t>
      </w:r>
    </w:p>
  </w:comment>
  <w:comment w:id="3" w:author="W" w:date="2025-03-09T16:30:37Z" w:initials="">
    <w:p w14:paraId="1BF8A00A">
      <w:pPr>
        <w:pStyle w:val="5"/>
        <w:rPr>
          <w:rFonts w:hint="default" w:eastAsiaTheme="minorEastAsia"/>
          <w:lang w:val="en-US" w:eastAsia="zh-CN"/>
        </w:rPr>
      </w:pPr>
      <w:r>
        <w:rPr>
          <w:rFonts w:hint="eastAsia"/>
          <w:lang w:val="en-US" w:eastAsia="zh-CN"/>
        </w:rPr>
        <w:t>没有查到不续约的情况，只有一些药企的反馈。这个可以具体和百济那边咨询一下，是否有不续约情况，如果不续约了是不是对其影响很大而不能不续约。</w:t>
      </w:r>
    </w:p>
  </w:comment>
  <w:comment w:id="4" w:author="Jinglin Sun" w:date="2025-03-03T11:10:50Z" w:initials="">
    <w:p w14:paraId="6DEC9A92">
      <w:pPr>
        <w:pStyle w:val="5"/>
      </w:pPr>
      <w:r>
        <w:annotationRef/>
      </w:r>
    </w:p>
  </w:comment>
  <w:comment w:id="5" w:author="Jinglin Sun" w:date="2025-03-09T22:46:18Z" w:initials="">
    <w:p w14:paraId="158AE427">
      <w:pPr>
        <w:pStyle w:val="5"/>
        <w:rPr>
          <w:rFonts w:hint="default" w:eastAsiaTheme="minorEastAsia"/>
          <w:lang w:val="en-US" w:eastAsia="zh-CN"/>
        </w:rPr>
      </w:pPr>
      <w:r>
        <w:rPr>
          <w:rFonts w:hint="eastAsia"/>
          <w:lang w:val="en-US" w:eastAsia="zh-CN"/>
        </w:rPr>
        <w:t>跨国药企某款创新药进行全球临床试验中，在中国进行试验的费用最高。</w:t>
      </w:r>
    </w:p>
  </w:comment>
  <w:comment w:id="6" w:author="Jinglin Sun" w:date="2025-03-09T22:50:43Z" w:initials="">
    <w:p w14:paraId="5F874564">
      <w:pPr>
        <w:pStyle w:val="5"/>
      </w:pPr>
      <w:r>
        <w:rPr>
          <w:rFonts w:ascii="Segoe UI" w:hAnsi="Segoe UI" w:eastAsia="Segoe UI" w:cs="Segoe UI"/>
          <w:i w:val="0"/>
          <w:iCs w:val="0"/>
          <w:caps w:val="0"/>
          <w:color w:val="404040"/>
          <w:spacing w:val="0"/>
          <w:sz w:val="12"/>
          <w:szCs w:val="12"/>
        </w:rPr>
        <w:t>生物药的冷链物流成本占其研发生产总总成本的比例通常较低，具体比例因药物特性、运输距离、包装要求等因素而异，一般范围在</w:t>
      </w:r>
      <w:r>
        <w:rPr>
          <w:rFonts w:hint="default" w:ascii="Segoe UI" w:hAnsi="Segoe UI" w:eastAsia="Segoe UI" w:cs="Segoe UI"/>
          <w:i w:val="0"/>
          <w:iCs w:val="0"/>
          <w:caps w:val="0"/>
          <w:color w:val="404040"/>
          <w:spacing w:val="0"/>
          <w:sz w:val="12"/>
          <w:szCs w:val="12"/>
        </w:rPr>
        <w:t> </w:t>
      </w:r>
      <w:r>
        <w:rPr>
          <w:rStyle w:val="10"/>
          <w:rFonts w:hint="default" w:ascii="Segoe UI" w:hAnsi="Segoe UI" w:eastAsia="Segoe UI" w:cs="Segoe UI"/>
          <w:i w:val="0"/>
          <w:iCs w:val="0"/>
          <w:caps w:val="0"/>
          <w:color w:val="404040"/>
          <w:spacing w:val="0"/>
          <w:sz w:val="12"/>
          <w:szCs w:val="12"/>
        </w:rPr>
        <w:t>2%-10%</w:t>
      </w:r>
      <w:r>
        <w:rPr>
          <w:rFonts w:hint="default" w:ascii="Segoe UI" w:hAnsi="Segoe UI" w:eastAsia="Segoe UI" w:cs="Segoe UI"/>
          <w:i w:val="0"/>
          <w:iCs w:val="0"/>
          <w:caps w:val="0"/>
          <w:color w:val="404040"/>
          <w:spacing w:val="0"/>
          <w:sz w:val="12"/>
          <w:szCs w:val="12"/>
        </w:rPr>
        <w:t> 之间。</w:t>
      </w:r>
    </w:p>
  </w:comment>
  <w:comment w:id="7" w:author="Jinglin Sun" w:date="2025-03-03T10:49:19Z" w:initials="">
    <w:p w14:paraId="55728011">
      <w:pPr>
        <w:pStyle w:val="5"/>
        <w:rPr>
          <w:rFonts w:hint="default" w:eastAsiaTheme="minorEastAsia"/>
          <w:lang w:val="en-US" w:eastAsia="zh-CN"/>
        </w:rPr>
      </w:pPr>
      <w:r>
        <w:rPr>
          <w:rFonts w:hint="eastAsia"/>
          <w:lang w:val="en-US" w:eastAsia="zh-CN"/>
        </w:rPr>
        <w:t>这条政策何时何背景下提出的</w:t>
      </w:r>
    </w:p>
  </w:comment>
  <w:comment w:id="8" w:author="Jinglin Sun" w:date="2025-03-03T10:57:34Z" w:initials="">
    <w:p w14:paraId="63EE48CF">
      <w:pPr>
        <w:pStyle w:val="5"/>
        <w:rPr>
          <w:rFonts w:hint="default" w:eastAsiaTheme="minorEastAsia"/>
          <w:lang w:val="en-US" w:eastAsia="zh-CN"/>
        </w:rPr>
      </w:pPr>
      <w:r>
        <w:rPr>
          <w:rFonts w:hint="eastAsia"/>
          <w:lang w:val="en-US" w:eastAsia="zh-CN"/>
        </w:rPr>
        <w:t>续约，可以给予补偿，但是哪个部门给，需要讨论，建议发改部门或发改与医保合作给与补偿</w:t>
      </w:r>
    </w:p>
  </w:comment>
  <w:comment w:id="9" w:author="Jinglin Sun" w:date="2025-03-03T11:00:09Z" w:initials="">
    <w:p w14:paraId="6EB1D557">
      <w:pPr>
        <w:pStyle w:val="5"/>
        <w:rPr>
          <w:rFonts w:hint="default" w:eastAsiaTheme="minorEastAsia"/>
          <w:lang w:val="en-US" w:eastAsia="zh-CN"/>
        </w:rPr>
      </w:pPr>
      <w:r>
        <w:rPr>
          <w:rFonts w:hint="eastAsia"/>
          <w:lang w:val="en-US" w:eastAsia="zh-CN"/>
        </w:rPr>
        <w:t>为什么？依据是什么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970BB4" w15:done="1"/>
  <w15:commentEx w15:paraId="4906575B" w15:done="0"/>
  <w15:commentEx w15:paraId="4D41AA3F" w15:done="1"/>
  <w15:commentEx w15:paraId="1BF8A00A" w15:done="0"/>
  <w15:commentEx w15:paraId="6DEC9A92" w15:done="0"/>
  <w15:commentEx w15:paraId="158AE427" w15:done="0"/>
  <w15:commentEx w15:paraId="5F874564" w15:done="0"/>
  <w15:commentEx w15:paraId="55728011" w15:done="0"/>
  <w15:commentEx w15:paraId="63EE48CF" w15:done="0"/>
  <w15:commentEx w15:paraId="6EB1D55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f ns">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86"/>
    <w:family w:val="auto"/>
    <w:pitch w:val="default"/>
    <w:sig w:usb0="00000000" w:usb1="00000000" w:usb2="00000000" w:usb3="00000000" w:csb0="00040000"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4D19F"/>
    <w:multiLevelType w:val="singleLevel"/>
    <w:tmpl w:val="D354D19F"/>
    <w:lvl w:ilvl="0" w:tentative="0">
      <w:start w:val="1"/>
      <w:numFmt w:val="bullet"/>
      <w:lvlText w:val=""/>
      <w:lvlJc w:val="left"/>
      <w:pPr>
        <w:ind w:left="420" w:hanging="420"/>
      </w:pPr>
      <w:rPr>
        <w:rFonts w:hint="default" w:ascii="Wingdings" w:hAnsi="Wingdings"/>
      </w:rPr>
    </w:lvl>
  </w:abstractNum>
  <w:abstractNum w:abstractNumId="1">
    <w:nsid w:val="4994DB9D"/>
    <w:multiLevelType w:val="singleLevel"/>
    <w:tmpl w:val="4994DB9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in Sun">
    <w15:presenceInfo w15:providerId="WPS Office" w15:userId="607468646"/>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FD3DB1"/>
    <w:rsid w:val="045B1E7B"/>
    <w:rsid w:val="05107E95"/>
    <w:rsid w:val="0DF37EFA"/>
    <w:rsid w:val="10B22749"/>
    <w:rsid w:val="12C6447D"/>
    <w:rsid w:val="185857A7"/>
    <w:rsid w:val="1BFE4A94"/>
    <w:rsid w:val="1CCB706C"/>
    <w:rsid w:val="1CF2284B"/>
    <w:rsid w:val="21100328"/>
    <w:rsid w:val="23870F13"/>
    <w:rsid w:val="24546B0F"/>
    <w:rsid w:val="2767173F"/>
    <w:rsid w:val="286914E7"/>
    <w:rsid w:val="29CC61D1"/>
    <w:rsid w:val="2AE15CAC"/>
    <w:rsid w:val="2D2B5E53"/>
    <w:rsid w:val="32C87818"/>
    <w:rsid w:val="38A76A45"/>
    <w:rsid w:val="3D606F05"/>
    <w:rsid w:val="3F7A2500"/>
    <w:rsid w:val="401E53B7"/>
    <w:rsid w:val="402926FE"/>
    <w:rsid w:val="412874F2"/>
    <w:rsid w:val="425A3F23"/>
    <w:rsid w:val="45252F0E"/>
    <w:rsid w:val="46BA58D8"/>
    <w:rsid w:val="47A32BD3"/>
    <w:rsid w:val="47FC55D0"/>
    <w:rsid w:val="49B74767"/>
    <w:rsid w:val="4C83676C"/>
    <w:rsid w:val="4E673A7B"/>
    <w:rsid w:val="51BA49DE"/>
    <w:rsid w:val="52B0193D"/>
    <w:rsid w:val="552F6A0D"/>
    <w:rsid w:val="55FB55C5"/>
    <w:rsid w:val="55FB9755"/>
    <w:rsid w:val="582B5DAA"/>
    <w:rsid w:val="59CA796C"/>
    <w:rsid w:val="5B525C87"/>
    <w:rsid w:val="60CB2763"/>
    <w:rsid w:val="61A936C3"/>
    <w:rsid w:val="65C8087D"/>
    <w:rsid w:val="6632293D"/>
    <w:rsid w:val="68B63CF9"/>
    <w:rsid w:val="6C756D42"/>
    <w:rsid w:val="6D96398E"/>
    <w:rsid w:val="77AE3DED"/>
    <w:rsid w:val="79FD3DB1"/>
    <w:rsid w:val="7A545120"/>
    <w:rsid w:val="7C0D5FDC"/>
    <w:rsid w:val="FEFFB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uiPriority w:val="0"/>
    <w:rPr>
      <w:color w:val="0000FF"/>
      <w:u w:val="single"/>
    </w:rPr>
  </w:style>
  <w:style w:type="paragraph" w:customStyle="1" w:styleId="12">
    <w:name w:val="p4"/>
    <w:basedOn w:val="1"/>
    <w:qFormat/>
    <w:uiPriority w:val="0"/>
    <w:pPr>
      <w:spacing w:before="240" w:beforeAutospacing="0" w:after="0" w:afterAutospacing="0"/>
      <w:ind w:left="420" w:right="0" w:hanging="420"/>
      <w:jc w:val="left"/>
    </w:pPr>
    <w:rPr>
      <w:rFonts w:ascii=".sf ns" w:hAnsi=".sf ns" w:eastAsia=".sf ns" w:cs=".sf ns"/>
      <w:color w:val="0E0E0E"/>
      <w:kern w:val="0"/>
      <w:sz w:val="28"/>
      <w:szCs w:val="28"/>
      <w:lang w:val="en-US" w:eastAsia="zh-CN" w:bidi="ar"/>
    </w:rPr>
  </w:style>
  <w:style w:type="character" w:customStyle="1" w:styleId="13">
    <w:name w:val="s2"/>
    <w:basedOn w:val="9"/>
    <w:qFormat/>
    <w:uiPriority w:val="0"/>
    <w:rPr>
      <w:rFonts w:ascii="Times New Roman" w:hAnsi="Times New Roman" w:cs="Times New Roman"/>
      <w:sz w:val="28"/>
      <w:szCs w:val="28"/>
    </w:rPr>
  </w:style>
  <w:style w:type="character" w:customStyle="1" w:styleId="14">
    <w:name w:val="apple-tab-span"/>
    <w:basedOn w:val="9"/>
    <w:qFormat/>
    <w:uiPriority w:val="0"/>
  </w:style>
  <w:style w:type="paragraph" w:customStyle="1" w:styleId="15">
    <w:name w:val="p3"/>
    <w:basedOn w:val="1"/>
    <w:qFormat/>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paragraph" w:customStyle="1" w:styleId="16">
    <w:name w:val="p1"/>
    <w:basedOn w:val="1"/>
    <w:qFormat/>
    <w:uiPriority w:val="0"/>
    <w:pPr>
      <w:spacing w:before="0" w:beforeAutospacing="0" w:after="0" w:afterAutospacing="0"/>
      <w:ind w:left="0" w:right="0"/>
      <w:jc w:val="left"/>
    </w:pPr>
    <w:rPr>
      <w:rFonts w:hint="default" w:ascii=".sf ns" w:hAnsi=".sf ns" w:eastAsia=".sf ns" w:cs=".sf ns"/>
      <w:color w:val="0E0E0E"/>
      <w:kern w:val="0"/>
      <w:sz w:val="28"/>
      <w:szCs w:val="28"/>
      <w:lang w:val="en-US" w:eastAsia="zh-CN" w:bidi="ar"/>
    </w:rPr>
  </w:style>
  <w:style w:type="paragraph" w:customStyle="1" w:styleId="17">
    <w:name w:val="p5"/>
    <w:basedOn w:val="1"/>
    <w:qFormat/>
    <w:uiPriority w:val="0"/>
    <w:pPr>
      <w:spacing w:before="240" w:beforeAutospacing="0" w:after="0" w:afterAutospacing="0"/>
      <w:ind w:left="660" w:right="0" w:hanging="660"/>
      <w:jc w:val="left"/>
    </w:pPr>
    <w:rPr>
      <w:rFonts w:hint="default" w:ascii=".sf ns" w:hAnsi=".sf ns" w:eastAsia=".sf ns" w:cs=".sf ns"/>
      <w:color w:val="0E0E0E"/>
      <w:kern w:val="0"/>
      <w:sz w:val="28"/>
      <w:szCs w:val="28"/>
      <w:lang w:val="en-US" w:eastAsia="zh-CN" w:bidi="ar"/>
    </w:rPr>
  </w:style>
  <w:style w:type="character" w:customStyle="1" w:styleId="18">
    <w:name w:val="s1"/>
    <w:basedOn w:val="9"/>
    <w:qFormat/>
    <w:uiPriority w:val="0"/>
    <w:rPr>
      <w:rFonts w:hint="default" w:ascii=".sf ns" w:hAnsi=".sf ns" w:eastAsia=".sf ns" w:cs=".sf ns"/>
      <w:sz w:val="28"/>
      <w:szCs w:val="28"/>
    </w:rPr>
  </w:style>
  <w:style w:type="paragraph" w:customStyle="1" w:styleId="19">
    <w:name w:val="p2"/>
    <w:basedOn w:val="1"/>
    <w:qFormat/>
    <w:uiPriority w:val="0"/>
    <w:pPr>
      <w:spacing w:before="240" w:beforeAutospacing="0" w:after="0" w:afterAutospacing="0"/>
      <w:ind w:left="420" w:right="0" w:hanging="420"/>
      <w:jc w:val="left"/>
    </w:pPr>
    <w:rPr>
      <w:rFonts w:hint="default" w:ascii="Times New Roman" w:hAnsi="Times New Roman" w:cs="Times New Roman"/>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11380</Words>
  <Characters>11734</Characters>
  <Lines>0</Lines>
  <Paragraphs>0</Paragraphs>
  <TotalTime>141</TotalTime>
  <ScaleCrop>false</ScaleCrop>
  <LinksUpToDate>false</LinksUpToDate>
  <CharactersWithSpaces>11747</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2025-02-19T08:54:00Z</dcterms:created>
  <dc:creator>W</dc:creator>
  <cp:lastModifiedBy>W</cp:lastModifiedBy>
  <dcterms:modified xsi:type="dcterms:W3CDTF">2025-03-13T21:29:50Z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768BC242A03A5889CEDDD2672C28F162_43</vt:lpwstr>
  </property>
  <property fmtid="{D5CDD505-2E9C-101B-9397-08002B2CF9AE}" pid="4" name="KSOTemplateDocerSaveRecord">
    <vt:lpwstr>eyJoZGlkIjoiNTMxNDIwMDlmYmIwOTIxOGQ4YjZlNjc0YmZmMDFmZTUiLCJ1c2VySWQiOiIyNTczOTIzMjIifQ==</vt:lpwstr>
  </property>
</Properties>
</file>