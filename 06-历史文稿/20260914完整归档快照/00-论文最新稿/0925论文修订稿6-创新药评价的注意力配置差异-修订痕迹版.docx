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pPr>
        <w:pStyle w:val="57"/>
      </w:pPr>
      <w:r>
        <w:rPr>
          <w:rFonts w:hint="eastAsia"/>
        </w:rPr>
        <w:t xml:space="preserve">创新药评价的</w:t>
      </w:r>
      <w:del w:id="20001" w:author="陈海婷" w:date="2026-09-18T12:00:00Z">
        <w:r>
          <w:rPr>
            <w:rFonts w:hint="eastAsia"/>
            <w:highlight w:val="yellow"/>
          </w:rPr>
          <w:delText xml:space="preserve">认知分歧：制度逻辑</w:delText>
        </w:r>
      </w:del>
      <w:ins w:id="20002" w:author="陈海婷" w:date="2026-09-18T12:00:00Z">
        <w:r>
          <w:rPr>
            <w:rFonts w:hint="eastAsia"/>
          </w:rPr>
          <w:t xml:space="preserve">注意力配置差异</w:t>
        </w:r>
      </w:ins>
      <w:r>
        <w:rPr>
          <w:rFonts w:hint="eastAsia"/>
        </w:rPr>
        <w:t xml:space="preserve">与协调路径</w:t>
      </w:r>
      <w:r>
        <w:rPr>
          <w:rStyle w:val="27"/>
        </w:rPr>
        <w:footnoteReference w:id="0"/>
      </w:r>
    </w:p>
    <w:p>
      <w:pPr>
        <w:pStyle w:val="58"/>
      </w:pPr>
      <w:r>
        <w:rPr>
          <w:rFonts w:hint="eastAsia"/>
        </w:rPr>
        <w:t xml:space="preserve">［王孝炯　陈海婷　刘中全］</w:t>
      </w:r>
    </w:p>
    <w:p w14:paraId="471F885A">
      <w:pPr>
        <w:pStyle w:val="59"/>
        <w:rPr>
          <w:del w:id="20003" w:author="陈海婷" w:date="2026-09-18T12:00:00Z"/>
        </w:rPr>
      </w:pPr>
      <w:del w:id="20004" w:author="陈海婷" w:date="2026-09-18T12:00:00Z">
        <w:r>
          <w:rPr>
            <w:rFonts w:hint="eastAsia"/>
            <w:b/>
            <w:bCs/>
          </w:rPr>
          <w:delText>摘要：</w:delText>
        </w:r>
        <w:r>
          <w:delText xml:space="preserve"> </w:delText>
        </w:r>
        <w:r>
          <w:rPr>
            <w:rFonts w:hint="eastAsia"/>
          </w:rPr>
          <w:delText>基于“制度逻辑—组织注意力”框架，对2017-2026年药监局、医保局、卫健委55份政策文件作句子级计算编码，以词典与大语言模型双编码检验信度（Cohen’s κ为0.867），辅以专家访谈印证。研究表明，三部门分歧不在评价维度的分工，五个维度均有部门主导而配置互补，分歧在于同一概念的定义不兼容，集中于创新定义、证据要求和价值衡量：药监局以分子新颖性判定创新，医保局以临床价值增量判定创新。编码另得三处反预期结果：药监局有效性关注超过安全性，医保局创新性关注达15.8%，卫健委安全性关注指向使用端合理用药。据此提出对话与分级、动态评价与衔接、信息共享与透明三条路径，主张分工差异无需协调、定义分歧才需要对话。编码效度有待人工标注基准检验。</w:delText>
        </w:r>
      </w:del>
    </w:p>
    <w:p>
      <w:pPr>
        <w:pStyle w:val="59"/>
        <w:rPr>
          <w:ins w:id="20005" w:author="陈海婷" w:date="2026-09-18T12:00:00Z"/>
        </w:rPr>
      </w:pPr>
      <w:ins w:id="20006" w:author="陈海婷" w:date="2026-09-18T12:00:00Z">
        <w:r>
          <w:rPr>
            <w:rFonts w:hint="eastAsia"/>
            <w:b/>
          </w:rPr>
          <w:t xml:space="preserve">摘要：</w:t>
        </w:r>
        <w:r>
          <w:rPr>
            <w:rFonts w:hint="eastAsia"/>
          </w:rPr>
          <w:t xml:space="preserve">按医保目录评审的五个维度，对药监局、医保局、卫健委2017-2026年的55份政策文件作句子编码。医保局以经济性为主导，药监局集中于安全性、有效性与创新性，经济性不足1.5%，四种口径稳健。医保局对创新性的关注不低于安全性与有效性，但判据是相对已有药品的临床价值增量，药监局则以化合物新颖性认定创新。三部门对创新定义、证据要求和价值衡量不一致，审批与准入判断难以衔接。据此建议统一一级评价维度、衔接证据评价、共享评价信息。</w:t>
        </w:r>
      </w:ins>
    </w:p>
    <w:p>
      <w:pPr>
        <w:pStyle w:val="59"/>
      </w:pPr>
      <w:r>
        <w:rPr>
          <w:rFonts w:hint="eastAsia"/>
          <w:b/>
        </w:rPr>
        <w:t xml:space="preserve">关键词：</w:t>
      </w:r>
      <w:del w:id="20007" w:author="陈海婷" w:date="2026-09-18T12:00:00Z">
        <w:r>
          <w:delText xml:space="preserve"> </w:delText>
        </w:r>
      </w:del>
      <w:r>
        <w:rPr>
          <w:rFonts w:hint="eastAsia"/>
        </w:rPr>
        <w:t xml:space="preserve">创新药评价；制度逻辑；</w:t>
      </w:r>
      <w:del w:id="20008" w:author="陈海婷" w:date="2026-09-18T12:00:00Z">
        <w:r>
          <w:rPr>
            <w:rFonts w:hint="eastAsia"/>
          </w:rPr>
          <w:delText xml:space="preserve">认知分歧；</w:delText>
        </w:r>
      </w:del>
      <w:r>
        <w:rPr>
          <w:rFonts w:hint="eastAsia"/>
        </w:rPr>
        <w:t xml:space="preserve">注意力配置；</w:t>
      </w:r>
      <w:ins w:id="20009" w:author="陈海婷" w:date="2026-09-18T12:00:00Z">
        <w:r>
          <w:rPr>
            <w:rFonts w:hint="eastAsia"/>
          </w:rPr>
          <w:t xml:space="preserve">政策文本；</w:t>
        </w:r>
      </w:ins>
      <w:r>
        <w:rPr>
          <w:rFonts w:hint="eastAsia"/>
        </w:rPr>
        <w:t xml:space="preserve">三医协同</w:t>
      </w:r>
    </w:p>
    <w:p w14:paraId="1F5F04D6">
      <w:pPr>
        <w:pStyle w:val="59"/>
      </w:pPr>
      <w:r>
        <w:t>DOI:</w:t>
      </w:r>
    </w:p>
    <w:p w14:paraId="75C4CFC7">
      <w:pPr>
        <w:pStyle w:val="59"/>
      </w:pPr>
      <w:r>
        <w:rPr>
          <w:rFonts w:hint="eastAsia"/>
          <w:b/>
          <w:bCs/>
        </w:rPr>
        <w:t>中图分类号： C934</w:t>
      </w:r>
      <w:r>
        <w:t>　　</w:t>
      </w:r>
      <w:r>
        <w:rPr>
          <w:rFonts w:hint="eastAsia"/>
          <w:b/>
          <w:bCs/>
        </w:rPr>
        <w:t>文献标识码：</w:t>
      </w:r>
      <w:r>
        <w:t xml:space="preserve"> A　　</w:t>
      </w:r>
      <w:r>
        <w:rPr>
          <w:rFonts w:hint="eastAsia"/>
          <w:b/>
          <w:bCs/>
        </w:rPr>
        <w:t>文章编号：</w:t>
      </w:r>
    </w:p>
    <w:p>
      <w:pPr>
        <w:pStyle w:val="59"/>
      </w:pPr>
      <w:r>
        <w:rPr>
          <w:rFonts w:hint="eastAsia"/>
          <w:b/>
        </w:rPr>
        <w:t xml:space="preserve">作者简介：</w:t>
      </w:r>
      <w:del w:id="20010" w:author="陈海婷" w:date="2026-09-18T12:00:00Z">
        <w:r>
          <w:delText xml:space="preserve"> </w:delText>
        </w:r>
      </w:del>
      <w:r>
        <w:rPr>
          <w:rFonts w:hint="eastAsia"/>
        </w:rPr>
        <w:t xml:space="preserve">［王孝炯（1982.2-），男，安徽合肥，中国科学院科技战略咨询研究院 研究员，研究方向：创新发展政策。</w:t>
      </w:r>
      <w:r>
        <w:rPr>
          <w:rFonts w:hint="eastAsia"/>
          <w:highlight w:val="yellow"/>
        </w:rPr>
        <w:t xml:space="preserve">陈海婷</w:t>
      </w:r>
      <w:del w:id="20011" w:author="陈海婷" w:date="2026-09-18T12:00:00Z">
        <w:r>
          <w:rPr/>
          <w:delText xml:space="preserve">。</w:delText>
        </w:r>
        <w:r>
          <w:rPr>
            <w:rFonts w:hint="eastAsia"/>
          </w:rPr>
          <w:delText xml:space="preserve">陈海婷</w:delText>
        </w:r>
      </w:del>
      <w:ins w:id="20012" w:author="陈海婷" w:date="2026-09-18T12:00:00Z">
        <w:r>
          <w:rPr>
            <w:rFonts w:hint="eastAsia"/>
            <w:highlight w:val="yellow"/>
          </w:rPr>
          <w:t xml:space="preserve">（待补）</w:t>
        </w:r>
      </w:ins>
      <w:r>
        <w:rPr>
          <w:rFonts w:hint="eastAsia"/>
        </w:rPr>
        <w:t xml:space="preserve">。刘中全（1988-），男，河南周口，国家发改委创新驱动发展中心处长、副研究员，研究方向：科技政策、生物经济。］</w:t>
      </w:r>
    </w:p>
    <w:p>
      <w:pPr>
        <w:pStyle w:val="2"/>
      </w:pPr>
      <w:r>
        <w:rPr>
          <w:rFonts w:hint="eastAsia"/>
        </w:rPr>
        <w:t xml:space="preserve">1 引言</w:t>
      </w:r>
    </w:p>
    <w:p>
      <w:pPr>
        <w:pStyle w:val="28"/>
      </w:pPr>
      <w:r>
        <w:rPr>
          <w:rFonts w:hint="eastAsia"/>
        </w:rPr>
        <w:t xml:space="preserve">《中华人民共和国国民经济和社会发展第十五个五年规划纲要》（以下简称《“十五五”规划纲要》）将生物医药列为新兴支柱产业之一，</w:t>
      </w:r>
      <w:del w:id="20013" w:author="陈海婷" w:date="2026-09-18T12:00:00Z">
        <w:r>
          <w:rPr>
            <w:rFonts w:hint="eastAsia"/>
          </w:rPr>
          <w:delText xml:space="preserve">特别提出“</w:delText>
        </w:r>
        <w:r>
          <w:rPr/>
          <w:delText xml:space="preserve">支持创新药临床使用</w:delText>
        </w:r>
        <w:r>
          <w:rPr>
            <w:rFonts w:hint="eastAsia"/>
          </w:rPr>
          <w:delText xml:space="preserve">”。与之相应，创新药全链条政策框架正加速成型：2024年以来，国务院常务会议审议通过《全链条支持创新药发展实施方案》，国家医保局联合国家卫生健康委印发《支持创新药高质量发展的若干措施》，首版《商业健康保险创新药品目录》正式发布，政策覆盖从审批端延伸至支付端和使用端。</w:delText>
        </w:r>
        <w:r>
          <w:rPr/>
          <w:delText xml:space="preserve">创新药产业链条长、涉及环节多、外部性强，其发展高度依赖医疗、医保、医药三方的协同发力。为此，《“十五五”规划纲要</w:delText>
        </w:r>
        <w:r>
          <w:rPr>
            <w:rFonts w:hint="eastAsia"/>
          </w:rPr>
          <w:delText xml:space="preserve">》</w:delText>
        </w:r>
      </w:del>
      <w:ins w:id="20014" w:author="陈海婷" w:date="2026-09-18T12:00:00Z">
        <w:r>
          <w:rPr>
            <w:rFonts w:hint="eastAsia"/>
          </w:rPr>
          <w:t xml:space="preserve">并</w:t>
        </w:r>
      </w:ins>
      <w:r>
        <w:rPr>
          <w:rFonts w:hint="eastAsia"/>
        </w:rPr>
        <w:t xml:space="preserve">专设一节提出“健全医疗、医保、医药协同发展和治理机制”（以下简称“三医协同”），明确了“优化创新药和临床急需药品审评审批，健全医保支持创新药和医疗器械高质量发展机制，完善创新药目录，鼓励商业保险扩大创新药支付范围”等重要工作</w:t>
      </w:r>
      <w:del w:id="20015" w:author="陈海婷" w:date="2026-09-18T12:00:00Z">
        <w:r>
          <w:rPr>
            <w:rFonts w:hint="eastAsia"/>
          </w:rPr>
          <w:delText xml:space="preserve">，</w:delText>
        </w:r>
        <w:r>
          <w:rPr/>
          <w:delText xml:space="preserve">“三医协同”由此成为支撑</w:delText>
        </w:r>
      </w:del>
      <w:ins w:id="20016" w:author="陈海婷" w:date="2026-09-18T12:00:00Z">
        <w:r>
          <w:rPr>
            <w:rFonts w:hint="eastAsia"/>
          </w:rPr>
          <w:t xml:space="preserve">。2024年以来，国务院常务会议审议通过《全链条支持创新药发展实施方案》，国家医疗保障局联合国家卫生健康委员会印发《支持</w:t>
        </w:r>
      </w:ins>
      <w:r>
        <w:rPr>
          <w:rFonts w:hint="eastAsia"/>
        </w:rPr>
        <w:t xml:space="preserve">创新药高质量发展的</w:t>
      </w:r>
      <w:del w:id="20017" w:author="陈海婷" w:date="2026-09-18T12:00:00Z">
        <w:r>
          <w:rPr/>
          <w:delText xml:space="preserve">重要制度保障</w:delText>
        </w:r>
      </w:del>
      <w:ins w:id="20018" w:author="陈海婷" w:date="2026-09-18T12:00:00Z">
        <w:r>
          <w:rPr>
            <w:rFonts w:hint="eastAsia"/>
          </w:rPr>
          <w:t xml:space="preserve">若干措施》，首版《商业健康保险创新药品目录》正式发布，创新药政策覆盖从审批端延伸至支付端和使用端</w:t>
        </w:r>
      </w:ins>
      <w:r>
        <w:rPr>
          <w:rFonts w:hint="eastAsia"/>
        </w:rPr>
        <w:t xml:space="preserve">。</w:t>
      </w:r>
    </w:p>
    <w:p w14:paraId="612C776D">
      <w:pPr>
        <w:pStyle w:val="28"/>
        <w:rPr>
          <w:rFonts w:hint="eastAsia"/>
          <w:del w:id="20019" w:author="陈海婷" w:date="2026-09-18T12:00:00Z"/>
        </w:rPr>
      </w:pPr>
      <w:del w:id="20020" w:author="陈海婷" w:date="2026-09-18T12:00:00Z"/>
    </w:p>
    <w:p>
      <w:pPr>
        <w:pStyle w:val="3"/>
      </w:pPr>
      <w:r>
        <w:rPr>
          <w:rFonts w:hint="eastAsia"/>
        </w:rPr>
        <w:t xml:space="preserve">然而，政策框架的搭建并不等于评价共识的形成。一款创新药从获批上市到进入医保、再到临床使用，需要依次通过国家药品监督管理局（以下简称药监局）、国家医疗保障局（以下简称医保局）、国家卫生健康委员会（以下简称卫健委）三个部门的评审，</w:t>
      </w:r>
      <w:del w:id="20021" w:author="陈海婷" w:date="2026-09-18T12:00:00Z">
        <w:r>
          <w:rPr>
            <w:rFonts w:hint="eastAsia"/>
          </w:rPr>
          <w:delText xml:space="preserve">本质上是</w:delText>
        </w:r>
        <w:r>
          <w:rPr/>
          <w:delText xml:space="preserve">接受</w:delText>
        </w:r>
        <w:r>
          <w:rPr>
            <w:rFonts w:hint="eastAsia"/>
          </w:rPr>
          <w:delText xml:space="preserve">审批、支付、使用三类相互衔接的行政决策的过程，</w:delText>
        </w:r>
      </w:del>
      <w:r>
        <w:rPr>
          <w:rFonts w:hint="eastAsia"/>
        </w:rPr>
        <w:t xml:space="preserve">而三部门对“什么是有价值的创新药”</w:t>
      </w:r>
      <w:del w:id="20022" w:author="陈海婷" w:date="2026-09-18T12:00:00Z">
        <w:r>
          <w:rPr>
            <w:rFonts w:hint="eastAsia"/>
          </w:rPr>
          <w:delText xml:space="preserve">这一共同的决策前提</w:delText>
        </w:r>
      </w:del>
      <w:r>
        <w:rPr>
          <w:rFonts w:hint="eastAsia"/>
        </w:rPr>
        <w:t xml:space="preserve">并未形成一致标准。</w:t>
      </w:r>
      <w:del w:id="20023" w:author="陈海婷" w:date="2026-09-18T12:00:00Z">
        <w:r>
          <w:rPr>
            <w:rFonts w:hint="eastAsia"/>
          </w:rPr>
          <w:delText xml:space="preserve">本研究</w:delText>
        </w:r>
      </w:del>
      <w:ins w:id="20024" w:author="陈海婷" w:date="2026-09-18T12:00:00Z">
        <w:r>
          <w:rPr>
            <w:rFonts w:hint="eastAsia"/>
          </w:rPr>
          <w:t xml:space="preserve">课题组</w:t>
        </w:r>
      </w:ins>
      <w:r>
        <w:rPr>
          <w:rFonts w:hint="eastAsia"/>
        </w:rPr>
        <w:t xml:space="preserve">开展的专家访谈显示</w:t>
      </w:r>
      <w:del w:id="20025" w:author="陈海婷" w:date="2026-09-18T12:00:00Z">
        <w:r>
          <w:rPr>
            <w:rFonts w:hint="eastAsia"/>
          </w:rPr>
          <w:delText xml:space="preserve">（访谈设计见4.3节）</w:delText>
        </w:r>
      </w:del>
      <w:r>
        <w:rPr>
          <w:rFonts w:hint="eastAsia"/>
        </w:rPr>
        <w:t xml:space="preserve">，药监局认定的一类创新药，未必能够满足医保局对临床价值</w:t>
      </w:r>
      <w:del w:id="20026" w:author="陈海婷" w:date="2026-09-18T12:00:00Z">
        <w:r>
          <w:rPr>
            <w:rFonts w:hint="eastAsia"/>
          </w:rPr>
          <w:delText xml:space="preserve">增量</w:delText>
        </w:r>
      </w:del>
      <w:r>
        <w:rPr>
          <w:rFonts w:hint="eastAsia"/>
        </w:rPr>
        <w:t xml:space="preserve">的评审要求；纳入医保目录的药品，也未必能够在医疗机构得到充分配备和使用</w:t>
      </w:r>
      <w:del w:id="20027" w:author="陈海婷" w:date="2026-09-18T12:00:00Z">
        <w:r>
          <w:rPr>
            <w:rFonts w:hint="eastAsia"/>
          </w:rPr>
          <w:delText xml:space="preserve">。这类评审结论上的不衔接，使</w:delText>
        </w:r>
      </w:del>
      <w:ins w:id="20028" w:author="陈海婷" w:date="2026-09-18T12:00:00Z">
        <w:r>
          <w:rPr>
            <w:rFonts w:hint="eastAsia"/>
          </w:rPr>
          <w:t xml:space="preserve">，</w:t>
        </w:r>
      </w:ins>
      <w:r>
        <w:rPr>
          <w:rFonts w:hint="eastAsia"/>
        </w:rPr>
        <w:t xml:space="preserve">创新药</w:t>
      </w:r>
      <w:del w:id="20029" w:author="陈海婷" w:date="2026-09-18T12:00:00Z">
        <w:r>
          <w:rPr>
            <w:rFonts w:hint="eastAsia"/>
          </w:rPr>
          <w:delText xml:space="preserve">在全链条</w:delText>
        </w:r>
      </w:del>
      <w:ins w:id="20030" w:author="陈海婷" w:date="2026-09-18T12:00:00Z">
        <w:r>
          <w:rPr>
            <w:rFonts w:hint="eastAsia"/>
          </w:rPr>
          <w:t xml:space="preserve">由此在</w:t>
        </w:r>
      </w:ins>
      <w:r>
        <w:rPr>
          <w:rFonts w:hint="eastAsia"/>
        </w:rPr>
        <w:t xml:space="preserve">各环节之间面临重复评价、成本上升等问题。</w:t>
      </w:r>
      <w:del w:id="20031" w:author="陈海婷" w:date="2026-09-18T12:00:00Z">
        <w:r>
          <w:rPr>
            <w:rFonts w:hint="eastAsia"/>
          </w:rPr>
          <w:delText xml:space="preserve">其成因并非单纯的信息沟通不足，而在于三部门据以作出判断的决策前提本身并不相同。</w:delText>
        </w:r>
      </w:del>
    </w:p>
    <w:p w14:paraId="0A49760A">
      <w:pPr>
        <w:pStyle w:val="28"/>
        <w:rPr>
          <w:del w:id="20032" w:author="陈海婷" w:date="2026-09-18T12:00:00Z"/>
        </w:rPr>
        <w:pPrChange w:id="57" w:author="xiaojiong wang" w:date="2026-09-12T09:29:00Z">
          <w:pPr>
            <w:pStyle w:val="3"/>
          </w:pPr>
        </w:pPrChange>
      </w:pPr>
      <w:del w:id="20033" w:author="陈海婷" w:date="2026-09-18T12:00:00Z">
        <w:r>
          <w:rPr>
            <w:rFonts w:hint="eastAsia"/>
          </w:rPr>
          <w:delText>本文将这种决策前提上的系统性差异称为认知分歧，即三部门在判断标准、证据偏好与价值取向上的不一致。决策者认知难以直接观测，但认知分歧会经由注意力配置沉淀于政策文本，</w:delText>
        </w:r>
        <w:r>
          <w:rPr>
            <w:rFonts w:hint="eastAsia"/>
            <w:highlight w:val="yellow"/>
            <w:rPrChange w:id="62" w:author="W" w:date="2026-09-15T09:04:25Z">
              <w:rPr>
                <w:rFonts w:hint="eastAsia"/>
              </w:rPr>
            </w:rPrChange>
          </w:rPr>
          <w:delText>政策文本中的注意力配置差异</w:delText>
        </w:r>
        <w:r>
          <w:rPr>
            <w:rFonts w:hint="eastAsia"/>
          </w:rPr>
          <w:delText>因而是认知分歧的结果，</w:delText>
        </w:r>
        <w:r>
          <w:rPr>
            <w:rFonts w:hint="eastAsia"/>
            <w:highlight w:val="yellow"/>
            <w:rPrChange w:id="66" w:author="W" w:date="2026-09-15T09:03:39Z">
              <w:rPr>
                <w:rFonts w:hint="eastAsia"/>
              </w:rPr>
            </w:rPrChange>
          </w:rPr>
          <w:delText>本文据此以政策文本衡量认知分歧，理论依据见第3节</w:delText>
        </w:r>
        <w:r>
          <w:rPr>
            <w:rFonts w:hint="eastAsia"/>
          </w:rPr>
          <w:delText>。</w:delText>
        </w:r>
      </w:del>
    </w:p>
    <w:p>
      <w:pPr>
        <w:pStyle w:val="3"/>
      </w:pPr>
      <w:ins w:id="20034" w:author="陈海婷" w:date="2026-09-18T12:00:00Z">
        <w:r>
          <w:rPr>
            <w:rFonts w:hint="eastAsia"/>
          </w:rPr>
          <w:t xml:space="preserve">三部门的评价差异可能存在于两个层面：一是在安全性、有效性、经济性、创新性、公平性等评价维度上的关注重点不同，本文以注意力配置差异刻画，并以政策文本中各评价维度的注意力占比加以测量；二是对“创新”等同一概念的界定和评价标准不同。</w:t>
        </w:r>
      </w:ins>
      <w:r>
        <w:rPr>
          <w:rFonts w:hint="eastAsia"/>
        </w:rPr>
        <w:t xml:space="preserve">既有研究已</w:t>
      </w:r>
      <w:del w:id="20035" w:author="陈海婷" w:date="2026-09-18T12:00:00Z">
        <w:r>
          <w:rPr>
            <w:rFonts w:hint="eastAsia"/>
          </w:rPr>
          <w:delText xml:space="preserve">广泛</w:delText>
        </w:r>
      </w:del>
      <w:r>
        <w:rPr>
          <w:rFonts w:hint="eastAsia"/>
        </w:rPr>
        <w:t xml:space="preserve">注意到创新药评价中的多主体差异，但多从利益相关者视角作定性描述，缺乏对三部门政策文本的系统比较，也</w:t>
      </w:r>
      <w:del w:id="20036" w:author="陈海婷" w:date="2026-09-18T12:00:00Z">
        <w:r>
          <w:rPr>
            <w:rFonts w:hint="eastAsia"/>
          </w:rPr>
          <w:delText xml:space="preserve">未能揭示</w:delText>
        </w:r>
      </w:del>
      <w:ins w:id="20037" w:author="陈海婷" w:date="2026-09-18T12:00:00Z">
        <w:r>
          <w:rPr>
            <w:rFonts w:hint="eastAsia"/>
          </w:rPr>
          <w:t xml:space="preserve">较少区分这两个层面的</w:t>
        </w:r>
      </w:ins>
      <w:r>
        <w:rPr>
          <w:rFonts w:hint="eastAsia"/>
        </w:rPr>
        <w:t xml:space="preserve">差异</w:t>
      </w:r>
      <w:del w:id="20038" w:author="陈海婷" w:date="2026-09-18T12:00:00Z">
        <w:r>
          <w:rPr>
            <w:rFonts w:hint="eastAsia"/>
          </w:rPr>
          <w:delText xml:space="preserve">的制度根源</w:delText>
        </w:r>
      </w:del>
      <w:r>
        <w:rPr>
          <w:rFonts w:hint="eastAsia"/>
        </w:rPr>
        <w:t xml:space="preserve">。</w:t>
      </w:r>
    </w:p>
    <w:p w14:paraId="1CBB070C">
      <w:pPr>
        <w:pStyle w:val="28"/>
        <w:rPr>
          <w:del w:id="20039" w:author="陈海婷" w:date="2026-09-18T12:00:00Z"/>
        </w:rPr>
        <w:pPrChange w:id="81" w:author="xiaojiong wang" w:date="2026-09-12T09:29:00Z">
          <w:pPr>
            <w:pStyle w:val="3"/>
          </w:pPr>
        </w:pPrChange>
      </w:pPr>
      <w:del w:id="20040" w:author="陈海婷" w:date="2026-09-18T12:00:00Z">
        <w:r>
          <w:rPr>
            <w:rFonts w:hint="eastAsia"/>
          </w:rPr>
          <w:delText>有鉴于此，本文围绕三个递进式问题展开分析：三部门对创新药的评价差异具体表现在哪些维度，这种差异的制度根源何在，以及</w:delText>
        </w:r>
        <w:r>
          <w:rPr>
            <w:rFonts w:hint="eastAsia"/>
          </w:rPr>
          <w:delText>“十五五”</w:delText>
        </w:r>
        <w:r>
          <w:rPr>
            <w:rFonts w:hint="eastAsia"/>
          </w:rPr>
          <w:delText>三医协同</w:delText>
        </w:r>
        <w:r>
          <w:rPr>
            <w:rFonts w:hint="eastAsia"/>
          </w:rPr>
          <w:delText>框架下的认知协调路径如何构建。</w:delText>
        </w:r>
      </w:del>
    </w:p>
    <w:p>
      <w:pPr>
        <w:pStyle w:val="3"/>
      </w:pPr>
      <w:del w:id="20041" w:author="陈海婷" w:date="2026-09-18T12:00:00Z">
        <w:r>
          <w:rPr>
            <w:rFonts w:hint="eastAsia"/>
          </w:rPr>
          <w:delText xml:space="preserve">为回答上述</w:delText>
        </w:r>
      </w:del>
      <w:ins w:id="20042" w:author="陈海婷" w:date="2026-09-18T12:00:00Z">
        <w:r>
          <w:rPr>
            <w:rFonts w:hint="eastAsia"/>
          </w:rPr>
          <w:t xml:space="preserve">本文围绕三个</w:t>
        </w:r>
      </w:ins>
      <w:r>
        <w:rPr>
          <w:rFonts w:hint="eastAsia"/>
        </w:rPr>
        <w:t xml:space="preserve">问题</w:t>
      </w:r>
      <w:ins w:id="20043" w:author="陈海婷" w:date="2026-09-18T12:00:00Z">
        <w:r>
          <w:rPr>
            <w:rFonts w:hint="eastAsia"/>
          </w:rPr>
          <w:t xml:space="preserve">展开：三部门的注意力配置差异表现在哪些评价维度、制度根源何在；三部门对同一概念的界定和评价标准是否一致；以及“十五五”时期三医协同框架下应当协调哪一类差异、如何协调。为此</w:t>
        </w:r>
      </w:ins>
      <w:r>
        <w:rPr>
          <w:rFonts w:hint="eastAsia"/>
        </w:rPr>
        <w:t xml:space="preserve">，本文构建“制度逻辑—组织注意力”分析框架，对2017-2026年药监局、医保局、卫健委</w:t>
      </w:r>
      <w:del w:id="20044" w:author="陈海婷" w:date="2026-09-18T12:00:00Z">
        <w:r>
          <w:rPr>
            <w:rFonts w:hint="eastAsia"/>
          </w:rPr>
          <w:delText xml:space="preserve">三部门</w:delText>
        </w:r>
      </w:del>
      <w:r>
        <w:rPr>
          <w:rFonts w:hint="eastAsia"/>
        </w:rPr>
        <w:t xml:space="preserve">及国务院发布的55份政策文件进行</w:t>
      </w:r>
      <w:del w:id="20045" w:author="陈海婷" w:date="2026-09-18T12:00:00Z">
        <w:r>
          <w:rPr>
            <w:rFonts w:hint="eastAsia"/>
          </w:rPr>
          <w:delText xml:space="preserve">计算</w:delText>
        </w:r>
      </w:del>
      <w:ins w:id="20046" w:author="陈海婷" w:date="2026-09-18T12:00:00Z">
        <w:r>
          <w:rPr>
            <w:rFonts w:hint="eastAsia"/>
          </w:rPr>
          <w:t xml:space="preserve">句子级</w:t>
        </w:r>
      </w:ins>
      <w:r>
        <w:rPr>
          <w:rFonts w:hint="eastAsia"/>
        </w:rPr>
        <w:t xml:space="preserve">编码</w:t>
      </w:r>
      <w:del w:id="20047" w:author="陈海婷" w:date="2026-09-18T12:00:00Z">
        <w:r>
          <w:rPr>
            <w:rFonts w:hint="eastAsia"/>
          </w:rPr>
          <w:delText xml:space="preserve">分析，量化各部门在安全性、有效性、经济性、创新性、公平性五个维度上的注意力配置差异</w:delText>
        </w:r>
      </w:del>
      <w:r>
        <w:rPr>
          <w:rFonts w:hint="eastAsia"/>
        </w:rPr>
        <w:t xml:space="preserve">，并借鉴</w:t>
      </w:r>
      <w:del w:id="20048" w:author="陈海婷" w:date="2026-09-18T12:00:00Z">
        <w:r>
          <w:rPr>
            <w:rFonts w:hint="eastAsia"/>
          </w:rPr>
          <w:delText xml:space="preserve">德</w:delText>
        </w:r>
      </w:del>
      <w:ins w:id="20049" w:author="陈海婷" w:date="2026-09-18T12:00:00Z">
        <w:r>
          <w:rPr>
            <w:rFonts w:hint="eastAsia"/>
          </w:rPr>
          <w:t xml:space="preserve">法</w:t>
        </w:r>
      </w:ins>
      <w:r>
        <w:rPr>
          <w:rFonts w:hint="eastAsia"/>
        </w:rPr>
        <w:t xml:space="preserve">国、</w:t>
      </w:r>
      <w:del w:id="20050" w:author="陈海婷" w:date="2026-09-18T12:00:00Z">
        <w:r>
          <w:rPr>
            <w:rFonts w:hint="eastAsia"/>
          </w:rPr>
          <w:delText xml:space="preserve">法</w:delText>
        </w:r>
      </w:del>
      <w:ins w:id="20051" w:author="陈海婷" w:date="2026-09-18T12:00:00Z">
        <w:r>
          <w:rPr>
            <w:rFonts w:hint="eastAsia"/>
          </w:rPr>
          <w:t xml:space="preserve">德</w:t>
        </w:r>
      </w:ins>
      <w:r>
        <w:rPr>
          <w:rFonts w:hint="eastAsia"/>
        </w:rPr>
        <w:t xml:space="preserve">国、意大利的健康技术评估经验</w:t>
      </w:r>
      <w:del w:id="20052" w:author="陈海婷" w:date="2026-09-18T12:00:00Z">
        <w:r>
          <w:rPr>
            <w:rFonts w:hint="eastAsia"/>
          </w:rPr>
          <w:delText xml:space="preserve">，为“十五五”时期健全三医协同治理机制提供基于认知</w:delText>
        </w:r>
      </w:del>
      <w:ins w:id="20053" w:author="陈海婷" w:date="2026-09-18T12:00:00Z">
        <w:r>
          <w:rPr>
            <w:rFonts w:hint="eastAsia"/>
          </w:rPr>
          <w:t xml:space="preserve">提出</w:t>
        </w:r>
      </w:ins>
      <w:r>
        <w:rPr>
          <w:rFonts w:hint="eastAsia"/>
        </w:rPr>
        <w:t xml:space="preserve">协调</w:t>
      </w:r>
      <w:del w:id="20054" w:author="陈海婷" w:date="2026-09-18T12:00:00Z">
        <w:r>
          <w:rPr>
            <w:rFonts w:hint="eastAsia"/>
          </w:rPr>
          <w:delText xml:space="preserve">的决策分析视角与政策参考</w:delText>
        </w:r>
      </w:del>
      <w:ins w:id="20055" w:author="陈海婷" w:date="2026-09-18T12:00:00Z">
        <w:r>
          <w:rPr>
            <w:rFonts w:hint="eastAsia"/>
          </w:rPr>
          <w:t xml:space="preserve">路径</w:t>
        </w:r>
      </w:ins>
      <w:r>
        <w:rPr>
          <w:rFonts w:hint="eastAsia"/>
        </w:rPr>
        <w:t xml:space="preserve">。</w:t>
      </w:r>
    </w:p>
    <w:p>
      <w:pPr>
        <w:pStyle w:val="2"/>
      </w:pPr>
      <w:r>
        <w:rPr>
          <w:rFonts w:hint="eastAsia"/>
        </w:rPr>
        <w:t xml:space="preserve">2 文献综述</w:t>
      </w:r>
    </w:p>
    <w:p>
      <w:pPr>
        <w:pStyle w:val="4"/>
      </w:pPr>
      <w:r>
        <w:rPr>
          <w:rFonts w:hint="eastAsia"/>
        </w:rPr>
        <w:t xml:space="preserve">2.1 创新药多维评价的研究脉络</w:t>
      </w:r>
    </w:p>
    <w:p>
      <w:pPr>
        <w:pStyle w:val="28"/>
      </w:pPr>
      <w:r>
        <w:rPr>
          <w:rFonts w:hint="eastAsia"/>
        </w:rPr>
        <w:t xml:space="preserve">在评价标准与准入机制方面，孔繁翠（2022）</w:t>
      </w:r>
      <w:r>
        <w:rPr>
          <w:rFonts w:hint="eastAsia"/>
          <w:vertAlign w:val="superscript"/>
        </w:rPr>
        <w:t xml:space="preserve">[1]</w:t>
      </w:r>
      <w:r>
        <w:rPr>
          <w:rFonts w:hint="eastAsia"/>
        </w:rPr>
        <w:t xml:space="preserve">对比英、德、法、加四国的创新药价值评估体系，提出中国应构建附加临床收益评估体系并完善医保准入谈判规则；赵华婷等（2019）</w:t>
      </w:r>
      <w:r>
        <w:rPr>
          <w:rFonts w:hint="eastAsia"/>
          <w:vertAlign w:val="superscript"/>
        </w:rPr>
        <w:t xml:space="preserve">[2]</w:t>
      </w:r>
      <w:del w:id="20056" w:author="陈海婷" w:date="2026-09-18T12:00:00Z">
        <w:r>
          <w:rPr>
            <w:rFonts w:hint="eastAsia"/>
          </w:rPr>
          <w:delText xml:space="preserve">则借鉴法国临床效益评价制度，</w:delText>
        </w:r>
      </w:del>
      <w:r>
        <w:rPr>
          <w:rFonts w:hint="eastAsia"/>
        </w:rPr>
        <w:t xml:space="preserve">建议建立与医保目录动态调整相衔接的临床获益分级机制</w:t>
      </w:r>
      <w:del w:id="20057" w:author="陈海婷" w:date="2026-09-18T12:00:00Z">
        <w:r>
          <w:rPr>
            <w:rFonts w:hint="eastAsia"/>
          </w:rPr>
          <w:delText xml:space="preserve">。</w:delText>
        </w:r>
      </w:del>
      <w:ins w:id="20058" w:author="陈海婷" w:date="2026-09-18T12:00:00Z">
        <w:r>
          <w:rPr>
            <w:rFonts w:hint="eastAsia"/>
          </w:rPr>
          <w:t xml:space="preserve">；</w:t>
        </w:r>
      </w:ins>
      <w:r>
        <w:rPr>
          <w:rFonts w:hint="eastAsia"/>
        </w:rPr>
        <w:t xml:space="preserve">段晓托等（2017）</w:t>
      </w:r>
      <w:r>
        <w:rPr>
          <w:rFonts w:hint="eastAsia"/>
          <w:vertAlign w:val="superscript"/>
        </w:rPr>
        <w:t xml:space="preserve">[3]</w:t>
      </w:r>
      <w:del w:id="20059" w:author="陈海婷" w:date="2026-09-18T12:00:00Z">
        <w:r>
          <w:rPr>
            <w:rFonts w:hint="eastAsia"/>
          </w:rPr>
          <w:delText xml:space="preserve">识别了</w:delText>
        </w:r>
      </w:del>
      <w:ins w:id="20060" w:author="陈海婷" w:date="2026-09-18T12:00:00Z">
        <w:r>
          <w:rPr>
            <w:rFonts w:hint="eastAsia"/>
          </w:rPr>
          <w:t xml:space="preserve">指出</w:t>
        </w:r>
      </w:ins>
      <w:r>
        <w:rPr>
          <w:rFonts w:hint="eastAsia"/>
        </w:rPr>
        <w:t xml:space="preserve">创新药进入医保目录</w:t>
      </w:r>
      <w:del w:id="20061" w:author="陈海婷" w:date="2026-09-18T12:00:00Z">
        <w:r>
          <w:rPr>
            <w:rFonts w:hint="eastAsia"/>
          </w:rPr>
          <w:delText xml:space="preserve">的障碍，包括</w:delText>
        </w:r>
      </w:del>
      <w:ins w:id="20062" w:author="陈海婷" w:date="2026-09-18T12:00:00Z">
        <w:r>
          <w:rPr>
            <w:rFonts w:hint="eastAsia"/>
          </w:rPr>
          <w:t xml:space="preserve">存在</w:t>
        </w:r>
      </w:ins>
      <w:r>
        <w:rPr>
          <w:rFonts w:hint="eastAsia"/>
        </w:rPr>
        <w:t xml:space="preserve">遴选依据客观性不足、等待时间过长和谈判机制不健全等</w:t>
      </w:r>
      <w:ins w:id="20063" w:author="陈海婷" w:date="2026-09-18T12:00:00Z">
        <w:r>
          <w:rPr>
            <w:rFonts w:hint="eastAsia"/>
          </w:rPr>
          <w:t xml:space="preserve">障碍</w:t>
        </w:r>
      </w:ins>
      <w:r>
        <w:rPr>
          <w:rFonts w:hint="eastAsia"/>
        </w:rPr>
        <w:t xml:space="preserve">；艾丹丹等（2020）</w:t>
      </w:r>
      <w:r>
        <w:rPr>
          <w:rFonts w:hint="eastAsia"/>
          <w:vertAlign w:val="superscript"/>
        </w:rPr>
        <w:t xml:space="preserve">[4]</w:t>
      </w:r>
      <w:del w:id="20064" w:author="陈海婷" w:date="2026-09-18T12:00:00Z">
        <w:r>
          <w:rPr>
            <w:rFonts w:hint="eastAsia"/>
          </w:rPr>
          <w:delText xml:space="preserve">在价值医疗框架下指出，</w:delText>
        </w:r>
      </w:del>
      <w:ins w:id="20065" w:author="陈海婷" w:date="2026-09-18T12:00:00Z">
        <w:r>
          <w:rPr>
            <w:rFonts w:hint="eastAsia"/>
          </w:rPr>
          <w:t xml:space="preserve">认为</w:t>
        </w:r>
      </w:ins>
      <w:r>
        <w:rPr>
          <w:rFonts w:hint="eastAsia"/>
        </w:rPr>
        <w:t xml:space="preserve">基于价值的定价需以多维评价体系为前提。</w:t>
      </w:r>
      <w:del w:id="20066" w:author="陈海婷" w:date="2026-09-18T12:00:00Z">
        <w:r>
          <w:rPr>
            <w:rFonts w:hint="eastAsia"/>
          </w:rPr>
          <w:delText xml:space="preserve">上述</w:delText>
        </w:r>
      </w:del>
      <w:ins w:id="20067" w:author="陈海婷" w:date="2026-09-18T12:00:00Z">
        <w:r>
          <w:rPr>
            <w:rFonts w:hint="eastAsia"/>
          </w:rPr>
          <w:t xml:space="preserve">这些</w:t>
        </w:r>
      </w:ins>
      <w:r>
        <w:rPr>
          <w:rFonts w:hint="eastAsia"/>
        </w:rPr>
        <w:t xml:space="preserve">研究</w:t>
      </w:r>
      <w:del w:id="20068" w:author="陈海婷" w:date="2026-09-18T12:00:00Z">
        <w:r>
          <w:rPr>
            <w:rFonts w:hint="eastAsia"/>
          </w:rPr>
          <w:delText xml:space="preserve">共同揭示了一个结构性矛盾：</w:delText>
        </w:r>
      </w:del>
      <w:ins w:id="20069" w:author="陈海婷" w:date="2026-09-18T12:00:00Z">
        <w:r>
          <w:rPr>
            <w:rFonts w:hint="eastAsia"/>
          </w:rPr>
          <w:t xml:space="preserve">表明，</w:t>
        </w:r>
      </w:ins>
      <w:r>
        <w:rPr>
          <w:rFonts w:hint="eastAsia"/>
        </w:rPr>
        <w:t xml:space="preserve">创新药评价涉及</w:t>
      </w:r>
      <w:del w:id="20070" w:author="陈海婷" w:date="2026-09-18T12:00:00Z">
        <w:r>
          <w:rPr>
            <w:rFonts w:hint="eastAsia"/>
          </w:rPr>
          <w:delText xml:space="preserve">安全性、有效性、经济性、创新性和公平性等</w:delText>
        </w:r>
      </w:del>
      <w:r>
        <w:rPr>
          <w:rFonts w:hint="eastAsia"/>
        </w:rPr>
        <w:t xml:space="preserve">多个</w:t>
      </w:r>
      <w:ins w:id="20071" w:author="陈海婷" w:date="2026-09-18T12:00:00Z">
        <w:r>
          <w:rPr>
            <w:rFonts w:hint="eastAsia"/>
          </w:rPr>
          <w:t xml:space="preserve">评价</w:t>
        </w:r>
      </w:ins>
      <w:r>
        <w:rPr>
          <w:rFonts w:hint="eastAsia"/>
        </w:rPr>
        <w:t xml:space="preserve">维度，但各维度的权重</w:t>
      </w:r>
      <w:del w:id="20072" w:author="陈海婷" w:date="2026-09-18T12:00:00Z">
        <w:r>
          <w:rPr>
            <w:rFonts w:hint="eastAsia"/>
          </w:rPr>
          <w:delText xml:space="preserve">配置</w:delText>
        </w:r>
      </w:del>
      <w:r>
        <w:rPr>
          <w:rFonts w:hint="eastAsia"/>
        </w:rPr>
        <w:t xml:space="preserve">尚无统一标准</w:t>
      </w:r>
      <w:del w:id="20073" w:author="陈海婷" w:date="2026-09-18T12:00:00Z">
        <w:r>
          <w:rPr>
            <w:rFonts w:hint="eastAsia"/>
          </w:rPr>
          <w:delText xml:space="preserve">，不同部门在实际操作中的侧重存在明显差异</w:delText>
        </w:r>
      </w:del>
      <w:r>
        <w:rPr>
          <w:rFonts w:hint="eastAsia"/>
        </w:rPr>
        <w:t xml:space="preserve">。</w:t>
      </w:r>
    </w:p>
    <w:p>
      <w:pPr>
        <w:pStyle w:val="3"/>
      </w:pPr>
      <w:r>
        <w:rPr>
          <w:rFonts w:hint="eastAsia"/>
        </w:rPr>
        <w:t xml:space="preserve">在多主体</w:t>
      </w:r>
      <w:del w:id="20074" w:author="陈海婷" w:date="2026-09-18T12:00:00Z">
        <w:r>
          <w:rPr>
            <w:rFonts w:hint="eastAsia"/>
          </w:rPr>
          <w:delText xml:space="preserve">利益博弈</w:delText>
        </w:r>
      </w:del>
      <w:ins w:id="20075" w:author="陈海婷" w:date="2026-09-18T12:00:00Z">
        <w:r>
          <w:rPr>
            <w:rFonts w:hint="eastAsia"/>
          </w:rPr>
          <w:t xml:space="preserve">互动</w:t>
        </w:r>
      </w:ins>
      <w:r>
        <w:rPr>
          <w:rFonts w:hint="eastAsia"/>
        </w:rPr>
        <w:t xml:space="preserve">方面，康姗姗等（2010）</w:t>
      </w:r>
      <w:r>
        <w:rPr>
          <w:rFonts w:hint="eastAsia"/>
          <w:vertAlign w:val="superscript"/>
        </w:rPr>
        <w:t xml:space="preserve">[5]</w:t>
      </w:r>
      <w:del w:id="20076" w:author="陈海婷" w:date="2026-09-18T12:00:00Z">
        <w:r>
          <w:rPr>
            <w:rFonts w:hint="eastAsia"/>
          </w:rPr>
          <w:delText xml:space="preserve">较早分析了药品上市决策中企业、经营者、医疗机构和患者的策略互动，发现信息不对称是决策偏离社会最优的关键因素；</w:delText>
        </w:r>
      </w:del>
      <w:ins w:id="20077" w:author="陈海婷" w:date="2026-09-18T12:00:00Z">
        <w:r>
          <w:rPr>
            <w:rFonts w:hint="eastAsia"/>
          </w:rPr>
          <w:t xml:space="preserve">、</w:t>
        </w:r>
      </w:ins>
      <w:r>
        <w:rPr>
          <w:rFonts w:hint="eastAsia"/>
        </w:rPr>
        <w:t xml:space="preserve">张新鑫等（2017）</w:t>
      </w:r>
      <w:r>
        <w:rPr>
          <w:rFonts w:hint="eastAsia"/>
          <w:vertAlign w:val="superscript"/>
        </w:rPr>
        <w:t xml:space="preserve">[6]</w:t>
      </w:r>
      <w:del w:id="20078" w:author="陈海婷" w:date="2026-09-18T12:00:00Z">
        <w:r>
          <w:rPr>
            <w:rFonts w:hint="eastAsia"/>
          </w:rPr>
          <w:delText xml:space="preserve">的多阶段动态博弈模型表明，价格管制并非总是降低创新激励，关键在于管制政策与支付政策的匹配。</w:delText>
        </w:r>
      </w:del>
      <w:ins w:id="20079" w:author="陈海婷" w:date="2026-09-18T12:00:00Z">
        <w:r>
          <w:rPr>
            <w:rFonts w:hint="eastAsia"/>
          </w:rPr>
          <w:t xml:space="preserve">、</w:t>
        </w:r>
      </w:ins>
      <w:r>
        <w:rPr>
          <w:rFonts w:hint="eastAsia"/>
        </w:rPr>
        <w:t xml:space="preserve">谭清立等（2024）</w:t>
      </w:r>
      <w:r>
        <w:rPr>
          <w:rFonts w:hint="eastAsia"/>
          <w:vertAlign w:val="superscript"/>
        </w:rPr>
        <w:t xml:space="preserve">[7]</w:t>
      </w:r>
      <w:del w:id="20080" w:author="陈海婷" w:date="2026-09-18T12:00:00Z">
        <w:r>
          <w:rPr>
            <w:rFonts w:hint="eastAsia"/>
          </w:rPr>
          <w:delText xml:space="preserve">指出医保谈判药品存在量价不平衡现象；</w:delText>
        </w:r>
      </w:del>
      <w:ins w:id="20081" w:author="陈海婷" w:date="2026-09-18T12:00:00Z">
        <w:r>
          <w:rPr>
            <w:rFonts w:hint="eastAsia"/>
          </w:rPr>
          <w:t xml:space="preserve">以及</w:t>
        </w:r>
      </w:ins>
      <w:r>
        <w:rPr>
          <w:rFonts w:hint="eastAsia"/>
        </w:rPr>
        <w:t xml:space="preserve">王恩楠和朱铭来（2023）</w:t>
      </w:r>
      <w:r>
        <w:rPr>
          <w:rFonts w:hint="eastAsia"/>
          <w:vertAlign w:val="superscript"/>
        </w:rPr>
        <w:t xml:space="preserve">[8]</w:t>
      </w:r>
      <w:del w:id="20082" w:author="陈海婷" w:date="2026-09-18T12:00:00Z">
        <w:r>
          <w:rPr>
            <w:rFonts w:hint="eastAsia"/>
          </w:rPr>
          <w:delText xml:space="preserve">的演化</w:delText>
        </w:r>
      </w:del>
      <w:ins w:id="20083" w:author="陈海婷" w:date="2026-09-18T12:00:00Z">
        <w:r>
          <w:rPr>
            <w:rFonts w:hint="eastAsia"/>
          </w:rPr>
          <w:t xml:space="preserve">分别以</w:t>
        </w:r>
      </w:ins>
      <w:r>
        <w:rPr>
          <w:rFonts w:hint="eastAsia"/>
        </w:rPr>
        <w:t xml:space="preserve">博弈</w:t>
      </w:r>
      <w:del w:id="20084" w:author="陈海婷" w:date="2026-09-18T12:00:00Z">
        <w:r>
          <w:rPr>
            <w:rFonts w:hint="eastAsia"/>
          </w:rPr>
          <w:delText xml:space="preserve">研究发现，</w:delText>
        </w:r>
      </w:del>
      <w:ins w:id="20085" w:author="陈海婷" w:date="2026-09-18T12:00:00Z">
        <w:r>
          <w:rPr>
            <w:rFonts w:hint="eastAsia"/>
          </w:rPr>
          <w:t xml:space="preserve">模型分析了药品上市决策、价格管制与医保</w:t>
        </w:r>
      </w:ins>
      <w:r>
        <w:rPr>
          <w:rFonts w:hint="eastAsia"/>
        </w:rPr>
        <w:t xml:space="preserve">谈判</w:t>
      </w:r>
      <w:del w:id="20086" w:author="陈海婷" w:date="2026-09-18T12:00:00Z">
        <w:r>
          <w:rPr>
            <w:rFonts w:hint="eastAsia"/>
          </w:rPr>
          <w:delText xml:space="preserve">前后药品销售额、双方初始意愿和社会声誉考量均影响博弈均衡。这些研究</w:delText>
        </w:r>
      </w:del>
      <w:ins w:id="20087" w:author="陈海婷" w:date="2026-09-18T12:00:00Z">
        <w:r>
          <w:rPr>
            <w:rFonts w:hint="eastAsia"/>
          </w:rPr>
          <w:t xml:space="preserve">中的多方策略互动，</w:t>
        </w:r>
      </w:ins>
      <w:r>
        <w:rPr>
          <w:rFonts w:hint="eastAsia"/>
        </w:rPr>
        <w:t xml:space="preserve">揭示了多主体差异的利益根源，但多停留在两方或三方博弈层面</w:t>
      </w:r>
      <w:del w:id="20088" w:author="陈海婷" w:date="2026-09-18T12:00:00Z">
        <w:r>
          <w:rPr>
            <w:rFonts w:hint="eastAsia"/>
          </w:rPr>
          <w:delText xml:space="preserve">，尚未从制度层面解释认知差异的结构性特征</w:delText>
        </w:r>
      </w:del>
      <w:r>
        <w:rPr>
          <w:rFonts w:hint="eastAsia"/>
        </w:rPr>
        <w:t xml:space="preserve">。在政策工具与制度</w:t>
      </w:r>
      <w:del w:id="20089" w:author="陈海婷" w:date="2026-09-18T12:00:00Z">
        <w:r>
          <w:rPr>
            <w:rFonts w:hint="eastAsia"/>
          </w:rPr>
          <w:delText xml:space="preserve">变迁方</w:delText>
        </w:r>
      </w:del>
      <w:ins w:id="20090" w:author="陈海婷" w:date="2026-09-18T12:00:00Z">
        <w:r>
          <w:rPr>
            <w:rFonts w:hint="eastAsia"/>
          </w:rPr>
          <w:t xml:space="preserve">层</w:t>
        </w:r>
      </w:ins>
      <w:r>
        <w:rPr>
          <w:rFonts w:hint="eastAsia"/>
        </w:rPr>
        <w:t xml:space="preserve">面，吕倩鹏等（2024）</w:t>
      </w:r>
      <w:r>
        <w:rPr>
          <w:rFonts w:hint="eastAsia"/>
          <w:vertAlign w:val="superscript"/>
        </w:rPr>
        <w:t xml:space="preserve">[9]</w:t>
      </w:r>
      <w:r>
        <w:rPr>
          <w:rFonts w:hint="eastAsia"/>
        </w:rPr>
        <w:t xml:space="preserve">对65份国家层面创新药研发政策的量化分析发现</w:t>
      </w:r>
      <w:del w:id="20091" w:author="陈海婷" w:date="2026-09-18T12:00:00Z">
        <w:r>
          <w:rPr>
            <w:rFonts w:hint="eastAsia"/>
          </w:rPr>
          <w:delText xml:space="preserve">，</w:delText>
        </w:r>
      </w:del>
      <w:r>
        <w:rPr>
          <w:rFonts w:hint="eastAsia"/>
        </w:rPr>
        <w:t xml:space="preserve">政策工具内部结构失衡</w:t>
      </w:r>
      <w:del w:id="20092" w:author="陈海婷" w:date="2026-09-18T12:00:00Z">
        <w:r>
          <w:rPr>
            <w:rFonts w:hint="eastAsia"/>
          </w:rPr>
          <w:delText xml:space="preserve">、政策对临床试验阶段关注不足；</w:delText>
        </w:r>
      </w:del>
      <w:ins w:id="20093" w:author="陈海婷" w:date="2026-09-18T12:00:00Z">
        <w:r>
          <w:rPr>
            <w:rFonts w:hint="eastAsia"/>
          </w:rPr>
          <w:t xml:space="preserve">，</w:t>
        </w:r>
      </w:ins>
      <w:r>
        <w:rPr>
          <w:rFonts w:hint="eastAsia"/>
        </w:rPr>
        <w:t xml:space="preserve">毛心仪和姚峥嵘（2021）</w:t>
      </w:r>
      <w:r>
        <w:rPr>
          <w:rFonts w:hint="eastAsia"/>
          <w:vertAlign w:val="superscript"/>
        </w:rPr>
        <w:t xml:space="preserve">[10]</w:t>
      </w:r>
      <w:del w:id="20094" w:author="陈海婷" w:date="2026-09-18T12:00:00Z">
        <w:r>
          <w:rPr>
            <w:rFonts w:hint="eastAsia"/>
          </w:rPr>
          <w:delText xml:space="preserve">指出</w:delText>
        </w:r>
      </w:del>
      <w:ins w:id="20095" w:author="陈海婷" w:date="2026-09-18T12:00:00Z">
        <w:r>
          <w:rPr>
            <w:rFonts w:hint="eastAsia"/>
          </w:rPr>
          <w:t xml:space="preserve">分析了</w:t>
        </w:r>
      </w:ins>
      <w:r>
        <w:rPr>
          <w:rFonts w:hint="eastAsia"/>
        </w:rPr>
        <w:t xml:space="preserve">2015年以来审评审批制度改革</w:t>
      </w:r>
      <w:del w:id="20096" w:author="陈海婷" w:date="2026-09-18T12:00:00Z">
        <w:r>
          <w:rPr>
            <w:rFonts w:hint="eastAsia"/>
          </w:rPr>
          <w:delText xml:space="preserve">兼具强制性与诱致性</w:delText>
        </w:r>
      </w:del>
      <w:ins w:id="20097" w:author="陈海婷" w:date="2026-09-18T12:00:00Z">
        <w:r>
          <w:rPr>
            <w:rFonts w:hint="eastAsia"/>
          </w:rPr>
          <w:t xml:space="preserve">的</w:t>
        </w:r>
      </w:ins>
      <w:r>
        <w:rPr>
          <w:rFonts w:hint="eastAsia"/>
        </w:rPr>
        <w:t xml:space="preserve">变迁</w:t>
      </w:r>
      <w:del w:id="20098" w:author="陈海婷" w:date="2026-09-18T12:00:00Z">
        <w:r>
          <w:rPr>
            <w:rFonts w:hint="eastAsia"/>
          </w:rPr>
          <w:delText xml:space="preserve">的双重</w:delText>
        </w:r>
      </w:del>
      <w:r>
        <w:rPr>
          <w:rFonts w:hint="eastAsia"/>
        </w:rPr>
        <w:t xml:space="preserve">特征</w:t>
      </w:r>
      <w:del w:id="20099" w:author="陈海婷" w:date="2026-09-18T12:00:00Z">
        <w:r>
          <w:rPr>
            <w:rFonts w:hint="eastAsia"/>
          </w:rPr>
          <w:delText xml:space="preserve">；</w:delText>
        </w:r>
      </w:del>
      <w:ins w:id="20100" w:author="陈海婷" w:date="2026-09-18T12:00:00Z">
        <w:r>
          <w:rPr>
            <w:rFonts w:hint="eastAsia"/>
          </w:rPr>
          <w:t xml:space="preserve">，</w:t>
        </w:r>
      </w:ins>
      <w:r>
        <w:rPr>
          <w:rFonts w:hint="eastAsia"/>
        </w:rPr>
        <w:t xml:space="preserve">杨钰婷等（2024）</w:t>
      </w:r>
      <w:r>
        <w:rPr>
          <w:rFonts w:hint="eastAsia"/>
          <w:vertAlign w:val="superscript"/>
        </w:rPr>
        <w:t xml:space="preserve">[11]</w:t>
      </w:r>
      <w:del w:id="20101" w:author="陈海婷" w:date="2026-09-18T12:00:00Z">
        <w:r>
          <w:rPr>
            <w:rFonts w:hint="eastAsia"/>
          </w:rPr>
          <w:delText xml:space="preserve">的省际比较研究表明，</w:delText>
        </w:r>
      </w:del>
      <w:ins w:id="20102" w:author="陈海婷" w:date="2026-09-18T12:00:00Z">
        <w:r>
          <w:rPr>
            <w:rFonts w:hint="eastAsia"/>
          </w:rPr>
          <w:t xml:space="preserve">发现</w:t>
        </w:r>
      </w:ins>
      <w:r>
        <w:rPr>
          <w:rFonts w:hint="eastAsia"/>
        </w:rPr>
        <w:t xml:space="preserve">各地落实创新药准入政策存在显著制度差异</w:t>
      </w:r>
      <w:del w:id="20103" w:author="陈海婷" w:date="2026-09-18T12:00:00Z">
        <w:r>
          <w:rPr>
            <w:rFonts w:hint="eastAsia"/>
          </w:rPr>
          <w:delText xml:space="preserve">，三医协同面临多重政策要素的平衡难题</w:delText>
        </w:r>
      </w:del>
      <w:r>
        <w:rPr>
          <w:rFonts w:hint="eastAsia"/>
        </w:rPr>
        <w:t xml:space="preserve">。</w:t>
      </w:r>
    </w:p>
    <w:p>
      <w:pPr>
        <w:pStyle w:val="3"/>
      </w:pPr>
      <w:r>
        <w:rPr>
          <w:rFonts w:hint="eastAsia"/>
        </w:rPr>
        <w:t xml:space="preserve">国际研究</w:t>
      </w:r>
      <w:del w:id="20104" w:author="陈海婷" w:date="2026-09-18T12:00:00Z">
        <w:r>
          <w:rPr>
            <w:rFonts w:hint="eastAsia"/>
          </w:rPr>
          <w:delText xml:space="preserve">则</w:delText>
        </w:r>
      </w:del>
      <w:r>
        <w:rPr>
          <w:rFonts w:hint="eastAsia"/>
        </w:rPr>
        <w:t xml:space="preserve">从实证层面</w:t>
      </w:r>
      <w:del w:id="20105" w:author="陈海婷" w:date="2026-09-18T12:00:00Z">
        <w:r>
          <w:rPr>
            <w:rFonts w:hint="eastAsia"/>
          </w:rPr>
          <w:delText xml:space="preserve">证实</w:delText>
        </w:r>
      </w:del>
      <w:ins w:id="20106" w:author="陈海婷" w:date="2026-09-18T12:00:00Z">
        <w:r>
          <w:rPr>
            <w:rFonts w:hint="eastAsia"/>
          </w:rPr>
          <w:t xml:space="preserve">揭示</w:t>
        </w:r>
      </w:ins>
      <w:r>
        <w:rPr>
          <w:rFonts w:hint="eastAsia"/>
        </w:rPr>
        <w:t xml:space="preserve">了评价</w:t>
      </w:r>
      <w:del w:id="20107" w:author="陈海婷" w:date="2026-09-18T12:00:00Z">
        <w:r>
          <w:rPr>
            <w:rFonts w:hint="eastAsia"/>
          </w:rPr>
          <w:delText xml:space="preserve">分歧</w:delText>
        </w:r>
      </w:del>
      <w:ins w:id="20108" w:author="陈海婷" w:date="2026-09-18T12:00:00Z">
        <w:r>
          <w:rPr>
            <w:rFonts w:hint="eastAsia"/>
          </w:rPr>
          <w:t xml:space="preserve">差异</w:t>
        </w:r>
      </w:ins>
      <w:r>
        <w:rPr>
          <w:rFonts w:hint="eastAsia"/>
        </w:rPr>
        <w:t xml:space="preserve">的结构性特征。Casilli等（2023）</w:t>
      </w:r>
      <w:r>
        <w:rPr>
          <w:rFonts w:hint="eastAsia"/>
          <w:vertAlign w:val="superscript"/>
        </w:rPr>
        <w:t xml:space="preserve">[12]</w:t>
      </w:r>
      <w:del w:id="20109" w:author="陈海婷" w:date="2026-09-18T12:00:00Z">
        <w:r>
          <w:rPr>
            <w:rFonts w:hint="eastAsia"/>
          </w:rPr>
          <w:delText xml:space="preserve">对</w:delText>
        </w:r>
      </w:del>
      <w:ins w:id="20110" w:author="陈海婷" w:date="2026-09-18T12:00:00Z">
        <w:r>
          <w:rPr>
            <w:rFonts w:hint="eastAsia"/>
          </w:rPr>
          <w:t xml:space="preserve">比较了</w:t>
        </w:r>
      </w:ins>
      <w:r>
        <w:rPr>
          <w:rFonts w:hint="eastAsia"/>
        </w:rPr>
        <w:t xml:space="preserve">189个药品/适应症在法国高等卫生管理局（HAS）、德国联邦联合委员会（G-BA）</w:t>
      </w:r>
      <w:del w:id="20111" w:author="陈海婷" w:date="2026-09-18T12:00:00Z">
        <w:r>
          <w:rPr>
            <w:rFonts w:hint="eastAsia"/>
          </w:rPr>
          <w:delText xml:space="preserve">、</w:delText>
        </w:r>
      </w:del>
      <w:ins w:id="20112" w:author="陈海婷" w:date="2026-09-18T12:00:00Z">
        <w:r>
          <w:rPr>
            <w:rFonts w:hint="eastAsia"/>
          </w:rPr>
          <w:t xml:space="preserve">和</w:t>
        </w:r>
      </w:ins>
      <w:r>
        <w:rPr>
          <w:rFonts w:hint="eastAsia"/>
        </w:rPr>
        <w:t xml:space="preserve">意大利药品管理局（AIFA）之间的健康技术评估（Health Technology Assessment，HTA）结论</w:t>
      </w:r>
      <w:del w:id="20113" w:author="陈海婷" w:date="2026-09-18T12:00:00Z">
        <w:r>
          <w:rPr>
            <w:rFonts w:hint="eastAsia"/>
          </w:rPr>
          <w:delText xml:space="preserve">的一致性进行了比较</w:delText>
        </w:r>
      </w:del>
      <w:r>
        <w:rPr>
          <w:rFonts w:hint="eastAsia"/>
        </w:rPr>
        <w:t xml:space="preserve">，发现德法一致率最高（82%</w:t>
      </w:r>
      <w:del w:id="20114" w:author="陈海婷" w:date="2026-09-18T12:00:00Z">
        <w:r>
          <w:rPr>
            <w:rFonts w:hint="eastAsia"/>
          </w:rPr>
          <w:delText xml:space="preserve">，κ=0.61）；</w:delText>
        </w:r>
      </w:del>
      <w:ins w:id="20115" w:author="陈海婷" w:date="2026-09-18T12:00:00Z">
        <w:r>
          <w:rPr>
            <w:rFonts w:hint="eastAsia"/>
          </w:rPr>
          <w:t xml:space="preserve">），</w:t>
        </w:r>
      </w:ins>
      <w:r>
        <w:rPr>
          <w:rFonts w:hint="eastAsia"/>
        </w:rPr>
        <w:t xml:space="preserve">意法</w:t>
      </w:r>
      <w:ins w:id="20116" w:author="陈海婷" w:date="2026-09-18T12:00:00Z">
        <w:r>
          <w:rPr>
            <w:rFonts w:hint="eastAsia"/>
          </w:rPr>
          <w:t xml:space="preserve">和意德</w:t>
        </w:r>
      </w:ins>
      <w:r>
        <w:rPr>
          <w:rFonts w:hint="eastAsia"/>
        </w:rPr>
        <w:t xml:space="preserve">仅为52%</w:t>
      </w:r>
      <w:del w:id="20117" w:author="陈海婷" w:date="2026-09-18T12:00:00Z">
        <w:r>
          <w:rPr>
            <w:rFonts w:hint="eastAsia"/>
          </w:rPr>
          <w:delText xml:space="preserve">（κ=0.17），意德仅为</w:delText>
        </w:r>
      </w:del>
      <w:ins w:id="20118" w:author="陈海婷" w:date="2026-09-18T12:00:00Z">
        <w:r>
          <w:rPr>
            <w:rFonts w:hint="eastAsia"/>
          </w:rPr>
          <w:t xml:space="preserve">和</w:t>
        </w:r>
      </w:ins>
      <w:r>
        <w:rPr>
          <w:rFonts w:hint="eastAsia"/>
        </w:rPr>
        <w:t xml:space="preserve">57%</w:t>
      </w:r>
      <w:del w:id="20119" w:author="陈海婷" w:date="2026-09-18T12:00:00Z">
        <w:r>
          <w:rPr>
            <w:rFonts w:hint="eastAsia"/>
          </w:rPr>
          <w:delText xml:space="preserve">（κ=0.25）</w:delText>
        </w:r>
      </w:del>
      <w:r>
        <w:rPr>
          <w:rFonts w:hint="eastAsia"/>
        </w:rPr>
        <w:t xml:space="preserve">。Garau等（2018）</w:t>
      </w:r>
      <w:r>
        <w:rPr>
          <w:rFonts w:hint="eastAsia"/>
          <w:vertAlign w:val="superscript"/>
        </w:rPr>
        <w:t xml:space="preserve">[13]</w:t>
      </w:r>
      <w:del w:id="20120" w:author="陈海婷" w:date="2026-09-18T12:00:00Z">
        <w:r>
          <w:rPr>
            <w:rFonts w:hint="eastAsia"/>
          </w:rPr>
          <w:delText xml:space="preserve">运用多准则决策分析（MCDA）框架</w:delText>
        </w:r>
      </w:del>
      <w:r>
        <w:rPr>
          <w:rFonts w:hint="eastAsia"/>
        </w:rPr>
        <w:t xml:space="preserve">发现</w:t>
      </w:r>
      <w:del w:id="20121" w:author="陈海婷" w:date="2026-09-18T12:00:00Z">
        <w:r>
          <w:rPr>
            <w:rFonts w:hint="eastAsia"/>
          </w:rPr>
          <w:delText xml:space="preserve">，</w:delText>
        </w:r>
      </w:del>
      <w:r>
        <w:rPr>
          <w:rFonts w:hint="eastAsia"/>
        </w:rPr>
        <w:t xml:space="preserve">患者和临床医生的评价权重集中于疾病严重性与治疗获益，</w:t>
      </w:r>
      <w:del w:id="20122" w:author="陈海婷" w:date="2026-09-18T12:00:00Z">
        <w:r>
          <w:rPr>
            <w:rFonts w:hint="eastAsia"/>
          </w:rPr>
          <w:delText xml:space="preserve">而</w:delText>
        </w:r>
      </w:del>
      <w:r>
        <w:rPr>
          <w:rFonts w:hint="eastAsia"/>
        </w:rPr>
        <w:t xml:space="preserve">支付方的权重分布更均匀、对成本和证据质量关注更高。Kesselheim等（2013）</w:t>
      </w:r>
      <w:r>
        <w:rPr>
          <w:rFonts w:hint="eastAsia"/>
          <w:vertAlign w:val="superscript"/>
        </w:rPr>
        <w:t xml:space="preserve">[14]</w:t>
      </w:r>
      <w:del w:id="20123" w:author="陈海婷" w:date="2026-09-18T12:00:00Z">
        <w:r>
          <w:rPr>
            <w:rFonts w:hint="eastAsia"/>
          </w:rPr>
          <w:delText xml:space="preserve">的系统综述表明，</w:delText>
        </w:r>
      </w:del>
      <w:ins w:id="20124" w:author="陈海婷" w:date="2026-09-18T12:00:00Z">
        <w:r>
          <w:rPr>
            <w:rFonts w:hint="eastAsia"/>
          </w:rPr>
          <w:t xml:space="preserve">指出，研究对药物创新趋势是否向好的判断，取决于</w:t>
        </w:r>
      </w:ins>
      <w:r>
        <w:rPr>
          <w:rFonts w:hint="eastAsia"/>
        </w:rPr>
        <w:t xml:space="preserve">采用</w:t>
      </w:r>
      <w:del w:id="20125" w:author="陈海婷" w:date="2026-09-18T12:00:00Z">
        <w:r>
          <w:rPr>
            <w:rFonts w:hint="eastAsia"/>
          </w:rPr>
          <w:delText xml:space="preserve">不同</w:delText>
        </w:r>
      </w:del>
      <w:ins w:id="20126" w:author="陈海婷" w:date="2026-09-18T12:00:00Z">
        <w:r>
          <w:rPr>
            <w:rFonts w:hint="eastAsia"/>
          </w:rPr>
          <w:t xml:space="preserve">何种</w:t>
        </w:r>
      </w:ins>
      <w:r>
        <w:rPr>
          <w:rFonts w:hint="eastAsia"/>
        </w:rPr>
        <w:t xml:space="preserve">创新定义</w:t>
      </w:r>
      <w:del w:id="20127" w:author="陈海婷" w:date="2026-09-18T12:00:00Z">
        <w:r>
          <w:rPr>
            <w:rFonts w:hint="eastAsia"/>
          </w:rPr>
          <w:delText xml:space="preserve">的研究者对同一时期创新趋势的判断截然相反。</w:delText>
        </w:r>
      </w:del>
      <w:ins w:id="20128" w:author="陈海婷" w:date="2026-09-18T12:00:00Z">
        <w:r>
          <w:rPr>
            <w:rFonts w:hint="eastAsia"/>
          </w:rPr>
          <w:t xml:space="preserve">；</w:t>
        </w:r>
      </w:ins>
      <w:r>
        <w:rPr>
          <w:rFonts w:hint="eastAsia"/>
        </w:rPr>
        <w:t xml:space="preserve">Monleón等（2022）</w:t>
      </w:r>
      <w:r>
        <w:rPr>
          <w:rFonts w:hint="eastAsia"/>
          <w:vertAlign w:val="superscript"/>
        </w:rPr>
        <w:t xml:space="preserve">[15]</w:t>
      </w:r>
      <w:r>
        <w:rPr>
          <w:rFonts w:hint="eastAsia"/>
        </w:rPr>
        <w:t xml:space="preserve">识别出HTA审议过程中伦理、组织文化、功能角色等</w:t>
      </w:r>
      <w:del w:id="20129" w:author="陈海婷" w:date="2026-09-18T12:00:00Z">
        <w:r>
          <w:rPr>
            <w:rFonts w:hint="eastAsia"/>
          </w:rPr>
          <w:delText xml:space="preserve">七类</w:delText>
        </w:r>
      </w:del>
      <w:r>
        <w:rPr>
          <w:rFonts w:hint="eastAsia"/>
        </w:rPr>
        <w:t xml:space="preserve">隐性影响因素</w:t>
      </w:r>
      <w:del w:id="20130" w:author="陈海婷" w:date="2026-09-18T12:00:00Z">
        <w:r>
          <w:rPr>
            <w:rFonts w:hint="eastAsia"/>
          </w:rPr>
          <w:delText xml:space="preserve">，指出“当今的审议过程往往是非正式和非结构化的”</w:delText>
        </w:r>
      </w:del>
      <w:r>
        <w:rPr>
          <w:rFonts w:hint="eastAsia"/>
        </w:rPr>
        <w:t xml:space="preserve">。</w:t>
      </w:r>
    </w:p>
    <w:p>
      <w:pPr>
        <w:pStyle w:val="4"/>
      </w:pPr>
      <w:r>
        <w:rPr>
          <w:rFonts w:hint="eastAsia"/>
        </w:rPr>
        <w:t xml:space="preserve">2.2 多主体</w:t>
      </w:r>
      <w:del w:id="20131" w:author="陈海婷" w:date="2026-09-18T12:00:00Z">
        <w:r>
          <w:delText xml:space="preserve">认知</w:delText>
        </w:r>
      </w:del>
      <w:ins w:id="20132" w:author="陈海婷" w:date="2026-09-18T12:00:00Z">
        <w:r>
          <w:rPr>
            <w:rFonts w:hint="eastAsia"/>
          </w:rPr>
          <w:t xml:space="preserve">评价</w:t>
        </w:r>
      </w:ins>
      <w:r>
        <w:rPr>
          <w:rFonts w:hint="eastAsia"/>
        </w:rPr>
        <w:t xml:space="preserve">差异的既有研究</w:t>
      </w:r>
    </w:p>
    <w:p>
      <w:pPr>
        <w:pStyle w:val="28"/>
      </w:pPr>
      <w:del w:id="20133" w:author="陈海婷" w:date="2026-09-18T12:00:00Z">
        <w:r>
          <w:rPr>
            <w:rFonts w:hint="eastAsia"/>
          </w:rPr>
          <w:delText xml:space="preserve">国际文献表明，多主体认知差异是制度结构的产物。</w:delText>
        </w:r>
      </w:del>
      <w:r>
        <w:rPr>
          <w:rFonts w:hint="eastAsia"/>
        </w:rPr>
        <w:t xml:space="preserve">Kållberg等（2023）</w:t>
      </w:r>
      <w:r>
        <w:rPr>
          <w:rFonts w:hint="eastAsia"/>
          <w:vertAlign w:val="superscript"/>
        </w:rPr>
        <w:t xml:space="preserve">[16]</w:t>
      </w:r>
      <w:r>
        <w:rPr>
          <w:rFonts w:hint="eastAsia"/>
        </w:rPr>
        <w:t xml:space="preserve">对</w:t>
      </w:r>
      <w:del w:id="20134" w:author="陈海婷" w:date="2026-09-18T12:00:00Z">
        <w:r>
          <w:rPr>
            <w:rFonts w:hint="eastAsia"/>
          </w:rPr>
          <w:delText xml:space="preserve">19名</w:delText>
        </w:r>
      </w:del>
      <w:r>
        <w:rPr>
          <w:rFonts w:hint="eastAsia"/>
        </w:rPr>
        <w:t xml:space="preserve">来自欧洲药品管理局（EMA）、美国食品药品监督管理局（FDA）和欧洲HTA机构的</w:t>
      </w:r>
      <w:ins w:id="20135" w:author="陈海婷" w:date="2026-09-18T12:00:00Z">
        <w:r>
          <w:rPr>
            <w:rFonts w:hint="eastAsia"/>
          </w:rPr>
          <w:t xml:space="preserve">19名</w:t>
        </w:r>
      </w:ins>
      <w:r>
        <w:rPr>
          <w:rFonts w:hint="eastAsia"/>
        </w:rPr>
        <w:t xml:space="preserve">专家进行</w:t>
      </w:r>
      <w:del w:id="20136" w:author="陈海婷" w:date="2026-09-18T12:00:00Z">
        <w:r>
          <w:rPr>
            <w:rFonts w:hint="eastAsia"/>
          </w:rPr>
          <w:delText xml:space="preserve">半结构化</w:delText>
        </w:r>
      </w:del>
      <w:r>
        <w:rPr>
          <w:rFonts w:hint="eastAsia"/>
        </w:rPr>
        <w:t xml:space="preserve">访谈后发现</w:t>
      </w:r>
      <w:del w:id="20137" w:author="陈海婷" w:date="2026-09-18T12:00:00Z">
        <w:r>
          <w:rPr>
            <w:rFonts w:hint="eastAsia"/>
          </w:rPr>
          <w:delText xml:space="preserve">：在“新颖性”定义上</w:delText>
        </w:r>
      </w:del>
      <w:r>
        <w:rPr>
          <w:rFonts w:hint="eastAsia"/>
        </w:rPr>
        <w:t xml:space="preserve">，部分专家将</w:t>
      </w:r>
      <w:del w:id="20138" w:author="陈海婷" w:date="2026-09-18T12:00:00Z">
        <w:r>
          <w:rPr>
            <w:rFonts w:hint="eastAsia"/>
          </w:rPr>
          <w:delText xml:space="preserve">其</w:delText>
        </w:r>
      </w:del>
      <w:ins w:id="20139" w:author="陈海婷" w:date="2026-09-18T12:00:00Z">
        <w:r>
          <w:rPr>
            <w:rFonts w:hint="eastAsia"/>
          </w:rPr>
          <w:t xml:space="preserve">“新颖性”</w:t>
        </w:r>
      </w:ins>
      <w:r>
        <w:rPr>
          <w:rFonts w:hint="eastAsia"/>
        </w:rPr>
        <w:t xml:space="preserve">界定为</w:t>
      </w:r>
      <w:del w:id="20140" w:author="陈海婷" w:date="2026-09-18T12:00:00Z">
        <w:r>
          <w:rPr>
            <w:rFonts w:hint="eastAsia"/>
          </w:rPr>
          <w:delText xml:space="preserve">“</w:delText>
        </w:r>
      </w:del>
      <w:r>
        <w:rPr>
          <w:rFonts w:hint="eastAsia"/>
        </w:rPr>
        <w:t xml:space="preserve">新类别中的首个药物</w:t>
      </w:r>
      <w:del w:id="20141" w:author="陈海婷" w:date="2026-09-18T12:00:00Z">
        <w:r>
          <w:rPr>
            <w:rFonts w:hint="eastAsia"/>
          </w:rPr>
          <w:delText xml:space="preserve">”（技术逻辑）</w:delText>
        </w:r>
      </w:del>
      <w:r>
        <w:rPr>
          <w:rFonts w:hint="eastAsia"/>
        </w:rPr>
        <w:t xml:space="preserve">，另一些则要求</w:t>
      </w:r>
      <w:del w:id="20142" w:author="陈海婷" w:date="2026-09-18T12:00:00Z">
        <w:r>
          <w:rPr>
            <w:rFonts w:hint="eastAsia"/>
          </w:rPr>
          <w:delText xml:space="preserve">“</w:delText>
        </w:r>
      </w:del>
      <w:r>
        <w:rPr>
          <w:rFonts w:hint="eastAsia"/>
        </w:rPr>
        <w:t xml:space="preserve">无已知耐药机制</w:t>
      </w:r>
      <w:del w:id="20143" w:author="陈海婷" w:date="2026-09-18T12:00:00Z">
        <w:r>
          <w:rPr>
            <w:rFonts w:hint="eastAsia"/>
          </w:rPr>
          <w:delText xml:space="preserve">”（临床逻辑）；而</w:delText>
        </w:r>
      </w:del>
      <w:ins w:id="20144" w:author="陈海婷" w:date="2026-09-18T12:00:00Z">
        <w:r>
          <w:rPr>
            <w:rFonts w:hint="eastAsia"/>
          </w:rPr>
          <w:t xml:space="preserve">，</w:t>
        </w:r>
      </w:ins>
      <w:r>
        <w:rPr>
          <w:rFonts w:hint="eastAsia"/>
        </w:rPr>
        <w:t xml:space="preserve">加速审批</w:t>
      </w:r>
      <w:del w:id="20145" w:author="陈海婷" w:date="2026-09-18T12:00:00Z">
        <w:r>
          <w:rPr>
            <w:rFonts w:hint="eastAsia"/>
          </w:rPr>
          <w:delText xml:space="preserve">等监管灵活性</w:delText>
        </w:r>
      </w:del>
      <w:r>
        <w:rPr>
          <w:rFonts w:hint="eastAsia"/>
        </w:rPr>
        <w:t xml:space="preserve">产生的下游不确定性</w:t>
      </w:r>
      <w:del w:id="20146" w:author="陈海婷" w:date="2026-09-18T12:00:00Z">
        <w:r>
          <w:rPr>
            <w:rFonts w:hint="eastAsia"/>
          </w:rPr>
          <w:delText xml:space="preserve">，</w:delText>
        </w:r>
      </w:del>
      <w:r>
        <w:rPr>
          <w:rFonts w:hint="eastAsia"/>
        </w:rPr>
        <w:t xml:space="preserve">给支付方和临床医生带来显著决策困难。Mundy等（2024）</w:t>
      </w:r>
      <w:r>
        <w:rPr>
          <w:rFonts w:hint="eastAsia"/>
          <w:vertAlign w:val="superscript"/>
        </w:rPr>
        <w:t xml:space="preserve">[17]</w:t>
      </w:r>
      <w:r>
        <w:rPr>
          <w:rFonts w:hint="eastAsia"/>
        </w:rPr>
        <w:t xml:space="preserve">指出，HTA对创新的定义和捕捉方式不一致，创新往往被隐含而非显式地纳入决策</w:t>
      </w:r>
      <w:del w:id="20147" w:author="陈海婷" w:date="2026-09-18T12:00:00Z">
        <w:r>
          <w:rPr>
            <w:rFonts w:hint="eastAsia"/>
          </w:rPr>
          <w:delText xml:space="preserve">，支付方面临既需以价格信号激励创新、又须控制高额成本支出的结构性悖论</w:delText>
        </w:r>
      </w:del>
      <w:r>
        <w:rPr>
          <w:rFonts w:hint="eastAsia"/>
        </w:rPr>
        <w:t xml:space="preserve">。Janssens等（2023）</w:t>
      </w:r>
      <w:r>
        <w:rPr>
          <w:rFonts w:hint="eastAsia"/>
          <w:vertAlign w:val="superscript"/>
        </w:rPr>
        <w:t xml:space="preserve">[18]</w:t>
      </w:r>
      <w:del w:id="20148" w:author="陈海婷" w:date="2026-09-18T12:00:00Z">
        <w:r>
          <w:rPr>
            <w:rFonts w:hint="eastAsia"/>
          </w:rPr>
          <w:delText xml:space="preserve">基于IMI</w:delText>
        </w:r>
        <w:r>
          <w:delText xml:space="preserve"> </w:delText>
        </w:r>
        <w:r>
          <w:rPr>
            <w:rFonts w:hint="eastAsia"/>
          </w:rPr>
          <w:delText xml:space="preserve">PREFER项目</w:delText>
        </w:r>
      </w:del>
      <w:r>
        <w:rPr>
          <w:rFonts w:hint="eastAsia"/>
        </w:rPr>
        <w:t xml:space="preserve">发现</w:t>
      </w:r>
      <w:del w:id="20149" w:author="陈海婷" w:date="2026-09-18T12:00:00Z">
        <w:r>
          <w:rPr>
            <w:rFonts w:hint="eastAsia"/>
          </w:rPr>
          <w:delText xml:space="preserve">，</w:delText>
        </w:r>
      </w:del>
      <w:r>
        <w:rPr>
          <w:rFonts w:hint="eastAsia"/>
        </w:rPr>
        <w:t xml:space="preserve">患者对治疗属性的价值排序与监管者和临床医生存在系统性差异</w:t>
      </w:r>
      <w:del w:id="20150" w:author="陈海婷" w:date="2026-09-18T12:00:00Z">
        <w:r>
          <w:rPr>
            <w:rFonts w:hint="eastAsia"/>
          </w:rPr>
          <w:delText xml:space="preserve">。</w:delText>
        </w:r>
      </w:del>
      <w:ins w:id="20151" w:author="陈海婷" w:date="2026-09-18T12:00:00Z">
        <w:r>
          <w:rPr>
            <w:rFonts w:hint="eastAsia"/>
          </w:rPr>
          <w:t xml:space="preserve">；</w:t>
        </w:r>
      </w:ins>
      <w:r>
        <w:rPr>
          <w:rFonts w:hint="eastAsia"/>
        </w:rPr>
        <w:t xml:space="preserve">Mountford和Cai（2023）</w:t>
      </w:r>
      <w:r>
        <w:rPr>
          <w:rFonts w:hint="eastAsia"/>
          <w:vertAlign w:val="superscript"/>
        </w:rPr>
        <w:t xml:space="preserve">[19]</w:t>
      </w:r>
      <w:del w:id="20152" w:author="陈海婷" w:date="2026-09-18T12:00:00Z">
        <w:r>
          <w:rPr>
            <w:rFonts w:hint="eastAsia"/>
          </w:rPr>
          <w:delText xml:space="preserve">则在理论层面</w:delText>
        </w:r>
      </w:del>
      <w:r>
        <w:rPr>
          <w:rFonts w:hint="eastAsia"/>
        </w:rPr>
        <w:t xml:space="preserve">探讨了医疗领域管理效率逻辑与医学专业主义逻辑之间的张力。</w:t>
      </w:r>
    </w:p>
    <w:p>
      <w:pPr>
        <w:pStyle w:val="3"/>
      </w:pPr>
      <w:del w:id="20153" w:author="陈海婷" w:date="2026-09-18T12:00:00Z">
        <w:r>
          <w:rPr>
            <w:rFonts w:hint="eastAsia"/>
          </w:rPr>
          <w:delText xml:space="preserve">相较而言，</w:delText>
        </w:r>
      </w:del>
      <w:r>
        <w:rPr>
          <w:rFonts w:hint="eastAsia"/>
        </w:rPr>
        <w:t xml:space="preserve">国内研究</w:t>
      </w:r>
      <w:del w:id="20154" w:author="陈海婷" w:date="2026-09-18T12:00:00Z">
        <w:r>
          <w:rPr>
            <w:rFonts w:hint="eastAsia"/>
          </w:rPr>
          <w:delText xml:space="preserve">对主体认知差异虽有大量</w:delText>
        </w:r>
      </w:del>
      <w:ins w:id="20155" w:author="陈海婷" w:date="2026-09-18T12:00:00Z">
        <w:r>
          <w:rPr>
            <w:rFonts w:hint="eastAsia"/>
          </w:rPr>
          <w:t xml:space="preserve">多为</w:t>
        </w:r>
      </w:ins>
      <w:r>
        <w:rPr>
          <w:rFonts w:hint="eastAsia"/>
        </w:rPr>
        <w:t xml:space="preserve">定性描述</w:t>
      </w:r>
      <w:del w:id="20156" w:author="陈海婷" w:date="2026-09-18T12:00:00Z">
        <w:r>
          <w:rPr>
            <w:rFonts w:hint="eastAsia"/>
          </w:rPr>
          <w:delText xml:space="preserve">，但缺乏系统的实证测量</w:delText>
        </w:r>
      </w:del>
      <w:r>
        <w:rPr>
          <w:rFonts w:hint="eastAsia"/>
        </w:rPr>
        <w:t xml:space="preserve">。李梦颖等（2024）</w:t>
      </w:r>
      <w:r>
        <w:rPr>
          <w:rFonts w:hint="eastAsia"/>
          <w:vertAlign w:val="superscript"/>
        </w:rPr>
        <w:t xml:space="preserve">[20]</w:t>
      </w:r>
      <w:r>
        <w:rPr>
          <w:rFonts w:hint="eastAsia"/>
        </w:rPr>
        <w:t xml:space="preserve">将制度逻辑理论引入医保谈判药品的落地分析，识别出国家逻辑、市场逻辑、社会逻辑和专业逻辑</w:t>
      </w:r>
      <w:ins w:id="20157" w:author="陈海婷" w:date="2026-09-18T12:00:00Z">
        <w:r>
          <w:rPr>
            <w:rFonts w:hint="eastAsia"/>
          </w:rPr>
          <w:t xml:space="preserve">之间</w:t>
        </w:r>
      </w:ins>
      <w:r>
        <w:rPr>
          <w:rFonts w:hint="eastAsia"/>
        </w:rPr>
        <w:t xml:space="preserve">的冲突，</w:t>
      </w:r>
      <w:del w:id="20158" w:author="陈海婷" w:date="2026-09-18T12:00:00Z">
        <w:r>
          <w:rPr>
            <w:rFonts w:hint="eastAsia"/>
          </w:rPr>
          <w:delText xml:space="preserve">是该理论在中国医药政策研究中的重要尝试，但其</w:delText>
        </w:r>
      </w:del>
      <w:ins w:id="20159" w:author="陈海婷" w:date="2026-09-18T12:00:00Z">
        <w:r>
          <w:rPr>
            <w:rFonts w:hint="eastAsia"/>
          </w:rPr>
          <w:t xml:space="preserve">但</w:t>
        </w:r>
      </w:ins>
      <w:r>
        <w:rPr>
          <w:rFonts w:hint="eastAsia"/>
        </w:rPr>
        <w:t xml:space="preserve">关注的是</w:t>
      </w:r>
      <w:ins w:id="20160" w:author="陈海婷" w:date="2026-09-18T12:00:00Z">
        <w:r>
          <w:rPr>
            <w:rFonts w:hint="eastAsia"/>
          </w:rPr>
          <w:t xml:space="preserve">医疗机构</w:t>
        </w:r>
      </w:ins>
      <w:r>
        <w:rPr>
          <w:rFonts w:hint="eastAsia"/>
        </w:rPr>
        <w:t xml:space="preserve">落地环节</w:t>
      </w:r>
      <w:del w:id="20161" w:author="陈海婷" w:date="2026-09-18T12:00:00Z">
        <w:r>
          <w:rPr>
            <w:rFonts w:hint="eastAsia"/>
          </w:rPr>
          <w:delText xml:space="preserve">的制度矛盾</w:delText>
        </w:r>
      </w:del>
      <w:r>
        <w:rPr>
          <w:rFonts w:hint="eastAsia"/>
        </w:rPr>
        <w:t xml:space="preserve">，而非三部门评价</w:t>
      </w:r>
      <w:del w:id="20162" w:author="陈海婷" w:date="2026-09-18T12:00:00Z">
        <w:r>
          <w:rPr>
            <w:rFonts w:hint="eastAsia"/>
          </w:rPr>
          <w:delText xml:space="preserve">认知的系统性差异</w:delText>
        </w:r>
      </w:del>
      <w:ins w:id="20163" w:author="陈海婷" w:date="2026-09-18T12:00:00Z">
        <w:r>
          <w:rPr>
            <w:rFonts w:hint="eastAsia"/>
          </w:rPr>
          <w:t xml:space="preserve">标准的比较</w:t>
        </w:r>
      </w:ins>
      <w:r>
        <w:rPr>
          <w:rFonts w:hint="eastAsia"/>
        </w:rPr>
        <w:t xml:space="preserve">。总体而言，尚未见针对药监局、医保局、卫健委三部门评价标准的系统</w:t>
      </w:r>
      <w:del w:id="20164" w:author="陈海婷" w:date="2026-09-18T12:00:00Z">
        <w:r>
          <w:rPr>
            <w:rFonts w:hint="eastAsia"/>
          </w:rPr>
          <w:delText xml:space="preserve">对比</w:delText>
        </w:r>
      </w:del>
      <w:ins w:id="20165" w:author="陈海婷" w:date="2026-09-18T12:00:00Z">
        <w:r>
          <w:rPr>
            <w:rFonts w:hint="eastAsia"/>
          </w:rPr>
          <w:t xml:space="preserve">比较</w:t>
        </w:r>
      </w:ins>
      <w:r>
        <w:rPr>
          <w:rFonts w:hint="eastAsia"/>
        </w:rPr>
        <w:t xml:space="preserve">研究；主流分析工具仍是Freeman（1984）</w:t>
      </w:r>
      <w:r>
        <w:rPr>
          <w:rFonts w:hint="eastAsia"/>
          <w:vertAlign w:val="superscript"/>
        </w:rPr>
        <w:t xml:space="preserve">[21]</w:t>
      </w:r>
      <w:r>
        <w:rPr>
          <w:rFonts w:hint="eastAsia"/>
        </w:rPr>
        <w:t xml:space="preserve">的利益相关者理论，</w:t>
      </w:r>
      <w:del w:id="20166" w:author="陈海婷" w:date="2026-09-18T12:00:00Z">
        <w:r>
          <w:rPr>
            <w:rFonts w:hint="eastAsia"/>
          </w:rPr>
          <w:delText xml:space="preserve">该理论</w:delText>
        </w:r>
      </w:del>
      <w:ins w:id="20167" w:author="陈海婷" w:date="2026-09-18T12:00:00Z">
        <w:r>
          <w:rPr>
            <w:rFonts w:hint="eastAsia"/>
          </w:rPr>
          <w:t xml:space="preserve">它</w:t>
        </w:r>
      </w:ins>
      <w:r>
        <w:rPr>
          <w:rFonts w:hint="eastAsia"/>
        </w:rPr>
        <w:t xml:space="preserve">能说明</w:t>
      </w:r>
      <w:del w:id="20168" w:author="陈海婷" w:date="2026-09-18T12:00:00Z">
        <w:r>
          <w:rPr>
            <w:rFonts w:hint="eastAsia"/>
          </w:rPr>
          <w:delText xml:space="preserve">“</w:delText>
        </w:r>
      </w:del>
      <w:r>
        <w:rPr>
          <w:rFonts w:hint="eastAsia"/>
        </w:rPr>
        <w:t xml:space="preserve">不同主体有不同利益</w:t>
      </w:r>
      <w:del w:id="20169" w:author="陈海婷" w:date="2026-09-18T12:00:00Z">
        <w:r>
          <w:rPr>
            <w:rFonts w:hint="eastAsia"/>
          </w:rPr>
          <w:delText xml:space="preserve">”</w:delText>
        </w:r>
      </w:del>
      <w:r>
        <w:rPr>
          <w:rFonts w:hint="eastAsia"/>
        </w:rPr>
        <w:t xml:space="preserve">，但难以解释</w:t>
      </w:r>
      <w:del w:id="20170" w:author="陈海婷" w:date="2026-09-18T12:00:00Z">
        <w:r>
          <w:rPr>
            <w:rFonts w:hint="eastAsia"/>
          </w:rPr>
          <w:delText xml:space="preserve">制度层面的</w:delText>
        </w:r>
      </w:del>
      <w:ins w:id="20171" w:author="陈海婷" w:date="2026-09-18T12:00:00Z">
        <w:r>
          <w:rPr>
            <w:rFonts w:hint="eastAsia"/>
          </w:rPr>
          <w:t xml:space="preserve">部门之间</w:t>
        </w:r>
      </w:ins>
      <w:r>
        <w:rPr>
          <w:rFonts w:hint="eastAsia"/>
        </w:rPr>
        <w:t xml:space="preserve">结构性</w:t>
      </w:r>
      <w:del w:id="20172" w:author="陈海婷" w:date="2026-09-18T12:00:00Z">
        <w:r>
          <w:rPr>
            <w:rFonts w:hint="eastAsia"/>
          </w:rPr>
          <w:delText xml:space="preserve">认知</w:delText>
        </w:r>
      </w:del>
      <w:ins w:id="20173" w:author="陈海婷" w:date="2026-09-18T12:00:00Z">
        <w:r>
          <w:rPr>
            <w:rFonts w:hint="eastAsia"/>
          </w:rPr>
          <w:t xml:space="preserve">的评价</w:t>
        </w:r>
      </w:ins>
      <w:r>
        <w:rPr>
          <w:rFonts w:hint="eastAsia"/>
        </w:rPr>
        <w:t xml:space="preserve">差异</w:t>
      </w:r>
      <w:del w:id="20174" w:author="陈海婷" w:date="2026-09-18T12:00:00Z">
        <w:r>
          <w:rPr>
            <w:rFonts w:hint="eastAsia"/>
          </w:rPr>
          <w:delText xml:space="preserve">，特别是三医协同为何难以自动实现</w:delText>
        </w:r>
      </w:del>
      <w:r>
        <w:rPr>
          <w:rFonts w:hint="eastAsia"/>
        </w:rPr>
        <w:t xml:space="preserve">。</w:t>
      </w:r>
    </w:p>
    <w:p>
      <w:pPr>
        <w:pStyle w:val="4"/>
      </w:pPr>
      <w:r>
        <w:rPr>
          <w:rFonts w:hint="eastAsia"/>
        </w:rPr>
        <w:t xml:space="preserve">2.3 既有研究不足与本文定位</w:t>
      </w:r>
    </w:p>
    <w:p>
      <w:pPr>
        <w:pStyle w:val="28"/>
      </w:pPr>
      <w:del w:id="20175" w:author="陈海婷" w:date="2026-09-18T12:00:00Z">
        <w:r>
          <w:rPr>
            <w:rFonts w:hint="eastAsia"/>
          </w:rPr>
          <w:delText xml:space="preserve">综合国内外文献，</w:delText>
        </w:r>
      </w:del>
      <w:r>
        <w:rPr>
          <w:rFonts w:hint="eastAsia"/>
        </w:rPr>
        <w:t xml:space="preserve">现有研究</w:t>
      </w:r>
      <w:del w:id="20176" w:author="陈海婷" w:date="2026-09-18T12:00:00Z">
        <w:r>
          <w:rPr>
            <w:rFonts w:hint="eastAsia"/>
          </w:rPr>
          <w:delText xml:space="preserve">的局限集中在</w:delText>
        </w:r>
      </w:del>
      <w:ins w:id="20177" w:author="陈海婷" w:date="2026-09-18T12:00:00Z">
        <w:r>
          <w:rPr>
            <w:rFonts w:hint="eastAsia"/>
          </w:rPr>
          <w:t xml:space="preserve">有</w:t>
        </w:r>
      </w:ins>
      <w:r>
        <w:rPr>
          <w:rFonts w:hint="eastAsia"/>
        </w:rPr>
        <w:t xml:space="preserve">三方面</w:t>
      </w:r>
      <w:del w:id="20178" w:author="陈海婷" w:date="2026-09-18T12:00:00Z">
        <w:r>
          <w:rPr>
            <w:rFonts w:hint="eastAsia"/>
          </w:rPr>
          <w:delText xml:space="preserve">。就</w:delText>
        </w:r>
      </w:del>
      <w:ins w:id="20179" w:author="陈海婷" w:date="2026-09-18T12:00:00Z">
        <w:r>
          <w:rPr>
            <w:rFonts w:hint="eastAsia"/>
          </w:rPr>
          <w:t xml:space="preserve">不足。</w:t>
        </w:r>
      </w:ins>
      <w:r>
        <w:rPr>
          <w:rFonts w:hint="eastAsia"/>
        </w:rPr>
        <w:t xml:space="preserve">理论</w:t>
      </w:r>
      <w:del w:id="20180" w:author="陈海婷" w:date="2026-09-18T12:00:00Z">
        <w:r>
          <w:rPr>
            <w:rFonts w:hint="eastAsia"/>
          </w:rPr>
          <w:delText xml:space="preserve">工具而言</w:delText>
        </w:r>
      </w:del>
      <w:ins w:id="20181" w:author="陈海婷" w:date="2026-09-18T12:00:00Z">
        <w:r>
          <w:rPr>
            <w:rFonts w:hint="eastAsia"/>
          </w:rPr>
          <w:t xml:space="preserve">上</w:t>
        </w:r>
      </w:ins>
      <w:r>
        <w:rPr>
          <w:rFonts w:hint="eastAsia"/>
        </w:rPr>
        <w:t xml:space="preserve">，多数研究沿用利益相关者视角，制度逻辑理论与注意力基础观在该领域</w:t>
      </w:r>
      <w:del w:id="20182" w:author="陈海婷" w:date="2026-09-18T12:00:00Z">
        <w:r>
          <w:rPr>
            <w:rFonts w:hint="eastAsia"/>
          </w:rPr>
          <w:delText xml:space="preserve">的</w:delText>
        </w:r>
      </w:del>
      <w:r>
        <w:rPr>
          <w:rFonts w:hint="eastAsia"/>
        </w:rPr>
        <w:t xml:space="preserve">应用</w:t>
      </w:r>
      <w:del w:id="20183" w:author="陈海婷" w:date="2026-09-18T12:00:00Z">
        <w:r>
          <w:rPr>
            <w:rFonts w:hint="eastAsia"/>
          </w:rPr>
          <w:delText xml:space="preserve">几乎空白，决策者认知的经典理论也尚未被引入创新药评价研究。就分析层次而言，已有成果或侧重宏观制度比较，或聚焦微观认知调查</w:delText>
        </w:r>
      </w:del>
      <w:ins w:id="20184" w:author="陈海婷" w:date="2026-09-18T12:00:00Z">
        <w:r>
          <w:rPr>
            <w:rFonts w:hint="eastAsia"/>
          </w:rPr>
          <w:t xml:space="preserve">较少；方法上</w:t>
        </w:r>
      </w:ins>
      <w:r>
        <w:rPr>
          <w:rFonts w:hint="eastAsia"/>
        </w:rPr>
        <w:t xml:space="preserve">，缺乏</w:t>
      </w:r>
      <w:del w:id="20185" w:author="陈海婷" w:date="2026-09-18T12:00:00Z">
        <w:r>
          <w:rPr>
            <w:rFonts w:hint="eastAsia"/>
          </w:rPr>
          <w:delText xml:space="preserve">将宏观制度逻辑与中观组织注意力贯通、并据以</w:delText>
        </w:r>
      </w:del>
      <w:r>
        <w:rPr>
          <w:rFonts w:hint="eastAsia"/>
        </w:rPr>
        <w:t xml:space="preserve">从政策文本中系统</w:t>
      </w:r>
      <w:del w:id="20186" w:author="陈海婷" w:date="2026-09-18T12:00:00Z">
        <w:r>
          <w:rPr>
            <w:rFonts w:hint="eastAsia"/>
          </w:rPr>
          <w:delText xml:space="preserve">识别</w:delText>
        </w:r>
      </w:del>
      <w:ins w:id="20187" w:author="陈海婷" w:date="2026-09-18T12:00:00Z">
        <w:r>
          <w:rPr>
            <w:rFonts w:hint="eastAsia"/>
          </w:rPr>
          <w:t xml:space="preserve">测量部门</w:t>
        </w:r>
      </w:ins>
      <w:r>
        <w:rPr>
          <w:rFonts w:hint="eastAsia"/>
        </w:rPr>
        <w:t xml:space="preserve">评价</w:t>
      </w:r>
      <w:del w:id="20188" w:author="陈海婷" w:date="2026-09-18T12:00:00Z">
        <w:r>
          <w:rPr>
            <w:rFonts w:hint="eastAsia"/>
          </w:rPr>
          <w:delText xml:space="preserve">差异</w:delText>
        </w:r>
      </w:del>
      <w:ins w:id="20189" w:author="陈海婷" w:date="2026-09-18T12:00:00Z">
        <w:r>
          <w:rPr>
            <w:rFonts w:hint="eastAsia"/>
          </w:rPr>
          <w:t xml:space="preserve">关注点</w:t>
        </w:r>
      </w:ins>
      <w:r>
        <w:rPr>
          <w:rFonts w:hint="eastAsia"/>
        </w:rPr>
        <w:t xml:space="preserve">的研究</w:t>
      </w:r>
      <w:del w:id="20190" w:author="陈海婷" w:date="2026-09-18T12:00:00Z">
        <w:r>
          <w:rPr>
            <w:rFonts w:hint="eastAsia"/>
          </w:rPr>
          <w:delText xml:space="preserve">。就研究</w:delText>
        </w:r>
      </w:del>
      <w:ins w:id="20191" w:author="陈海婷" w:date="2026-09-18T12:00:00Z">
        <w:r>
          <w:rPr>
            <w:rFonts w:hint="eastAsia"/>
          </w:rPr>
          <w:t xml:space="preserve">；</w:t>
        </w:r>
      </w:ins>
      <w:r>
        <w:rPr>
          <w:rFonts w:hint="eastAsia"/>
        </w:rPr>
        <w:t xml:space="preserve">情境</w:t>
      </w:r>
      <w:del w:id="20192" w:author="陈海婷" w:date="2026-09-18T12:00:00Z">
        <w:r>
          <w:rPr>
            <w:rFonts w:hint="eastAsia"/>
          </w:rPr>
          <w:delText xml:space="preserve">而言</w:delText>
        </w:r>
      </w:del>
      <w:ins w:id="20193" w:author="陈海婷" w:date="2026-09-18T12:00:00Z">
        <w:r>
          <w:rPr>
            <w:rFonts w:hint="eastAsia"/>
          </w:rPr>
          <w:t xml:space="preserve">上</w:t>
        </w:r>
      </w:ins>
      <w:r>
        <w:rPr>
          <w:rFonts w:hint="eastAsia"/>
        </w:rPr>
        <w:t xml:space="preserve">，国际实证</w:t>
      </w:r>
      <w:del w:id="20194" w:author="陈海婷" w:date="2026-09-18T12:00:00Z">
        <w:r>
          <w:rPr>
            <w:rFonts w:hint="eastAsia"/>
          </w:rPr>
          <w:delText xml:space="preserve">多</w:delText>
        </w:r>
      </w:del>
      <w:r>
        <w:rPr>
          <w:rFonts w:hint="eastAsia"/>
        </w:rPr>
        <w:t xml:space="preserve">集中于欧美HTA体系，针对中国三部门体制的</w:t>
      </w:r>
      <w:del w:id="20195" w:author="陈海婷" w:date="2026-09-18T12:00:00Z">
        <w:r>
          <w:rPr>
            <w:rFonts w:hint="eastAsia"/>
          </w:rPr>
          <w:delText xml:space="preserve">专门</w:delText>
        </w:r>
      </w:del>
      <w:r>
        <w:rPr>
          <w:rFonts w:hint="eastAsia"/>
        </w:rPr>
        <w:t xml:space="preserve">研究不足，而</w:t>
      </w:r>
      <w:ins w:id="20196" w:author="陈海婷" w:date="2026-09-18T12:00:00Z">
        <w:r>
          <w:rPr>
            <w:rFonts w:hint="eastAsia"/>
          </w:rPr>
          <w:t xml:space="preserve">《</w:t>
        </w:r>
      </w:ins>
      <w:r>
        <w:rPr>
          <w:rFonts w:hint="eastAsia"/>
        </w:rPr>
        <w:t xml:space="preserve">“十五五”</w:t>
      </w:r>
      <w:ins w:id="20197" w:author="陈海婷" w:date="2026-09-18T12:00:00Z">
        <w:r>
          <w:rPr>
            <w:rFonts w:hint="eastAsia"/>
          </w:rPr>
          <w:t xml:space="preserve">规划纲要》</w:t>
        </w:r>
      </w:ins>
      <w:r>
        <w:rPr>
          <w:rFonts w:hint="eastAsia"/>
        </w:rPr>
        <w:t xml:space="preserve">明确要求“三医协同”，使这一缺口更为紧迫。本文</w:t>
      </w:r>
      <w:del w:id="20198" w:author="陈海婷" w:date="2026-09-18T12:00:00Z">
        <w:r>
          <w:rPr>
            <w:rFonts w:hint="eastAsia"/>
          </w:rPr>
          <w:delText xml:space="preserve">即</w:delText>
        </w:r>
      </w:del>
      <w:r>
        <w:rPr>
          <w:rFonts w:hint="eastAsia"/>
        </w:rPr>
        <w:t xml:space="preserve">针对</w:t>
      </w:r>
      <w:del w:id="20199" w:author="陈海婷" w:date="2026-09-18T12:00:00Z">
        <w:r>
          <w:rPr>
            <w:rFonts w:hint="eastAsia"/>
          </w:rPr>
          <w:delText xml:space="preserve">上述</w:delText>
        </w:r>
      </w:del>
      <w:ins w:id="20200" w:author="陈海婷" w:date="2026-09-18T12:00:00Z">
        <w:r>
          <w:rPr>
            <w:rFonts w:hint="eastAsia"/>
          </w:rPr>
          <w:t xml:space="preserve">这</w:t>
        </w:r>
      </w:ins>
      <w:r>
        <w:rPr>
          <w:rFonts w:hint="eastAsia"/>
        </w:rPr>
        <w:t xml:space="preserve">三方面</w:t>
      </w:r>
      <w:del w:id="20201" w:author="陈海婷" w:date="2026-09-18T12:00:00Z">
        <w:r>
          <w:rPr>
            <w:rFonts w:hint="eastAsia"/>
          </w:rPr>
          <w:delText xml:space="preserve">局限</w:delText>
        </w:r>
      </w:del>
      <w:r>
        <w:rPr>
          <w:rFonts w:hint="eastAsia"/>
        </w:rPr>
        <w:t xml:space="preserve">展开。</w:t>
      </w:r>
    </w:p>
    <w:p>
      <w:pPr>
        <w:pStyle w:val="2"/>
      </w:pPr>
      <w:r>
        <w:rPr>
          <w:rFonts w:hint="eastAsia"/>
        </w:rPr>
        <w:t xml:space="preserve">3 理论基础与分析框架</w:t>
      </w:r>
    </w:p>
    <w:p>
      <w:pPr>
        <w:pStyle w:val="4"/>
      </w:pPr>
      <w:r>
        <w:rPr>
          <w:rFonts w:hint="eastAsia"/>
        </w:rPr>
        <w:t xml:space="preserve">3.1 </w:t>
      </w:r>
      <w:del w:id="20202" w:author="陈海婷" w:date="2026-09-18T12:00:00Z">
        <w:r>
          <w:rPr>
            <w:rFonts w:hint="eastAsia"/>
          </w:rPr>
          <w:delText xml:space="preserve">“制度逻辑—组织注意力”的</w:delText>
        </w:r>
      </w:del>
      <w:ins w:id="20203" w:author="陈海婷" w:date="2026-09-18T12:00:00Z">
        <w:r>
          <w:rPr>
            <w:rFonts w:hint="eastAsia"/>
          </w:rPr>
          <w:t xml:space="preserve">核心概念与</w:t>
        </w:r>
      </w:ins>
      <w:r>
        <w:rPr>
          <w:rFonts w:hint="eastAsia"/>
        </w:rPr>
        <w:t xml:space="preserve">理论逻辑</w:t>
      </w:r>
    </w:p>
    <w:p w14:paraId="6F799462">
      <w:pPr>
        <w:pStyle w:val="28"/>
        <w:rPr>
          <w:del w:id="20204" w:author="陈海婷" w:date="2026-09-18T12:00:00Z"/>
        </w:rPr>
      </w:pPr>
      <w:del w:id="20205" w:author="陈海婷" w:date="2026-09-18T12:00:00Z">
        <w:r>
          <w:rPr>
            <w:rFonts w:hint="eastAsia"/>
          </w:rPr>
          <w:delText>三部门的评审实为三类相互衔接的行政决策，其分歧首先是决策前提与注意力配置的分歧。Simon（1997）</w:delText>
        </w:r>
        <w:r>
          <w:rPr>
            <w:vertAlign w:val="superscript"/>
          </w:rPr>
          <w:delText>[22]</w:delText>
        </w:r>
        <w:r>
          <w:rPr>
            <w:rFonts w:hint="eastAsia"/>
          </w:rPr>
          <w:delText>指出，决策者受有限理性约束，其选择取决于作为决策前提的价值前提与事实前提，组织正是通过塑造决策前提来影响成员决策；Cyert和March（1963）</w:delText>
        </w:r>
        <w:r>
          <w:rPr>
            <w:vertAlign w:val="superscript"/>
          </w:rPr>
          <w:delText>[23]</w:delText>
        </w:r>
        <w:r>
          <w:rPr>
            <w:rFonts w:hint="eastAsia"/>
          </w:rPr>
          <w:delText>进一步指出，组织注意力是稀缺资源，组织以序贯关注目标的方式化解目标间冲突；Walsh（1995）</w:delText>
        </w:r>
        <w:r>
          <w:rPr>
            <w:vertAlign w:val="superscript"/>
          </w:rPr>
          <w:delText>[24]</w:delText>
        </w:r>
        <w:r>
          <w:rPr>
            <w:rFonts w:hint="eastAsia"/>
          </w:rPr>
          <w:delText>的管理认知研究表明，决策者信息加工所依赖的知识结构由其所在组织的制度环境持续塑造。</w:delText>
        </w:r>
        <w:r>
          <w:rPr>
            <w:rFonts w:hint="eastAsia"/>
          </w:rPr>
          <w:delText>这一脉络勾勒出一条自制度环境到文本表达的传导链条：制度逻辑塑造决策者的知识结构与价值前提，决策前提决定组织注意力的分配方向，注意力分配进而决定组织行为的取向，而制定与发布政策文件正是组织行为最集中的表现形式之一。</w:delText>
        </w:r>
        <w:r>
          <w:rPr>
            <w:rFonts w:hint="eastAsia"/>
            <w:b/>
            <w:bCs/>
            <w:rPrChange w:id="104" w:author="W" w:date="2026-09-15T09:10:31Z">
              <w:rPr>
                <w:rFonts w:hint="eastAsia"/>
              </w:rPr>
            </w:rPrChange>
          </w:rPr>
          <w:delText>政策文本中的注意力配置差异</w:delText>
        </w:r>
        <w:r>
          <w:rPr>
            <w:rFonts w:hint="eastAsia"/>
          </w:rPr>
          <w:delText>并不是认知分歧的替代物或代理变量，而是认知分歧经由注意力分配作用于组织行为之后留下的结果；正因为它是结果，才可以反过来据以衡量认知分歧。</w:delText>
        </w:r>
      </w:del>
    </w:p>
    <w:p w14:paraId="127F6313">
      <w:pPr>
        <w:pStyle w:val="28"/>
        <w:rPr>
          <w:del w:id="20206" w:author="陈海婷" w:date="2026-09-18T12:00:00Z"/>
        </w:rPr>
      </w:pPr>
      <w:del w:id="20207" w:author="陈海婷" w:date="2026-09-18T12:00:00Z">
        <w:r>
          <w:rPr>
            <w:rFonts w:hint="eastAsia"/>
          </w:rPr>
          <w:delText>以政策文本衡量认知分歧的效度，可从三方面得到支持。①就文本的生成机制而言，规范性政策文件须经部门内部反复审议，并与本部门法定职责和既有制度框架保持一致，其表述是组织集体认知的正式产物，而非个别起草者的即兴表达，因而在组织层面具有代表性；文本表述受组织规则与程序的系统性约束，这保证了其稳定性与可重复观察。②就注意力的稀缺性而言，政策文本篇幅有限而可纳入的议题近乎无限，何种议题被反复展开、何种议题仅简略提及或未予涉及，本身即构成一种显示性偏好，较之问卷自陈更少受社会期许效应干扰。③就测量的可检验性而言，句子级频次测量可由第三方依据公开文本和公开词典完整复现，其结果亦可与部门法定职能和专家访谈相互对照，具备三角验证的条件。政策文本承载的是制度层面的正式表达，与决策者的个体内在认知之间仍存在距离，这一距离构成本文结论适用范围的边界。</w:delText>
        </w:r>
      </w:del>
    </w:p>
    <w:p w14:paraId="7383041A">
      <w:pPr>
        <w:pStyle w:val="28"/>
        <w:rPr>
          <w:del w:id="20208" w:author="陈海婷" w:date="2026-09-18T12:00:00Z"/>
        </w:rPr>
      </w:pPr>
      <w:del w:id="20209" w:author="陈海婷" w:date="2026-09-18T12:00:00Z">
        <w:r>
          <w:rPr>
            <w:rFonts w:hint="eastAsia"/>
          </w:rPr>
          <w:delText>在此基础上，本文整合宏观与中观两个层次的理论构建分析框架，二者存在递进关系：</w:delText>
        </w:r>
        <w:r>
          <w:rPr>
            <w:rFonts w:hint="eastAsia"/>
          </w:rPr>
          <w:delText>制度逻辑界定组织行动的合法性边界，注意力基础观进一步揭示制度逻辑如何约束组织的信息选择，</w:delText>
        </w:r>
        <w:r>
          <w:rPr/>
          <w:delText>组织注意力的差异由此</w:delText>
        </w:r>
        <w:r>
          <w:rPr>
            <w:rFonts w:hint="eastAsia"/>
          </w:rPr>
          <w:delText>在政策文本中沉淀为差异化的评价维度配置。</w:delText>
        </w:r>
      </w:del>
    </w:p>
    <w:p>
      <w:pPr>
        <w:pStyle w:val="28"/>
        <w:rPr>
          <w:ins w:id="20210" w:author="陈海婷" w:date="2026-09-18T12:00:00Z"/>
        </w:rPr>
      </w:pPr>
      <w:ins w:id="20211" w:author="陈海婷" w:date="2026-09-18T12:00:00Z">
        <w:r>
          <w:rPr>
            <w:rFonts w:hint="eastAsia"/>
          </w:rPr>
          <w:t xml:space="preserve">曾润喜和莫敏丽（2023）</w:t>
        </w:r>
        <w:r>
          <w:rPr>
            <w:rFonts w:hint="eastAsia"/>
            <w:vertAlign w:val="superscript"/>
          </w:rPr>
          <w:t xml:space="preserve">[22]</w:t>
        </w:r>
        <w:r>
          <w:rPr>
            <w:rFonts w:hint="eastAsia"/>
          </w:rPr>
          <w:t xml:space="preserve">将政府注意力界定为政府治理资源对某一议题或某一类事务的集中关注和指向，并将政策文本列为测量政府注意力的三条路径之一。注意力配置（又称注意力分配）描述注意力在不同议题之间的分布：文宏（2014）</w:t>
        </w:r>
        <w:r>
          <w:rPr>
            <w:rFonts w:hint="eastAsia"/>
            <w:vertAlign w:val="superscript"/>
          </w:rPr>
          <w:t xml:space="preserve">[23]</w:t>
        </w:r>
        <w:r>
          <w:rPr>
            <w:rFonts w:hint="eastAsia"/>
          </w:rPr>
          <w:t xml:space="preserve">以关键词在中央政府工作报告中出现的频率测量政府对基本公共服务的注意力；练宏（2015）</w:t>
        </w:r>
        <w:r>
          <w:rPr>
            <w:rFonts w:hint="eastAsia"/>
            <w:vertAlign w:val="superscript"/>
          </w:rPr>
          <w:t xml:space="preserve">[24]</w:t>
        </w:r>
        <w:r>
          <w:rPr>
            <w:rFonts w:hint="eastAsia"/>
          </w:rPr>
          <w:t xml:space="preserve">指出，注意力配置并不是个人技巧或计划安排意义上的技术问题，而是组织环境、制度环境和社会环境的产物。在此基础上，本文将注意力配置差异界定为不同部门在同一组评价维度之间配置注意力的结构性差别，以各评价维度注意力占比的部门间差异加以刻画。</w:t>
        </w:r>
      </w:ins>
    </w:p>
    <w:p>
      <w:pPr>
        <w:pStyle w:val="3"/>
      </w:pPr>
      <w:r>
        <w:rPr>
          <w:rFonts w:hint="eastAsia"/>
        </w:rPr>
        <w:t xml:space="preserve">在宏观层面，</w:t>
      </w:r>
      <w:del w:id="20212" w:author="陈海婷" w:date="2026-09-18T12:00:00Z">
        <w:r>
          <w:rPr>
            <w:rFonts w:hint="eastAsia"/>
          </w:rPr>
          <w:delText xml:space="preserve">本文借鉴</w:delText>
        </w:r>
      </w:del>
      <w:r>
        <w:rPr>
          <w:rFonts w:hint="eastAsia"/>
        </w:rPr>
        <w:t xml:space="preserve">Thornton和Ocasio（2008）</w:t>
      </w:r>
      <w:del w:id="20213" w:author="陈海婷" w:date="2026-09-18T12:00:00Z">
        <w:r>
          <w:rPr>
            <w:rFonts w:hint="eastAsia"/>
          </w:rPr>
          <w:delText xml:space="preserve">提出</w:delText>
        </w:r>
      </w:del>
      <w:ins w:id="20214" w:author="陈海婷" w:date="2026-09-18T12:00:00Z">
        <w:r>
          <w:rPr>
            <w:rFonts w:hint="eastAsia"/>
            <w:vertAlign w:val="superscript"/>
          </w:rPr>
          <w:t xml:space="preserve">[25]</w:t>
        </w:r>
      </w:ins>
      <w:r>
        <w:rPr>
          <w:rFonts w:hint="eastAsia"/>
        </w:rPr>
        <w:t xml:space="preserve">的制度逻辑</w:t>
      </w:r>
      <w:del w:id="20215" w:author="陈海婷" w:date="2026-09-18T12:00:00Z">
        <w:r>
          <w:rPr>
            <w:rFonts w:hint="eastAsia"/>
          </w:rPr>
          <w:delText xml:space="preserve">理论</w:delText>
        </w:r>
        <w:r>
          <w:rPr>
            <w:vertAlign w:val="superscript"/>
          </w:rPr>
          <w:delText xml:space="preserve">[25]</w:delText>
        </w:r>
        <w:r>
          <w:rPr>
            <w:rFonts w:hint="eastAsia"/>
          </w:rPr>
          <w:delText xml:space="preserve">。该</w:delText>
        </w:r>
      </w:del>
      <w:r>
        <w:rPr>
          <w:rFonts w:hint="eastAsia"/>
        </w:rPr>
        <w:t xml:space="preserve">理论认为，不同制度场域中的行动者依据</w:t>
      </w:r>
      <w:del w:id="20216" w:author="陈海婷" w:date="2026-09-18T12:00:00Z">
        <w:r>
          <w:rPr>
            <w:rFonts w:hint="eastAsia"/>
          </w:rPr>
          <w:delText xml:space="preserve">其所处</w:delText>
        </w:r>
      </w:del>
      <w:r>
        <w:rPr>
          <w:rFonts w:hint="eastAsia"/>
        </w:rPr>
        <w:t xml:space="preserve">场域的核心原则</w:t>
      </w:r>
      <w:del w:id="20217" w:author="陈海婷" w:date="2026-09-18T12:00:00Z">
        <w:r>
          <w:rPr>
            <w:rFonts w:hint="eastAsia"/>
          </w:rPr>
          <w:delText xml:space="preserve">，</w:delText>
        </w:r>
      </w:del>
      <w:r>
        <w:rPr>
          <w:rFonts w:hint="eastAsia"/>
        </w:rPr>
        <w:t xml:space="preserve">发展出特定的认知模式与实践逻辑，这些逻辑界定了行动者的合法性标准和行为取向；Greenwood等（2011）</w:t>
      </w:r>
      <w:r>
        <w:rPr>
          <w:rFonts w:hint="eastAsia"/>
          <w:vertAlign w:val="superscript"/>
        </w:rPr>
        <w:t xml:space="preserve">[26]</w:t>
      </w:r>
      <w:r>
        <w:rPr>
          <w:rFonts w:hint="eastAsia"/>
        </w:rPr>
        <w:t xml:space="preserve">进一步指出，</w:t>
      </w:r>
      <w:del w:id="20218" w:author="陈海婷" w:date="2026-09-18T12:00:00Z">
        <w:r>
          <w:rPr>
            <w:rFonts w:hint="eastAsia"/>
          </w:rPr>
          <w:delText xml:space="preserve">当</w:delText>
        </w:r>
      </w:del>
      <w:r>
        <w:rPr>
          <w:rFonts w:hint="eastAsia"/>
        </w:rPr>
        <w:t xml:space="preserve">组织同时面对多重制度逻辑要求时会产生制度复杂性。</w:t>
      </w:r>
      <w:del w:id="20219" w:author="陈海婷" w:date="2026-09-18T12:00:00Z">
        <w:r>
          <w:rPr>
            <w:rFonts w:hint="eastAsia"/>
          </w:rPr>
          <w:delText xml:space="preserve">在创新药评价领域，</w:delText>
        </w:r>
      </w:del>
      <w:r>
        <w:rPr>
          <w:rFonts w:hint="eastAsia"/>
        </w:rPr>
        <w:t xml:space="preserve">药监局、医保局、卫健委</w:t>
      </w:r>
      <w:del w:id="20220" w:author="陈海婷" w:date="2026-09-18T12:00:00Z">
        <w:r>
          <w:rPr>
            <w:rFonts w:hint="eastAsia"/>
          </w:rPr>
          <w:delText xml:space="preserve">三部门</w:delText>
        </w:r>
      </w:del>
      <w:r>
        <w:rPr>
          <w:rFonts w:hint="eastAsia"/>
        </w:rPr>
        <w:t xml:space="preserve">分别嵌入不同的制度逻辑</w:t>
      </w:r>
      <w:del w:id="20221" w:author="陈海婷" w:date="2026-09-18T12:00:00Z">
        <w:r>
          <w:rPr>
            <w:rFonts w:hint="eastAsia"/>
          </w:rPr>
          <w:delText xml:space="preserve">：药监局遵循科学—安全逻辑，以确保药品安全有效、鼓励技术创新为首要目标；医保局遵循经济—效率逻辑，以基金可持续性和价值定价为首要目标；卫健委遵循公共服务逻辑，以保障公众健康权益和优化医疗服务为首要目标。</w:delText>
        </w:r>
      </w:del>
      <w:ins w:id="20222" w:author="陈海婷" w:date="2026-09-18T12:00:00Z">
        <w:r>
          <w:rPr>
            <w:rFonts w:hint="eastAsia"/>
          </w:rPr>
          <w:t xml:space="preserve">，</w:t>
        </w:r>
      </w:ins>
      <w:r>
        <w:rPr>
          <w:rFonts w:hint="eastAsia"/>
        </w:rPr>
        <w:t xml:space="preserve">三种逻辑各</w:t>
      </w:r>
      <w:del w:id="20223" w:author="陈海婷" w:date="2026-09-18T12:00:00Z">
        <w:r>
          <w:rPr>
            <w:rFonts w:hint="eastAsia"/>
          </w:rPr>
          <w:delText xml:space="preserve">具合理性但并非自然兼容，《“十五五”规划纲要》所要求的</w:delText>
        </w:r>
      </w:del>
      <w:ins w:id="20224" w:author="陈海婷" w:date="2026-09-18T12:00:00Z">
        <w:r>
          <w:rPr>
            <w:rFonts w:hint="eastAsia"/>
          </w:rPr>
          <w:t xml:space="preserve">有侧重，面对同一药品时可能得出不同判断，</w:t>
        </w:r>
      </w:ins>
      <w:r>
        <w:rPr>
          <w:rFonts w:hint="eastAsia"/>
        </w:rPr>
        <w:t xml:space="preserve">“三医协同”</w:t>
      </w:r>
      <w:del w:id="20225" w:author="陈海婷" w:date="2026-09-18T12:00:00Z">
        <w:r>
          <w:rPr>
            <w:rFonts w:hint="eastAsia"/>
          </w:rPr>
          <w:delText xml:space="preserve">本质上</w:delText>
        </w:r>
      </w:del>
      <w:ins w:id="20226" w:author="陈海婷" w:date="2026-09-18T12:00:00Z">
        <w:r>
          <w:rPr>
            <w:rFonts w:hint="eastAsia"/>
          </w:rPr>
          <w:t xml:space="preserve">因而</w:t>
        </w:r>
      </w:ins>
      <w:r>
        <w:rPr>
          <w:rFonts w:hint="eastAsia"/>
        </w:rPr>
        <w:t xml:space="preserve">构成一个制度复杂性管理问题。</w:t>
      </w:r>
    </w:p>
    <w:p w14:paraId="761D8CC0">
      <w:pPr>
        <w:pStyle w:val="3"/>
        <w:rPr>
          <w:del w:id="20227" w:author="陈海婷" w:date="2026-09-18T12:00:00Z"/>
        </w:rPr>
      </w:pPr>
      <w:del w:id="20228" w:author="陈海婷" w:date="2026-09-18T12:00:00Z">
        <w:r>
          <w:rPr>
            <w:rFonts w:hint="eastAsia"/>
          </w:rPr>
          <w:delText>在中观层面，本文引入Ocasio（1997）提出的注意力基础观（attention-based</w:delText>
        </w:r>
        <w:r>
          <w:delText xml:space="preserve"> </w:delText>
        </w:r>
        <w:r>
          <w:rPr>
            <w:rFonts w:hint="eastAsia"/>
          </w:rPr>
          <w:delText>view）</w:delText>
        </w:r>
        <w:r>
          <w:rPr>
            <w:vertAlign w:val="superscript"/>
          </w:rPr>
          <w:delText>[27]</w:delText>
        </w:r>
        <w:r>
          <w:rPr>
            <w:rFonts w:hint="eastAsia"/>
          </w:rPr>
          <w:delText>。该理论认为，</w:delText>
        </w:r>
        <w:r>
          <w:rPr>
            <w:rFonts w:hint="eastAsia"/>
          </w:rPr>
          <w:delText>组织行为取决于决策者将注意力聚焦于哪些议题和答案，而注意力的分配受组织所处制度环境和规则结构的系统性约束</w:delText>
        </w:r>
        <w:r>
          <w:rPr>
            <w:rFonts w:hint="eastAsia"/>
          </w:rPr>
          <w:delText>。在本文框架中，不同的制度逻辑使三部门在审视同一药物时选择性地关注不同信息：药监局聚焦安全信号和技术创新指标，医保局聚焦成本效果和预算影响，卫健委聚焦临床需求和公平可及。</w:delText>
        </w:r>
        <w:r>
          <w:rPr>
            <w:rFonts w:hint="eastAsia"/>
          </w:rPr>
          <w:delText>这种选择性注意力沉淀为政策文本中可观察的维度配置，本文的政策文本分析正是由这一结果反推三部门的注意力配置差异。</w:delText>
        </w:r>
        <w:r>
          <w:rPr>
            <w:rFonts w:hint="eastAsia"/>
          </w:rPr>
          <w:delText>国内研究已表明注意力基础观适用于中国政府组织：文宏（2014）</w:delText>
        </w:r>
        <w:r>
          <w:rPr>
            <w:vertAlign w:val="superscript"/>
          </w:rPr>
          <w:delText>[28]</w:delText>
        </w:r>
        <w:r>
          <w:rPr>
            <w:rFonts w:hint="eastAsia"/>
          </w:rPr>
          <w:delText>以历年中央政府工作报告为文本测量了政府对基本公共服务的注意力配置，发现公共服务供给结构与政府注意力直接相关；陶鹏和初春（2020）</w:delText>
        </w:r>
        <w:r>
          <w:rPr>
            <w:vertAlign w:val="superscript"/>
          </w:rPr>
          <w:delText>[29]</w:delText>
        </w:r>
        <w:r>
          <w:rPr>
            <w:rFonts w:hint="eastAsia"/>
          </w:rPr>
          <w:delText>对府际领导批示的分析发现，核心议题对其他议题存在挤出效应。</w:delText>
        </w:r>
      </w:del>
    </w:p>
    <w:p>
      <w:pPr>
        <w:pStyle w:val="3"/>
        <w:rPr>
          <w:ins w:id="20229" w:author="陈海婷" w:date="2026-09-18T12:00:00Z"/>
        </w:rPr>
      </w:pPr>
      <w:ins w:id="20230" w:author="陈海婷" w:date="2026-09-18T12:00:00Z">
        <w:r>
          <w:rPr>
            <w:rFonts w:hint="eastAsia"/>
          </w:rPr>
          <w:t xml:space="preserve">在中观层面，Ocasio（1997）</w:t>
        </w:r>
        <w:r>
          <w:rPr>
            <w:rFonts w:hint="eastAsia"/>
            <w:vertAlign w:val="superscript"/>
          </w:rPr>
          <w:t xml:space="preserve">[27]</w:t>
        </w:r>
        <w:r>
          <w:rPr>
            <w:rFonts w:hint="eastAsia"/>
          </w:rPr>
          <w:t xml:space="preserve">的注意力基础观认为，组织行为取决于决策者将注意力聚焦于哪些议题和答案，而注意力的配置受组织所处制度环境和规则结构的系统性约束。陶鹏和初春（2020）</w:t>
        </w:r>
        <w:r>
          <w:rPr>
            <w:rFonts w:hint="eastAsia"/>
            <w:vertAlign w:val="superscript"/>
          </w:rPr>
          <w:t xml:space="preserve">[28]</w:t>
        </w:r>
        <w:r>
          <w:rPr>
            <w:rFonts w:hint="eastAsia"/>
          </w:rPr>
          <w:t xml:space="preserve">对府际领导批示的分析发现，核心议题对其他议题存在挤出效应，表明注意力基础观适用于中国政府组织。按照这一理论，不同制度逻辑会使三部门在审视同一药物时关注不同信息：药监局关注不良反应信号、临床试验数据与分子新颖性，医保局关注增量成本效果、预算影响与替代疗法，卫健委关注疾病负担、地区差异与基层配备。</w:t>
        </w:r>
      </w:ins>
    </w:p>
    <w:p>
      <w:pPr>
        <w:pStyle w:val="3"/>
        <w:rPr>
          <w:ins w:id="20231" w:author="陈海婷" w:date="2026-09-18T12:00:00Z"/>
        </w:rPr>
      </w:pPr>
      <w:ins w:id="20232" w:author="陈海婷" w:date="2026-09-18T12:00:00Z">
        <w:r>
          <w:rPr>
            <w:rFonts w:hint="eastAsia"/>
          </w:rPr>
          <w:t xml:space="preserve">将两个层次联系起来，李梦颖等（2024）</w:t>
        </w:r>
        <w:r>
          <w:rPr>
            <w:rFonts w:hint="eastAsia"/>
            <w:vertAlign w:val="superscript"/>
          </w:rPr>
          <w:t xml:space="preserve">[20]</w:t>
        </w:r>
        <w:r>
          <w:rPr>
            <w:rFonts w:hint="eastAsia"/>
          </w:rPr>
          <w:t xml:space="preserve">指出，制度逻辑决定着个人或组织注意力配置的基本原则，能帮助决策者把注意力集中在特定的问题和解决方案上。据此，本文的理论链条为：部门嵌入的制度逻辑决定其在评价维度之间的注意力配置，注意力配置体现为部门政策文本对各评价维度的关注程度，因而可以用政策文本中各评价维度的注意力占比测量三部门的注意力配置差异。</w:t>
        </w:r>
      </w:ins>
    </w:p>
    <w:p>
      <w:pPr>
        <w:pStyle w:val="3"/>
        <w:rPr>
          <w:ins w:id="20233" w:author="陈海婷" w:date="2026-09-18T12:00:00Z"/>
        </w:rPr>
      </w:pPr>
      <w:ins w:id="20234" w:author="陈海婷" w:date="2026-09-18T12:00:00Z">
        <w:r>
          <w:rPr>
            <w:rFonts w:hint="eastAsia"/>
          </w:rPr>
          <w:t xml:space="preserve">以政策文本测量部门注意力配置有三方面依据。①正式文件与组织决策联系紧密，文本中关键词的词频统计可以作为组织及决策者关注重点的指示器（文宏 2014</w:t>
        </w:r>
        <w:r>
          <w:rPr>
            <w:rFonts w:hint="eastAsia"/>
            <w:vertAlign w:val="superscript"/>
          </w:rPr>
          <w:t xml:space="preserve">[23]</w:t>
        </w:r>
        <w:r>
          <w:rPr>
            <w:rFonts w:hint="eastAsia"/>
          </w:rPr>
          <w:t xml:space="preserve">）。②组织注意力是稀缺资源（Cyert和March 1963</w:t>
        </w:r>
        <w:r>
          <w:rPr>
            <w:rFonts w:hint="eastAsia"/>
            <w:vertAlign w:val="superscript"/>
          </w:rPr>
          <w:t xml:space="preserve">[29]</w:t>
        </w:r>
        <w:r>
          <w:rPr>
            <w:rFonts w:hint="eastAsia"/>
          </w:rPr>
          <w:t xml:space="preserve">），政策文本篇幅有限，何种议题被反复展开、何种议题仅简略提及，体现了部门在议题之间的取舍。③基于公开文本和公开词典的编码可由第三方复现，其结果能够与部门法定职能和专家访谈相互对照，而自动文本分析的结果须经验证方可采信（Grimmer和Stewart 2013</w:t>
        </w:r>
        <w:r>
          <w:rPr>
            <w:rFonts w:hint="eastAsia"/>
            <w:vertAlign w:val="superscript"/>
          </w:rPr>
          <w:t xml:space="preserve">[30]</w:t>
        </w:r>
        <w:r>
          <w:rPr>
            <w:rFonts w:hint="eastAsia"/>
          </w:rPr>
          <w:t xml:space="preserve">）。政策文本反映的是制度层面的正式表达，与部门内个体决策者的关注仍有距离，这构成本文结论的适用边界。</w:t>
        </w:r>
      </w:ins>
    </w:p>
    <w:p>
      <w:pPr>
        <w:pStyle w:val="4"/>
      </w:pPr>
      <w:r>
        <w:rPr>
          <w:rFonts w:hint="eastAsia"/>
        </w:rPr>
        <w:t xml:space="preserve">3.2 三种制度逻辑的操作化</w:t>
      </w:r>
    </w:p>
    <w:p w14:paraId="03AD5143">
      <w:pPr>
        <w:pStyle w:val="28"/>
        <w:rPr>
          <w:del w:id="20235" w:author="陈海婷" w:date="2026-09-18T12:00:00Z"/>
        </w:rPr>
      </w:pPr>
      <w:del w:id="20236" w:author="陈海婷" w:date="2026-09-18T12:00:00Z">
        <w:r>
          <w:rPr>
            <w:rFonts w:hint="eastAsia"/>
          </w:rPr>
          <w:delText>基于上述两层理论的递进关系，本文将三部门的制度逻辑、组织注意力焦点和评价侧重整合为创新药多主体评价的分析框架（见表1、图1），以此作为政策文本编码的理论依据。</w:delText>
        </w:r>
      </w:del>
    </w:p>
    <w:p>
      <w:pPr>
        <w:pStyle w:val="28"/>
        <w:rPr>
          <w:ins w:id="20237" w:author="陈海婷" w:date="2026-09-18T12:00:00Z"/>
        </w:rPr>
      </w:pPr>
      <w:ins w:id="20238" w:author="陈海婷" w:date="2026-09-18T12:00:00Z">
        <w:r>
          <w:rPr>
            <w:rFonts w:hint="eastAsia"/>
          </w:rPr>
          <w:t xml:space="preserve">借鉴李梦颖等（2024）</w:t>
        </w:r>
        <w:r>
          <w:rPr>
            <w:rFonts w:hint="eastAsia"/>
            <w:vertAlign w:val="superscript"/>
          </w:rPr>
          <w:t xml:space="preserve">[20]</w:t>
        </w:r>
        <w:r>
          <w:rPr>
            <w:rFonts w:hint="eastAsia"/>
          </w:rPr>
          <w:t xml:space="preserve">以多重制度逻辑分析医药政策主体行为的做法，本文依据三部门核心规章与规范性文件确立的目标概括其制度逻辑（表1、图1）。《药品注册管理办法》</w:t>
        </w:r>
        <w:r>
          <w:rPr>
            <w:rFonts w:hint="eastAsia"/>
            <w:vertAlign w:val="superscript"/>
          </w:rPr>
          <w:t xml:space="preserve">[31]</w:t>
        </w:r>
        <w:r>
          <w:rPr>
            <w:rFonts w:hint="eastAsia"/>
          </w:rPr>
          <w:t xml:space="preserve">以“保证药品的安全、有效和质量可控”为制定目的，并规定药品注册管理“以临床价值为导向”，本文概括为科学—安全逻辑；《基本医疗保险用药管理暂行办法》</w:t>
        </w:r>
        <w:r>
          <w:rPr>
            <w:rFonts w:hint="eastAsia"/>
            <w:vertAlign w:val="superscript"/>
          </w:rPr>
          <w:t xml:space="preserve">[32]</w:t>
        </w:r>
        <w:r>
          <w:rPr>
            <w:rFonts w:hint="eastAsia"/>
          </w:rPr>
          <w:t xml:space="preserve">（以下简称《暂行办法》）以“提高基本医疗保险基金使用效益”为目的之一，并将“临床必需、安全有效、价格合理”列为药品纳入目录的基本条件，本文概括为经济—效率逻辑；《药品临床综合评价管理指南（2021年版 试行）》</w:t>
        </w:r>
        <w:r>
          <w:rPr>
            <w:rFonts w:hint="eastAsia"/>
            <w:vertAlign w:val="superscript"/>
          </w:rPr>
          <w:t xml:space="preserve">[33]</w:t>
        </w:r>
        <w:r>
          <w:rPr>
            <w:rFonts w:hint="eastAsia"/>
          </w:rPr>
          <w:t xml:space="preserve">（以下简称《管理指南》）以保障临床基本用药的供应与规范使用、更高质量满足人民群众用药需求为目标，本文概括为公共服务逻辑。</w:t>
        </w:r>
      </w:ins>
    </w:p>
    <w:p>
      <w:pPr>
        <w:pStyle w:val="60"/>
      </w:pPr>
      <w:r>
        <w:rPr>
          <w:rFonts w:hint="eastAsia"/>
        </w:rPr>
        <w:t xml:space="preserve">表1 创新药评价中的三种制度逻辑</w:t>
      </w:r>
    </w:p>
    <w:p>
      <w:pPr>
        <w:pStyle w:val="60"/>
      </w:pPr>
      <w:r>
        <w:rPr>
          <w:rFonts w:hint="eastAsia"/>
        </w:rPr>
        <w:t xml:space="preserve">Table 1 Three Institutional Logics in Innovative Drug Evaluation</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752"/>
        <w:gridCol w:w="1752"/>
        <w:gridCol w:w="1752"/>
        <w:gridCol w:w="1752"/>
        <w:gridCol w:w="1752"/>
      </w:tblGrid>
      <w:tr>
        <w:trPr>
          <w:tblHeader/>
        </w:trPr>
        <w:tc>
          <w:tcPr>
            <w:tcW w:w="1752" w:type="dxa"/>
          </w:tcPr>
          <w:p>
            <w:pPr>
              <w:pStyle w:val="29"/>
            </w:pPr>
            <w:r>
              <w:rPr>
                <w:rFonts w:hint="eastAsia"/>
              </w:rPr>
              <w:t xml:space="preserve">制度逻辑</w:t>
            </w:r>
          </w:p>
        </w:tc>
        <w:tc>
          <w:tcPr>
            <w:tcW w:w="1752" w:type="dxa"/>
          </w:tcPr>
          <w:p>
            <w:pPr>
              <w:pStyle w:val="29"/>
            </w:pPr>
            <w:r>
              <w:rPr>
                <w:rFonts w:hint="eastAsia"/>
              </w:rPr>
              <w:t xml:space="preserve">主导部门</w:t>
            </w:r>
          </w:p>
        </w:tc>
        <w:tc>
          <w:tcPr>
            <w:tcW w:w="1752" w:type="dxa"/>
          </w:tcPr>
          <w:p>
            <w:pPr>
              <w:pStyle w:val="29"/>
            </w:pPr>
            <w:r>
              <w:rPr>
                <w:rFonts w:hint="eastAsia"/>
              </w:rPr>
              <w:t xml:space="preserve">核心目标</w:t>
            </w:r>
          </w:p>
        </w:tc>
        <w:tc>
          <w:tcPr>
            <w:tcW w:w="1752" w:type="dxa"/>
          </w:tcPr>
          <w:p>
            <w:pPr>
              <w:pStyle w:val="29"/>
            </w:pPr>
            <w:r>
              <w:rPr>
                <w:rFonts w:hint="eastAsia"/>
              </w:rPr>
              <w:t xml:space="preserve">评价侧重</w:t>
            </w:r>
          </w:p>
        </w:tc>
        <w:tc>
          <w:tcPr>
            <w:tcW w:w="1752" w:type="dxa"/>
          </w:tcPr>
          <w:p>
            <w:pPr>
              <w:pStyle w:val="29"/>
            </w:pPr>
            <w:r>
              <w:rPr>
                <w:rFonts w:hint="eastAsia"/>
              </w:rPr>
              <w:t xml:space="preserve">注意力焦点</w:t>
            </w:r>
          </w:p>
        </w:tc>
      </w:tr>
      <w:tr>
        <w:tc>
          <w:tcPr>
            <w:tcW w:w="1752" w:type="dxa"/>
          </w:tcPr>
          <w:p>
            <w:pPr>
              <w:pStyle w:val="29"/>
            </w:pPr>
            <w:r>
              <w:rPr>
                <w:rFonts w:hint="eastAsia"/>
              </w:rPr>
              <w:t xml:space="preserve">科学</w:t>
            </w:r>
            <w:del w:id="20239" w:author="陈海婷" w:date="2026-09-18T12:00:00Z">
              <w:r>
                <w:rPr>
                  <w:rFonts w:hint="eastAsia"/>
                </w:rPr>
                <w:delText xml:space="preserve">-</w:delText>
              </w:r>
            </w:del>
            <w:ins w:id="20240" w:author="陈海婷" w:date="2026-09-18T12:00:00Z">
              <w:r>
                <w:rPr>
                  <w:rFonts w:hint="eastAsia"/>
                </w:rPr>
                <w:t xml:space="preserve">—</w:t>
              </w:r>
            </w:ins>
            <w:r>
              <w:rPr>
                <w:rFonts w:hint="eastAsia"/>
              </w:rPr>
              <w:t xml:space="preserve">安全逻辑</w:t>
            </w:r>
          </w:p>
        </w:tc>
        <w:tc>
          <w:tcPr>
            <w:tcW w:w="1752" w:type="dxa"/>
          </w:tcPr>
          <w:p>
            <w:pPr>
              <w:pStyle w:val="29"/>
            </w:pPr>
            <w:r>
              <w:rPr>
                <w:rFonts w:hint="eastAsia"/>
              </w:rPr>
              <w:t xml:space="preserve">药监局</w:t>
            </w:r>
          </w:p>
        </w:tc>
        <w:tc>
          <w:tcPr>
            <w:tcW w:w="1752" w:type="dxa"/>
          </w:tcPr>
          <w:p>
            <w:pPr>
              <w:pStyle w:val="29"/>
            </w:pPr>
            <w:del w:id="20241" w:author="陈海婷" w:date="2026-09-18T12:00:00Z">
              <w:r>
                <w:rPr>
                  <w:rFonts w:hint="eastAsia"/>
                </w:rPr>
                <w:delText xml:space="preserve">确保</w:delText>
              </w:r>
            </w:del>
            <w:ins w:id="20242" w:author="陈海婷" w:date="2026-09-18T12:00:00Z">
              <w:r>
                <w:rPr>
                  <w:rFonts w:hint="eastAsia"/>
                </w:rPr>
                <w:t xml:space="preserve">保证药品</w:t>
              </w:r>
            </w:ins>
            <w:r>
              <w:rPr>
                <w:rFonts w:hint="eastAsia"/>
              </w:rPr>
              <w:t xml:space="preserve">安全</w:t>
            </w:r>
            <w:ins w:id="20243" w:author="陈海婷" w:date="2026-09-18T12:00:00Z">
              <w:r>
                <w:rPr>
                  <w:rFonts w:hint="eastAsia"/>
                </w:rPr>
                <w:t xml:space="preserve">、</w:t>
              </w:r>
            </w:ins>
            <w:r>
              <w:rPr>
                <w:rFonts w:hint="eastAsia"/>
              </w:rPr>
              <w:t xml:space="preserve">有效</w:t>
            </w:r>
            <w:del w:id="20244" w:author="陈海婷" w:date="2026-09-18T12:00:00Z">
              <w:r>
                <w:rPr>
                  <w:rFonts w:hint="eastAsia"/>
                </w:rPr>
                <w:delText xml:space="preserve">，鼓励技术创新</w:delText>
              </w:r>
            </w:del>
            <w:ins w:id="20245" w:author="陈海婷" w:date="2026-09-18T12:00:00Z">
              <w:r>
                <w:rPr>
                  <w:rFonts w:hint="eastAsia"/>
                </w:rPr>
                <w:t xml:space="preserve">和质量可控</w:t>
              </w:r>
            </w:ins>
          </w:p>
        </w:tc>
        <w:tc>
          <w:tcPr>
            <w:tcW w:w="1752" w:type="dxa"/>
          </w:tcPr>
          <w:p>
            <w:pPr>
              <w:pStyle w:val="29"/>
            </w:pPr>
            <w:r>
              <w:rPr>
                <w:rFonts w:hint="eastAsia"/>
              </w:rPr>
              <w:t xml:space="preserve">安全性、有效性、</w:t>
            </w:r>
            <w:del w:id="20246" w:author="陈海婷" w:date="2026-09-18T12:00:00Z">
              <w:r>
                <w:rPr>
                  <w:rFonts w:hint="eastAsia"/>
                </w:rPr>
                <w:delText xml:space="preserve">技术</w:delText>
              </w:r>
            </w:del>
            <w:r>
              <w:rPr>
                <w:rFonts w:hint="eastAsia"/>
              </w:rPr>
              <w:t xml:space="preserve">创新性</w:t>
            </w:r>
          </w:p>
        </w:tc>
        <w:tc>
          <w:tcPr>
            <w:tcW w:w="1752" w:type="dxa"/>
          </w:tcPr>
          <w:p>
            <w:pPr>
              <w:pStyle w:val="29"/>
            </w:pPr>
            <w:r>
              <w:rPr>
                <w:rFonts w:hint="eastAsia"/>
              </w:rPr>
              <w:t xml:space="preserve">不良反应信号、临床试验数据、分子新颖性</w:t>
            </w:r>
          </w:p>
        </w:tc>
      </w:tr>
      <w:tr>
        <w:tc>
          <w:tcPr>
            <w:tcW w:w="1752" w:type="dxa"/>
          </w:tcPr>
          <w:p>
            <w:pPr>
              <w:pStyle w:val="29"/>
            </w:pPr>
            <w:r>
              <w:rPr>
                <w:rFonts w:hint="eastAsia"/>
              </w:rPr>
              <w:t xml:space="preserve">经济</w:t>
            </w:r>
            <w:del w:id="20247" w:author="陈海婷" w:date="2026-09-18T12:00:00Z">
              <w:r>
                <w:rPr>
                  <w:rFonts w:hint="eastAsia"/>
                </w:rPr>
                <w:delText xml:space="preserve">-</w:delText>
              </w:r>
            </w:del>
            <w:ins w:id="20248" w:author="陈海婷" w:date="2026-09-18T12:00:00Z">
              <w:r>
                <w:rPr>
                  <w:rFonts w:hint="eastAsia"/>
                </w:rPr>
                <w:t xml:space="preserve">—</w:t>
              </w:r>
            </w:ins>
            <w:r>
              <w:rPr>
                <w:rFonts w:hint="eastAsia"/>
              </w:rPr>
              <w:t xml:space="preserve">效率逻辑</w:t>
            </w:r>
          </w:p>
        </w:tc>
        <w:tc>
          <w:tcPr>
            <w:tcW w:w="1752" w:type="dxa"/>
          </w:tcPr>
          <w:p>
            <w:pPr>
              <w:pStyle w:val="29"/>
            </w:pPr>
            <w:r>
              <w:rPr>
                <w:rFonts w:hint="eastAsia"/>
              </w:rPr>
              <w:t xml:space="preserve">医保局</w:t>
            </w:r>
          </w:p>
        </w:tc>
        <w:tc>
          <w:tcPr>
            <w:tcW w:w="1752" w:type="dxa"/>
          </w:tcPr>
          <w:p>
            <w:pPr>
              <w:pStyle w:val="29"/>
            </w:pPr>
            <w:ins w:id="20249" w:author="陈海婷" w:date="2026-09-18T12:00:00Z">
              <w:r>
                <w:rPr>
                  <w:rFonts w:hint="eastAsia"/>
                </w:rPr>
                <w:t xml:space="preserve">提高医保</w:t>
              </w:r>
            </w:ins>
            <w:r>
              <w:rPr>
                <w:rFonts w:hint="eastAsia"/>
              </w:rPr>
              <w:t xml:space="preserve">基金</w:t>
            </w:r>
            <w:del w:id="20250" w:author="陈海婷" w:date="2026-09-18T12:00:00Z">
              <w:r>
                <w:rPr>
                  <w:rFonts w:hint="eastAsia"/>
                </w:rPr>
                <w:delText xml:space="preserve">可持续</w:delText>
              </w:r>
            </w:del>
            <w:ins w:id="20251" w:author="陈海婷" w:date="2026-09-18T12:00:00Z">
              <w:r>
                <w:rPr>
                  <w:rFonts w:hint="eastAsia"/>
                </w:rPr>
                <w:t xml:space="preserve">使用效益</w:t>
              </w:r>
            </w:ins>
            <w:r>
              <w:rPr>
                <w:rFonts w:hint="eastAsia"/>
              </w:rPr>
              <w:t xml:space="preserve">，价</w:t>
            </w:r>
            <w:del w:id="20252" w:author="陈海婷" w:date="2026-09-18T12:00:00Z">
              <w:r>
                <w:rPr>
                  <w:rFonts w:hint="eastAsia"/>
                </w:rPr>
                <w:delText xml:space="preserve">值定价</w:delText>
              </w:r>
            </w:del>
            <w:ins w:id="20253" w:author="陈海婷" w:date="2026-09-18T12:00:00Z">
              <w:r>
                <w:rPr>
                  <w:rFonts w:hint="eastAsia"/>
                </w:rPr>
                <w:t xml:space="preserve">格合理</w:t>
              </w:r>
            </w:ins>
          </w:p>
        </w:tc>
        <w:tc>
          <w:tcPr>
            <w:tcW w:w="1752" w:type="dxa"/>
          </w:tcPr>
          <w:p>
            <w:pPr>
              <w:pStyle w:val="29"/>
            </w:pPr>
            <w:r>
              <w:rPr>
                <w:rFonts w:hint="eastAsia"/>
              </w:rPr>
              <w:t xml:space="preserve">经济性</w:t>
            </w:r>
            <w:del w:id="20254" w:author="陈海婷" w:date="2026-09-18T12:00:00Z">
              <w:r>
                <w:rPr>
                  <w:rFonts w:hint="eastAsia"/>
                </w:rPr>
                <w:delText xml:space="preserve">、增量成本效果</w:delText>
              </w:r>
            </w:del>
          </w:p>
        </w:tc>
        <w:tc>
          <w:tcPr>
            <w:tcW w:w="1752" w:type="dxa"/>
          </w:tcPr>
          <w:p>
            <w:pPr>
              <w:pStyle w:val="29"/>
            </w:pPr>
            <w:r>
              <w:rPr>
                <w:rFonts w:hint="eastAsia"/>
              </w:rPr>
              <w:t xml:space="preserve">增量成本效果比、预算影响、替代疗法</w:t>
            </w:r>
          </w:p>
        </w:tc>
      </w:tr>
      <w:tr>
        <w:tc>
          <w:tcPr>
            <w:tcW w:w="1752" w:type="dxa"/>
          </w:tcPr>
          <w:p>
            <w:pPr>
              <w:pStyle w:val="29"/>
            </w:pPr>
            <w:r>
              <w:rPr>
                <w:rFonts w:hint="eastAsia"/>
              </w:rPr>
              <w:t xml:space="preserve">公共服务逻辑</w:t>
            </w:r>
          </w:p>
        </w:tc>
        <w:tc>
          <w:tcPr>
            <w:tcW w:w="1752" w:type="dxa"/>
          </w:tcPr>
          <w:p>
            <w:pPr>
              <w:pStyle w:val="29"/>
            </w:pPr>
            <w:r>
              <w:rPr>
                <w:rFonts w:hint="eastAsia"/>
              </w:rPr>
              <w:t xml:space="preserve">卫健委</w:t>
            </w:r>
          </w:p>
        </w:tc>
        <w:tc>
          <w:tcPr>
            <w:tcW w:w="1752" w:type="dxa"/>
          </w:tcPr>
          <w:p>
            <w:pPr>
              <w:pStyle w:val="29"/>
            </w:pPr>
            <w:r>
              <w:rPr>
                <w:rFonts w:hint="eastAsia"/>
              </w:rPr>
              <w:t xml:space="preserve">保障</w:t>
            </w:r>
            <w:del w:id="20255" w:author="陈海婷" w:date="2026-09-18T12:00:00Z">
              <w:r>
                <w:rPr>
                  <w:rFonts w:hint="eastAsia"/>
                </w:rPr>
                <w:delText xml:space="preserve">健康权益，优化医疗服务</w:delText>
              </w:r>
            </w:del>
            <w:ins w:id="20256" w:author="陈海婷" w:date="2026-09-18T12:00:00Z">
              <w:r>
                <w:rPr>
                  <w:rFonts w:hint="eastAsia"/>
                </w:rPr>
                <w:t xml:space="preserve">临床基本用药供应与规范使用</w:t>
              </w:r>
            </w:ins>
          </w:p>
        </w:tc>
        <w:tc>
          <w:tcPr>
            <w:tcW w:w="1752" w:type="dxa"/>
          </w:tcPr>
          <w:p>
            <w:pPr>
              <w:pStyle w:val="29"/>
            </w:pPr>
            <w:del w:id="20257" w:author="陈海婷" w:date="2026-09-18T12:00:00Z">
              <w:r>
                <w:rPr>
                  <w:rFonts w:hint="eastAsia"/>
                </w:rPr>
                <w:delText xml:space="preserve">公平性、</w:delText>
              </w:r>
            </w:del>
            <w:ins w:id="20258" w:author="陈海婷" w:date="2026-09-18T12:00:00Z">
              <w:r>
                <w:rPr>
                  <w:rFonts w:hint="eastAsia"/>
                </w:rPr>
                <w:t xml:space="preserve">用药安全与合理使用、基本用药</w:t>
              </w:r>
            </w:ins>
            <w:r>
              <w:rPr>
                <w:rFonts w:hint="eastAsia"/>
              </w:rPr>
              <w:t xml:space="preserve">可及</w:t>
            </w:r>
            <w:del w:id="20259" w:author="陈海婷" w:date="2026-09-18T12:00:00Z">
              <w:r>
                <w:rPr>
                  <w:rFonts w:hint="eastAsia"/>
                </w:rPr>
                <w:delText xml:space="preserve">性、临床需求</w:delText>
              </w:r>
            </w:del>
          </w:p>
        </w:tc>
        <w:tc>
          <w:tcPr>
            <w:tcW w:w="1752" w:type="dxa"/>
          </w:tcPr>
          <w:p>
            <w:pPr>
              <w:pStyle w:val="29"/>
            </w:pPr>
            <w:r>
              <w:rPr>
                <w:rFonts w:hint="eastAsia"/>
              </w:rPr>
              <w:t xml:space="preserve">疾病负担、地区差异、基层配备</w:t>
            </w:r>
          </w:p>
        </w:tc>
      </w:tr>
    </w:tbl>
    <w:p>
      <w:pPr>
        <w:pStyle w:val="62"/>
      </w:pPr>
      <w:r>
        <w:rPr>
          <w:rFonts w:hint="eastAsia"/>
        </w:rPr>
        <w:t xml:space="preserve">资料来源：作者整理。</w:t>
      </w:r>
    </w:p>
    <w:p w14:paraId="677C771F">
      <w:pPr>
        <w:pStyle w:val="61"/>
      </w:pPr>
      <w:r>
        <w:drawing>
          <wp:inline distT="0" distB="0" distL="114300" distR="114300">
            <wp:extent cx="5334000" cy="3451225"/>
            <wp:effectExtent l="0" t="0" r="0" b="0"/>
            <wp:docPr id="17" name="Picture"/>
            <wp:cNvGraphicFramePr>
              <a:graphicFrameLocks noChangeAspect="1"/>
            </wp:cNvGraphicFramePr>
            <a:graphic>
              <a:graphicData uri="http://schemas.openxmlformats.org/drawingml/2006/picture">
                <pic:pic>
                  <pic:nvPicPr>
                    <pic:cNvPr id="17" name="Picture"/>
                    <pic:cNvPicPr>
                      <a:picLocks noChangeAspect="1" noChangeArrowheads="1"/>
                    </pic:cNvPicPr>
                  </pic:nvPicPr>
                  <pic:blipFill>
                    <a:blip r:embed="rId8"/>
                    <a:stretch>
                      <a:fillRect/>
                    </a:stretch>
                  </pic:blipFill>
                  <pic:spPr>
                    <a:xfrm>
                      <a:off x="0" y="0"/>
                      <a:ext cx="5334000" cy="3451411"/>
                    </a:xfrm>
                    <a:prstGeom prst="rect">
                      <a:avLst/>
                    </a:prstGeom>
                    <a:noFill/>
                    <a:ln w="9525">
                      <a:noFill/>
                    </a:ln>
                  </pic:spPr>
                </pic:pic>
              </a:graphicData>
            </a:graphic>
          </wp:inline>
        </w:drawing>
      </w:r>
    </w:p>
    <w:p>
      <w:pPr>
        <w:pStyle w:val="60"/>
      </w:pPr>
      <w:r>
        <w:rPr>
          <w:rFonts w:hint="eastAsia"/>
        </w:rPr>
        <w:t xml:space="preserve">图1 “制度逻辑—组织注意力”分析框架</w:t>
      </w:r>
    </w:p>
    <w:p>
      <w:pPr>
        <w:pStyle w:val="60"/>
      </w:pPr>
      <w:r>
        <w:rPr>
          <w:rFonts w:hint="eastAsia"/>
        </w:rPr>
        <w:t xml:space="preserve">Figure 1 The “Institutional Logics–Organizational Attention” Framework</w:t>
      </w:r>
    </w:p>
    <w:p>
      <w:pPr>
        <w:pStyle w:val="62"/>
      </w:pPr>
      <w:r>
        <w:rPr>
          <w:rFonts w:hint="eastAsia"/>
        </w:rPr>
        <w:t xml:space="preserve">资料来源：作者绘制。</w:t>
      </w:r>
    </w:p>
    <w:p w14:paraId="67FF0915">
      <w:pPr>
        <w:pStyle w:val="3"/>
        <w:rPr>
          <w:del w:id="20260" w:author="陈海婷" w:date="2026-09-18T12:00:00Z"/>
        </w:rPr>
      </w:pPr>
      <w:del w:id="20261" w:author="陈海婷" w:date="2026-09-18T12:00:00Z">
        <w:r>
          <w:rPr>
            <w:rFonts w:hint="eastAsia"/>
          </w:rPr>
          <w:delText>该框架意味着，三部门的评价差异是各自嵌入的制度逻辑经由注意力分配塑造的结构性产物，而非临时性的利益冲突。在分析策略上，政策文本计算编码旨在通过关键词频次统计量化各部门对评价维度的差异化注意力配置，将宏观制度逻辑的差异转化为可观测、可比较的文本证据；专家访谈则用于印证编码结果并追溯分歧的认知根源。这一命题及其政策含义，将在政策文本分析（第5节）和协调路径讨论（第6节）中</w:delText>
        </w:r>
        <w:r>
          <w:rPr>
            <w:rFonts w:hint="eastAsia"/>
          </w:rPr>
          <w:delText>得到</w:delText>
        </w:r>
        <w:r>
          <w:rPr>
            <w:rFonts w:hint="eastAsia"/>
          </w:rPr>
          <w:delText>展开与检验。</w:delText>
        </w:r>
      </w:del>
    </w:p>
    <w:p>
      <w:pPr>
        <w:pStyle w:val="3"/>
        <w:rPr>
          <w:ins w:id="20262" w:author="陈海婷" w:date="2026-09-18T12:00:00Z"/>
        </w:rPr>
      </w:pPr>
      <w:ins w:id="20263" w:author="陈海婷" w:date="2026-09-18T12:00:00Z">
        <w:r>
          <w:rPr>
            <w:rFonts w:hint="eastAsia"/>
          </w:rPr>
          <w:t xml:space="preserve">按照这一框架，三部门在五个评价维度上的注意力配置差异应主要源于各自嵌入的制度逻辑，而非临时性的利益冲突。本文以政策文本编码测量这一差异，以专家访谈印证编码结果，并考察三部门在具体评价标准上的差异。</w:t>
        </w:r>
      </w:ins>
    </w:p>
    <w:p>
      <w:pPr>
        <w:pStyle w:val="2"/>
      </w:pPr>
      <w:r>
        <w:rPr>
          <w:rFonts w:hint="eastAsia"/>
        </w:rPr>
        <w:t xml:space="preserve">4 研究设计</w:t>
      </w:r>
    </w:p>
    <w:p>
      <w:pPr>
        <w:pStyle w:val="4"/>
      </w:pPr>
      <w:r>
        <w:rPr>
          <w:rFonts w:hint="eastAsia"/>
        </w:rPr>
        <w:t xml:space="preserve">4.1 政策文本</w:t>
      </w:r>
      <w:del w:id="20264" w:author="陈海婷" w:date="2026-09-18T12:00:00Z">
        <w:r>
          <w:rPr>
            <w:rFonts w:hint="eastAsia"/>
          </w:rPr>
          <w:delText xml:space="preserve">选取</w:delText>
        </w:r>
      </w:del>
      <w:r>
        <w:rPr>
          <w:rFonts w:hint="eastAsia"/>
        </w:rPr>
        <w:t xml:space="preserve">与编码方案</w:t>
      </w:r>
    </w:p>
    <w:p w14:paraId="52F6E461">
      <w:pPr>
        <w:pStyle w:val="28"/>
        <w:rPr>
          <w:del w:id="20265" w:author="陈海婷" w:date="2026-09-18T12:00:00Z"/>
        </w:rPr>
      </w:pPr>
      <w:del w:id="20266" w:author="陈海婷" w:date="2026-09-18T12:00:00Z">
        <w:r>
          <w:rPr>
            <w:rFonts w:hint="eastAsia"/>
          </w:rPr>
          <w:delText>本文选取2017-2026年药监局</w:delText>
        </w:r>
        <w:r>
          <w:rPr>
            <w:rFonts w:hint="eastAsia"/>
          </w:rPr>
          <w:delText>（含其药品审评中心，以下简称药审中心）、医保局、卫健委三部门发布的涉及创新药评价的规范性文件进行计算编码分析。选择2017年为起点，是因为该年度国家医保药品目录调整首次引入谈判准入方式</w:delText>
        </w:r>
        <w:r>
          <w:rPr>
            <w:rFonts w:hint="eastAsia"/>
          </w:rPr>
          <w:delText>（2015-2016年的国家药品价格谈判试点</w:delText>
        </w:r>
        <w:r>
          <w:rPr>
            <w:rFonts w:hint="eastAsia"/>
          </w:rPr>
          <w:delText>尚未与目录调整直接挂钩），中国创新药评价由此进入多部门协同阶段；这一时间窗口覆盖了</w:delText>
        </w:r>
        <w:r>
          <w:rPr>
            <w:rFonts w:hint="eastAsia"/>
          </w:rPr>
          <w:delText>“十五五”</w:delText>
        </w:r>
        <w:r>
          <w:rPr>
            <w:rFonts w:hint="eastAsia"/>
          </w:rPr>
          <w:delText>之前的制度积累期，有助于从制度文本中追溯三医协同的制度基础和结构性障碍。</w:delText>
        </w:r>
      </w:del>
    </w:p>
    <w:p>
      <w:pPr>
        <w:pStyle w:val="28"/>
        <w:rPr>
          <w:ins w:id="20267" w:author="陈海婷" w:date="2026-09-18T12:00:00Z"/>
        </w:rPr>
      </w:pPr>
      <w:ins w:id="20268" w:author="陈海婷" w:date="2026-09-18T12:00:00Z">
        <w:r>
          <w:rPr>
            <w:rFonts w:hint="eastAsia"/>
          </w:rPr>
          <w:t xml:space="preserve">本文以2017-2026年药监局（含其药品审评中心，以下简称药审中心）、医保局、卫健委发布的涉及创新药评价的规范性文件为研究对象。2017年，人力资源社会保障部组织专家对部分药品进行谈判并确定医保支付标准，将36种药品纳入国家基本医疗保险药品目录乙类范围</w:t>
        </w:r>
        <w:r>
          <w:rPr>
            <w:rFonts w:hint="eastAsia"/>
            <w:vertAlign w:val="superscript"/>
          </w:rPr>
          <w:t xml:space="preserve">[34]</w:t>
        </w:r>
        <w:r>
          <w:rPr>
            <w:rFonts w:hint="eastAsia"/>
          </w:rPr>
          <w:t xml:space="preserve">，医保准入由此开始以谈判方式确定药品的医保支付标准，本文因此以2017年为起点。</w:t>
        </w:r>
      </w:ins>
    </w:p>
    <w:p>
      <w:pPr>
        <w:pStyle w:val="3"/>
      </w:pPr>
      <w:del w:id="20269" w:author="陈海婷" w:date="2026-09-18T12:00:00Z">
        <w:r>
          <w:rPr>
            <w:rFonts w:hint="eastAsia"/>
          </w:rPr>
          <w:delText xml:space="preserve">在</w:delText>
        </w:r>
      </w:del>
      <w:ins w:id="20270" w:author="陈海婷" w:date="2026-09-18T12:00:00Z">
        <w:r>
          <w:rPr>
            <w:rFonts w:hint="eastAsia"/>
          </w:rPr>
          <w:t xml:space="preserve">参考吕倩鹏等（2024）</w:t>
        </w:r>
        <w:r>
          <w:rPr>
            <w:rFonts w:hint="eastAsia"/>
            <w:vertAlign w:val="superscript"/>
          </w:rPr>
          <w:t xml:space="preserve">[9]</w:t>
        </w:r>
        <w:r>
          <w:rPr>
            <w:rFonts w:hint="eastAsia"/>
          </w:rPr>
          <w:t xml:space="preserve">的政策</w:t>
        </w:r>
      </w:ins>
      <w:r>
        <w:rPr>
          <w:rFonts w:hint="eastAsia"/>
        </w:rPr>
        <w:t xml:space="preserve">文本</w:t>
      </w:r>
      <w:del w:id="20271" w:author="陈海婷" w:date="2026-09-18T12:00:00Z">
        <w:r>
          <w:rPr>
            <w:rFonts w:hint="eastAsia"/>
          </w:rPr>
          <w:delText xml:space="preserve">收集上，</w:delText>
        </w:r>
      </w:del>
      <w:ins w:id="20272" w:author="陈海婷" w:date="2026-09-18T12:00:00Z">
        <w:r>
          <w:rPr>
            <w:rFonts w:hint="eastAsia"/>
          </w:rPr>
          <w:t xml:space="preserve">筛选做法，本文</w:t>
        </w:r>
      </w:ins>
      <w:r>
        <w:rPr>
          <w:rFonts w:hint="eastAsia"/>
        </w:rPr>
        <w:t xml:space="preserve">以北大法宝和各部门官方网站为来源</w:t>
      </w:r>
      <w:del w:id="20273" w:author="陈海婷" w:date="2026-09-18T12:00:00Z">
        <w:r>
          <w:rPr>
            <w:rFonts w:hint="eastAsia"/>
          </w:rPr>
          <w:delText xml:space="preserve">，</w:delText>
        </w:r>
      </w:del>
      <w:r>
        <w:rPr>
          <w:rFonts w:hint="eastAsia"/>
        </w:rPr>
        <w:t xml:space="preserve">收集</w:t>
      </w:r>
      <w:del w:id="20274" w:author="陈海婷" w:date="2026-09-18T12:00:00Z">
        <w:r>
          <w:rPr>
            <w:rFonts w:hint="eastAsia"/>
          </w:rPr>
          <w:delText xml:space="preserve">三部门在上述时间窗口内发布的创新药相关政策文件全文，</w:delText>
        </w:r>
      </w:del>
      <w:r>
        <w:rPr>
          <w:rFonts w:hint="eastAsia"/>
        </w:rPr>
        <w:t xml:space="preserve">文本</w:t>
      </w:r>
      <w:del w:id="20275" w:author="陈海婷" w:date="2026-09-18T12:00:00Z">
        <w:r>
          <w:rPr>
            <w:rFonts w:hint="eastAsia"/>
          </w:rPr>
          <w:delText xml:space="preserve">收集</w:delText>
        </w:r>
      </w:del>
      <w:ins w:id="20276" w:author="陈海婷" w:date="2026-09-18T12:00:00Z">
        <w:r>
          <w:rPr>
            <w:rFonts w:hint="eastAsia"/>
          </w:rPr>
          <w:t xml:space="preserve">（</w:t>
        </w:r>
      </w:ins>
      <w:r>
        <w:rPr>
          <w:rFonts w:hint="eastAsia"/>
        </w:rPr>
        <w:t xml:space="preserve">截至2026年7月</w:t>
      </w:r>
      <w:del w:id="20277" w:author="陈海婷" w:date="2026-09-18T12:00:00Z">
        <w:r>
          <w:rPr>
            <w:rFonts w:hint="eastAsia"/>
          </w:rPr>
          <w:delText xml:space="preserve">。筛选过程</w:delText>
        </w:r>
      </w:del>
      <w:ins w:id="20278" w:author="陈海婷" w:date="2026-09-18T12:00:00Z">
        <w:r>
          <w:rPr>
            <w:rFonts w:hint="eastAsia"/>
          </w:rPr>
          <w:t xml:space="preserve">），纳入国家部门发布的规范性文件，剔除不含评价标准实质内容的文件和内容重复的文件。据此</w:t>
        </w:r>
      </w:ins>
      <w:r>
        <w:rPr>
          <w:rFonts w:hint="eastAsia"/>
        </w:rPr>
        <w:t xml:space="preserve">排除</w:t>
      </w:r>
      <w:del w:id="20279" w:author="陈海婷" w:date="2026-09-18T12:00:00Z">
        <w:r>
          <w:rPr>
            <w:rFonts w:hint="eastAsia"/>
          </w:rPr>
          <w:delText xml:space="preserve">了</w:delText>
        </w:r>
      </w:del>
      <w:r>
        <w:rPr>
          <w:rFonts w:hint="eastAsia"/>
        </w:rPr>
        <w:t xml:space="preserve">纯药品清单（医保药品目录本身）、</w:t>
      </w:r>
      <w:ins w:id="20280" w:author="陈海婷" w:date="2026-09-18T12:00:00Z">
        <w:r>
          <w:rPr>
            <w:rFonts w:hint="eastAsia"/>
          </w:rPr>
          <w:t xml:space="preserve">逐年更新的新型</w:t>
        </w:r>
      </w:ins>
      <w:r>
        <w:rPr>
          <w:rFonts w:hint="eastAsia"/>
        </w:rPr>
        <w:t xml:space="preserve">抗肿瘤</w:t>
      </w:r>
      <w:ins w:id="20281" w:author="陈海婷" w:date="2026-09-18T12:00:00Z">
        <w:r>
          <w:rPr>
            <w:rFonts w:hint="eastAsia"/>
          </w:rPr>
          <w:t xml:space="preserve">药物</w:t>
        </w:r>
      </w:ins>
      <w:r>
        <w:rPr>
          <w:rFonts w:hint="eastAsia"/>
        </w:rPr>
        <w:t xml:space="preserve">临床应用指导原则</w:t>
      </w:r>
      <w:del w:id="20282" w:author="陈海婷" w:date="2026-09-18T12:00:00Z">
        <w:r>
          <w:rPr>
            <w:rFonts w:hint="eastAsia"/>
          </w:rPr>
          <w:delText xml:space="preserve">（逐年更新的临床用药手册，非评价框架文件）</w:delText>
        </w:r>
      </w:del>
      <w:r>
        <w:rPr>
          <w:rFonts w:hint="eastAsia"/>
        </w:rPr>
        <w:t xml:space="preserve">、年度药品审评报告</w:t>
      </w:r>
      <w:del w:id="20283" w:author="陈海婷" w:date="2026-09-18T12:00:00Z">
        <w:r>
          <w:rPr>
            <w:rFonts w:hint="eastAsia"/>
          </w:rPr>
          <w:delText xml:space="preserve">（统计年鉴性质）、</w:delText>
        </w:r>
      </w:del>
      <w:ins w:id="20284" w:author="陈海婷" w:date="2026-09-18T12:00:00Z">
        <w:r>
          <w:rPr>
            <w:rFonts w:hint="eastAsia"/>
          </w:rPr>
          <w:t xml:space="preserve">、按病组（</w:t>
        </w:r>
      </w:ins>
      <w:r>
        <w:rPr>
          <w:rFonts w:hint="eastAsia"/>
        </w:rPr>
        <w:t xml:space="preserve">DRG</w:t>
      </w:r>
      <w:del w:id="20285" w:author="陈海婷" w:date="2026-09-18T12:00:00Z">
        <w:r>
          <w:rPr>
            <w:rFonts w:hint="eastAsia"/>
          </w:rPr>
          <w:delText xml:space="preserve">/</w:delText>
        </w:r>
      </w:del>
      <w:ins w:id="20286" w:author="陈海婷" w:date="2026-09-18T12:00:00Z">
        <w:r>
          <w:rPr>
            <w:rFonts w:hint="eastAsia"/>
          </w:rPr>
          <w:t xml:space="preserve">）和病种分值（</w:t>
        </w:r>
      </w:ins>
      <w:r>
        <w:rPr>
          <w:rFonts w:hint="eastAsia"/>
        </w:rPr>
        <w:t xml:space="preserve">DIP</w:t>
      </w:r>
      <w:ins w:id="20287" w:author="陈海婷" w:date="2026-09-18T12:00:00Z">
        <w:r>
          <w:rPr>
            <w:rFonts w:hint="eastAsia"/>
          </w:rPr>
          <w:t xml:space="preserve">）</w:t>
        </w:r>
      </w:ins>
      <w:r>
        <w:rPr>
          <w:rFonts w:hint="eastAsia"/>
        </w:rPr>
        <w:t xml:space="preserve">付费技术规范</w:t>
      </w:r>
      <w:ins w:id="20288" w:author="陈海婷" w:date="2026-09-18T12:00:00Z">
        <w:r>
          <w:rPr>
            <w:rFonts w:hint="eastAsia"/>
          </w:rPr>
          <w:t xml:space="preserve">，</w:t>
        </w:r>
      </w:ins>
      <w:r>
        <w:rPr>
          <w:rFonts w:hint="eastAsia"/>
        </w:rPr>
        <w:t xml:space="preserve">以及</w:t>
      </w:r>
      <w:ins w:id="20289" w:author="陈海婷" w:date="2026-09-18T12:00:00Z">
        <w:r>
          <w:rPr>
            <w:rFonts w:hint="eastAsia"/>
          </w:rPr>
          <w:t xml:space="preserve">已有正式版的</w:t>
        </w:r>
      </w:ins>
      <w:r>
        <w:rPr>
          <w:rFonts w:hint="eastAsia"/>
        </w:rPr>
        <w:t xml:space="preserve">征求意见稿</w:t>
      </w:r>
      <w:del w:id="20290" w:author="陈海婷" w:date="2026-09-18T12:00:00Z">
        <w:r>
          <w:rPr>
            <w:rFonts w:hint="eastAsia"/>
          </w:rPr>
          <w:delText xml:space="preserve">（已有正式版者），</w:delText>
        </w:r>
      </w:del>
      <w:ins w:id="20291" w:author="陈海婷" w:date="2026-09-18T12:00:00Z">
        <w:r>
          <w:rPr>
            <w:rFonts w:hint="eastAsia"/>
          </w:rPr>
          <w:t xml:space="preserve">。国务院层面仅纳入医药卫生体制改革与医疗保障制度改革两份综合性文件作为跨部门参照。</w:t>
        </w:r>
      </w:ins>
      <w:r>
        <w:rPr>
          <w:rFonts w:hint="eastAsia"/>
        </w:rPr>
        <w:t xml:space="preserve">最终纳入政策文本</w:t>
      </w:r>
      <w:del w:id="20292" w:author="陈海婷" w:date="2026-09-18T12:00:00Z">
        <w:r>
          <w:rPr>
            <w:rFonts w:hint="eastAsia"/>
          </w:rPr>
          <w:delText xml:space="preserve">共</w:delText>
        </w:r>
      </w:del>
      <w:r>
        <w:rPr>
          <w:rFonts w:hint="eastAsia"/>
        </w:rPr>
        <w:t xml:space="preserve">55份，其中药监局系统（含药审中心）19份、医保局系统24份、卫健委系统10份、国务院2份</w:t>
      </w:r>
      <w:del w:id="20293" w:author="陈海婷" w:date="2026-09-18T12:00:00Z">
        <w:r>
          <w:rPr>
            <w:rFonts w:hint="eastAsia"/>
          </w:rPr>
          <w:delText xml:space="preserve">；国务院层面仅纳入医药卫生体制改革与医疗保障制度改革两份综合性顶层</w:delText>
        </w:r>
      </w:del>
      <w:ins w:id="20294" w:author="陈海婷" w:date="2026-09-18T12:00:00Z">
        <w:r>
          <w:rPr>
            <w:rFonts w:hint="eastAsia"/>
          </w:rPr>
          <w:t xml:space="preserve">（</w:t>
        </w:r>
      </w:ins>
      <w:r>
        <w:rPr>
          <w:rFonts w:hint="eastAsia"/>
        </w:rPr>
        <w:t xml:space="preserve">文件</w:t>
      </w:r>
      <w:del w:id="20295" w:author="陈海婷" w:date="2026-09-18T12:00:00Z">
        <w:r>
          <w:rPr>
            <w:rFonts w:hint="eastAsia"/>
          </w:rPr>
          <w:delText xml:space="preserve">作为跨部门参照，单项议题的专门文件不予纳入。55份文件的完整</w:delText>
        </w:r>
      </w:del>
      <w:r>
        <w:rPr>
          <w:rFonts w:hint="eastAsia"/>
        </w:rPr>
        <w:t xml:space="preserve">清单</w:t>
      </w:r>
      <w:del w:id="20296" w:author="陈海婷" w:date="2026-09-18T12:00:00Z">
        <w:r>
          <w:rPr>
            <w:rFonts w:hint="eastAsia"/>
          </w:rPr>
          <w:delText xml:space="preserve">，连同各文件的发布主体、名称与句子单元数，以及上述筛选过程所对应的具体</w:delText>
        </w:r>
      </w:del>
      <w:ins w:id="20297" w:author="陈海婷" w:date="2026-09-18T12:00:00Z">
        <w:r>
          <w:rPr>
            <w:rFonts w:hint="eastAsia"/>
          </w:rPr>
          <w:t xml:space="preserve">与</w:t>
        </w:r>
      </w:ins>
      <w:r>
        <w:rPr>
          <w:rFonts w:hint="eastAsia"/>
        </w:rPr>
        <w:t xml:space="preserve">排除规则</w:t>
      </w:r>
      <w:del w:id="20298" w:author="陈海婷" w:date="2026-09-18T12:00:00Z">
        <w:r>
          <w:rPr>
            <w:rFonts w:hint="eastAsia"/>
          </w:rPr>
          <w:delText xml:space="preserve">，一并列于</w:delText>
        </w:r>
      </w:del>
      <w:ins w:id="20299" w:author="陈海婷" w:date="2026-09-18T12:00:00Z">
        <w:r>
          <w:rPr>
            <w:rFonts w:hint="eastAsia"/>
          </w:rPr>
          <w:t xml:space="preserve">见</w:t>
        </w:r>
      </w:ins>
      <w:r>
        <w:rPr>
          <w:rFonts w:hint="eastAsia"/>
        </w:rPr>
        <w:t xml:space="preserve">附录B</w:t>
      </w:r>
      <w:del w:id="20300" w:author="陈海婷" w:date="2026-09-18T12:00:00Z">
        <w:r>
          <w:rPr>
            <w:rFonts w:hint="eastAsia"/>
          </w:rPr>
          <w:delText xml:space="preserve">，以便复核与复现</w:delText>
        </w:r>
      </w:del>
      <w:ins w:id="20301" w:author="陈海婷" w:date="2026-09-18T12:00:00Z">
        <w:r>
          <w:rPr>
            <w:rFonts w:hint="eastAsia"/>
          </w:rPr>
          <w:t xml:space="preserve">）。药监局系统以《药品注册管理办法》等基础性法规和药审中心技术规范为主，医保局系统以《暂行办法》、历年目录调整工作方案与申报指南、续约和竞价规则为主，卫健委系统以药品临床综合评价、合理用药与医疗质量管理文件为主</w:t>
        </w:r>
      </w:ins>
      <w:r>
        <w:rPr>
          <w:rFonts w:hint="eastAsia"/>
        </w:rPr>
        <w:t xml:space="preserve">。</w:t>
      </w:r>
    </w:p>
    <w:p w14:paraId="5980407E">
      <w:pPr>
        <w:pStyle w:val="3"/>
        <w:rPr>
          <w:del w:id="20302" w:author="陈海婷" w:date="2026-09-18T12:00:00Z"/>
        </w:rPr>
      </w:pPr>
      <w:del w:id="20303" w:author="陈海婷" w:date="2026-09-18T12:00:00Z">
        <w:r>
          <w:rPr>
            <w:rFonts w:hint="eastAsia"/>
          </w:rPr>
          <w:delText>编码框架采用安全性、有效性、经济性、创新性、公平性五个一级维度。编码方法采用基于关键词词典的计算文本分析（Sevenans等</w:delText>
        </w:r>
        <w:r>
          <w:delText xml:space="preserve"> 2014</w:delText>
        </w:r>
        <w:r>
          <w:rPr>
            <w:vertAlign w:val="superscript"/>
          </w:rPr>
          <w:delText>[30]</w:delText>
        </w:r>
        <w:r>
          <w:rPr>
            <w:rFonts w:hint="eastAsia"/>
          </w:rPr>
          <w:delText>；曾润喜和莫敏丽</w:delText>
        </w:r>
        <w:r>
          <w:delText xml:space="preserve"> 2023</w:delText>
        </w:r>
        <w:r>
          <w:rPr>
            <w:vertAlign w:val="superscript"/>
          </w:rPr>
          <w:delText>[31]</w:delText>
        </w:r>
        <w:r>
          <w:rPr>
            <w:rFonts w:hint="eastAsia"/>
          </w:rPr>
          <w:delText>），词典构建遵循“种子词提取—统计验证与候选发现—迭代扩展”三步流程，其方法论依据在于：通用词典在特定领域中易产生系统性误分类，词典须从领域文本中专门构建（Loughran和McDonald</w:delText>
        </w:r>
        <w:r>
          <w:delText xml:space="preserve"> 2011</w:delText>
        </w:r>
        <w:r>
          <w:rPr>
            <w:vertAlign w:val="superscript"/>
          </w:rPr>
          <w:delText>[32]</w:delText>
        </w:r>
        <w:r>
          <w:rPr>
            <w:rFonts w:hint="eastAsia"/>
          </w:rPr>
          <w:delText>），且词典编码的有效性取决于词表是否经过问题导向的验证和迭代优化（Grimmer和Stewart</w:delText>
        </w:r>
        <w:r>
          <w:delText xml:space="preserve"> 2013</w:delText>
        </w:r>
        <w:r>
          <w:rPr>
            <w:vertAlign w:val="superscript"/>
          </w:rPr>
          <w:delText>[33]</w:delText>
        </w:r>
        <w:r>
          <w:rPr>
            <w:rFonts w:hint="eastAsia"/>
          </w:rPr>
          <w:delText>）。</w:delText>
        </w:r>
      </w:del>
    </w:p>
    <w:p w14:paraId="03748605">
      <w:pPr>
        <w:pStyle w:val="3"/>
        <w:rPr>
          <w:del w:id="20304" w:author="陈海婷" w:date="2026-09-18T12:00:00Z"/>
        </w:rPr>
      </w:pPr>
      <w:del w:id="20305" w:author="陈海婷" w:date="2026-09-18T12:00:00Z">
        <w:r>
          <w:rPr>
            <w:rFonts w:hint="eastAsia"/>
          </w:rPr>
          <w:delText>第一步，种子词提取。各维度种子词提取自核心法规条文：安全性与有效性来自《药品注册管理办法》</w:delText>
        </w:r>
        <w:r>
          <w:rPr>
            <w:vertAlign w:val="superscript"/>
          </w:rPr>
          <w:delText>[34]</w:delText>
        </w:r>
        <w:r>
          <w:rPr>
            <w:rFonts w:hint="eastAsia"/>
          </w:rPr>
          <w:delText>第1条“安全、有效和质量可控”、第7条“以临床价值为导向”及《药品临床综合评价管理指南（2021年版）》</w:delText>
        </w:r>
        <w:r>
          <w:rPr>
            <w:vertAlign w:val="superscript"/>
          </w:rPr>
          <w:delText>[35]</w:delText>
        </w:r>
        <w:r>
          <w:rPr>
            <w:rFonts w:hint="eastAsia"/>
          </w:rPr>
          <w:delText>（以下简称《管理指南》）的对应指标</w:delText>
        </w:r>
        <w:r>
          <w:rPr>
            <w:rFonts w:hint="eastAsia"/>
          </w:rPr>
          <w:delText>；</w:delText>
        </w:r>
        <w:r>
          <w:rPr>
            <w:rFonts w:hint="eastAsia"/>
          </w:rPr>
          <w:delText>经济性来自《基本医疗保险用药管理暂行办法》</w:delText>
        </w:r>
        <w:r>
          <w:rPr>
            <w:vertAlign w:val="superscript"/>
          </w:rPr>
          <w:delText>[36]</w:delText>
        </w:r>
        <w:r>
          <w:rPr>
            <w:rFonts w:hint="eastAsia"/>
          </w:rPr>
          <w:delText>（以下简称《暂行办法》）第7条“价格合理”及《管理指南》经济性指标</w:delText>
        </w:r>
        <w:r>
          <w:rPr>
            <w:rFonts w:hint="eastAsia"/>
          </w:rPr>
          <w:delText>；</w:delText>
        </w:r>
        <w:r>
          <w:rPr>
            <w:rFonts w:hint="eastAsia"/>
          </w:rPr>
          <w:delText>创新性来自《药品注册管理办法》第四章加快上市注册程序及国务院44号文</w:delText>
        </w:r>
        <w:r>
          <w:rPr>
            <w:vertAlign w:val="superscript"/>
          </w:rPr>
          <w:delText>[37]</w:delText>
        </w:r>
        <w:r>
          <w:rPr>
            <w:rFonts w:hint="eastAsia"/>
          </w:rPr>
          <w:delText>；</w:delText>
        </w:r>
        <w:r>
          <w:rPr>
            <w:rFonts w:hint="eastAsia"/>
          </w:rPr>
          <w:delText>公平性来自《管理指南》适宜性和可及性指标。国务院44号文早于本文时间窗口，其确立的加快审评审批术语为窗口期内政策所沿用，故仅作为创新性种子词的制度语源，文件本身不纳入编码语料。五个维度共提取种子关键词61个。</w:delText>
        </w:r>
      </w:del>
    </w:p>
    <w:p w14:paraId="36347171">
      <w:pPr>
        <w:pStyle w:val="3"/>
        <w:rPr>
          <w:del w:id="20306" w:author="陈海婷" w:date="2026-09-18T12:00:00Z"/>
        </w:rPr>
      </w:pPr>
      <w:del w:id="20307" w:author="陈海婷" w:date="2026-09-18T12:00:00Z">
        <w:r>
          <w:rPr>
            <w:rFonts w:hint="eastAsia"/>
          </w:rPr>
          <w:delText>第二步，统计验证与候选发现。对55份文本进行jieba中文分词和TF-IDF特征词提取（每部门前80个特征词）：一方面检验种子词是否为语料库中的高区分度特征词，61个种子词中34个（55.7%）在至少一个部门的TF-IDF高频词中得到直接验证，其余27个虽未进入前80位但均有明确法规条文依据，予以保留；另一方面从TF-IDF高频词中发现种子词未覆盖的候选词，经人工审核后纳入词典。跨部门词频区分度分析表明词典具有较好的部门区分效度，如“临床试验”99%的出现频次集中于药监局文件，“支付”96%集中于医保局文件，“处方”77%集中于卫健委文件。</w:delText>
        </w:r>
      </w:del>
    </w:p>
    <w:p w14:paraId="2E6E3B45">
      <w:pPr>
        <w:pStyle w:val="3"/>
        <w:rPr>
          <w:del w:id="20308" w:author="陈海婷" w:date="2026-09-18T12:00:00Z"/>
        </w:rPr>
      </w:pPr>
      <w:del w:id="20309" w:author="陈海婷" w:date="2026-09-18T12:00:00Z">
        <w:r>
          <w:rPr>
            <w:rFonts w:hint="eastAsia"/>
          </w:rPr>
          <w:delText>第三步，迭代扩展。在种子词和候选词基础上扩展复合词与正则表达式模式（如“风险”扩展为“风险管理”“风险评估”“获益-风险”等），</w:delText>
        </w:r>
        <w:r>
          <w:rPr>
            <w:rFonts w:hint="eastAsia"/>
          </w:rPr>
          <w:delText>最终形成每维度17-21个关键词</w:delText>
        </w:r>
        <w:r>
          <w:rPr>
            <w:rFonts w:hint="eastAsia"/>
          </w:rPr>
          <w:delText>的操作化词典（五维度共96个，全表见附录A）。</w:delText>
        </w:r>
      </w:del>
    </w:p>
    <w:p w14:paraId="1D85912C">
      <w:pPr>
        <w:pStyle w:val="3"/>
        <w:rPr>
          <w:del w:id="20310" w:author="陈海婷" w:date="2026-09-18T12:00:00Z"/>
        </w:rPr>
      </w:pPr>
      <w:del w:id="20311" w:author="陈海婷" w:date="2026-09-18T12:00:00Z">
        <w:r>
          <w:rPr>
            <w:rFonts w:hint="eastAsia"/>
          </w:rPr>
          <w:delText>编码以句子为单元：以句号、分号、问号、感叹号及换行符为切分符对文本正文进行切分，剔除长度不足4个字符的片段后，55份文件共得到3387个句子单元。对每个句子判断是否命中各维度关键词，同一句子可同时命中多个维度，最终统计各部门在五个维度上的命中句次及占比（注意力占比），以此量化各部门的制度性注意力配置差异；同一句子命中某维度的多个关键词仅计1次。</w:delText>
        </w:r>
      </w:del>
    </w:p>
    <w:p>
      <w:pPr>
        <w:pStyle w:val="3"/>
        <w:rPr>
          <w:ins w:id="20312" w:author="陈海婷" w:date="2026-09-18T12:00:00Z"/>
        </w:rPr>
      </w:pPr>
      <w:ins w:id="20313" w:author="陈海婷" w:date="2026-09-18T12:00:00Z">
        <w:r>
          <w:rPr>
            <w:rFonts w:hint="eastAsia"/>
          </w:rPr>
          <w:t xml:space="preserve">编码框架以医保局目录调整的评价维度为依据。2017年药品目录调整引入谈判准入后，医保局在评审环节形成安全性、有效性、经济性、创新性、公平性五项维度，《目录调整申报指南》</w:t>
        </w:r>
        <w:r>
          <w:rPr>
            <w:rFonts w:hint="eastAsia"/>
            <w:vertAlign w:val="superscript"/>
          </w:rPr>
          <w:t xml:space="preserve">[35]</w:t>
        </w:r>
        <w:r>
          <w:rPr>
            <w:rFonts w:hint="eastAsia"/>
          </w:rPr>
          <w:t xml:space="preserve">规定申报材料与摘要幻灯片按此五项组织，并逐项界定各维度应提供的内容，2023年至2026年各版一致；《常用问答（2026年版）》</w:t>
        </w:r>
        <w:r>
          <w:rPr>
            <w:rFonts w:hint="eastAsia"/>
            <w:vertAlign w:val="superscript"/>
          </w:rPr>
          <w:t xml:space="preserve">[36]</w:t>
        </w:r>
        <w:r>
          <w:rPr>
            <w:rFonts w:hint="eastAsia"/>
          </w:rPr>
          <w:t xml:space="preserve">亦载明从有效性、安全性、创新性、公平性等多个维度综合研判药品价值。本文以这五个维度作为编码框架，各维度含义依申报指南界定：安全性指药品说明书收载的安全性信息、国内外不良反应发生情况以及与同类药品在安全性方面的优势和不足；有效性指临床试验和真实世界中与对照药品的疗效比较、临床指南与诊疗规范推荐情况以及技术评审报告中关于有效性的结论；经济性指药品销售金额、价格费用情况以及对医保基金的影响；创新性指主要创新点、该创新带来的疗效或安全性方面的优势、是否为自主知识产权的创新药以及药品注册分类；公平性指能否弥补药品目录短板、临床管理难度以及目录外药品的价格费用。</w:t>
        </w:r>
      </w:ins>
    </w:p>
    <w:p>
      <w:pPr>
        <w:pStyle w:val="3"/>
        <w:rPr>
          <w:ins w:id="20314" w:author="陈海婷" w:date="2026-09-18T12:00:00Z"/>
        </w:rPr>
      </w:pPr>
      <w:ins w:id="20315" w:author="陈海婷" w:date="2026-09-18T12:00:00Z">
        <w:r>
          <w:rPr>
            <w:rFonts w:hint="eastAsia"/>
          </w:rPr>
          <w:t xml:space="preserve">以医保评审维度作为比较三部门的共同标尺，是因为它是现行政策中逐年更新、对创新药作综合价值评价并逐项公布维度内容的维度体系。由此带来的限制是，该体系产生于支付方视角，对卫健委的用药管理内容与药监局的药品适宜性内容覆盖有限，本文结果的解释范围以此为限。</w:t>
        </w:r>
      </w:ins>
    </w:p>
    <w:p>
      <w:pPr>
        <w:pStyle w:val="3"/>
        <w:rPr>
          <w:ins w:id="20316" w:author="陈海婷" w:date="2026-09-18T12:00:00Z"/>
        </w:rPr>
      </w:pPr>
      <w:ins w:id="20317" w:author="陈海婷" w:date="2026-09-18T12:00:00Z">
        <w:r>
          <w:rPr>
            <w:rFonts w:hint="eastAsia"/>
          </w:rPr>
          <w:t xml:space="preserve">本文以关键词词典进行编码（以下简称词典编码）。Sevenans等（2014）</w:t>
        </w:r>
        <w:r>
          <w:rPr>
            <w:rFonts w:hint="eastAsia"/>
            <w:vertAlign w:val="superscript"/>
          </w:rPr>
          <w:t xml:space="preserve">[37]</w:t>
        </w:r>
        <w:r>
          <w:rPr>
            <w:rFonts w:hint="eastAsia"/>
          </w:rPr>
          <w:t xml:space="preserve">已将这一方法用于政策议程的自动编码，曾润喜和莫敏丽（2023）</w:t>
        </w:r>
        <w:r>
          <w:rPr>
            <w:rFonts w:hint="eastAsia"/>
            <w:vertAlign w:val="superscript"/>
          </w:rPr>
          <w:t xml:space="preserve">[22]</w:t>
        </w:r>
        <w:r>
          <w:rPr>
            <w:rFonts w:hint="eastAsia"/>
          </w:rPr>
          <w:t xml:space="preserve">也将政策文本词汇列为测量政府注意力的常用内容。通用词典在特定领域中易产生系统性误分类（Loughran和McDonald 2011</w:t>
        </w:r>
        <w:r>
          <w:rPr>
            <w:rFonts w:hint="eastAsia"/>
            <w:vertAlign w:val="superscript"/>
          </w:rPr>
          <w:t xml:space="preserve">[38]</w:t>
        </w:r>
        <w:r>
          <w:rPr>
            <w:rFonts w:hint="eastAsia"/>
          </w:rPr>
          <w:t xml:space="preserve">），本文因此从领域文本中专门构建词典：先按申报指南对五个维度的内容界定提取判据词，并以《药品注册管理办法》</w:t>
        </w:r>
        <w:r>
          <w:rPr>
            <w:rFonts w:hint="eastAsia"/>
            <w:vertAlign w:val="superscript"/>
          </w:rPr>
          <w:t xml:space="preserve">[31]</w:t>
        </w:r>
        <w:r>
          <w:rPr>
            <w:rFonts w:hint="eastAsia"/>
          </w:rPr>
          <w:t xml:space="preserve">、《暂行办法》</w:t>
        </w:r>
        <w:r>
          <w:rPr>
            <w:rFonts w:hint="eastAsia"/>
            <w:vertAlign w:val="superscript"/>
          </w:rPr>
          <w:t xml:space="preserve">[32]</w:t>
        </w:r>
        <w:r>
          <w:rPr>
            <w:rFonts w:hint="eastAsia"/>
          </w:rPr>
          <w:t xml:space="preserve">的相关条文补充，形成每维度20-24个、共107个判据词；再以词频-逆文档频率（TF-IDF）加权（Grimmer和Stewart 2013</w:t>
        </w:r>
        <w:r>
          <w:rPr>
            <w:rFonts w:hint="eastAsia"/>
            <w:vertAlign w:val="superscript"/>
          </w:rPr>
          <w:t xml:space="preserve">[30]</w:t>
        </w:r>
        <w:r>
          <w:rPr>
            <w:rFonts w:hint="eastAsia"/>
          </w:rPr>
          <w:t xml:space="preserve">）提取各部门文本的特征词，检验判据词的区分度并补充候选词；最后对程序性表述设定共现规则，对非药品语境设定排除规则，如“谈判”“竞价”须与价格、费用、基金等词共现方计入经济性，“临床试验”须与疗效、获益、终点等词共现方计入有效性，“安全感”“数据安全”“创新型国家”等表述不计入相应维度。词典全表与构建过程见附录A。</w:t>
        </w:r>
      </w:ins>
    </w:p>
    <w:p>
      <w:pPr>
        <w:pStyle w:val="3"/>
        <w:rPr>
          <w:ins w:id="20318" w:author="陈海婷" w:date="2026-09-18T12:00:00Z"/>
        </w:rPr>
      </w:pPr>
      <w:ins w:id="20319" w:author="陈海婷" w:date="2026-09-18T12:00:00Z">
        <w:r>
          <w:rPr>
            <w:rFonts w:hint="eastAsia"/>
          </w:rPr>
          <w:t xml:space="preserve">政策文本的注意力测量可以词汇、句段或主题为单元（曾润喜和莫敏丽 2023</w:t>
        </w:r>
        <w:r>
          <w:rPr>
            <w:rFonts w:hint="eastAsia"/>
            <w:vertAlign w:val="superscript"/>
          </w:rPr>
          <w:t xml:space="preserve">[22]</w:t>
        </w:r>
        <w:r>
          <w:rPr>
            <w:rFonts w:hint="eastAsia"/>
          </w:rPr>
          <w:t xml:space="preserve">），自动文本分析的分析单元亦可为句子或段落（Grimmer和Stewart 2013</w:t>
        </w:r>
        <w:r>
          <w:rPr>
            <w:rFonts w:hint="eastAsia"/>
            <w:vertAlign w:val="superscript"/>
          </w:rPr>
          <w:t xml:space="preserve">[30]</w:t>
        </w:r>
        <w:r>
          <w:rPr>
            <w:rFonts w:hint="eastAsia"/>
          </w:rPr>
          <w:t xml:space="preserve">）。本文以句子为编码单元，以句号、分号、问号、感叹号及换行符切分正文，55份文件共得到3387个片段。其中422个（12.5%）为文件标题、条目序号、目录页、来源标注或不足12个字符的碎片，不构成完整的意义单元，予以剔除，实际纳入分析2965个句子。参照文宏（2014）</w:t>
        </w:r>
        <w:r>
          <w:rPr>
            <w:rFonts w:hint="eastAsia"/>
            <w:vertAlign w:val="superscript"/>
          </w:rPr>
          <w:t xml:space="preserve">[23]</w:t>
        </w:r>
        <w:r>
          <w:rPr>
            <w:rFonts w:hint="eastAsia"/>
          </w:rPr>
          <w:t xml:space="preserve">以关键词出现频率测量注意力配置的做法，本文判断每个句子是否命中各评价维度的关键词（同一句子可同时命中多个维度，命中同一维度的多个关键词仅计1次），统计各部门在五个评价维度上的命中句次，并以某维度命中句次占该部门五维度命中句次合计的比重作为注意力占比。2965个句子中命中至少一个评价维度的句子为1032句（34.8%），五维度命中句次合计1219。</w:t>
        </w:r>
      </w:ins>
    </w:p>
    <w:p>
      <w:pPr>
        <w:pStyle w:val="4"/>
      </w:pPr>
      <w:r>
        <w:rPr>
          <w:rFonts w:hint="eastAsia"/>
        </w:rPr>
        <w:t xml:space="preserve">4.2 编码信度</w:t>
      </w:r>
      <w:ins w:id="20320" w:author="陈海婷" w:date="2026-09-18T12:00:00Z">
        <w:r>
          <w:rPr>
            <w:rFonts w:hint="eastAsia"/>
          </w:rPr>
          <w:t xml:space="preserve">与效度</w:t>
        </w:r>
      </w:ins>
      <w:r>
        <w:rPr>
          <w:rFonts w:hint="eastAsia"/>
        </w:rPr>
        <w:t xml:space="preserve">检验</w:t>
      </w:r>
    </w:p>
    <w:p w14:paraId="574EBED5">
      <w:pPr>
        <w:pStyle w:val="28"/>
        <w:rPr>
          <w:del w:id="20321" w:author="陈海婷" w:date="2026-09-18T12:00:00Z"/>
        </w:rPr>
      </w:pPr>
      <w:del w:id="20322" w:author="陈海婷" w:date="2026-09-18T12:00:00Z">
        <w:r>
          <w:rPr>
            <w:rFonts w:hint="eastAsia"/>
          </w:rPr>
          <w:delText>为验证编码信度，本文采用“关键词词典编码+大语言模型（LLM）语义编码”双编码员设计。已有研究表明，LLM在文本标注任务中能够达到甚至超过人工编码员的一致性水平（Gilardi等</w:delText>
        </w:r>
        <w:r>
          <w:delText xml:space="preserve"> 2023</w:delText>
        </w:r>
        <w:r>
          <w:rPr>
            <w:vertAlign w:val="superscript"/>
          </w:rPr>
          <w:delText>[38]</w:delText>
        </w:r>
        <w:r>
          <w:rPr>
            <w:rFonts w:hint="eastAsia"/>
          </w:rPr>
          <w:delText>），可作为内容分析中可靠的第二编码员。LLM编码员（Claude Sonnet 4模型，版本号与参数设置见附录A）对全部3387个句子依据相同的五维度框架独立编码，编码指令要求逐句判断是否涉及各评价维度，并遵循“提及不等于涉及，须实质性涉及方可编码”的保守编码原则。以每个维度为二分类变量计算Cohen’s</w:delText>
        </w:r>
        <w:r>
          <w:delText xml:space="preserve"> </w:delText>
        </w:r>
        <w:r>
          <w:rPr>
            <w:rFonts w:hint="eastAsia"/>
          </w:rPr>
          <w:delText>κ系数，结果见表2。</w:delText>
        </w:r>
      </w:del>
    </w:p>
    <w:p>
      <w:pPr>
        <w:pStyle w:val="28"/>
        <w:rPr>
          <w:ins w:id="20323" w:author="陈海婷" w:date="2026-09-18T12:00:00Z"/>
        </w:rPr>
      </w:pPr>
      <w:ins w:id="20324" w:author="陈海婷" w:date="2026-09-18T12:00:00Z">
        <w:r>
          <w:rPr>
            <w:rFonts w:hint="eastAsia"/>
          </w:rPr>
          <w:t xml:space="preserve">自动文本分析的输出可能具有误导性甚至错误，词典应当谨慎使用，或至少配合明确的验证（Grimmer和Stewart 2013</w:t>
        </w:r>
        <w:r>
          <w:rPr>
            <w:rFonts w:hint="eastAsia"/>
            <w:vertAlign w:val="superscript"/>
          </w:rPr>
          <w:t xml:space="preserve">[30]</w:t>
        </w:r>
        <w:r>
          <w:rPr>
            <w:rFonts w:hint="eastAsia"/>
          </w:rPr>
          <w:t xml:space="preserve">）。本文从方法间一致性、人工基准、内容效度与构念效度、稳健性四个方面检验编码结果。</w:t>
        </w:r>
      </w:ins>
    </w:p>
    <w:p>
      <w:pPr>
        <w:pStyle w:val="3"/>
        <w:rPr>
          <w:ins w:id="20325" w:author="陈海婷" w:date="2026-09-18T12:00:00Z"/>
        </w:rPr>
      </w:pPr>
      <w:ins w:id="20326" w:author="陈海婷" w:date="2026-09-18T12:00:00Z">
        <w:r>
          <w:rPr>
            <w:rFonts w:hint="eastAsia"/>
          </w:rPr>
          <w:t xml:space="preserve">方法间一致性方面，本文以大语言模型（LLM）语义编码（以下简称LLM编码）作为词典编码的对照。Gilardi等（2023）</w:t>
        </w:r>
        <w:r>
          <w:rPr>
            <w:rFonts w:hint="eastAsia"/>
            <w:vertAlign w:val="superscript"/>
          </w:rPr>
          <w:t xml:space="preserve">[39]</w:t>
        </w:r>
        <w:r>
          <w:rPr>
            <w:rFonts w:hint="eastAsia"/>
          </w:rPr>
          <w:t xml:space="preserve">发现，ChatGPT在多项文本标注任务中的编码员间一致性高于众包工人和受训标注员。LLM编码采用Claude Opus 5模型，以申报指南对五个维度的内容界定为判定标准，对2965个句子逐句独立编码，并要求句子实质性涉及某一维度方可编码。以每个维度为二分类变量计算两种编码结果的Cohen’s κ系数（表2），五个维度的κ值介于0.481-0.702，总体为0.654，属实质性一致（Landis和Koch 1977</w:t>
        </w:r>
        <w:r>
          <w:rPr>
            <w:rFonts w:hint="eastAsia"/>
            <w:vertAlign w:val="superscript"/>
          </w:rPr>
          <w:t xml:space="preserve">[40]</w:t>
        </w:r>
        <w:r>
          <w:rPr>
            <w:rFonts w:hint="eastAsia"/>
          </w:rPr>
          <w:t xml:space="preserve">）。一致性最低的是创新性（κ=0.481）：词典编码将出现“创新药”“创新点”等词的句子计入创新性，LLM编码则不将仅在支付政策语境中提及创新药的句子计入。κ只能说明两种方法判断一致，属于方法间的收敛证据；若两种方法在同一类句子上犯同样的错误，κ仍会较高，因此不能替代以人工标注为基准的准确性检验。</w:t>
        </w:r>
      </w:ins>
    </w:p>
    <w:p>
      <w:pPr>
        <w:pStyle w:val="60"/>
      </w:pPr>
      <w:r>
        <w:rPr>
          <w:rFonts w:hint="eastAsia"/>
        </w:rPr>
        <w:t xml:space="preserve">表2 </w:t>
      </w:r>
      <w:ins w:id="20327" w:author="陈海婷" w:date="2026-09-18T12:00:00Z">
        <w:r>
          <w:rPr>
            <w:rFonts w:hint="eastAsia"/>
          </w:rPr>
          <w:t xml:space="preserve">词典</w:t>
        </w:r>
      </w:ins>
      <w:r>
        <w:rPr>
          <w:rFonts w:hint="eastAsia"/>
        </w:rPr>
        <w:t xml:space="preserve">编码</w:t>
      </w:r>
      <w:del w:id="20328" w:author="陈海婷" w:date="2026-09-18T12:00:00Z">
        <w:r>
          <w:rPr>
            <w:rFonts w:hint="eastAsia"/>
          </w:rPr>
          <w:delText xml:space="preserve">信度检验结果</w:delText>
        </w:r>
      </w:del>
      <w:ins w:id="20329" w:author="陈海婷" w:date="2026-09-18T12:00:00Z">
        <w:r>
          <w:rPr>
            <w:rFonts w:hint="eastAsia"/>
          </w:rPr>
          <w:t xml:space="preserve">与LLM编码的一致性</w:t>
        </w:r>
      </w:ins>
      <w:r>
        <w:rPr>
          <w:rFonts w:hint="eastAsia"/>
        </w:rPr>
        <w:t xml:space="preserve">（Cohen’s κ系数）</w:t>
      </w:r>
    </w:p>
    <w:p>
      <w:pPr>
        <w:pStyle w:val="60"/>
      </w:pPr>
      <w:r>
        <w:rPr>
          <w:rFonts w:hint="eastAsia"/>
        </w:rPr>
        <w:t xml:space="preserve">Table 2 </w:t>
      </w:r>
      <w:del w:id="20330" w:author="陈海婷" w:date="2026-09-18T12:00:00Z">
        <w:r>
          <w:rPr>
            <w:rFonts w:hint="eastAsia"/>
          </w:rPr>
          <w:delText xml:space="preserve">I</w:delText>
        </w:r>
      </w:del>
      <w:ins w:id="20331" w:author="陈海婷" w:date="2026-09-18T12:00:00Z">
        <w:r>
          <w:rPr>
            <w:rFonts w:hint="eastAsia"/>
          </w:rPr>
          <w:t xml:space="preserve">Agreeme</w:t>
        </w:r>
      </w:ins>
      <w:r>
        <w:rPr>
          <w:rFonts w:hint="eastAsia"/>
        </w:rPr>
        <w:t xml:space="preserve">nt</w:t>
      </w:r>
      <w:del w:id="20332" w:author="陈海婷" w:date="2026-09-18T12:00:00Z">
        <w:r>
          <w:rPr>
            <w:rFonts w:hint="eastAsia"/>
          </w:rPr>
          <w:delText xml:space="preserve">er-coder Reliability of the</w:delText>
        </w:r>
      </w:del>
      <w:ins w:id="20333" w:author="陈海婷" w:date="2026-09-18T12:00:00Z">
        <w:r>
          <w:rPr>
            <w:rFonts w:hint="eastAsia"/>
          </w:rPr>
          <w:t xml:space="preserve"> between Dictionary</w:t>
        </w:r>
      </w:ins>
      <w:r>
        <w:rPr>
          <w:rFonts w:hint="eastAsia"/>
        </w:rPr>
        <w:t xml:space="preserve"> Coding </w:t>
      </w:r>
      <w:del w:id="20334" w:author="陈海婷" w:date="2026-09-18T12:00:00Z">
        <w:r>
          <w:rPr>
            <w:rFonts w:hint="eastAsia"/>
          </w:rPr>
          <w:delText xml:space="preserve">Scheme</w:delText>
        </w:r>
      </w:del>
      <w:ins w:id="20335" w:author="陈海婷" w:date="2026-09-18T12:00:00Z">
        <w:r>
          <w:rPr>
            <w:rFonts w:hint="eastAsia"/>
          </w:rPr>
          <w:t xml:space="preserve">and LLM Coding</w:t>
        </w:r>
      </w:ins>
      <w:r>
        <w:rPr>
          <w:rFonts w:hint="eastAsia"/>
        </w:rPr>
        <w:t xml:space="preserve"> (Cohen’s κ)</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460"/>
        <w:gridCol w:w="1460"/>
        <w:gridCol w:w="1460"/>
        <w:gridCol w:w="1460"/>
        <w:gridCol w:w="1460"/>
        <w:gridCol w:w="1460"/>
      </w:tblGrid>
      <w:tr>
        <w:trPr>
          <w:tblHeader/>
        </w:trPr>
        <w:tc>
          <w:tcPr>
            <w:tcW w:w="1460" w:type="dxa"/>
          </w:tcPr>
          <w:p>
            <w:pPr>
              <w:pStyle w:val="29"/>
            </w:pPr>
            <w:r>
              <w:rPr>
                <w:rFonts w:hint="eastAsia"/>
              </w:rPr>
              <w:t xml:space="preserve">评价维度</w:t>
            </w:r>
          </w:p>
        </w:tc>
        <w:tc>
          <w:tcPr>
            <w:tcW w:w="1460" w:type="dxa"/>
          </w:tcPr>
          <w:p>
            <w:pPr>
              <w:pStyle w:val="29"/>
            </w:pPr>
            <w:r>
              <w:rPr>
                <w:rFonts w:hint="eastAsia"/>
              </w:rPr>
              <w:t xml:space="preserve">κ值</w:t>
            </w:r>
          </w:p>
        </w:tc>
        <w:tc>
          <w:tcPr>
            <w:tcW w:w="1460" w:type="dxa"/>
          </w:tcPr>
          <w:p>
            <w:pPr>
              <w:pStyle w:val="29"/>
            </w:pPr>
            <w:r>
              <w:rPr>
                <w:rFonts w:hint="eastAsia"/>
              </w:rPr>
              <w:t xml:space="preserve">一致率（%）</w:t>
            </w:r>
          </w:p>
        </w:tc>
        <w:tc>
          <w:tcPr>
            <w:tcW w:w="1460" w:type="dxa"/>
          </w:tcPr>
          <w:p>
            <w:pPr>
              <w:pStyle w:val="29"/>
            </w:pPr>
            <w:r>
              <w:rPr>
                <w:rFonts w:hint="eastAsia"/>
              </w:rPr>
              <w:t xml:space="preserve">词典</w:t>
            </w:r>
            <w:ins w:id="20336" w:author="陈海婷" w:date="2026-09-18T12:00:00Z">
              <w:r>
                <w:rPr>
                  <w:rFonts w:hint="eastAsia"/>
                </w:rPr>
                <w:t xml:space="preserve">编码</w:t>
              </w:r>
            </w:ins>
            <w:r>
              <w:rPr>
                <w:rFonts w:hint="eastAsia"/>
              </w:rPr>
              <w:t xml:space="preserve">命中句数</w:t>
            </w:r>
          </w:p>
        </w:tc>
        <w:tc>
          <w:tcPr>
            <w:tcW w:w="1460" w:type="dxa"/>
          </w:tcPr>
          <w:p>
            <w:pPr>
              <w:pStyle w:val="29"/>
            </w:pPr>
            <w:r>
              <w:rPr>
                <w:rFonts w:hint="eastAsia"/>
              </w:rPr>
              <w:t xml:space="preserve">LLM</w:t>
            </w:r>
            <w:ins w:id="20337" w:author="陈海婷" w:date="2026-09-18T12:00:00Z">
              <w:r>
                <w:rPr>
                  <w:rFonts w:hint="eastAsia"/>
                </w:rPr>
                <w:t xml:space="preserve">编码</w:t>
              </w:r>
            </w:ins>
            <w:r>
              <w:rPr>
                <w:rFonts w:hint="eastAsia"/>
              </w:rPr>
              <w:t xml:space="preserve">命中句数</w:t>
            </w:r>
          </w:p>
        </w:tc>
        <w:tc>
          <w:tcPr>
            <w:tcW w:w="1460" w:type="dxa"/>
          </w:tcPr>
          <w:p>
            <w:pPr>
              <w:pStyle w:val="29"/>
            </w:pPr>
            <w:del w:id="20338" w:author="陈海婷" w:date="2026-09-18T12:00:00Z">
              <w:r>
                <w:delText xml:space="preserve">Landis &amp; </w:delText>
              </w:r>
              <w:r>
                <w:rPr>
                  <w:rFonts w:hint="eastAsia"/>
                </w:rPr>
                <w:delText xml:space="preserve">Koch</w:delText>
              </w:r>
            </w:del>
            <w:r>
              <w:rPr>
                <w:rFonts w:hint="eastAsia"/>
              </w:rPr>
              <w:t xml:space="preserve">判定</w:t>
            </w:r>
          </w:p>
        </w:tc>
      </w:tr>
      <w:tr>
        <w:tc>
          <w:tcPr>
            <w:tcW w:w="1460" w:type="dxa"/>
          </w:tcPr>
          <w:p>
            <w:pPr>
              <w:pStyle w:val="29"/>
            </w:pPr>
            <w:r>
              <w:rPr>
                <w:rFonts w:hint="eastAsia"/>
              </w:rPr>
              <w:t xml:space="preserve">安全性</w:t>
            </w:r>
          </w:p>
        </w:tc>
        <w:tc>
          <w:tcPr>
            <w:tcW w:w="1460" w:type="dxa"/>
          </w:tcPr>
          <w:p>
            <w:pPr>
              <w:pStyle w:val="29"/>
            </w:pPr>
            <w:r>
              <w:rPr>
                <w:rFonts w:hint="eastAsia"/>
              </w:rPr>
              <w:t xml:space="preserve">0.</w:t>
            </w:r>
            <w:del w:id="20339" w:author="陈海婷" w:date="2026-09-18T12:00:00Z">
              <w:r>
                <w:delText xml:space="preserve">896</w:delText>
              </w:r>
            </w:del>
            <w:ins w:id="20340" w:author="陈海婷" w:date="2026-09-18T12:00:00Z">
              <w:r>
                <w:rPr>
                  <w:rFonts w:hint="eastAsia"/>
                </w:rPr>
                <w:t xml:space="preserve">702</w:t>
              </w:r>
            </w:ins>
          </w:p>
        </w:tc>
        <w:tc>
          <w:tcPr>
            <w:tcW w:w="1460" w:type="dxa"/>
          </w:tcPr>
          <w:p>
            <w:pPr>
              <w:pStyle w:val="29"/>
            </w:pPr>
            <w:r>
              <w:rPr>
                <w:rFonts w:hint="eastAsia"/>
              </w:rPr>
              <w:t xml:space="preserve">9</w:t>
            </w:r>
            <w:del w:id="20341" w:author="陈海婷" w:date="2026-09-18T12:00:00Z">
              <w:r>
                <w:delText xml:space="preserve">8.0</w:delText>
              </w:r>
            </w:del>
            <w:ins w:id="20342" w:author="陈海婷" w:date="2026-09-18T12:00:00Z">
              <w:r>
                <w:rPr>
                  <w:rFonts w:hint="eastAsia"/>
                </w:rPr>
                <w:t xml:space="preserve">4.8</w:t>
              </w:r>
            </w:ins>
          </w:p>
        </w:tc>
        <w:tc>
          <w:tcPr>
            <w:tcW w:w="1460" w:type="dxa"/>
          </w:tcPr>
          <w:p>
            <w:pPr>
              <w:pStyle w:val="29"/>
            </w:pPr>
            <w:del w:id="20343" w:author="陈海婷" w:date="2026-09-18T12:00:00Z">
              <w:r>
                <w:delText xml:space="preserve">348</w:delText>
              </w:r>
            </w:del>
            <w:ins w:id="20344" w:author="陈海婷" w:date="2026-09-18T12:00:00Z">
              <w:r>
                <w:rPr>
                  <w:rFonts w:hint="eastAsia"/>
                </w:rPr>
                <w:t xml:space="preserve">246</w:t>
              </w:r>
            </w:ins>
          </w:p>
        </w:tc>
        <w:tc>
          <w:tcPr>
            <w:tcW w:w="1460" w:type="dxa"/>
          </w:tcPr>
          <w:p>
            <w:pPr>
              <w:pStyle w:val="29"/>
            </w:pPr>
            <w:r>
              <w:rPr>
                <w:rFonts w:hint="eastAsia"/>
              </w:rPr>
              <w:t xml:space="preserve">3</w:t>
            </w:r>
            <w:del w:id="20345" w:author="陈海婷" w:date="2026-09-18T12:00:00Z">
              <w:r>
                <w:delText xml:space="preserve">6</w:delText>
              </w:r>
            </w:del>
            <w:ins w:id="20346" w:author="陈海婷" w:date="2026-09-18T12:00:00Z">
              <w:r>
                <w:rPr>
                  <w:rFonts w:hint="eastAsia"/>
                </w:rPr>
                <w:t xml:space="preserve">2</w:t>
              </w:r>
            </w:ins>
            <w:r>
              <w:rPr>
                <w:rFonts w:hint="eastAsia"/>
              </w:rPr>
              <w:t xml:space="preserve">9</w:t>
            </w:r>
          </w:p>
        </w:tc>
        <w:tc>
          <w:tcPr>
            <w:tcW w:w="1460" w:type="dxa"/>
          </w:tcPr>
          <w:p>
            <w:pPr>
              <w:pStyle w:val="29"/>
            </w:pPr>
            <w:del w:id="20347" w:author="陈海婷" w:date="2026-09-18T12:00:00Z">
              <w:r>
                <w:rPr>
                  <w:rFonts w:hint="eastAsia"/>
                </w:rPr>
                <w:delText xml:space="preserve">几乎完全</w:delText>
              </w:r>
            </w:del>
            <w:ins w:id="20348" w:author="陈海婷" w:date="2026-09-18T12:00:00Z">
              <w:r>
                <w:rPr>
                  <w:rFonts w:hint="eastAsia"/>
                </w:rPr>
                <w:t xml:space="preserve">实质性</w:t>
              </w:r>
            </w:ins>
            <w:r>
              <w:rPr>
                <w:rFonts w:hint="eastAsia"/>
              </w:rPr>
              <w:t xml:space="preserve">一致</w:t>
            </w:r>
          </w:p>
        </w:tc>
      </w:tr>
      <w:tr>
        <w:tc>
          <w:tcPr>
            <w:tcW w:w="1460" w:type="dxa"/>
          </w:tcPr>
          <w:p>
            <w:pPr>
              <w:pStyle w:val="29"/>
            </w:pPr>
            <w:r>
              <w:rPr>
                <w:rFonts w:hint="eastAsia"/>
              </w:rPr>
              <w:t xml:space="preserve">有效性</w:t>
            </w:r>
          </w:p>
        </w:tc>
        <w:tc>
          <w:tcPr>
            <w:tcW w:w="1460" w:type="dxa"/>
          </w:tcPr>
          <w:p>
            <w:pPr>
              <w:pStyle w:val="29"/>
            </w:pPr>
            <w:r>
              <w:rPr>
                <w:rFonts w:hint="eastAsia"/>
              </w:rPr>
              <w:t xml:space="preserve">0.</w:t>
            </w:r>
            <w:del w:id="20349" w:author="陈海婷" w:date="2026-09-18T12:00:00Z">
              <w:r>
                <w:delText xml:space="preserve">700</w:delText>
              </w:r>
            </w:del>
            <w:ins w:id="20350" w:author="陈海婷" w:date="2026-09-18T12:00:00Z">
              <w:r>
                <w:rPr>
                  <w:rFonts w:hint="eastAsia"/>
                </w:rPr>
                <w:t xml:space="preserve">645</w:t>
              </w:r>
            </w:ins>
          </w:p>
        </w:tc>
        <w:tc>
          <w:tcPr>
            <w:tcW w:w="1460" w:type="dxa"/>
          </w:tcPr>
          <w:p>
            <w:pPr>
              <w:pStyle w:val="29"/>
            </w:pPr>
            <w:r>
              <w:rPr>
                <w:rFonts w:hint="eastAsia"/>
              </w:rPr>
              <w:t xml:space="preserve">9</w:t>
            </w:r>
            <w:del w:id="20351" w:author="陈海婷" w:date="2026-09-18T12:00:00Z">
              <w:r>
                <w:delText xml:space="preserve">4.3</w:delText>
              </w:r>
            </w:del>
            <w:ins w:id="20352" w:author="陈海婷" w:date="2026-09-18T12:00:00Z">
              <w:r>
                <w:rPr>
                  <w:rFonts w:hint="eastAsia"/>
                </w:rPr>
                <w:t xml:space="preserve">5.4</w:t>
              </w:r>
            </w:ins>
          </w:p>
        </w:tc>
        <w:tc>
          <w:tcPr>
            <w:tcW w:w="1460" w:type="dxa"/>
          </w:tcPr>
          <w:p>
            <w:pPr>
              <w:pStyle w:val="29"/>
            </w:pPr>
            <w:del w:id="20353" w:author="陈海婷" w:date="2026-09-18T12:00:00Z">
              <w:r>
                <w:delText xml:space="preserve">440</w:delText>
              </w:r>
            </w:del>
            <w:ins w:id="20354" w:author="陈海婷" w:date="2026-09-18T12:00:00Z">
              <w:r>
                <w:rPr>
                  <w:rFonts w:hint="eastAsia"/>
                </w:rPr>
                <w:t xml:space="preserve">156</w:t>
              </w:r>
            </w:ins>
          </w:p>
        </w:tc>
        <w:tc>
          <w:tcPr>
            <w:tcW w:w="1460" w:type="dxa"/>
          </w:tcPr>
          <w:p>
            <w:pPr>
              <w:pStyle w:val="29"/>
            </w:pPr>
            <w:r>
              <w:rPr>
                <w:rFonts w:hint="eastAsia"/>
              </w:rPr>
              <w:t xml:space="preserve">2</w:t>
            </w:r>
            <w:del w:id="20355" w:author="陈海婷" w:date="2026-09-18T12:00:00Z">
              <w:r>
                <w:delText xml:space="preserve">75</w:delText>
              </w:r>
            </w:del>
            <w:ins w:id="20356" w:author="陈海婷" w:date="2026-09-18T12:00:00Z">
              <w:r>
                <w:rPr>
                  <w:rFonts w:hint="eastAsia"/>
                </w:rPr>
                <w:t xml:space="preserve">54</w:t>
              </w:r>
            </w:ins>
          </w:p>
        </w:tc>
        <w:tc>
          <w:tcPr>
            <w:tcW w:w="1460" w:type="dxa"/>
          </w:tcPr>
          <w:p>
            <w:pPr>
              <w:pStyle w:val="29"/>
            </w:pPr>
            <w:r>
              <w:rPr>
                <w:rFonts w:hint="eastAsia"/>
              </w:rPr>
              <w:t xml:space="preserve">实质性一致</w:t>
            </w:r>
          </w:p>
        </w:tc>
      </w:tr>
      <w:tr>
        <w:tc>
          <w:tcPr>
            <w:tcW w:w="1460" w:type="dxa"/>
          </w:tcPr>
          <w:p>
            <w:pPr>
              <w:pStyle w:val="29"/>
            </w:pPr>
            <w:r>
              <w:rPr>
                <w:rFonts w:hint="eastAsia"/>
              </w:rPr>
              <w:t xml:space="preserve">经济性</w:t>
            </w:r>
          </w:p>
        </w:tc>
        <w:tc>
          <w:tcPr>
            <w:tcW w:w="1460" w:type="dxa"/>
          </w:tcPr>
          <w:p>
            <w:pPr>
              <w:pStyle w:val="29"/>
            </w:pPr>
            <w:r>
              <w:rPr>
                <w:rFonts w:hint="eastAsia"/>
              </w:rPr>
              <w:t xml:space="preserve">0.</w:t>
            </w:r>
            <w:del w:id="20357" w:author="陈海婷" w:date="2026-09-18T12:00:00Z">
              <w:r>
                <w:delText xml:space="preserve">921</w:delText>
              </w:r>
            </w:del>
            <w:ins w:id="20358" w:author="陈海婷" w:date="2026-09-18T12:00:00Z">
              <w:r>
                <w:rPr>
                  <w:rFonts w:hint="eastAsia"/>
                </w:rPr>
                <w:t xml:space="preserve">693</w:t>
              </w:r>
            </w:ins>
          </w:p>
        </w:tc>
        <w:tc>
          <w:tcPr>
            <w:tcW w:w="1460" w:type="dxa"/>
          </w:tcPr>
          <w:p>
            <w:pPr>
              <w:pStyle w:val="29"/>
            </w:pPr>
            <w:r>
              <w:rPr>
                <w:rFonts w:hint="eastAsia"/>
              </w:rPr>
              <w:t xml:space="preserve">9</w:t>
            </w:r>
            <w:del w:id="20359" w:author="陈海婷" w:date="2026-09-18T12:00:00Z">
              <w:r>
                <w:delText xml:space="preserve">7.3</w:delText>
              </w:r>
            </w:del>
            <w:ins w:id="20360" w:author="陈海婷" w:date="2026-09-18T12:00:00Z">
              <w:r>
                <w:rPr>
                  <w:rFonts w:hint="eastAsia"/>
                </w:rPr>
                <w:t xml:space="preserve">0.2</w:t>
              </w:r>
            </w:ins>
          </w:p>
        </w:tc>
        <w:tc>
          <w:tcPr>
            <w:tcW w:w="1460" w:type="dxa"/>
          </w:tcPr>
          <w:p>
            <w:pPr>
              <w:pStyle w:val="29"/>
            </w:pPr>
            <w:del w:id="20361" w:author="陈海婷" w:date="2026-09-18T12:00:00Z">
              <w:r>
                <w:delText xml:space="preserve">736</w:delText>
              </w:r>
            </w:del>
            <w:ins w:id="20362" w:author="陈海婷" w:date="2026-09-18T12:00:00Z">
              <w:r>
                <w:rPr>
                  <w:rFonts w:hint="eastAsia"/>
                </w:rPr>
                <w:t xml:space="preserve">460</w:t>
              </w:r>
            </w:ins>
          </w:p>
        </w:tc>
        <w:tc>
          <w:tcPr>
            <w:tcW w:w="1460" w:type="dxa"/>
          </w:tcPr>
          <w:p>
            <w:pPr>
              <w:pStyle w:val="29"/>
            </w:pPr>
            <w:r>
              <w:rPr>
                <w:rFonts w:hint="eastAsia"/>
              </w:rPr>
              <w:t xml:space="preserve">7</w:t>
            </w:r>
            <w:del w:id="20363" w:author="陈海婷" w:date="2026-09-18T12:00:00Z">
              <w:r>
                <w:delText xml:space="preserve">77</w:delText>
              </w:r>
            </w:del>
            <w:ins w:id="20364" w:author="陈海婷" w:date="2026-09-18T12:00:00Z">
              <w:r>
                <w:rPr>
                  <w:rFonts w:hint="eastAsia"/>
                </w:rPr>
                <w:t xml:space="preserve">14</w:t>
              </w:r>
            </w:ins>
          </w:p>
        </w:tc>
        <w:tc>
          <w:tcPr>
            <w:tcW w:w="1460" w:type="dxa"/>
          </w:tcPr>
          <w:p>
            <w:pPr>
              <w:pStyle w:val="29"/>
            </w:pPr>
            <w:del w:id="20365" w:author="陈海婷" w:date="2026-09-18T12:00:00Z">
              <w:r>
                <w:rPr>
                  <w:rFonts w:hint="eastAsia"/>
                </w:rPr>
                <w:delText xml:space="preserve">几乎完全</w:delText>
              </w:r>
            </w:del>
            <w:ins w:id="20366" w:author="陈海婷" w:date="2026-09-18T12:00:00Z">
              <w:r>
                <w:rPr>
                  <w:rFonts w:hint="eastAsia"/>
                </w:rPr>
                <w:t xml:space="preserve">实质性</w:t>
              </w:r>
            </w:ins>
            <w:r>
              <w:rPr>
                <w:rFonts w:hint="eastAsia"/>
              </w:rPr>
              <w:t xml:space="preserve">一致</w:t>
            </w:r>
          </w:p>
        </w:tc>
      </w:tr>
      <w:tr>
        <w:tc>
          <w:tcPr>
            <w:tcW w:w="1460" w:type="dxa"/>
          </w:tcPr>
          <w:p>
            <w:pPr>
              <w:pStyle w:val="29"/>
            </w:pPr>
            <w:r>
              <w:rPr>
                <w:rFonts w:hint="eastAsia"/>
              </w:rPr>
              <w:t xml:space="preserve">创新性</w:t>
            </w:r>
          </w:p>
        </w:tc>
        <w:tc>
          <w:tcPr>
            <w:tcW w:w="1460" w:type="dxa"/>
          </w:tcPr>
          <w:p>
            <w:pPr>
              <w:pStyle w:val="29"/>
            </w:pPr>
            <w:r>
              <w:rPr>
                <w:rFonts w:hint="eastAsia"/>
              </w:rPr>
              <w:t xml:space="preserve">0.</w:t>
            </w:r>
            <w:del w:id="20367" w:author="陈海婷" w:date="2026-09-18T12:00:00Z">
              <w:r>
                <w:delText xml:space="preserve">917</w:delText>
              </w:r>
            </w:del>
            <w:ins w:id="20368" w:author="陈海婷" w:date="2026-09-18T12:00:00Z">
              <w:r>
                <w:rPr>
                  <w:rFonts w:hint="eastAsia"/>
                </w:rPr>
                <w:t xml:space="preserve">481</w:t>
              </w:r>
            </w:ins>
          </w:p>
        </w:tc>
        <w:tc>
          <w:tcPr>
            <w:tcW w:w="1460" w:type="dxa"/>
          </w:tcPr>
          <w:p>
            <w:pPr>
              <w:pStyle w:val="29"/>
            </w:pPr>
            <w:r>
              <w:rPr>
                <w:rFonts w:hint="eastAsia"/>
              </w:rPr>
              <w:t xml:space="preserve">9</w:t>
            </w:r>
            <w:del w:id="20369" w:author="陈海婷" w:date="2026-09-18T12:00:00Z">
              <w:r>
                <w:delText xml:space="preserve">8.4</w:delText>
              </w:r>
            </w:del>
            <w:ins w:id="20370" w:author="陈海婷" w:date="2026-09-18T12:00:00Z">
              <w:r>
                <w:rPr>
                  <w:rFonts w:hint="eastAsia"/>
                </w:rPr>
                <w:t xml:space="preserve">3.0</w:t>
              </w:r>
            </w:ins>
          </w:p>
        </w:tc>
        <w:tc>
          <w:tcPr>
            <w:tcW w:w="1460" w:type="dxa"/>
          </w:tcPr>
          <w:p>
            <w:pPr>
              <w:pStyle w:val="29"/>
            </w:pPr>
            <w:del w:id="20371" w:author="陈海婷" w:date="2026-09-18T12:00:00Z">
              <w:r>
                <w:delText xml:space="preserve">365</w:delText>
              </w:r>
            </w:del>
            <w:ins w:id="20372" w:author="陈海婷" w:date="2026-09-18T12:00:00Z">
              <w:r>
                <w:rPr>
                  <w:rFonts w:hint="eastAsia"/>
                </w:rPr>
                <w:t xml:space="preserve">237</w:t>
              </w:r>
            </w:ins>
          </w:p>
        </w:tc>
        <w:tc>
          <w:tcPr>
            <w:tcW w:w="1460" w:type="dxa"/>
          </w:tcPr>
          <w:p>
            <w:pPr>
              <w:pStyle w:val="29"/>
            </w:pPr>
            <w:del w:id="20373" w:author="陈海婷" w:date="2026-09-18T12:00:00Z">
              <w:r>
                <w:delText xml:space="preserve">352</w:delText>
              </w:r>
            </w:del>
            <w:ins w:id="20374" w:author="陈海婷" w:date="2026-09-18T12:00:00Z">
              <w:r>
                <w:rPr>
                  <w:rFonts w:hint="eastAsia"/>
                </w:rPr>
                <w:t xml:space="preserve">195</w:t>
              </w:r>
            </w:ins>
          </w:p>
        </w:tc>
        <w:tc>
          <w:tcPr>
            <w:tcW w:w="1460" w:type="dxa"/>
          </w:tcPr>
          <w:p>
            <w:pPr>
              <w:pStyle w:val="29"/>
            </w:pPr>
            <w:del w:id="20375" w:author="陈海婷" w:date="2026-09-18T12:00:00Z">
              <w:r>
                <w:rPr>
                  <w:rFonts w:hint="eastAsia"/>
                </w:rPr>
                <w:delText xml:space="preserve">几乎完全</w:delText>
              </w:r>
            </w:del>
            <w:ins w:id="20376" w:author="陈海婷" w:date="2026-09-18T12:00:00Z">
              <w:r>
                <w:rPr>
                  <w:rFonts w:hint="eastAsia"/>
                </w:rPr>
                <w:t xml:space="preserve">中等</w:t>
              </w:r>
            </w:ins>
            <w:r>
              <w:rPr>
                <w:rFonts w:hint="eastAsia"/>
              </w:rPr>
              <w:t xml:space="preserve">一致</w:t>
            </w:r>
          </w:p>
        </w:tc>
      </w:tr>
      <w:tr>
        <w:tc>
          <w:tcPr>
            <w:tcW w:w="1460" w:type="dxa"/>
          </w:tcPr>
          <w:p>
            <w:pPr>
              <w:pStyle w:val="29"/>
            </w:pPr>
            <w:r>
              <w:rPr>
                <w:rFonts w:hint="eastAsia"/>
              </w:rPr>
              <w:t xml:space="preserve">公平性</w:t>
            </w:r>
          </w:p>
        </w:tc>
        <w:tc>
          <w:tcPr>
            <w:tcW w:w="1460" w:type="dxa"/>
          </w:tcPr>
          <w:p>
            <w:pPr>
              <w:pStyle w:val="29"/>
            </w:pPr>
            <w:r>
              <w:rPr>
                <w:rFonts w:hint="eastAsia"/>
              </w:rPr>
              <w:t xml:space="preserve">0.</w:t>
            </w:r>
            <w:del w:id="20377" w:author="陈海婷" w:date="2026-09-18T12:00:00Z">
              <w:r>
                <w:delText xml:space="preserve">831</w:delText>
              </w:r>
            </w:del>
            <w:ins w:id="20378" w:author="陈海婷" w:date="2026-09-18T12:00:00Z">
              <w:r>
                <w:rPr>
                  <w:rFonts w:hint="eastAsia"/>
                </w:rPr>
                <w:t xml:space="preserve">606</w:t>
              </w:r>
            </w:ins>
          </w:p>
        </w:tc>
        <w:tc>
          <w:tcPr>
            <w:tcW w:w="1460" w:type="dxa"/>
          </w:tcPr>
          <w:p>
            <w:pPr>
              <w:pStyle w:val="29"/>
            </w:pPr>
            <w:r>
              <w:rPr>
                <w:rFonts w:hint="eastAsia"/>
              </w:rPr>
              <w:t xml:space="preserve">9</w:t>
            </w:r>
            <w:del w:id="20379" w:author="陈海婷" w:date="2026-09-18T12:00:00Z">
              <w:r>
                <w:delText xml:space="preserve">7.6</w:delText>
              </w:r>
            </w:del>
            <w:ins w:id="20380" w:author="陈海婷" w:date="2026-09-18T12:00:00Z">
              <w:r>
                <w:rPr>
                  <w:rFonts w:hint="eastAsia"/>
                </w:rPr>
                <w:t xml:space="preserve">6.1</w:t>
              </w:r>
            </w:ins>
          </w:p>
        </w:tc>
        <w:tc>
          <w:tcPr>
            <w:tcW w:w="1460" w:type="dxa"/>
          </w:tcPr>
          <w:p>
            <w:pPr>
              <w:pStyle w:val="29"/>
            </w:pPr>
            <w:del w:id="20381" w:author="陈海婷" w:date="2026-09-18T12:00:00Z">
              <w:r>
                <w:delText xml:space="preserve">232</w:delText>
              </w:r>
            </w:del>
            <w:ins w:id="20382" w:author="陈海婷" w:date="2026-09-18T12:00:00Z">
              <w:r>
                <w:rPr>
                  <w:rFonts w:hint="eastAsia"/>
                </w:rPr>
                <w:t xml:space="preserve">120</w:t>
              </w:r>
            </w:ins>
          </w:p>
        </w:tc>
        <w:tc>
          <w:tcPr>
            <w:tcW w:w="1460" w:type="dxa"/>
          </w:tcPr>
          <w:p>
            <w:pPr>
              <w:pStyle w:val="29"/>
            </w:pPr>
            <w:del w:id="20383" w:author="陈海婷" w:date="2026-09-18T12:00:00Z">
              <w:r>
                <w:delText xml:space="preserve">280</w:delText>
              </w:r>
            </w:del>
            <w:ins w:id="20384" w:author="陈海婷" w:date="2026-09-18T12:00:00Z">
              <w:r>
                <w:rPr>
                  <w:rFonts w:hint="eastAsia"/>
                </w:rPr>
                <w:t xml:space="preserve">187</w:t>
              </w:r>
            </w:ins>
          </w:p>
        </w:tc>
        <w:tc>
          <w:tcPr>
            <w:tcW w:w="1460" w:type="dxa"/>
          </w:tcPr>
          <w:p>
            <w:pPr>
              <w:pStyle w:val="29"/>
            </w:pPr>
            <w:del w:id="20385" w:author="陈海婷" w:date="2026-09-18T12:00:00Z">
              <w:r>
                <w:rPr>
                  <w:rFonts w:hint="eastAsia"/>
                </w:rPr>
                <w:delText xml:space="preserve">几乎完全</w:delText>
              </w:r>
            </w:del>
            <w:ins w:id="20386" w:author="陈海婷" w:date="2026-09-18T12:00:00Z">
              <w:r>
                <w:rPr>
                  <w:rFonts w:hint="eastAsia"/>
                </w:rPr>
                <w:t xml:space="preserve">中等</w:t>
              </w:r>
            </w:ins>
            <w:r>
              <w:rPr>
                <w:rFonts w:hint="eastAsia"/>
              </w:rPr>
              <w:t xml:space="preserve">一致</w:t>
            </w:r>
          </w:p>
        </w:tc>
      </w:tr>
      <w:tr>
        <w:tc>
          <w:tcPr>
            <w:tcW w:w="1460" w:type="dxa"/>
          </w:tcPr>
          <w:p>
            <w:pPr>
              <w:pStyle w:val="29"/>
            </w:pPr>
            <w:r>
              <w:rPr>
                <w:rFonts w:hint="eastAsia"/>
              </w:rPr>
              <w:t xml:space="preserve">总体</w:t>
            </w:r>
          </w:p>
        </w:tc>
        <w:tc>
          <w:tcPr>
            <w:tcW w:w="1460" w:type="dxa"/>
          </w:tcPr>
          <w:p>
            <w:pPr>
              <w:pStyle w:val="29"/>
            </w:pPr>
            <w:r>
              <w:rPr>
                <w:rFonts w:hint="eastAsia"/>
              </w:rPr>
              <w:t xml:space="preserve">0.</w:t>
            </w:r>
            <w:del w:id="20387" w:author="陈海婷" w:date="2026-09-18T12:00:00Z">
              <w:r>
                <w:rPr>
                  <w:b/>
                  <w:bCs/>
                </w:rPr>
                <w:delText xml:space="preserve">867</w:delText>
              </w:r>
            </w:del>
            <w:ins w:id="20388" w:author="陈海婷" w:date="2026-09-18T12:00:00Z">
              <w:r>
                <w:rPr>
                  <w:rFonts w:hint="eastAsia"/>
                </w:rPr>
                <w:t xml:space="preserve">654</w:t>
              </w:r>
            </w:ins>
          </w:p>
        </w:tc>
        <w:tc>
          <w:tcPr>
            <w:tcW w:w="1460" w:type="dxa"/>
          </w:tcPr>
          <w:p>
            <w:pPr>
              <w:pStyle w:val="29"/>
            </w:pPr>
            <w:r>
              <w:rPr>
                <w:rFonts w:hint="eastAsia"/>
              </w:rPr>
              <w:t xml:space="preserve">9</w:t>
            </w:r>
            <w:del w:id="20389" w:author="陈海婷" w:date="2026-09-18T12:00:00Z">
              <w:r>
                <w:rPr>
                  <w:b/>
                  <w:bCs/>
                </w:rPr>
                <w:delText xml:space="preserve">7.1</w:delText>
              </w:r>
            </w:del>
            <w:ins w:id="20390" w:author="陈海婷" w:date="2026-09-18T12:00:00Z">
              <w:r>
                <w:rPr>
                  <w:rFonts w:hint="eastAsia"/>
                </w:rPr>
                <w:t xml:space="preserve">3.9</w:t>
              </w:r>
            </w:ins>
          </w:p>
        </w:tc>
        <w:tc>
          <w:tcPr>
            <w:tcW w:w="1460" w:type="dxa"/>
          </w:tcPr>
          <w:p>
            <w:pPr>
              <w:pStyle w:val="29"/>
            </w:pPr>
            <w:r>
              <w:rPr>
                <w:rFonts w:hint="eastAsia"/>
              </w:rPr>
              <w:t xml:space="preserve">—</w:t>
            </w:r>
          </w:p>
        </w:tc>
        <w:tc>
          <w:tcPr>
            <w:tcW w:w="1460" w:type="dxa"/>
          </w:tcPr>
          <w:p>
            <w:pPr>
              <w:pStyle w:val="29"/>
            </w:pPr>
            <w:r>
              <w:rPr>
                <w:rFonts w:hint="eastAsia"/>
              </w:rPr>
              <w:t xml:space="preserve">—</w:t>
            </w:r>
          </w:p>
        </w:tc>
        <w:tc>
          <w:tcPr>
            <w:tcW w:w="1460" w:type="dxa"/>
          </w:tcPr>
          <w:p>
            <w:pPr>
              <w:pStyle w:val="29"/>
            </w:pPr>
            <w:del w:id="20391" w:author="陈海婷" w:date="2026-09-18T12:00:00Z">
              <w:r>
                <w:rPr>
                  <w:rFonts w:hint="eastAsia"/>
                  <w:b/>
                  <w:bCs/>
                </w:rPr>
                <w:delText xml:space="preserve">几乎完全</w:delText>
              </w:r>
            </w:del>
            <w:ins w:id="20392" w:author="陈海婷" w:date="2026-09-18T12:00:00Z">
              <w:r>
                <w:rPr>
                  <w:rFonts w:hint="eastAsia"/>
                </w:rPr>
                <w:t xml:space="preserve">实质性</w:t>
              </w:r>
            </w:ins>
            <w:r>
              <w:rPr>
                <w:rFonts w:hint="eastAsia"/>
              </w:rPr>
              <w:t xml:space="preserve">一致</w:t>
            </w:r>
          </w:p>
        </w:tc>
      </w:tr>
    </w:tbl>
    <w:p>
      <w:pPr>
        <w:pStyle w:val="62"/>
      </w:pPr>
      <w:r>
        <w:rPr>
          <w:rFonts w:hint="eastAsia"/>
        </w:rPr>
        <w:t xml:space="preserve">注：</w:t>
      </w:r>
      <w:del w:id="20393" w:author="陈海婷" w:date="2026-09-18T12:00:00Z">
        <w:r>
          <w:rPr>
            <w:rFonts w:hint="eastAsia"/>
          </w:rPr>
          <w:delText xml:space="preserve">编码员A为关键词词典自动编码，编码员B为LLM语义编码；</w:delText>
        </w:r>
      </w:del>
      <w:ins w:id="20394" w:author="陈海婷" w:date="2026-09-18T12:00:00Z">
        <w:r>
          <w:rPr>
            <w:rFonts w:hint="eastAsia"/>
          </w:rPr>
          <w:t xml:space="preserve">判定标准依据</w:t>
        </w:r>
      </w:ins>
      <w:r>
        <w:rPr>
          <w:rFonts w:hint="eastAsia"/>
        </w:rPr>
        <w:t xml:space="preserve">Landis和Koch（1977）</w:t>
      </w:r>
      <w:r>
        <w:rPr>
          <w:rFonts w:hint="eastAsia"/>
          <w:vertAlign w:val="superscript"/>
        </w:rPr>
        <w:t xml:space="preserve">[</w:t>
      </w:r>
      <w:del w:id="20395" w:author="陈海婷" w:date="2026-09-18T12:00:00Z">
        <w:r>
          <w:rPr>
            <w:vertAlign w:val="superscript"/>
          </w:rPr>
          <w:delText xml:space="preserve">39]</w:delText>
        </w:r>
        <w:r>
          <w:rPr>
            <w:rFonts w:hint="eastAsia"/>
          </w:rPr>
          <w:delText xml:space="preserve">判定标准</w:delText>
        </w:r>
      </w:del>
      <w:ins w:id="20396" w:author="陈海婷" w:date="2026-09-18T12:00:00Z">
        <w:r>
          <w:rPr>
            <w:rFonts w:hint="eastAsia"/>
            <w:vertAlign w:val="superscript"/>
          </w:rPr>
          <w:t xml:space="preserve">40]</w:t>
        </w:r>
      </w:ins>
      <w:r>
        <w:rPr>
          <w:rFonts w:hint="eastAsia"/>
        </w:rPr>
        <w:t xml:space="preserve">：0.81-1.00为几乎完全一致，0.61-0.80为实质性一致</w:t>
      </w:r>
      <w:ins w:id="20397" w:author="陈海婷" w:date="2026-09-18T12:00:00Z">
        <w:r>
          <w:rPr>
            <w:rFonts w:hint="eastAsia"/>
          </w:rPr>
          <w:t xml:space="preserve">，0.41-0.60为中等一致</w:t>
        </w:r>
      </w:ins>
      <w:r>
        <w:rPr>
          <w:rFonts w:hint="eastAsia"/>
        </w:rPr>
        <w:t xml:space="preserve">。资料来源：作者计算。</w:t>
      </w:r>
    </w:p>
    <w:p w14:paraId="3E5B7BC9">
      <w:pPr>
        <w:pStyle w:val="3"/>
        <w:rPr>
          <w:del w:id="20398" w:author="陈海婷" w:date="2026-09-18T12:00:00Z"/>
        </w:rPr>
      </w:pPr>
      <w:del w:id="20399" w:author="陈海婷" w:date="2026-09-18T12:00:00Z">
        <w:r>
          <w:rPr>
            <w:rFonts w:hint="eastAsia"/>
          </w:rPr>
          <w:delText>表2显示，五个维度的κ值介于0.700-0.921之间，总体κ为0.867，属于“几乎完全一致”。由于各维度阳性句占比较低（6.8%-21.7%），高一致率在一定程度上</w:delText>
        </w:r>
        <w:r>
          <w:rPr>
            <w:rFonts w:hint="eastAsia"/>
          </w:rPr>
          <w:delText>被</w:delText>
        </w:r>
        <w:r>
          <w:rPr>
            <w:rFonts w:hint="eastAsia"/>
          </w:rPr>
          <w:delText>大量真阴性抬高，故κ值较一致率更能反映实际一致性。κ值的维度间差异反映了关键词的语义特征：经济性（0.921）与创新性（0.917）的关键词高度专业化、歧义性低，两种方法判断高度趋同；公平性（0.831）维度LLM命中数（280）高于词典（232），原因是公平可及语义常以隐含方式表达（如“治疗严重危及生命且尚无有效治疗手段的疾病”隐含未满足临床需求），LLM能识别这类不含显性关键词的句子；有效性κ值最低（0.700），词典命中（440）明显高于LLM（275），主要因为“临床试验”“临床研究”等高频词大量出现于审评时限、申报程序等流程性语句</w:delText>
        </w:r>
        <w:r>
          <w:rPr>
            <w:rFonts w:hint="eastAsia"/>
          </w:rPr>
          <w:delText>中</w:delText>
        </w:r>
        <w:r>
          <w:rPr>
            <w:rFonts w:hint="eastAsia"/>
          </w:rPr>
          <w:delText>，词典将其一并计入有效性，而LLM能区分“关于临床试验的行政规定”与“对药物有效性的实质评价”。此外，字串匹配无法识别否定语境，如“非临床研究”因包含“临床研究”字串而可能被误计入有效性；经排查，语料中含“非临床”表述的句子共17句（均为药监局文件），即便全部剔除，药监局的有效性占比也仅由44.9%降至43.7%，各部门注意力排序不受影响。</w:delText>
        </w:r>
      </w:del>
    </w:p>
    <w:p w14:paraId="6D325991">
      <w:pPr>
        <w:pStyle w:val="3"/>
        <w:rPr>
          <w:del w:id="20400" w:author="陈海婷" w:date="2026-09-18T12:00:00Z"/>
        </w:rPr>
      </w:pPr>
      <w:del w:id="20401" w:author="陈海婷" w:date="2026-09-18T12:00:00Z">
        <w:r>
          <w:rPr>
            <w:rFonts w:hint="eastAsia"/>
          </w:rPr>
          <w:delText>总体来看，3387个句子中456个（13.5%）存在编码差异，其中词典单独命中253个（过度匹配）、LLM单独命中186个（词典遗漏）、命中维度不同17个。</w:delText>
        </w:r>
        <w:r>
          <w:rPr>
            <w:rFonts w:hint="eastAsia"/>
          </w:rPr>
          <w:delText>词典法规则透明、完全可复现，但难以识别隐含语义；LLM具备语义理解能力，但输出存在随机性，二者互为补充。总体κ达0.867，表明两种方法对同一文本的判断高度趋同；κ衡量的是编码员间一致性，属信度指标，编码效度则由词典的法规语源、编码结果与三部门法定职能的对应关系以及专家访谈的独立印证间接支持，</w:delText>
        </w:r>
        <w:r>
          <w:rPr>
            <w:rFonts w:hint="eastAsia"/>
            <w:highlight w:val="yellow"/>
          </w:rPr>
          <w:delText>尚待以人工编码为金标准作直接检验。</w:delText>
        </w:r>
      </w:del>
    </w:p>
    <w:p>
      <w:pPr>
        <w:pStyle w:val="3"/>
        <w:rPr>
          <w:ins w:id="20402" w:author="陈海婷" w:date="2026-09-18T12:00:00Z"/>
        </w:rPr>
      </w:pPr>
      <w:ins w:id="20403" w:author="陈海婷" w:date="2026-09-18T12:00:00Z">
        <w:r>
          <w:rPr>
            <w:rFonts w:hint="eastAsia"/>
            <w:highlight w:val="yellow"/>
          </w:rPr>
          <w:t xml:space="preserve">人工基准方面，按部门分层从纳入分析的2965个句子中随机抽取296句（约10%），由两名编码员依据编码手册背对背独立标注，报告人工编码员间κ值；编码不一致之处经协商定案形成人工基准后，计算词典编码与LLM编码在各评价维度上的精确率、召回率与F1值，以及两种方法判断一致却均与人工基准不符的比例。【结果待补】</w:t>
        </w:r>
      </w:ins>
    </w:p>
    <w:p>
      <w:pPr>
        <w:pStyle w:val="3"/>
        <w:rPr>
          <w:ins w:id="20404" w:author="陈海婷" w:date="2026-09-18T12:00:00Z"/>
        </w:rPr>
      </w:pPr>
      <w:ins w:id="20405" w:author="陈海婷" w:date="2026-09-18T12:00:00Z">
        <w:r>
          <w:rPr>
            <w:rFonts w:hint="eastAsia"/>
          </w:rPr>
          <w:t xml:space="preserve">内容效度方面，五个评价维度及其含义以申报指南的规定为依据，判据词取自各维度的内容界定与三部门法规条文。词频的部门区分度也支持词典的区分能力：“临床试验”99.2%的出现频次集中于药监局文件，“支付”96.2%集中于医保局文件，“处方”73.5%集中于卫健委文件。构念效度方面，按三部门的制度逻辑，理论上应观察到药监局主要关注安全性、有效性与创新性而较少涉及经济性，医保局以经济性为主要关注。两种编码方法的结果均符合这一预期（表3）。卫健委的结果不符合预期：其文本在这五个维度上的命中句次仅25次，且安全性高于公平性。这一结果既可能反映卫健委的关注点在用药管理与医疗质量而非准入评价，也可能反映这套产生于支付方的维度体系对使用端内容不够敏感，两种解释都指向三部门缺少共同的评价语言。</w:t>
        </w:r>
      </w:ins>
    </w:p>
    <w:p>
      <w:pPr>
        <w:pStyle w:val="3"/>
        <w:rPr>
          <w:ins w:id="20406" w:author="陈海婷" w:date="2026-09-18T12:00:00Z"/>
        </w:rPr>
      </w:pPr>
      <w:ins w:id="20407" w:author="陈海婷" w:date="2026-09-18T12:00:00Z">
        <w:r>
          <w:rPr>
            <w:rFonts w:hint="eastAsia"/>
          </w:rPr>
          <w:t xml:space="preserve">稳健性方面，本文以词典编码和LLM编码两种方法、按句次加总和按文件等权两种计算方式，形成四种测算口径重新计算注意力占比（表3），并在两种编码方法下逐一剔除单份文件后重算。医保局以经济性为主导（56.1%-69.6%）、药监局经济性占比不足1.5%（0.7%-1.2%）、药监局注意力集中于安全性、有效性与创新性三个维度、医保局创新性占比（7.2%-18.8%）不低于其安全性（3.8%-5.2%）与有效性（5.9%-7.1%）占比，这四项结果在四种测算口径下均成立；逐一剔除任一份文件，两种编码方法下各部门的主导维度均不变。需要说明的是，医保局创新性与有效性的差距在LLM编码、文件等权口径下缩小至0.1个百分点，该口径下两者基本持平。药监局内部三个维度的相对次序随测算口径变化：按句次加总时安全性最高，按文件等权时创新性最高。卫健委在四种口径下均无稳定的主导维度。本文仅对四种测算口径下均成立的结果作实质解释。</w:t>
        </w:r>
      </w:ins>
    </w:p>
    <w:p>
      <w:pPr>
        <w:pStyle w:val="60"/>
        <w:rPr>
          <w:ins w:id="20408" w:author="陈海婷" w:date="2026-09-18T12:00:00Z"/>
        </w:rPr>
      </w:pPr>
      <w:ins w:id="20409" w:author="陈海婷" w:date="2026-09-18T12:00:00Z">
        <w:r>
          <w:rPr>
            <w:rFonts w:hint="eastAsia"/>
          </w:rPr>
          <w:t xml:space="preserve">表3 四种测算口径下的注意力占比</w:t>
        </w:r>
      </w:ins>
    </w:p>
    <w:p>
      <w:pPr>
        <w:pStyle w:val="60"/>
        <w:rPr>
          <w:ins w:id="20410" w:author="陈海婷" w:date="2026-09-18T12:00:00Z"/>
        </w:rPr>
      </w:pPr>
      <w:ins w:id="20411" w:author="陈海婷" w:date="2026-09-18T12:00:00Z">
        <w:r>
          <w:rPr>
            <w:rFonts w:hint="eastAsia"/>
          </w:rPr>
          <w:t xml:space="preserve">Table 3 Attention Shares under Four Measurement Specifications</w:t>
        </w:r>
      </w:ins>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ins w:id="20412" w:author="陈海婷" w:date="2026-09-18T12:00:00Z"/>
        </w:trPr>
        <w:tc>
          <w:tcPr>
            <w:tcW w:w="1095" w:type="dxa"/>
          </w:tcPr>
          <w:p>
            <w:pPr>
              <w:pStyle w:val="29"/>
              <w:rPr>
                <w:ins w:id="20413" w:author="陈海婷" w:date="2026-09-18T12:00:00Z"/>
              </w:rPr>
            </w:pPr>
            <w:ins w:id="20414" w:author="陈海婷" w:date="2026-09-18T12:00:00Z">
              <w:r>
                <w:rPr>
                  <w:rFonts w:hint="eastAsia"/>
                </w:rPr>
                <w:t xml:space="preserve">部门</w:t>
              </w:r>
            </w:ins>
          </w:p>
        </w:tc>
        <w:tc>
          <w:tcPr>
            <w:tcW w:w="1095" w:type="dxa"/>
          </w:tcPr>
          <w:p>
            <w:pPr>
              <w:pStyle w:val="29"/>
              <w:rPr>
                <w:ins w:id="20415" w:author="陈海婷" w:date="2026-09-18T12:00:00Z"/>
              </w:rPr>
            </w:pPr>
            <w:ins w:id="20416" w:author="陈海婷" w:date="2026-09-18T12:00:00Z">
              <w:r>
                <w:rPr>
                  <w:rFonts w:hint="eastAsia"/>
                </w:rPr>
                <w:t xml:space="preserve">编码方法</w:t>
              </w:r>
            </w:ins>
          </w:p>
        </w:tc>
        <w:tc>
          <w:tcPr>
            <w:tcW w:w="1095" w:type="dxa"/>
          </w:tcPr>
          <w:p>
            <w:pPr>
              <w:pStyle w:val="29"/>
              <w:rPr>
                <w:ins w:id="20417" w:author="陈海婷" w:date="2026-09-18T12:00:00Z"/>
              </w:rPr>
            </w:pPr>
            <w:ins w:id="20418" w:author="陈海婷" w:date="2026-09-18T12:00:00Z">
              <w:r>
                <w:rPr>
                  <w:rFonts w:hint="eastAsia"/>
                </w:rPr>
                <w:t xml:space="preserve">计算方式</w:t>
              </w:r>
            </w:ins>
          </w:p>
        </w:tc>
        <w:tc>
          <w:tcPr>
            <w:tcW w:w="1095" w:type="dxa"/>
          </w:tcPr>
          <w:p>
            <w:pPr>
              <w:pStyle w:val="29"/>
              <w:rPr>
                <w:ins w:id="20419" w:author="陈海婷" w:date="2026-09-18T12:00:00Z"/>
              </w:rPr>
            </w:pPr>
            <w:ins w:id="20420" w:author="陈海婷" w:date="2026-09-18T12:00:00Z">
              <w:r>
                <w:rPr>
                  <w:rFonts w:hint="eastAsia"/>
                </w:rPr>
                <w:t xml:space="preserve">安全性</w:t>
              </w:r>
            </w:ins>
          </w:p>
        </w:tc>
        <w:tc>
          <w:tcPr>
            <w:tcW w:w="1095" w:type="dxa"/>
          </w:tcPr>
          <w:p>
            <w:pPr>
              <w:pStyle w:val="29"/>
              <w:rPr>
                <w:ins w:id="20421" w:author="陈海婷" w:date="2026-09-18T12:00:00Z"/>
              </w:rPr>
            </w:pPr>
            <w:ins w:id="20422" w:author="陈海婷" w:date="2026-09-18T12:00:00Z">
              <w:r>
                <w:rPr>
                  <w:rFonts w:hint="eastAsia"/>
                </w:rPr>
                <w:t xml:space="preserve">有效性</w:t>
              </w:r>
            </w:ins>
          </w:p>
        </w:tc>
        <w:tc>
          <w:tcPr>
            <w:tcW w:w="1095" w:type="dxa"/>
          </w:tcPr>
          <w:p>
            <w:pPr>
              <w:pStyle w:val="29"/>
              <w:rPr>
                <w:ins w:id="20423" w:author="陈海婷" w:date="2026-09-18T12:00:00Z"/>
              </w:rPr>
            </w:pPr>
            <w:ins w:id="20424" w:author="陈海婷" w:date="2026-09-18T12:00:00Z">
              <w:r>
                <w:rPr>
                  <w:rFonts w:hint="eastAsia"/>
                </w:rPr>
                <w:t xml:space="preserve">经济性</w:t>
              </w:r>
            </w:ins>
          </w:p>
        </w:tc>
        <w:tc>
          <w:tcPr>
            <w:tcW w:w="1095" w:type="dxa"/>
          </w:tcPr>
          <w:p>
            <w:pPr>
              <w:pStyle w:val="29"/>
              <w:rPr>
                <w:ins w:id="20425" w:author="陈海婷" w:date="2026-09-18T12:00:00Z"/>
              </w:rPr>
            </w:pPr>
            <w:ins w:id="20426" w:author="陈海婷" w:date="2026-09-18T12:00:00Z">
              <w:r>
                <w:rPr>
                  <w:rFonts w:hint="eastAsia"/>
                </w:rPr>
                <w:t xml:space="preserve">创新性</w:t>
              </w:r>
            </w:ins>
          </w:p>
        </w:tc>
        <w:tc>
          <w:tcPr>
            <w:tcW w:w="1095" w:type="dxa"/>
          </w:tcPr>
          <w:p>
            <w:pPr>
              <w:pStyle w:val="29"/>
              <w:rPr>
                <w:ins w:id="20427" w:author="陈海婷" w:date="2026-09-18T12:00:00Z"/>
              </w:rPr>
            </w:pPr>
            <w:ins w:id="20428" w:author="陈海婷" w:date="2026-09-18T12:00:00Z">
              <w:r>
                <w:rPr>
                  <w:rFonts w:hint="eastAsia"/>
                </w:rPr>
                <w:t xml:space="preserve">公平性</w:t>
              </w:r>
            </w:ins>
          </w:p>
        </w:tc>
      </w:tr>
      <w:tr>
        <w:trPr>
          <w:ins w:id="20429" w:author="陈海婷" w:date="2026-09-18T12:00:00Z"/>
        </w:trPr>
        <w:tc>
          <w:tcPr>
            <w:tcW w:w="1095" w:type="dxa"/>
          </w:tcPr>
          <w:p>
            <w:pPr>
              <w:pStyle w:val="29"/>
              <w:rPr>
                <w:ins w:id="20430" w:author="陈海婷" w:date="2026-09-18T12:00:00Z"/>
              </w:rPr>
            </w:pPr>
            <w:ins w:id="20431" w:author="陈海婷" w:date="2026-09-18T12:00:00Z">
              <w:r>
                <w:rPr>
                  <w:rFonts w:hint="eastAsia"/>
                </w:rPr>
                <w:t xml:space="preserve">药监局</w:t>
              </w:r>
            </w:ins>
          </w:p>
        </w:tc>
        <w:tc>
          <w:tcPr>
            <w:tcW w:w="1095" w:type="dxa"/>
          </w:tcPr>
          <w:p>
            <w:pPr>
              <w:pStyle w:val="29"/>
              <w:rPr>
                <w:ins w:id="20432" w:author="陈海婷" w:date="2026-09-18T12:00:00Z"/>
              </w:rPr>
            </w:pPr>
            <w:ins w:id="20433" w:author="陈海婷" w:date="2026-09-18T12:00:00Z">
              <w:r>
                <w:rPr>
                  <w:rFonts w:hint="eastAsia"/>
                </w:rPr>
                <w:t xml:space="preserve">词典编码</w:t>
              </w:r>
            </w:ins>
          </w:p>
        </w:tc>
        <w:tc>
          <w:tcPr>
            <w:tcW w:w="1095" w:type="dxa"/>
          </w:tcPr>
          <w:p>
            <w:pPr>
              <w:pStyle w:val="29"/>
              <w:rPr>
                <w:ins w:id="20434" w:author="陈海婷" w:date="2026-09-18T12:00:00Z"/>
              </w:rPr>
            </w:pPr>
            <w:ins w:id="20435" w:author="陈海婷" w:date="2026-09-18T12:00:00Z">
              <w:r>
                <w:rPr>
                  <w:rFonts w:hint="eastAsia"/>
                </w:rPr>
                <w:t xml:space="preserve">句次加总</w:t>
              </w:r>
            </w:ins>
          </w:p>
        </w:tc>
        <w:tc>
          <w:tcPr>
            <w:tcW w:w="1095" w:type="dxa"/>
          </w:tcPr>
          <w:p>
            <w:pPr>
              <w:pStyle w:val="29"/>
              <w:rPr>
                <w:ins w:id="20436" w:author="陈海婷" w:date="2026-09-18T12:00:00Z"/>
              </w:rPr>
            </w:pPr>
            <w:ins w:id="20437" w:author="陈海婷" w:date="2026-09-18T12:00:00Z">
              <w:r>
                <w:rPr>
                  <w:rFonts w:hint="eastAsia"/>
                </w:rPr>
                <w:t xml:space="preserve">46.7</w:t>
              </w:r>
            </w:ins>
          </w:p>
        </w:tc>
        <w:tc>
          <w:tcPr>
            <w:tcW w:w="1095" w:type="dxa"/>
          </w:tcPr>
          <w:p>
            <w:pPr>
              <w:pStyle w:val="29"/>
              <w:rPr>
                <w:ins w:id="20438" w:author="陈海婷" w:date="2026-09-18T12:00:00Z"/>
              </w:rPr>
            </w:pPr>
            <w:ins w:id="20439" w:author="陈海婷" w:date="2026-09-18T12:00:00Z">
              <w:r>
                <w:rPr>
                  <w:rFonts w:hint="eastAsia"/>
                </w:rPr>
                <w:t xml:space="preserve">24.4</w:t>
              </w:r>
            </w:ins>
          </w:p>
        </w:tc>
        <w:tc>
          <w:tcPr>
            <w:tcW w:w="1095" w:type="dxa"/>
          </w:tcPr>
          <w:p>
            <w:pPr>
              <w:pStyle w:val="29"/>
              <w:rPr>
                <w:ins w:id="20440" w:author="陈海婷" w:date="2026-09-18T12:00:00Z"/>
              </w:rPr>
            </w:pPr>
            <w:ins w:id="20441" w:author="陈海婷" w:date="2026-09-18T12:00:00Z">
              <w:r>
                <w:rPr>
                  <w:rFonts w:hint="eastAsia"/>
                </w:rPr>
                <w:t xml:space="preserve">0.7</w:t>
              </w:r>
            </w:ins>
          </w:p>
        </w:tc>
        <w:tc>
          <w:tcPr>
            <w:tcW w:w="1095" w:type="dxa"/>
          </w:tcPr>
          <w:p>
            <w:pPr>
              <w:pStyle w:val="29"/>
              <w:rPr>
                <w:ins w:id="20442" w:author="陈海婷" w:date="2026-09-18T12:00:00Z"/>
              </w:rPr>
            </w:pPr>
            <w:ins w:id="20443" w:author="陈海婷" w:date="2026-09-18T12:00:00Z">
              <w:r>
                <w:rPr>
                  <w:rFonts w:hint="eastAsia"/>
                </w:rPr>
                <w:t xml:space="preserve">22.1</w:t>
              </w:r>
            </w:ins>
          </w:p>
        </w:tc>
        <w:tc>
          <w:tcPr>
            <w:tcW w:w="1095" w:type="dxa"/>
          </w:tcPr>
          <w:p>
            <w:pPr>
              <w:pStyle w:val="29"/>
              <w:rPr>
                <w:ins w:id="20444" w:author="陈海婷" w:date="2026-09-18T12:00:00Z"/>
              </w:rPr>
            </w:pPr>
            <w:ins w:id="20445" w:author="陈海婷" w:date="2026-09-18T12:00:00Z">
              <w:r>
                <w:rPr>
                  <w:rFonts w:hint="eastAsia"/>
                </w:rPr>
                <w:t xml:space="preserve">6.2</w:t>
              </w:r>
            </w:ins>
          </w:p>
        </w:tc>
      </w:tr>
      <w:tr>
        <w:trPr>
          <w:ins w:id="20446" w:author="陈海婷" w:date="2026-09-18T12:00:00Z"/>
        </w:trPr>
        <w:tc>
          <w:tcPr>
            <w:tcW w:w="1095" w:type="dxa"/>
          </w:tcPr>
          <w:p>
            <w:pPr>
              <w:pStyle w:val="29"/>
              <w:rPr>
                <w:ins w:id="20447" w:author="陈海婷" w:date="2026-09-18T12:00:00Z"/>
              </w:rPr>
            </w:pPr>
            <w:ins w:id="20448" w:author="陈海婷" w:date="2026-09-18T12:00:00Z"/>
          </w:p>
        </w:tc>
        <w:tc>
          <w:tcPr>
            <w:tcW w:w="1095" w:type="dxa"/>
          </w:tcPr>
          <w:p>
            <w:pPr>
              <w:pStyle w:val="29"/>
              <w:rPr>
                <w:ins w:id="20449" w:author="陈海婷" w:date="2026-09-18T12:00:00Z"/>
              </w:rPr>
            </w:pPr>
            <w:ins w:id="20450" w:author="陈海婷" w:date="2026-09-18T12:00:00Z"/>
          </w:p>
        </w:tc>
        <w:tc>
          <w:tcPr>
            <w:tcW w:w="1095" w:type="dxa"/>
          </w:tcPr>
          <w:p>
            <w:pPr>
              <w:pStyle w:val="29"/>
              <w:rPr>
                <w:ins w:id="20451" w:author="陈海婷" w:date="2026-09-18T12:00:00Z"/>
              </w:rPr>
            </w:pPr>
            <w:ins w:id="20452" w:author="陈海婷" w:date="2026-09-18T12:00:00Z">
              <w:r>
                <w:rPr>
                  <w:rFonts w:hint="eastAsia"/>
                </w:rPr>
                <w:t xml:space="preserve">文件等权</w:t>
              </w:r>
            </w:ins>
          </w:p>
        </w:tc>
        <w:tc>
          <w:tcPr>
            <w:tcW w:w="1095" w:type="dxa"/>
          </w:tcPr>
          <w:p>
            <w:pPr>
              <w:pStyle w:val="29"/>
              <w:rPr>
                <w:ins w:id="20453" w:author="陈海婷" w:date="2026-09-18T12:00:00Z"/>
              </w:rPr>
            </w:pPr>
            <w:ins w:id="20454" w:author="陈海婷" w:date="2026-09-18T12:00:00Z">
              <w:r>
                <w:rPr>
                  <w:rFonts w:hint="eastAsia"/>
                </w:rPr>
                <w:t xml:space="preserve">35.5</w:t>
              </w:r>
            </w:ins>
          </w:p>
        </w:tc>
        <w:tc>
          <w:tcPr>
            <w:tcW w:w="1095" w:type="dxa"/>
          </w:tcPr>
          <w:p>
            <w:pPr>
              <w:pStyle w:val="29"/>
              <w:rPr>
                <w:ins w:id="20455" w:author="陈海婷" w:date="2026-09-18T12:00:00Z"/>
              </w:rPr>
            </w:pPr>
            <w:ins w:id="20456" w:author="陈海婷" w:date="2026-09-18T12:00:00Z">
              <w:r>
                <w:rPr>
                  <w:rFonts w:hint="eastAsia"/>
                </w:rPr>
                <w:t xml:space="preserve">19.2</w:t>
              </w:r>
            </w:ins>
          </w:p>
        </w:tc>
        <w:tc>
          <w:tcPr>
            <w:tcW w:w="1095" w:type="dxa"/>
          </w:tcPr>
          <w:p>
            <w:pPr>
              <w:pStyle w:val="29"/>
              <w:rPr>
                <w:ins w:id="20457" w:author="陈海婷" w:date="2026-09-18T12:00:00Z"/>
              </w:rPr>
            </w:pPr>
            <w:ins w:id="20458" w:author="陈海婷" w:date="2026-09-18T12:00:00Z">
              <w:r>
                <w:rPr>
                  <w:rFonts w:hint="eastAsia"/>
                </w:rPr>
                <w:t xml:space="preserve">0.9</w:t>
              </w:r>
            </w:ins>
          </w:p>
        </w:tc>
        <w:tc>
          <w:tcPr>
            <w:tcW w:w="1095" w:type="dxa"/>
          </w:tcPr>
          <w:p>
            <w:pPr>
              <w:pStyle w:val="29"/>
              <w:rPr>
                <w:ins w:id="20459" w:author="陈海婷" w:date="2026-09-18T12:00:00Z"/>
              </w:rPr>
            </w:pPr>
            <w:ins w:id="20460" w:author="陈海婷" w:date="2026-09-18T12:00:00Z">
              <w:r>
                <w:rPr>
                  <w:rFonts w:hint="eastAsia"/>
                </w:rPr>
                <w:t xml:space="preserve">37.2</w:t>
              </w:r>
            </w:ins>
          </w:p>
        </w:tc>
        <w:tc>
          <w:tcPr>
            <w:tcW w:w="1095" w:type="dxa"/>
          </w:tcPr>
          <w:p>
            <w:pPr>
              <w:pStyle w:val="29"/>
              <w:rPr>
                <w:ins w:id="20461" w:author="陈海婷" w:date="2026-09-18T12:00:00Z"/>
              </w:rPr>
            </w:pPr>
            <w:ins w:id="20462" w:author="陈海婷" w:date="2026-09-18T12:00:00Z">
              <w:r>
                <w:rPr>
                  <w:rFonts w:hint="eastAsia"/>
                </w:rPr>
                <w:t xml:space="preserve">7.2</w:t>
              </w:r>
            </w:ins>
          </w:p>
        </w:tc>
      </w:tr>
      <w:tr>
        <w:trPr>
          <w:ins w:id="20463" w:author="陈海婷" w:date="2026-09-18T12:00:00Z"/>
        </w:trPr>
        <w:tc>
          <w:tcPr>
            <w:tcW w:w="1095" w:type="dxa"/>
          </w:tcPr>
          <w:p>
            <w:pPr>
              <w:pStyle w:val="29"/>
              <w:rPr>
                <w:ins w:id="20464" w:author="陈海婷" w:date="2026-09-18T12:00:00Z"/>
              </w:rPr>
            </w:pPr>
            <w:ins w:id="20465" w:author="陈海婷" w:date="2026-09-18T12:00:00Z"/>
          </w:p>
        </w:tc>
        <w:tc>
          <w:tcPr>
            <w:tcW w:w="1095" w:type="dxa"/>
          </w:tcPr>
          <w:p>
            <w:pPr>
              <w:pStyle w:val="29"/>
              <w:rPr>
                <w:ins w:id="20466" w:author="陈海婷" w:date="2026-09-18T12:00:00Z"/>
              </w:rPr>
            </w:pPr>
            <w:ins w:id="20467" w:author="陈海婷" w:date="2026-09-18T12:00:00Z">
              <w:r>
                <w:rPr>
                  <w:rFonts w:hint="eastAsia"/>
                </w:rPr>
                <w:t xml:space="preserve">LLM编码</w:t>
              </w:r>
            </w:ins>
          </w:p>
        </w:tc>
        <w:tc>
          <w:tcPr>
            <w:tcW w:w="1095" w:type="dxa"/>
          </w:tcPr>
          <w:p>
            <w:pPr>
              <w:pStyle w:val="29"/>
              <w:rPr>
                <w:ins w:id="20468" w:author="陈海婷" w:date="2026-09-18T12:00:00Z"/>
              </w:rPr>
            </w:pPr>
            <w:ins w:id="20469" w:author="陈海婷" w:date="2026-09-18T12:00:00Z">
              <w:r>
                <w:rPr>
                  <w:rFonts w:hint="eastAsia"/>
                </w:rPr>
                <w:t xml:space="preserve">句次加总</w:t>
              </w:r>
            </w:ins>
          </w:p>
        </w:tc>
        <w:tc>
          <w:tcPr>
            <w:tcW w:w="1095" w:type="dxa"/>
          </w:tcPr>
          <w:p>
            <w:pPr>
              <w:pStyle w:val="29"/>
              <w:rPr>
                <w:ins w:id="20470" w:author="陈海婷" w:date="2026-09-18T12:00:00Z"/>
              </w:rPr>
            </w:pPr>
            <w:ins w:id="20471" w:author="陈海婷" w:date="2026-09-18T12:00:00Z">
              <w:r>
                <w:rPr>
                  <w:rFonts w:hint="eastAsia"/>
                </w:rPr>
                <w:t xml:space="preserve">43.8</w:t>
              </w:r>
            </w:ins>
          </w:p>
        </w:tc>
        <w:tc>
          <w:tcPr>
            <w:tcW w:w="1095" w:type="dxa"/>
          </w:tcPr>
          <w:p>
            <w:pPr>
              <w:pStyle w:val="29"/>
              <w:rPr>
                <w:ins w:id="20472" w:author="陈海婷" w:date="2026-09-18T12:00:00Z"/>
              </w:rPr>
            </w:pPr>
            <w:ins w:id="20473" w:author="陈海婷" w:date="2026-09-18T12:00:00Z">
              <w:r>
                <w:rPr>
                  <w:rFonts w:hint="eastAsia"/>
                </w:rPr>
                <w:t xml:space="preserve">30.2</w:t>
              </w:r>
            </w:ins>
          </w:p>
        </w:tc>
        <w:tc>
          <w:tcPr>
            <w:tcW w:w="1095" w:type="dxa"/>
          </w:tcPr>
          <w:p>
            <w:pPr>
              <w:pStyle w:val="29"/>
              <w:rPr>
                <w:ins w:id="20474" w:author="陈海婷" w:date="2026-09-18T12:00:00Z"/>
              </w:rPr>
            </w:pPr>
            <w:ins w:id="20475" w:author="陈海婷" w:date="2026-09-18T12:00:00Z">
              <w:r>
                <w:rPr>
                  <w:rFonts w:hint="eastAsia"/>
                </w:rPr>
                <w:t xml:space="preserve">1.2</w:t>
              </w:r>
            </w:ins>
          </w:p>
        </w:tc>
        <w:tc>
          <w:tcPr>
            <w:tcW w:w="1095" w:type="dxa"/>
          </w:tcPr>
          <w:p>
            <w:pPr>
              <w:pStyle w:val="29"/>
              <w:rPr>
                <w:ins w:id="20476" w:author="陈海婷" w:date="2026-09-18T12:00:00Z"/>
              </w:rPr>
            </w:pPr>
            <w:ins w:id="20477" w:author="陈海婷" w:date="2026-09-18T12:00:00Z">
              <w:r>
                <w:rPr>
                  <w:rFonts w:hint="eastAsia"/>
                </w:rPr>
                <w:t xml:space="preserve">19.2</w:t>
              </w:r>
            </w:ins>
          </w:p>
        </w:tc>
        <w:tc>
          <w:tcPr>
            <w:tcW w:w="1095" w:type="dxa"/>
          </w:tcPr>
          <w:p>
            <w:pPr>
              <w:pStyle w:val="29"/>
              <w:rPr>
                <w:ins w:id="20478" w:author="陈海婷" w:date="2026-09-18T12:00:00Z"/>
              </w:rPr>
            </w:pPr>
            <w:ins w:id="20479" w:author="陈海婷" w:date="2026-09-18T12:00:00Z">
              <w:r>
                <w:rPr>
                  <w:rFonts w:hint="eastAsia"/>
                </w:rPr>
                <w:t xml:space="preserve">5.5</w:t>
              </w:r>
            </w:ins>
          </w:p>
        </w:tc>
      </w:tr>
      <w:tr>
        <w:trPr>
          <w:ins w:id="20480" w:author="陈海婷" w:date="2026-09-18T12:00:00Z"/>
        </w:trPr>
        <w:tc>
          <w:tcPr>
            <w:tcW w:w="1095" w:type="dxa"/>
          </w:tcPr>
          <w:p>
            <w:pPr>
              <w:pStyle w:val="29"/>
              <w:rPr>
                <w:ins w:id="20481" w:author="陈海婷" w:date="2026-09-18T12:00:00Z"/>
              </w:rPr>
            </w:pPr>
            <w:ins w:id="20482" w:author="陈海婷" w:date="2026-09-18T12:00:00Z"/>
          </w:p>
        </w:tc>
        <w:tc>
          <w:tcPr>
            <w:tcW w:w="1095" w:type="dxa"/>
          </w:tcPr>
          <w:p>
            <w:pPr>
              <w:pStyle w:val="29"/>
              <w:rPr>
                <w:ins w:id="20483" w:author="陈海婷" w:date="2026-09-18T12:00:00Z"/>
              </w:rPr>
            </w:pPr>
            <w:ins w:id="20484" w:author="陈海婷" w:date="2026-09-18T12:00:00Z"/>
          </w:p>
        </w:tc>
        <w:tc>
          <w:tcPr>
            <w:tcW w:w="1095" w:type="dxa"/>
          </w:tcPr>
          <w:p>
            <w:pPr>
              <w:pStyle w:val="29"/>
              <w:rPr>
                <w:ins w:id="20485" w:author="陈海婷" w:date="2026-09-18T12:00:00Z"/>
              </w:rPr>
            </w:pPr>
            <w:ins w:id="20486" w:author="陈海婷" w:date="2026-09-18T12:00:00Z">
              <w:r>
                <w:rPr>
                  <w:rFonts w:hint="eastAsia"/>
                </w:rPr>
                <w:t xml:space="preserve">文件等权</w:t>
              </w:r>
            </w:ins>
          </w:p>
        </w:tc>
        <w:tc>
          <w:tcPr>
            <w:tcW w:w="1095" w:type="dxa"/>
          </w:tcPr>
          <w:p>
            <w:pPr>
              <w:pStyle w:val="29"/>
              <w:rPr>
                <w:ins w:id="20487" w:author="陈海婷" w:date="2026-09-18T12:00:00Z"/>
              </w:rPr>
            </w:pPr>
            <w:ins w:id="20488" w:author="陈海婷" w:date="2026-09-18T12:00:00Z">
              <w:r>
                <w:rPr>
                  <w:rFonts w:hint="eastAsia"/>
                </w:rPr>
                <w:t xml:space="preserve">34.5</w:t>
              </w:r>
            </w:ins>
          </w:p>
        </w:tc>
        <w:tc>
          <w:tcPr>
            <w:tcW w:w="1095" w:type="dxa"/>
          </w:tcPr>
          <w:p>
            <w:pPr>
              <w:pStyle w:val="29"/>
              <w:rPr>
                <w:ins w:id="20489" w:author="陈海婷" w:date="2026-09-18T12:00:00Z"/>
              </w:rPr>
            </w:pPr>
            <w:ins w:id="20490" w:author="陈海婷" w:date="2026-09-18T12:00:00Z">
              <w:r>
                <w:rPr>
                  <w:rFonts w:hint="eastAsia"/>
                </w:rPr>
                <w:t xml:space="preserve">18.7</w:t>
              </w:r>
            </w:ins>
          </w:p>
        </w:tc>
        <w:tc>
          <w:tcPr>
            <w:tcW w:w="1095" w:type="dxa"/>
          </w:tcPr>
          <w:p>
            <w:pPr>
              <w:pStyle w:val="29"/>
              <w:rPr>
                <w:ins w:id="20491" w:author="陈海婷" w:date="2026-09-18T12:00:00Z"/>
              </w:rPr>
            </w:pPr>
            <w:ins w:id="20492" w:author="陈海婷" w:date="2026-09-18T12:00:00Z">
              <w:r>
                <w:rPr>
                  <w:rFonts w:hint="eastAsia"/>
                </w:rPr>
                <w:t xml:space="preserve">0.7</w:t>
              </w:r>
            </w:ins>
          </w:p>
        </w:tc>
        <w:tc>
          <w:tcPr>
            <w:tcW w:w="1095" w:type="dxa"/>
          </w:tcPr>
          <w:p>
            <w:pPr>
              <w:pStyle w:val="29"/>
              <w:rPr>
                <w:ins w:id="20493" w:author="陈海婷" w:date="2026-09-18T12:00:00Z"/>
              </w:rPr>
            </w:pPr>
            <w:ins w:id="20494" w:author="陈海婷" w:date="2026-09-18T12:00:00Z">
              <w:r>
                <w:rPr>
                  <w:rFonts w:hint="eastAsia"/>
                </w:rPr>
                <w:t xml:space="preserve">35.5</w:t>
              </w:r>
            </w:ins>
          </w:p>
        </w:tc>
        <w:tc>
          <w:tcPr>
            <w:tcW w:w="1095" w:type="dxa"/>
          </w:tcPr>
          <w:p>
            <w:pPr>
              <w:pStyle w:val="29"/>
              <w:rPr>
                <w:ins w:id="20495" w:author="陈海婷" w:date="2026-09-18T12:00:00Z"/>
              </w:rPr>
            </w:pPr>
            <w:ins w:id="20496" w:author="陈海婷" w:date="2026-09-18T12:00:00Z">
              <w:r>
                <w:rPr>
                  <w:rFonts w:hint="eastAsia"/>
                </w:rPr>
                <w:t xml:space="preserve">10.6</w:t>
              </w:r>
            </w:ins>
          </w:p>
        </w:tc>
      </w:tr>
      <w:tr>
        <w:trPr>
          <w:ins w:id="20497" w:author="陈海婷" w:date="2026-09-18T12:00:00Z"/>
        </w:trPr>
        <w:tc>
          <w:tcPr>
            <w:tcW w:w="1095" w:type="dxa"/>
          </w:tcPr>
          <w:p>
            <w:pPr>
              <w:pStyle w:val="29"/>
              <w:rPr>
                <w:ins w:id="20498" w:author="陈海婷" w:date="2026-09-18T12:00:00Z"/>
              </w:rPr>
            </w:pPr>
            <w:ins w:id="20499" w:author="陈海婷" w:date="2026-09-18T12:00:00Z">
              <w:r>
                <w:rPr>
                  <w:rFonts w:hint="eastAsia"/>
                </w:rPr>
                <w:t xml:space="preserve">医保局</w:t>
              </w:r>
            </w:ins>
          </w:p>
        </w:tc>
        <w:tc>
          <w:tcPr>
            <w:tcW w:w="1095" w:type="dxa"/>
          </w:tcPr>
          <w:p>
            <w:pPr>
              <w:pStyle w:val="29"/>
              <w:rPr>
                <w:ins w:id="20500" w:author="陈海婷" w:date="2026-09-18T12:00:00Z"/>
              </w:rPr>
            </w:pPr>
            <w:ins w:id="20501" w:author="陈海婷" w:date="2026-09-18T12:00:00Z">
              <w:r>
                <w:rPr>
                  <w:rFonts w:hint="eastAsia"/>
                </w:rPr>
                <w:t xml:space="preserve">词典编码</w:t>
              </w:r>
            </w:ins>
          </w:p>
        </w:tc>
        <w:tc>
          <w:tcPr>
            <w:tcW w:w="1095" w:type="dxa"/>
          </w:tcPr>
          <w:p>
            <w:pPr>
              <w:pStyle w:val="29"/>
              <w:rPr>
                <w:ins w:id="20502" w:author="陈海婷" w:date="2026-09-18T12:00:00Z"/>
              </w:rPr>
            </w:pPr>
            <w:ins w:id="20503" w:author="陈海婷" w:date="2026-09-18T12:00:00Z">
              <w:r>
                <w:rPr>
                  <w:rFonts w:hint="eastAsia"/>
                </w:rPr>
                <w:t xml:space="preserve">句次加总</w:t>
              </w:r>
            </w:ins>
          </w:p>
        </w:tc>
        <w:tc>
          <w:tcPr>
            <w:tcW w:w="1095" w:type="dxa"/>
          </w:tcPr>
          <w:p>
            <w:pPr>
              <w:pStyle w:val="29"/>
              <w:rPr>
                <w:ins w:id="20504" w:author="陈海婷" w:date="2026-09-18T12:00:00Z"/>
              </w:rPr>
            </w:pPr>
            <w:ins w:id="20505" w:author="陈海婷" w:date="2026-09-18T12:00:00Z">
              <w:r>
                <w:rPr>
                  <w:rFonts w:hint="eastAsia"/>
                </w:rPr>
                <w:t xml:space="preserve">4.2</w:t>
              </w:r>
            </w:ins>
          </w:p>
        </w:tc>
        <w:tc>
          <w:tcPr>
            <w:tcW w:w="1095" w:type="dxa"/>
          </w:tcPr>
          <w:p>
            <w:pPr>
              <w:pStyle w:val="29"/>
              <w:rPr>
                <w:ins w:id="20506" w:author="陈海婷" w:date="2026-09-18T12:00:00Z"/>
              </w:rPr>
            </w:pPr>
            <w:ins w:id="20507" w:author="陈海婷" w:date="2026-09-18T12:00:00Z">
              <w:r>
                <w:rPr>
                  <w:rFonts w:hint="eastAsia"/>
                </w:rPr>
                <w:t xml:space="preserve">5.9</w:t>
              </w:r>
            </w:ins>
          </w:p>
        </w:tc>
        <w:tc>
          <w:tcPr>
            <w:tcW w:w="1095" w:type="dxa"/>
          </w:tcPr>
          <w:p>
            <w:pPr>
              <w:pStyle w:val="29"/>
              <w:rPr>
                <w:ins w:id="20508" w:author="陈海婷" w:date="2026-09-18T12:00:00Z"/>
              </w:rPr>
            </w:pPr>
            <w:ins w:id="20509" w:author="陈海婷" w:date="2026-09-18T12:00:00Z">
              <w:r>
                <w:rPr>
                  <w:rFonts w:hint="eastAsia"/>
                </w:rPr>
                <w:t xml:space="preserve">60.4</w:t>
              </w:r>
            </w:ins>
          </w:p>
        </w:tc>
        <w:tc>
          <w:tcPr>
            <w:tcW w:w="1095" w:type="dxa"/>
          </w:tcPr>
          <w:p>
            <w:pPr>
              <w:pStyle w:val="29"/>
              <w:rPr>
                <w:ins w:id="20510" w:author="陈海婷" w:date="2026-09-18T12:00:00Z"/>
              </w:rPr>
            </w:pPr>
            <w:ins w:id="20511" w:author="陈海婷" w:date="2026-09-18T12:00:00Z">
              <w:r>
                <w:rPr>
                  <w:rFonts w:hint="eastAsia"/>
                </w:rPr>
                <w:t xml:space="preserve">18.8</w:t>
              </w:r>
            </w:ins>
          </w:p>
        </w:tc>
        <w:tc>
          <w:tcPr>
            <w:tcW w:w="1095" w:type="dxa"/>
          </w:tcPr>
          <w:p>
            <w:pPr>
              <w:pStyle w:val="29"/>
              <w:rPr>
                <w:ins w:id="20512" w:author="陈海婷" w:date="2026-09-18T12:00:00Z"/>
              </w:rPr>
            </w:pPr>
            <w:ins w:id="20513" w:author="陈海婷" w:date="2026-09-18T12:00:00Z">
              <w:r>
                <w:rPr>
                  <w:rFonts w:hint="eastAsia"/>
                </w:rPr>
                <w:t xml:space="preserve">10.7</w:t>
              </w:r>
            </w:ins>
          </w:p>
        </w:tc>
      </w:tr>
      <w:tr>
        <w:trPr>
          <w:ins w:id="20514" w:author="陈海婷" w:date="2026-09-18T12:00:00Z"/>
        </w:trPr>
        <w:tc>
          <w:tcPr>
            <w:tcW w:w="1095" w:type="dxa"/>
          </w:tcPr>
          <w:p>
            <w:pPr>
              <w:pStyle w:val="29"/>
              <w:rPr>
                <w:ins w:id="20515" w:author="陈海婷" w:date="2026-09-18T12:00:00Z"/>
              </w:rPr>
            </w:pPr>
            <w:ins w:id="20516" w:author="陈海婷" w:date="2026-09-18T12:00:00Z"/>
          </w:p>
        </w:tc>
        <w:tc>
          <w:tcPr>
            <w:tcW w:w="1095" w:type="dxa"/>
          </w:tcPr>
          <w:p>
            <w:pPr>
              <w:pStyle w:val="29"/>
              <w:rPr>
                <w:ins w:id="20517" w:author="陈海婷" w:date="2026-09-18T12:00:00Z"/>
              </w:rPr>
            </w:pPr>
            <w:ins w:id="20518" w:author="陈海婷" w:date="2026-09-18T12:00:00Z"/>
          </w:p>
        </w:tc>
        <w:tc>
          <w:tcPr>
            <w:tcW w:w="1095" w:type="dxa"/>
          </w:tcPr>
          <w:p>
            <w:pPr>
              <w:pStyle w:val="29"/>
              <w:rPr>
                <w:ins w:id="20519" w:author="陈海婷" w:date="2026-09-18T12:00:00Z"/>
              </w:rPr>
            </w:pPr>
            <w:ins w:id="20520" w:author="陈海婷" w:date="2026-09-18T12:00:00Z">
              <w:r>
                <w:rPr>
                  <w:rFonts w:hint="eastAsia"/>
                </w:rPr>
                <w:t xml:space="preserve">文件等权</w:t>
              </w:r>
            </w:ins>
          </w:p>
        </w:tc>
        <w:tc>
          <w:tcPr>
            <w:tcW w:w="1095" w:type="dxa"/>
          </w:tcPr>
          <w:p>
            <w:pPr>
              <w:pStyle w:val="29"/>
              <w:rPr>
                <w:ins w:id="20521" w:author="陈海婷" w:date="2026-09-18T12:00:00Z"/>
              </w:rPr>
            </w:pPr>
            <w:ins w:id="20522" w:author="陈海婷" w:date="2026-09-18T12:00:00Z">
              <w:r>
                <w:rPr>
                  <w:rFonts w:hint="eastAsia"/>
                </w:rPr>
                <w:t xml:space="preserve">4.8</w:t>
              </w:r>
            </w:ins>
          </w:p>
        </w:tc>
        <w:tc>
          <w:tcPr>
            <w:tcW w:w="1095" w:type="dxa"/>
          </w:tcPr>
          <w:p>
            <w:pPr>
              <w:pStyle w:val="29"/>
              <w:rPr>
                <w:ins w:id="20523" w:author="陈海婷" w:date="2026-09-18T12:00:00Z"/>
              </w:rPr>
            </w:pPr>
            <w:ins w:id="20524" w:author="陈海婷" w:date="2026-09-18T12:00:00Z">
              <w:r>
                <w:rPr>
                  <w:rFonts w:hint="eastAsia"/>
                </w:rPr>
                <w:t xml:space="preserve">6.7</w:t>
              </w:r>
            </w:ins>
          </w:p>
        </w:tc>
        <w:tc>
          <w:tcPr>
            <w:tcW w:w="1095" w:type="dxa"/>
          </w:tcPr>
          <w:p>
            <w:pPr>
              <w:pStyle w:val="29"/>
              <w:rPr>
                <w:ins w:id="20525" w:author="陈海婷" w:date="2026-09-18T12:00:00Z"/>
              </w:rPr>
            </w:pPr>
            <w:ins w:id="20526" w:author="陈海婷" w:date="2026-09-18T12:00:00Z">
              <w:r>
                <w:rPr>
                  <w:rFonts w:hint="eastAsia"/>
                </w:rPr>
                <w:t xml:space="preserve">56.1</w:t>
              </w:r>
            </w:ins>
          </w:p>
        </w:tc>
        <w:tc>
          <w:tcPr>
            <w:tcW w:w="1095" w:type="dxa"/>
          </w:tcPr>
          <w:p>
            <w:pPr>
              <w:pStyle w:val="29"/>
              <w:rPr>
                <w:ins w:id="20527" w:author="陈海婷" w:date="2026-09-18T12:00:00Z"/>
              </w:rPr>
            </w:pPr>
            <w:ins w:id="20528" w:author="陈海婷" w:date="2026-09-18T12:00:00Z">
              <w:r>
                <w:rPr>
                  <w:rFonts w:hint="eastAsia"/>
                </w:rPr>
                <w:t xml:space="preserve">16.5</w:t>
              </w:r>
            </w:ins>
          </w:p>
        </w:tc>
        <w:tc>
          <w:tcPr>
            <w:tcW w:w="1095" w:type="dxa"/>
          </w:tcPr>
          <w:p>
            <w:pPr>
              <w:pStyle w:val="29"/>
              <w:rPr>
                <w:ins w:id="20529" w:author="陈海婷" w:date="2026-09-18T12:00:00Z"/>
              </w:rPr>
            </w:pPr>
            <w:ins w:id="20530" w:author="陈海婷" w:date="2026-09-18T12:00:00Z">
              <w:r>
                <w:rPr>
                  <w:rFonts w:hint="eastAsia"/>
                </w:rPr>
                <w:t xml:space="preserve">15.9</w:t>
              </w:r>
            </w:ins>
          </w:p>
        </w:tc>
      </w:tr>
      <w:tr>
        <w:trPr>
          <w:ins w:id="20531" w:author="陈海婷" w:date="2026-09-18T12:00:00Z"/>
        </w:trPr>
        <w:tc>
          <w:tcPr>
            <w:tcW w:w="1095" w:type="dxa"/>
          </w:tcPr>
          <w:p>
            <w:pPr>
              <w:pStyle w:val="29"/>
              <w:rPr>
                <w:ins w:id="20532" w:author="陈海婷" w:date="2026-09-18T12:00:00Z"/>
              </w:rPr>
            </w:pPr>
            <w:ins w:id="20533" w:author="陈海婷" w:date="2026-09-18T12:00:00Z"/>
          </w:p>
        </w:tc>
        <w:tc>
          <w:tcPr>
            <w:tcW w:w="1095" w:type="dxa"/>
          </w:tcPr>
          <w:p>
            <w:pPr>
              <w:pStyle w:val="29"/>
              <w:rPr>
                <w:ins w:id="20534" w:author="陈海婷" w:date="2026-09-18T12:00:00Z"/>
              </w:rPr>
            </w:pPr>
            <w:ins w:id="20535" w:author="陈海婷" w:date="2026-09-18T12:00:00Z">
              <w:r>
                <w:rPr>
                  <w:rFonts w:hint="eastAsia"/>
                </w:rPr>
                <w:t xml:space="preserve">LLM编码</w:t>
              </w:r>
            </w:ins>
          </w:p>
        </w:tc>
        <w:tc>
          <w:tcPr>
            <w:tcW w:w="1095" w:type="dxa"/>
          </w:tcPr>
          <w:p>
            <w:pPr>
              <w:pStyle w:val="29"/>
              <w:rPr>
                <w:ins w:id="20536" w:author="陈海婷" w:date="2026-09-18T12:00:00Z"/>
              </w:rPr>
            </w:pPr>
            <w:ins w:id="20537" w:author="陈海婷" w:date="2026-09-18T12:00:00Z">
              <w:r>
                <w:rPr>
                  <w:rFonts w:hint="eastAsia"/>
                </w:rPr>
                <w:t xml:space="preserve">句次加总</w:t>
              </w:r>
            </w:ins>
          </w:p>
        </w:tc>
        <w:tc>
          <w:tcPr>
            <w:tcW w:w="1095" w:type="dxa"/>
          </w:tcPr>
          <w:p>
            <w:pPr>
              <w:pStyle w:val="29"/>
              <w:rPr>
                <w:ins w:id="20538" w:author="陈海婷" w:date="2026-09-18T12:00:00Z"/>
              </w:rPr>
            </w:pPr>
            <w:ins w:id="20539" w:author="陈海婷" w:date="2026-09-18T12:00:00Z">
              <w:r>
                <w:rPr>
                  <w:rFonts w:hint="eastAsia"/>
                </w:rPr>
                <w:t xml:space="preserve">3.8</w:t>
              </w:r>
            </w:ins>
          </w:p>
        </w:tc>
        <w:tc>
          <w:tcPr>
            <w:tcW w:w="1095" w:type="dxa"/>
          </w:tcPr>
          <w:p>
            <w:pPr>
              <w:pStyle w:val="29"/>
              <w:rPr>
                <w:ins w:id="20540" w:author="陈海婷" w:date="2026-09-18T12:00:00Z"/>
              </w:rPr>
            </w:pPr>
            <w:ins w:id="20541" w:author="陈海婷" w:date="2026-09-18T12:00:00Z">
              <w:r>
                <w:rPr>
                  <w:rFonts w:hint="eastAsia"/>
                </w:rPr>
                <w:t xml:space="preserve">6.2</w:t>
              </w:r>
            </w:ins>
          </w:p>
        </w:tc>
        <w:tc>
          <w:tcPr>
            <w:tcW w:w="1095" w:type="dxa"/>
          </w:tcPr>
          <w:p>
            <w:pPr>
              <w:pStyle w:val="29"/>
              <w:rPr>
                <w:ins w:id="20542" w:author="陈海婷" w:date="2026-09-18T12:00:00Z"/>
              </w:rPr>
            </w:pPr>
            <w:ins w:id="20543" w:author="陈海婷" w:date="2026-09-18T12:00:00Z">
              <w:r>
                <w:rPr>
                  <w:rFonts w:hint="eastAsia"/>
                </w:rPr>
                <w:t xml:space="preserve">69.6</w:t>
              </w:r>
            </w:ins>
          </w:p>
        </w:tc>
        <w:tc>
          <w:tcPr>
            <w:tcW w:w="1095" w:type="dxa"/>
          </w:tcPr>
          <w:p>
            <w:pPr>
              <w:pStyle w:val="29"/>
              <w:rPr>
                <w:ins w:id="20544" w:author="陈海婷" w:date="2026-09-18T12:00:00Z"/>
              </w:rPr>
            </w:pPr>
            <w:ins w:id="20545" w:author="陈海婷" w:date="2026-09-18T12:00:00Z">
              <w:r>
                <w:rPr>
                  <w:rFonts w:hint="eastAsia"/>
                </w:rPr>
                <w:t xml:space="preserve">7.4</w:t>
              </w:r>
            </w:ins>
          </w:p>
        </w:tc>
        <w:tc>
          <w:tcPr>
            <w:tcW w:w="1095" w:type="dxa"/>
          </w:tcPr>
          <w:p>
            <w:pPr>
              <w:pStyle w:val="29"/>
              <w:rPr>
                <w:ins w:id="20546" w:author="陈海婷" w:date="2026-09-18T12:00:00Z"/>
              </w:rPr>
            </w:pPr>
            <w:ins w:id="20547" w:author="陈海婷" w:date="2026-09-18T12:00:00Z">
              <w:r>
                <w:rPr>
                  <w:rFonts w:hint="eastAsia"/>
                </w:rPr>
                <w:t xml:space="preserve">13.0</w:t>
              </w:r>
            </w:ins>
          </w:p>
        </w:tc>
      </w:tr>
      <w:tr>
        <w:trPr>
          <w:ins w:id="20548" w:author="陈海婷" w:date="2026-09-18T12:00:00Z"/>
        </w:trPr>
        <w:tc>
          <w:tcPr>
            <w:tcW w:w="1095" w:type="dxa"/>
          </w:tcPr>
          <w:p>
            <w:pPr>
              <w:pStyle w:val="29"/>
              <w:rPr>
                <w:ins w:id="20549" w:author="陈海婷" w:date="2026-09-18T12:00:00Z"/>
              </w:rPr>
            </w:pPr>
            <w:ins w:id="20550" w:author="陈海婷" w:date="2026-09-18T12:00:00Z"/>
          </w:p>
        </w:tc>
        <w:tc>
          <w:tcPr>
            <w:tcW w:w="1095" w:type="dxa"/>
          </w:tcPr>
          <w:p>
            <w:pPr>
              <w:pStyle w:val="29"/>
              <w:rPr>
                <w:ins w:id="20551" w:author="陈海婷" w:date="2026-09-18T12:00:00Z"/>
              </w:rPr>
            </w:pPr>
            <w:ins w:id="20552" w:author="陈海婷" w:date="2026-09-18T12:00:00Z"/>
          </w:p>
        </w:tc>
        <w:tc>
          <w:tcPr>
            <w:tcW w:w="1095" w:type="dxa"/>
          </w:tcPr>
          <w:p>
            <w:pPr>
              <w:pStyle w:val="29"/>
              <w:rPr>
                <w:ins w:id="20553" w:author="陈海婷" w:date="2026-09-18T12:00:00Z"/>
              </w:rPr>
            </w:pPr>
            <w:ins w:id="20554" w:author="陈海婷" w:date="2026-09-18T12:00:00Z">
              <w:r>
                <w:rPr>
                  <w:rFonts w:hint="eastAsia"/>
                </w:rPr>
                <w:t xml:space="preserve">文件等权</w:t>
              </w:r>
            </w:ins>
          </w:p>
        </w:tc>
        <w:tc>
          <w:tcPr>
            <w:tcW w:w="1095" w:type="dxa"/>
          </w:tcPr>
          <w:p>
            <w:pPr>
              <w:pStyle w:val="29"/>
              <w:rPr>
                <w:ins w:id="20555" w:author="陈海婷" w:date="2026-09-18T12:00:00Z"/>
              </w:rPr>
            </w:pPr>
            <w:ins w:id="20556" w:author="陈海婷" w:date="2026-09-18T12:00:00Z">
              <w:r>
                <w:rPr>
                  <w:rFonts w:hint="eastAsia"/>
                </w:rPr>
                <w:t xml:space="preserve">5.2</w:t>
              </w:r>
            </w:ins>
          </w:p>
        </w:tc>
        <w:tc>
          <w:tcPr>
            <w:tcW w:w="1095" w:type="dxa"/>
          </w:tcPr>
          <w:p>
            <w:pPr>
              <w:pStyle w:val="29"/>
              <w:rPr>
                <w:ins w:id="20557" w:author="陈海婷" w:date="2026-09-18T12:00:00Z"/>
              </w:rPr>
            </w:pPr>
            <w:ins w:id="20558" w:author="陈海婷" w:date="2026-09-18T12:00:00Z">
              <w:r>
                <w:rPr>
                  <w:rFonts w:hint="eastAsia"/>
                </w:rPr>
                <w:t xml:space="preserve">7.1</w:t>
              </w:r>
            </w:ins>
          </w:p>
        </w:tc>
        <w:tc>
          <w:tcPr>
            <w:tcW w:w="1095" w:type="dxa"/>
          </w:tcPr>
          <w:p>
            <w:pPr>
              <w:pStyle w:val="29"/>
              <w:rPr>
                <w:ins w:id="20559" w:author="陈海婷" w:date="2026-09-18T12:00:00Z"/>
              </w:rPr>
            </w:pPr>
            <w:ins w:id="20560" w:author="陈海婷" w:date="2026-09-18T12:00:00Z">
              <w:r>
                <w:rPr>
                  <w:rFonts w:hint="eastAsia"/>
                </w:rPr>
                <w:t xml:space="preserve">62.6</w:t>
              </w:r>
            </w:ins>
          </w:p>
        </w:tc>
        <w:tc>
          <w:tcPr>
            <w:tcW w:w="1095" w:type="dxa"/>
          </w:tcPr>
          <w:p>
            <w:pPr>
              <w:pStyle w:val="29"/>
              <w:rPr>
                <w:ins w:id="20561" w:author="陈海婷" w:date="2026-09-18T12:00:00Z"/>
              </w:rPr>
            </w:pPr>
            <w:ins w:id="20562" w:author="陈海婷" w:date="2026-09-18T12:00:00Z">
              <w:r>
                <w:rPr>
                  <w:rFonts w:hint="eastAsia"/>
                </w:rPr>
                <w:t xml:space="preserve">7.2</w:t>
              </w:r>
            </w:ins>
          </w:p>
        </w:tc>
        <w:tc>
          <w:tcPr>
            <w:tcW w:w="1095" w:type="dxa"/>
          </w:tcPr>
          <w:p>
            <w:pPr>
              <w:pStyle w:val="29"/>
              <w:rPr>
                <w:ins w:id="20563" w:author="陈海婷" w:date="2026-09-18T12:00:00Z"/>
              </w:rPr>
            </w:pPr>
            <w:ins w:id="20564" w:author="陈海婷" w:date="2026-09-18T12:00:00Z">
              <w:r>
                <w:rPr>
                  <w:rFonts w:hint="eastAsia"/>
                </w:rPr>
                <w:t xml:space="preserve">17.9</w:t>
              </w:r>
            </w:ins>
          </w:p>
        </w:tc>
      </w:tr>
      <w:tr>
        <w:trPr>
          <w:ins w:id="20565" w:author="陈海婷" w:date="2026-09-18T12:00:00Z"/>
        </w:trPr>
        <w:tc>
          <w:tcPr>
            <w:tcW w:w="1095" w:type="dxa"/>
          </w:tcPr>
          <w:p>
            <w:pPr>
              <w:pStyle w:val="29"/>
              <w:rPr>
                <w:ins w:id="20566" w:author="陈海婷" w:date="2026-09-18T12:00:00Z"/>
              </w:rPr>
            </w:pPr>
            <w:ins w:id="20567" w:author="陈海婷" w:date="2026-09-18T12:00:00Z">
              <w:r>
                <w:rPr>
                  <w:rFonts w:hint="eastAsia"/>
                </w:rPr>
                <w:t xml:space="preserve">卫健委</w:t>
              </w:r>
            </w:ins>
          </w:p>
        </w:tc>
        <w:tc>
          <w:tcPr>
            <w:tcW w:w="1095" w:type="dxa"/>
          </w:tcPr>
          <w:p>
            <w:pPr>
              <w:pStyle w:val="29"/>
              <w:rPr>
                <w:ins w:id="20568" w:author="陈海婷" w:date="2026-09-18T12:00:00Z"/>
              </w:rPr>
            </w:pPr>
            <w:ins w:id="20569" w:author="陈海婷" w:date="2026-09-18T12:00:00Z">
              <w:r>
                <w:rPr>
                  <w:rFonts w:hint="eastAsia"/>
                </w:rPr>
                <w:t xml:space="preserve">词典编码</w:t>
              </w:r>
            </w:ins>
          </w:p>
        </w:tc>
        <w:tc>
          <w:tcPr>
            <w:tcW w:w="1095" w:type="dxa"/>
          </w:tcPr>
          <w:p>
            <w:pPr>
              <w:pStyle w:val="29"/>
              <w:rPr>
                <w:ins w:id="20570" w:author="陈海婷" w:date="2026-09-18T12:00:00Z"/>
              </w:rPr>
            </w:pPr>
            <w:ins w:id="20571" w:author="陈海婷" w:date="2026-09-18T12:00:00Z">
              <w:r>
                <w:rPr>
                  <w:rFonts w:hint="eastAsia"/>
                </w:rPr>
                <w:t xml:space="preserve">句次加总</w:t>
              </w:r>
            </w:ins>
          </w:p>
        </w:tc>
        <w:tc>
          <w:tcPr>
            <w:tcW w:w="1095" w:type="dxa"/>
          </w:tcPr>
          <w:p>
            <w:pPr>
              <w:pStyle w:val="29"/>
              <w:rPr>
                <w:ins w:id="20572" w:author="陈海婷" w:date="2026-09-18T12:00:00Z"/>
              </w:rPr>
            </w:pPr>
            <w:ins w:id="20573" w:author="陈海婷" w:date="2026-09-18T12:00:00Z">
              <w:r>
                <w:rPr>
                  <w:rFonts w:hint="eastAsia"/>
                </w:rPr>
                <w:t xml:space="preserve">40.0</w:t>
              </w:r>
            </w:ins>
          </w:p>
        </w:tc>
        <w:tc>
          <w:tcPr>
            <w:tcW w:w="1095" w:type="dxa"/>
          </w:tcPr>
          <w:p>
            <w:pPr>
              <w:pStyle w:val="29"/>
              <w:rPr>
                <w:ins w:id="20574" w:author="陈海婷" w:date="2026-09-18T12:00:00Z"/>
              </w:rPr>
            </w:pPr>
            <w:ins w:id="20575" w:author="陈海婷" w:date="2026-09-18T12:00:00Z">
              <w:r>
                <w:rPr>
                  <w:rFonts w:hint="eastAsia"/>
                </w:rPr>
                <w:t xml:space="preserve">20.0</w:t>
              </w:r>
            </w:ins>
          </w:p>
        </w:tc>
        <w:tc>
          <w:tcPr>
            <w:tcW w:w="1095" w:type="dxa"/>
          </w:tcPr>
          <w:p>
            <w:pPr>
              <w:pStyle w:val="29"/>
              <w:rPr>
                <w:ins w:id="20576" w:author="陈海婷" w:date="2026-09-18T12:00:00Z"/>
              </w:rPr>
            </w:pPr>
            <w:ins w:id="20577" w:author="陈海婷" w:date="2026-09-18T12:00:00Z">
              <w:r>
                <w:rPr>
                  <w:rFonts w:hint="eastAsia"/>
                </w:rPr>
                <w:t xml:space="preserve">24.0</w:t>
              </w:r>
            </w:ins>
          </w:p>
        </w:tc>
        <w:tc>
          <w:tcPr>
            <w:tcW w:w="1095" w:type="dxa"/>
          </w:tcPr>
          <w:p>
            <w:pPr>
              <w:pStyle w:val="29"/>
              <w:rPr>
                <w:ins w:id="20578" w:author="陈海婷" w:date="2026-09-18T12:00:00Z"/>
              </w:rPr>
            </w:pPr>
            <w:ins w:id="20579" w:author="陈海婷" w:date="2026-09-18T12:00:00Z">
              <w:r>
                <w:rPr>
                  <w:rFonts w:hint="eastAsia"/>
                </w:rPr>
                <w:t xml:space="preserve">4.0</w:t>
              </w:r>
            </w:ins>
          </w:p>
        </w:tc>
        <w:tc>
          <w:tcPr>
            <w:tcW w:w="1095" w:type="dxa"/>
          </w:tcPr>
          <w:p>
            <w:pPr>
              <w:pStyle w:val="29"/>
              <w:rPr>
                <w:ins w:id="20580" w:author="陈海婷" w:date="2026-09-18T12:00:00Z"/>
              </w:rPr>
            </w:pPr>
            <w:ins w:id="20581" w:author="陈海婷" w:date="2026-09-18T12:00:00Z">
              <w:r>
                <w:rPr>
                  <w:rFonts w:hint="eastAsia"/>
                </w:rPr>
                <w:t xml:space="preserve">12.0</w:t>
              </w:r>
            </w:ins>
          </w:p>
        </w:tc>
      </w:tr>
      <w:tr>
        <w:trPr>
          <w:ins w:id="20582" w:author="陈海婷" w:date="2026-09-18T12:00:00Z"/>
        </w:trPr>
        <w:tc>
          <w:tcPr>
            <w:tcW w:w="1095" w:type="dxa"/>
          </w:tcPr>
          <w:p>
            <w:pPr>
              <w:pStyle w:val="29"/>
              <w:rPr>
                <w:ins w:id="20583" w:author="陈海婷" w:date="2026-09-18T12:00:00Z"/>
              </w:rPr>
            </w:pPr>
            <w:ins w:id="20584" w:author="陈海婷" w:date="2026-09-18T12:00:00Z"/>
          </w:p>
        </w:tc>
        <w:tc>
          <w:tcPr>
            <w:tcW w:w="1095" w:type="dxa"/>
          </w:tcPr>
          <w:p>
            <w:pPr>
              <w:pStyle w:val="29"/>
              <w:rPr>
                <w:ins w:id="20585" w:author="陈海婷" w:date="2026-09-18T12:00:00Z"/>
              </w:rPr>
            </w:pPr>
            <w:ins w:id="20586" w:author="陈海婷" w:date="2026-09-18T12:00:00Z"/>
          </w:p>
        </w:tc>
        <w:tc>
          <w:tcPr>
            <w:tcW w:w="1095" w:type="dxa"/>
          </w:tcPr>
          <w:p>
            <w:pPr>
              <w:pStyle w:val="29"/>
              <w:rPr>
                <w:ins w:id="20587" w:author="陈海婷" w:date="2026-09-18T12:00:00Z"/>
              </w:rPr>
            </w:pPr>
            <w:ins w:id="20588" w:author="陈海婷" w:date="2026-09-18T12:00:00Z">
              <w:r>
                <w:rPr>
                  <w:rFonts w:hint="eastAsia"/>
                </w:rPr>
                <w:t xml:space="preserve">文件等权</w:t>
              </w:r>
            </w:ins>
          </w:p>
        </w:tc>
        <w:tc>
          <w:tcPr>
            <w:tcW w:w="1095" w:type="dxa"/>
          </w:tcPr>
          <w:p>
            <w:pPr>
              <w:pStyle w:val="29"/>
              <w:rPr>
                <w:ins w:id="20589" w:author="陈海婷" w:date="2026-09-18T12:00:00Z"/>
              </w:rPr>
            </w:pPr>
            <w:ins w:id="20590" w:author="陈海婷" w:date="2026-09-18T12:00:00Z">
              <w:r>
                <w:rPr>
                  <w:rFonts w:hint="eastAsia"/>
                </w:rPr>
                <w:t xml:space="preserve">22.4</w:t>
              </w:r>
            </w:ins>
          </w:p>
        </w:tc>
        <w:tc>
          <w:tcPr>
            <w:tcW w:w="1095" w:type="dxa"/>
          </w:tcPr>
          <w:p>
            <w:pPr>
              <w:pStyle w:val="29"/>
              <w:rPr>
                <w:ins w:id="20591" w:author="陈海婷" w:date="2026-09-18T12:00:00Z"/>
              </w:rPr>
            </w:pPr>
            <w:ins w:id="20592" w:author="陈海婷" w:date="2026-09-18T12:00:00Z">
              <w:r>
                <w:rPr>
                  <w:rFonts w:hint="eastAsia"/>
                </w:rPr>
                <w:t xml:space="preserve">10.5</w:t>
              </w:r>
            </w:ins>
          </w:p>
        </w:tc>
        <w:tc>
          <w:tcPr>
            <w:tcW w:w="1095" w:type="dxa"/>
          </w:tcPr>
          <w:p>
            <w:pPr>
              <w:pStyle w:val="29"/>
              <w:rPr>
                <w:ins w:id="20593" w:author="陈海婷" w:date="2026-09-18T12:00:00Z"/>
              </w:rPr>
            </w:pPr>
            <w:ins w:id="20594" w:author="陈海婷" w:date="2026-09-18T12:00:00Z">
              <w:r>
                <w:rPr>
                  <w:rFonts w:hint="eastAsia"/>
                </w:rPr>
                <w:t xml:space="preserve">60.3</w:t>
              </w:r>
            </w:ins>
          </w:p>
        </w:tc>
        <w:tc>
          <w:tcPr>
            <w:tcW w:w="1095" w:type="dxa"/>
          </w:tcPr>
          <w:p>
            <w:pPr>
              <w:pStyle w:val="29"/>
              <w:rPr>
                <w:ins w:id="20595" w:author="陈海婷" w:date="2026-09-18T12:00:00Z"/>
              </w:rPr>
            </w:pPr>
            <w:ins w:id="20596" w:author="陈海婷" w:date="2026-09-18T12:00:00Z">
              <w:r>
                <w:rPr>
                  <w:rFonts w:hint="eastAsia"/>
                </w:rPr>
                <w:t xml:space="preserve">1.6</w:t>
              </w:r>
            </w:ins>
          </w:p>
        </w:tc>
        <w:tc>
          <w:tcPr>
            <w:tcW w:w="1095" w:type="dxa"/>
          </w:tcPr>
          <w:p>
            <w:pPr>
              <w:pStyle w:val="29"/>
              <w:rPr>
                <w:ins w:id="20597" w:author="陈海婷" w:date="2026-09-18T12:00:00Z"/>
              </w:rPr>
            </w:pPr>
            <w:ins w:id="20598" w:author="陈海婷" w:date="2026-09-18T12:00:00Z">
              <w:r>
                <w:rPr>
                  <w:rFonts w:hint="eastAsia"/>
                </w:rPr>
                <w:t xml:space="preserve">5.2</w:t>
              </w:r>
            </w:ins>
          </w:p>
        </w:tc>
      </w:tr>
      <w:tr>
        <w:trPr>
          <w:ins w:id="20599" w:author="陈海婷" w:date="2026-09-18T12:00:00Z"/>
        </w:trPr>
        <w:tc>
          <w:tcPr>
            <w:tcW w:w="1095" w:type="dxa"/>
          </w:tcPr>
          <w:p>
            <w:pPr>
              <w:pStyle w:val="29"/>
              <w:rPr>
                <w:ins w:id="20600" w:author="陈海婷" w:date="2026-09-18T12:00:00Z"/>
              </w:rPr>
            </w:pPr>
            <w:ins w:id="20601" w:author="陈海婷" w:date="2026-09-18T12:00:00Z"/>
          </w:p>
        </w:tc>
        <w:tc>
          <w:tcPr>
            <w:tcW w:w="1095" w:type="dxa"/>
          </w:tcPr>
          <w:p>
            <w:pPr>
              <w:pStyle w:val="29"/>
              <w:rPr>
                <w:ins w:id="20602" w:author="陈海婷" w:date="2026-09-18T12:00:00Z"/>
              </w:rPr>
            </w:pPr>
            <w:ins w:id="20603" w:author="陈海婷" w:date="2026-09-18T12:00:00Z">
              <w:r>
                <w:rPr>
                  <w:rFonts w:hint="eastAsia"/>
                </w:rPr>
                <w:t xml:space="preserve">LLM编码</w:t>
              </w:r>
            </w:ins>
          </w:p>
        </w:tc>
        <w:tc>
          <w:tcPr>
            <w:tcW w:w="1095" w:type="dxa"/>
          </w:tcPr>
          <w:p>
            <w:pPr>
              <w:pStyle w:val="29"/>
              <w:rPr>
                <w:ins w:id="20604" w:author="陈海婷" w:date="2026-09-18T12:00:00Z"/>
              </w:rPr>
            </w:pPr>
            <w:ins w:id="20605" w:author="陈海婷" w:date="2026-09-18T12:00:00Z">
              <w:r>
                <w:rPr>
                  <w:rFonts w:hint="eastAsia"/>
                </w:rPr>
                <w:t xml:space="preserve">句次加总</w:t>
              </w:r>
            </w:ins>
          </w:p>
        </w:tc>
        <w:tc>
          <w:tcPr>
            <w:tcW w:w="1095" w:type="dxa"/>
          </w:tcPr>
          <w:p>
            <w:pPr>
              <w:pStyle w:val="29"/>
              <w:rPr>
                <w:ins w:id="20606" w:author="陈海婷" w:date="2026-09-18T12:00:00Z"/>
              </w:rPr>
            </w:pPr>
            <w:ins w:id="20607" w:author="陈海婷" w:date="2026-09-18T12:00:00Z">
              <w:r>
                <w:rPr>
                  <w:rFonts w:hint="eastAsia"/>
                </w:rPr>
                <w:t xml:space="preserve">55.6</w:t>
              </w:r>
            </w:ins>
          </w:p>
        </w:tc>
        <w:tc>
          <w:tcPr>
            <w:tcW w:w="1095" w:type="dxa"/>
          </w:tcPr>
          <w:p>
            <w:pPr>
              <w:pStyle w:val="29"/>
              <w:rPr>
                <w:ins w:id="20608" w:author="陈海婷" w:date="2026-09-18T12:00:00Z"/>
              </w:rPr>
            </w:pPr>
            <w:ins w:id="20609" w:author="陈海婷" w:date="2026-09-18T12:00:00Z">
              <w:r>
                <w:rPr>
                  <w:rFonts w:hint="eastAsia"/>
                </w:rPr>
                <w:t xml:space="preserve">5.6</w:t>
              </w:r>
            </w:ins>
          </w:p>
        </w:tc>
        <w:tc>
          <w:tcPr>
            <w:tcW w:w="1095" w:type="dxa"/>
          </w:tcPr>
          <w:p>
            <w:pPr>
              <w:pStyle w:val="29"/>
              <w:rPr>
                <w:ins w:id="20610" w:author="陈海婷" w:date="2026-09-18T12:00:00Z"/>
              </w:rPr>
            </w:pPr>
            <w:ins w:id="20611" w:author="陈海婷" w:date="2026-09-18T12:00:00Z">
              <w:r>
                <w:rPr>
                  <w:rFonts w:hint="eastAsia"/>
                </w:rPr>
                <w:t xml:space="preserve">27.8</w:t>
              </w:r>
            </w:ins>
          </w:p>
        </w:tc>
        <w:tc>
          <w:tcPr>
            <w:tcW w:w="1095" w:type="dxa"/>
          </w:tcPr>
          <w:p>
            <w:pPr>
              <w:pStyle w:val="29"/>
              <w:rPr>
                <w:ins w:id="20612" w:author="陈海婷" w:date="2026-09-18T12:00:00Z"/>
              </w:rPr>
            </w:pPr>
            <w:ins w:id="20613" w:author="陈海婷" w:date="2026-09-18T12:00:00Z">
              <w:r>
                <w:rPr>
                  <w:rFonts w:hint="eastAsia"/>
                </w:rPr>
                <w:t xml:space="preserve">0.0</w:t>
              </w:r>
            </w:ins>
          </w:p>
        </w:tc>
        <w:tc>
          <w:tcPr>
            <w:tcW w:w="1095" w:type="dxa"/>
          </w:tcPr>
          <w:p>
            <w:pPr>
              <w:pStyle w:val="29"/>
              <w:rPr>
                <w:ins w:id="20614" w:author="陈海婷" w:date="2026-09-18T12:00:00Z"/>
              </w:rPr>
            </w:pPr>
            <w:ins w:id="20615" w:author="陈海婷" w:date="2026-09-18T12:00:00Z">
              <w:r>
                <w:rPr>
                  <w:rFonts w:hint="eastAsia"/>
                </w:rPr>
                <w:t xml:space="preserve">11.1</w:t>
              </w:r>
            </w:ins>
          </w:p>
        </w:tc>
      </w:tr>
      <w:tr>
        <w:trPr>
          <w:ins w:id="20616" w:author="陈海婷" w:date="2026-09-18T12:00:00Z"/>
        </w:trPr>
        <w:tc>
          <w:tcPr>
            <w:tcW w:w="1095" w:type="dxa"/>
          </w:tcPr>
          <w:p>
            <w:pPr>
              <w:pStyle w:val="29"/>
              <w:rPr>
                <w:ins w:id="20617" w:author="陈海婷" w:date="2026-09-18T12:00:00Z"/>
              </w:rPr>
            </w:pPr>
            <w:ins w:id="20618" w:author="陈海婷" w:date="2026-09-18T12:00:00Z"/>
          </w:p>
        </w:tc>
        <w:tc>
          <w:tcPr>
            <w:tcW w:w="1095" w:type="dxa"/>
          </w:tcPr>
          <w:p>
            <w:pPr>
              <w:pStyle w:val="29"/>
              <w:rPr>
                <w:ins w:id="20619" w:author="陈海婷" w:date="2026-09-18T12:00:00Z"/>
              </w:rPr>
            </w:pPr>
            <w:ins w:id="20620" w:author="陈海婷" w:date="2026-09-18T12:00:00Z"/>
          </w:p>
        </w:tc>
        <w:tc>
          <w:tcPr>
            <w:tcW w:w="1095" w:type="dxa"/>
          </w:tcPr>
          <w:p>
            <w:pPr>
              <w:pStyle w:val="29"/>
              <w:rPr>
                <w:ins w:id="20621" w:author="陈海婷" w:date="2026-09-18T12:00:00Z"/>
              </w:rPr>
            </w:pPr>
            <w:ins w:id="20622" w:author="陈海婷" w:date="2026-09-18T12:00:00Z">
              <w:r>
                <w:rPr>
                  <w:rFonts w:hint="eastAsia"/>
                </w:rPr>
                <w:t xml:space="preserve">文件等权</w:t>
              </w:r>
            </w:ins>
          </w:p>
        </w:tc>
        <w:tc>
          <w:tcPr>
            <w:tcW w:w="1095" w:type="dxa"/>
          </w:tcPr>
          <w:p>
            <w:pPr>
              <w:pStyle w:val="29"/>
              <w:rPr>
                <w:ins w:id="20623" w:author="陈海婷" w:date="2026-09-18T12:00:00Z"/>
              </w:rPr>
            </w:pPr>
            <w:ins w:id="20624" w:author="陈海婷" w:date="2026-09-18T12:00:00Z">
              <w:r>
                <w:rPr>
                  <w:rFonts w:hint="eastAsia"/>
                </w:rPr>
                <w:t xml:space="preserve">41.3</w:t>
              </w:r>
            </w:ins>
          </w:p>
        </w:tc>
        <w:tc>
          <w:tcPr>
            <w:tcW w:w="1095" w:type="dxa"/>
          </w:tcPr>
          <w:p>
            <w:pPr>
              <w:pStyle w:val="29"/>
              <w:rPr>
                <w:ins w:id="20625" w:author="陈海婷" w:date="2026-09-18T12:00:00Z"/>
              </w:rPr>
            </w:pPr>
            <w:ins w:id="20626" w:author="陈海婷" w:date="2026-09-18T12:00:00Z">
              <w:r>
                <w:rPr>
                  <w:rFonts w:hint="eastAsia"/>
                </w:rPr>
                <w:t xml:space="preserve">7.1</w:t>
              </w:r>
            </w:ins>
          </w:p>
        </w:tc>
        <w:tc>
          <w:tcPr>
            <w:tcW w:w="1095" w:type="dxa"/>
          </w:tcPr>
          <w:p>
            <w:pPr>
              <w:pStyle w:val="29"/>
              <w:rPr>
                <w:ins w:id="20627" w:author="陈海婷" w:date="2026-09-18T12:00:00Z"/>
              </w:rPr>
            </w:pPr>
            <w:ins w:id="20628" w:author="陈海婷" w:date="2026-09-18T12:00:00Z">
              <w:r>
                <w:rPr>
                  <w:rFonts w:hint="eastAsia"/>
                </w:rPr>
                <w:t xml:space="preserve">35.7</w:t>
              </w:r>
            </w:ins>
          </w:p>
        </w:tc>
        <w:tc>
          <w:tcPr>
            <w:tcW w:w="1095" w:type="dxa"/>
          </w:tcPr>
          <w:p>
            <w:pPr>
              <w:pStyle w:val="29"/>
              <w:rPr>
                <w:ins w:id="20629" w:author="陈海婷" w:date="2026-09-18T12:00:00Z"/>
              </w:rPr>
            </w:pPr>
            <w:ins w:id="20630" w:author="陈海婷" w:date="2026-09-18T12:00:00Z">
              <w:r>
                <w:rPr>
                  <w:rFonts w:hint="eastAsia"/>
                </w:rPr>
                <w:t xml:space="preserve">0.0</w:t>
              </w:r>
            </w:ins>
          </w:p>
        </w:tc>
        <w:tc>
          <w:tcPr>
            <w:tcW w:w="1095" w:type="dxa"/>
          </w:tcPr>
          <w:p>
            <w:pPr>
              <w:pStyle w:val="29"/>
              <w:rPr>
                <w:ins w:id="20631" w:author="陈海婷" w:date="2026-09-18T12:00:00Z"/>
              </w:rPr>
            </w:pPr>
            <w:ins w:id="20632" w:author="陈海婷" w:date="2026-09-18T12:00:00Z">
              <w:r>
                <w:rPr>
                  <w:rFonts w:hint="eastAsia"/>
                </w:rPr>
                <w:t xml:space="preserve">15.9</w:t>
              </w:r>
            </w:ins>
          </w:p>
        </w:tc>
      </w:tr>
    </w:tbl>
    <w:p>
      <w:pPr>
        <w:pStyle w:val="62"/>
        <w:rPr>
          <w:ins w:id="20633" w:author="陈海婷" w:date="2026-09-18T12:00:00Z"/>
        </w:rPr>
      </w:pPr>
      <w:ins w:id="20634" w:author="陈海婷" w:date="2026-09-18T12:00:00Z">
        <w:r>
          <w:rPr>
            <w:rFonts w:hint="eastAsia"/>
          </w:rPr>
          <w:t xml:space="preserve">注：单位为%。句次加总指以部门全部文件的命中句次计算占比；文件等权指先计算每份文件的占比再取算术平均，无命中句次的文件不计入。国务院仅2份文件，未列入。资料来源：作者计算。</w:t>
        </w:r>
      </w:ins>
    </w:p>
    <w:p>
      <w:pPr>
        <w:pStyle w:val="4"/>
      </w:pPr>
      <w:r>
        <w:rPr>
          <w:rFonts w:hint="eastAsia"/>
        </w:rPr>
        <w:t xml:space="preserve">4.3 专家访谈设计</w:t>
      </w:r>
    </w:p>
    <w:p>
      <w:pPr>
        <w:pStyle w:val="28"/>
      </w:pPr>
      <w:r>
        <w:rPr>
          <w:rFonts w:hint="eastAsia"/>
        </w:rPr>
        <w:t xml:space="preserve">为</w:t>
      </w:r>
      <w:del w:id="20635" w:author="陈海婷" w:date="2026-09-18T12:00:00Z">
        <w:r>
          <w:rPr>
            <w:rFonts w:hint="eastAsia"/>
          </w:rPr>
          <w:delText xml:space="preserve">印证政策</w:delText>
        </w:r>
      </w:del>
      <w:ins w:id="20636" w:author="陈海婷" w:date="2026-09-18T12:00:00Z">
        <w:r>
          <w:rPr>
            <w:rFonts w:hint="eastAsia"/>
          </w:rPr>
          <w:t xml:space="preserve">避免单一数据来源的偏差，本文采用数据来源三角验证，以专家访谈资料检验和解释</w:t>
        </w:r>
      </w:ins>
      <w:r>
        <w:rPr>
          <w:rFonts w:hint="eastAsia"/>
        </w:rPr>
        <w:t xml:space="preserve">文本编码结果</w:t>
      </w:r>
      <w:del w:id="20637" w:author="陈海婷" w:date="2026-09-18T12:00:00Z">
        <w:r>
          <w:rPr>
            <w:rFonts w:hint="eastAsia"/>
          </w:rPr>
          <w:delText xml:space="preserve">并追溯评价分歧的认知根源，</w:delText>
        </w:r>
      </w:del>
      <w:ins w:id="20638" w:author="陈海婷" w:date="2026-09-18T12:00:00Z">
        <w:r>
          <w:rPr>
            <w:rFonts w:hint="eastAsia"/>
          </w:rPr>
          <w:t xml:space="preserve">。三角验证指使用多种方法或数据来源形成对研究现象的全面理解，也被视为通过不同来源信息的汇合检验效度的策略（Carter等 2014</w:t>
        </w:r>
        <w:r>
          <w:rPr>
            <w:rFonts w:hint="eastAsia"/>
            <w:vertAlign w:val="superscript"/>
          </w:rPr>
          <w:t xml:space="preserve">[41]</w:t>
        </w:r>
        <w:r>
          <w:rPr>
            <w:rFonts w:hint="eastAsia"/>
          </w:rPr>
          <w:t xml:space="preserve">）。</w:t>
        </w:r>
      </w:ins>
      <w:r>
        <w:rPr>
          <w:rFonts w:hint="eastAsia"/>
        </w:rPr>
        <w:t xml:space="preserve">课题组于2025年2月至6月开展</w:t>
      </w:r>
      <w:del w:id="20639" w:author="陈海婷" w:date="2026-09-18T12:00:00Z">
        <w:r>
          <w:rPr>
            <w:rFonts w:hint="eastAsia"/>
          </w:rPr>
          <w:delText xml:space="preserve">了辅助性专家访谈与调研，包括</w:delText>
        </w:r>
      </w:del>
      <w:r>
        <w:rPr>
          <w:rFonts w:hint="eastAsia"/>
        </w:rPr>
        <w:t xml:space="preserve">3场专家研讨会和2场半结构化一对一深度访谈。</w:t>
      </w:r>
      <w:del w:id="20640" w:author="陈海婷" w:date="2026-09-18T12:00:00Z">
        <w:r>
          <w:rPr>
            <w:rFonts w:hint="eastAsia"/>
          </w:rPr>
          <w:delText xml:space="preserve">3场</w:delText>
        </w:r>
      </w:del>
      <w:r>
        <w:rPr>
          <w:rFonts w:hint="eastAsia"/>
        </w:rPr>
        <w:t xml:space="preserve">研讨会</w:t>
      </w:r>
      <w:del w:id="20641" w:author="陈海婷" w:date="2026-09-18T12:00:00Z">
        <w:r>
          <w:rPr>
            <w:rFonts w:hint="eastAsia"/>
          </w:rPr>
          <w:delText xml:space="preserve">分别于2025年2月、3月和5月举行，</w:delText>
        </w:r>
      </w:del>
      <w:r>
        <w:rPr>
          <w:rFonts w:hint="eastAsia"/>
        </w:rPr>
        <w:t xml:space="preserve">与会者</w:t>
      </w:r>
      <w:del w:id="20642" w:author="陈海婷" w:date="2026-09-18T12:00:00Z">
        <w:r>
          <w:rPr>
            <w:rFonts w:hint="eastAsia"/>
          </w:rPr>
          <w:delText xml:space="preserve">涵盖</w:delText>
        </w:r>
      </w:del>
      <w:ins w:id="20643" w:author="陈海婷" w:date="2026-09-18T12:00:00Z">
        <w:r>
          <w:rPr>
            <w:rFonts w:hint="eastAsia"/>
          </w:rPr>
          <w:t xml:space="preserve">包括</w:t>
        </w:r>
      </w:ins>
      <w:r>
        <w:rPr>
          <w:rFonts w:hint="eastAsia"/>
        </w:rPr>
        <w:t xml:space="preserve">医保管理部门、宏观管理部门、行业协会、精算与投资机构及创新药企业市场准入部门的专家共13名；</w:t>
      </w:r>
      <w:del w:id="20644" w:author="陈海婷" w:date="2026-09-18T12:00:00Z">
        <w:r>
          <w:rPr>
            <w:rFonts w:hint="eastAsia"/>
          </w:rPr>
          <w:delText xml:space="preserve">其中3月的课题开题研讨会为主要信息来源，会期3小时，与会专家逐一就创新药评价维度、临床价值评估方法与评价结果应用发表意见。2场</w:delText>
        </w:r>
      </w:del>
      <w:r>
        <w:rPr>
          <w:rFonts w:hint="eastAsia"/>
        </w:rPr>
        <w:t xml:space="preserve">一对一</w:t>
      </w:r>
      <w:del w:id="20645" w:author="陈海婷" w:date="2026-09-18T12:00:00Z">
        <w:r>
          <w:rPr>
            <w:rFonts w:hint="eastAsia"/>
          </w:rPr>
          <w:delText xml:space="preserve">深度访谈于2025年6月以面访方式进行，</w:delText>
        </w:r>
      </w:del>
      <w:r>
        <w:rPr>
          <w:rFonts w:hint="eastAsia"/>
        </w:rPr>
        <w:t xml:space="preserve">访谈对象</w:t>
      </w:r>
      <w:del w:id="20646" w:author="陈海婷" w:date="2026-09-18T12:00:00Z">
        <w:r>
          <w:rPr>
            <w:rFonts w:hint="eastAsia"/>
          </w:rPr>
          <w:delText xml:space="preserve">分别</w:delText>
        </w:r>
      </w:del>
      <w:r>
        <w:rPr>
          <w:rFonts w:hint="eastAsia"/>
        </w:rPr>
        <w:t xml:space="preserve">为高校药事管理领域资深专家</w:t>
      </w:r>
      <w:del w:id="20647" w:author="陈海婷" w:date="2026-09-18T12:00:00Z">
        <w:r>
          <w:rPr>
            <w:rFonts w:hint="eastAsia"/>
          </w:rPr>
          <w:delText xml:space="preserve">1人</w:delText>
        </w:r>
      </w:del>
      <w:r>
        <w:rPr>
          <w:rFonts w:hint="eastAsia"/>
        </w:rPr>
        <w:t xml:space="preserve">和医保评审领域专家</w:t>
      </w:r>
      <w:del w:id="20648" w:author="陈海婷" w:date="2026-09-18T12:00:00Z">
        <w:r>
          <w:rPr>
            <w:rFonts w:hint="eastAsia"/>
          </w:rPr>
          <w:delText xml:space="preserve">1人</w:delText>
        </w:r>
      </w:del>
      <w:ins w:id="20649" w:author="陈海婷" w:date="2026-09-18T12:00:00Z">
        <w:r>
          <w:rPr>
            <w:rFonts w:hint="eastAsia"/>
          </w:rPr>
          <w:t xml:space="preserve">各1名</w:t>
        </w:r>
      </w:ins>
      <w:r>
        <w:rPr>
          <w:rFonts w:hint="eastAsia"/>
        </w:rPr>
        <w:t xml:space="preserve">，两位均长期</w:t>
      </w:r>
      <w:del w:id="20650" w:author="陈海婷" w:date="2026-09-18T12:00:00Z">
        <w:r>
          <w:rPr>
            <w:rFonts w:hint="eastAsia"/>
          </w:rPr>
          <w:delText xml:space="preserve">直接</w:delText>
        </w:r>
      </w:del>
      <w:r>
        <w:rPr>
          <w:rFonts w:hint="eastAsia"/>
        </w:rPr>
        <w:t xml:space="preserve">参与国家医保药品目录评审、谈判或药品临床综合评价工作。药监局专家未能安排一对一访谈，相关评价标准信息</w:t>
      </w:r>
      <w:del w:id="20651" w:author="陈海婷" w:date="2026-09-18T12:00:00Z">
        <w:r>
          <w:rPr>
            <w:rFonts w:hint="eastAsia"/>
          </w:rPr>
          <w:delText xml:space="preserve">经由</w:delText>
        </w:r>
      </w:del>
      <w:ins w:id="20652" w:author="陈海婷" w:date="2026-09-18T12:00:00Z">
        <w:r>
          <w:rPr>
            <w:rFonts w:hint="eastAsia"/>
          </w:rPr>
          <w:t xml:space="preserve">以</w:t>
        </w:r>
      </w:ins>
      <w:r>
        <w:rPr>
          <w:rFonts w:hint="eastAsia"/>
        </w:rPr>
        <w:t xml:space="preserve">研讨会交流</w:t>
      </w:r>
      <w:del w:id="20653" w:author="陈海婷" w:date="2026-09-18T12:00:00Z">
        <w:r>
          <w:rPr>
            <w:rFonts w:hint="eastAsia"/>
          </w:rPr>
          <w:delText xml:space="preserve">及</w:delText>
        </w:r>
      </w:del>
      <w:ins w:id="20654" w:author="陈海婷" w:date="2026-09-18T12:00:00Z">
        <w:r>
          <w:rPr>
            <w:rFonts w:hint="eastAsia"/>
          </w:rPr>
          <w:t xml:space="preserve">和</w:t>
        </w:r>
      </w:ins>
      <w:r>
        <w:rPr>
          <w:rFonts w:hint="eastAsia"/>
        </w:rPr>
        <w:t xml:space="preserve">药审中心公开技术文件补充。</w:t>
      </w:r>
      <w:del w:id="20655" w:author="陈海婷" w:date="2026-09-18T12:00:00Z">
        <w:r>
          <w:rPr>
            <w:rFonts w:hint="eastAsia"/>
          </w:rPr>
          <w:delText xml:space="preserve">访谈与研讨围绕三个主题模块展开：各部门对“创新”的界定与判据、评价所要求的证据类型与充分性标准、各评价维度的权重考量。</w:delText>
        </w:r>
      </w:del>
    </w:p>
    <w:p>
      <w:pPr>
        <w:pStyle w:val="3"/>
      </w:pPr>
      <w:r>
        <w:rPr>
          <w:rFonts w:hint="eastAsia"/>
        </w:rPr>
        <w:t xml:space="preserve">访谈</w:t>
      </w:r>
      <w:ins w:id="20656" w:author="陈海婷" w:date="2026-09-18T12:00:00Z">
        <w:r>
          <w:rPr>
            <w:rFonts w:hint="eastAsia"/>
          </w:rPr>
          <w:t xml:space="preserve">围绕“创新”的界定与判据、证据类型与充分性标准、评价维度的权重考量三个主题展开，</w:t>
        </w:r>
      </w:ins>
      <w:r>
        <w:rPr>
          <w:rFonts w:hint="eastAsia"/>
        </w:rPr>
        <w:t xml:space="preserve">提纲依据</w:t>
      </w:r>
      <w:del w:id="20657" w:author="陈海婷" w:date="2026-09-18T12:00:00Z">
        <w:r>
          <w:rPr>
            <w:rFonts w:hint="eastAsia"/>
          </w:rPr>
          <w:delText xml:space="preserve">第3节</w:delText>
        </w:r>
      </w:del>
      <w:ins w:id="20658" w:author="陈海婷" w:date="2026-09-18T12:00:00Z">
        <w:r>
          <w:rPr>
            <w:rFonts w:hint="eastAsia"/>
          </w:rPr>
          <w:t xml:space="preserve">“制度逻辑—组织注意力”</w:t>
        </w:r>
      </w:ins>
      <w:r>
        <w:rPr>
          <w:rFonts w:hint="eastAsia"/>
        </w:rPr>
        <w:t xml:space="preserve">分析框架设计，并经2025年5月课题研讨会讨论修订</w:t>
      </w:r>
      <w:del w:id="20659" w:author="陈海婷" w:date="2026-09-18T12:00:00Z">
        <w:r>
          <w:rPr>
            <w:rFonts w:hint="eastAsia"/>
          </w:rPr>
          <w:delText xml:space="preserve">，全文见附录A</w:delText>
        </w:r>
      </w:del>
      <w:r>
        <w:rPr>
          <w:rFonts w:hint="eastAsia"/>
        </w:rPr>
        <w:t xml:space="preserve">。访谈与研讨经参与者同意后记录整理，形成纪要与转录文本</w:t>
      </w:r>
      <w:del w:id="20660" w:author="陈海婷" w:date="2026-09-18T12:00:00Z">
        <w:r>
          <w:rPr>
            <w:rFonts w:hint="eastAsia"/>
          </w:rPr>
          <w:delText xml:space="preserve">合计</w:delText>
        </w:r>
      </w:del>
      <w:r>
        <w:rPr>
          <w:rFonts w:hint="eastAsia"/>
        </w:rPr>
        <w:t xml:space="preserve">约6.2万字，</w:t>
      </w:r>
      <w:del w:id="20661" w:author="陈海婷" w:date="2026-09-18T12:00:00Z">
        <w:r>
          <w:rPr>
            <w:rFonts w:hint="eastAsia"/>
          </w:rPr>
          <w:delText xml:space="preserve">其中一对一访谈约0.8万字、研讨会记录约5.4万字；资料</w:delText>
        </w:r>
      </w:del>
      <w:r>
        <w:rPr>
          <w:rFonts w:hint="eastAsia"/>
        </w:rPr>
        <w:t xml:space="preserve">由两名研究人员分别整理并交叉核对，按</w:t>
      </w:r>
      <w:del w:id="20662" w:author="陈海婷" w:date="2026-09-18T12:00:00Z">
        <w:r>
          <w:rPr>
            <w:rFonts w:hint="eastAsia"/>
          </w:rPr>
          <w:delText xml:space="preserve">上述</w:delText>
        </w:r>
      </w:del>
      <w:r>
        <w:rPr>
          <w:rFonts w:hint="eastAsia"/>
        </w:rPr>
        <w:t xml:space="preserve">三个主题</w:t>
      </w:r>
      <w:del w:id="20663" w:author="陈海婷" w:date="2026-09-18T12:00:00Z">
        <w:r>
          <w:rPr>
            <w:rFonts w:hint="eastAsia"/>
          </w:rPr>
          <w:delText xml:space="preserve">模块进行</w:delText>
        </w:r>
      </w:del>
      <w:r>
        <w:rPr>
          <w:rFonts w:hint="eastAsia"/>
        </w:rPr>
        <w:t xml:space="preserve">归纳</w:t>
      </w:r>
      <w:del w:id="20664" w:author="陈海婷" w:date="2026-09-18T12:00:00Z">
        <w:r>
          <w:rPr>
            <w:rFonts w:hint="eastAsia"/>
          </w:rPr>
          <w:delText xml:space="preserve">，分析结果与第5节政策文本编码结果互为印证。需要说明的是，本文的</w:delText>
        </w:r>
      </w:del>
      <w:ins w:id="20665" w:author="陈海婷" w:date="2026-09-18T12:00:00Z">
        <w:r>
          <w:rPr>
            <w:rFonts w:hint="eastAsia"/>
          </w:rPr>
          <w:t xml:space="preserve">。</w:t>
        </w:r>
      </w:ins>
      <w:r>
        <w:rPr>
          <w:rFonts w:hint="eastAsia"/>
        </w:rPr>
        <w:t xml:space="preserve">访谈</w:t>
      </w:r>
      <w:del w:id="20666" w:author="陈海婷" w:date="2026-09-18T12:00:00Z">
        <w:r>
          <w:rPr>
            <w:rFonts w:hint="eastAsia"/>
          </w:rPr>
          <w:delText xml:space="preserve">属于辅助性证据，</w:delText>
        </w:r>
      </w:del>
      <w:ins w:id="20667" w:author="陈海婷" w:date="2026-09-18T12:00:00Z">
        <w:r>
          <w:rPr>
            <w:rFonts w:hint="eastAsia"/>
          </w:rPr>
          <w:t xml:space="preserve">资料</w:t>
        </w:r>
      </w:ins>
      <w:r>
        <w:rPr>
          <w:rFonts w:hint="eastAsia"/>
        </w:rPr>
        <w:t xml:space="preserve">用于</w:t>
      </w:r>
      <w:del w:id="20668" w:author="陈海婷" w:date="2026-09-18T12:00:00Z">
        <w:r>
          <w:rPr>
            <w:rFonts w:hint="eastAsia"/>
          </w:rPr>
          <w:delText xml:space="preserve">验证</w:delText>
        </w:r>
      </w:del>
      <w:ins w:id="20669" w:author="陈海婷" w:date="2026-09-18T12:00:00Z">
        <w:r>
          <w:rPr>
            <w:rFonts w:hint="eastAsia"/>
          </w:rPr>
          <w:t xml:space="preserve">两个方面：一是检验</w:t>
        </w:r>
      </w:ins>
      <w:r>
        <w:rPr>
          <w:rFonts w:hint="eastAsia"/>
        </w:rPr>
        <w:t xml:space="preserve">和解释文本编码结果</w:t>
      </w:r>
      <w:del w:id="20670" w:author="陈海婷" w:date="2026-09-18T12:00:00Z">
        <w:r>
          <w:rPr>
            <w:rFonts w:hint="eastAsia"/>
          </w:rPr>
          <w:delText xml:space="preserve">，而非独立的质性研究数据来源</w:delText>
        </w:r>
      </w:del>
      <w:ins w:id="20671" w:author="陈海婷" w:date="2026-09-18T12:00:00Z">
        <w:r>
          <w:rPr>
            <w:rFonts w:hint="eastAsia"/>
          </w:rPr>
          <w:t xml:space="preserve">；二是结合政策条文，识别三部门在创新定义、证据要求和价值衡量上的评价标准。词典全表、LLM编码参数与提示词及访谈提纲见附录A</w:t>
        </w:r>
      </w:ins>
      <w:r>
        <w:rPr>
          <w:rFonts w:hint="eastAsia"/>
        </w:rPr>
        <w:t xml:space="preserve">。</w:t>
      </w:r>
    </w:p>
    <w:p>
      <w:pPr>
        <w:pStyle w:val="2"/>
      </w:pPr>
      <w:r>
        <w:rPr>
          <w:rFonts w:hint="eastAsia"/>
        </w:rPr>
        <w:t xml:space="preserve">5 政策文本比较分析</w:t>
      </w:r>
    </w:p>
    <w:p w14:paraId="3A918A31">
      <w:pPr>
        <w:pStyle w:val="4"/>
        <w:rPr>
          <w:del w:id="20672" w:author="陈海婷" w:date="2026-09-18T12:00:00Z"/>
        </w:rPr>
      </w:pPr>
      <w:del w:id="20673" w:author="陈海婷" w:date="2026-09-18T12:00:00Z">
        <w:bookmarkStart w:id="13" w:name="政策文本的选取与编码概况"/>
        <w:r>
          <w:delText xml:space="preserve">5.1 </w:delText>
        </w:r>
        <w:r>
          <w:rPr>
            <w:rFonts w:hint="eastAsia"/>
          </w:rPr>
          <w:delText>政策文本的选取与编码概况</w:delText>
        </w:r>
      </w:del>
    </w:p>
    <w:p w14:paraId="4496ABC6">
      <w:pPr>
        <w:pStyle w:val="28"/>
        <w:rPr>
          <w:del w:id="20674" w:author="陈海婷" w:date="2026-09-18T12:00:00Z"/>
        </w:rPr>
      </w:pPr>
      <w:del w:id="20675" w:author="陈海婷" w:date="2026-09-18T12:00:00Z">
        <w:r>
          <w:rPr>
            <w:rFonts w:hint="eastAsia"/>
          </w:rPr>
          <w:delText>依据4.1节标准纳入的55份文本中，药监局系统以《药品注册管理办法》（2020）等基础性法规和药审中心技术规范为主；医保局系统以《基本医疗保险用药管理暂行办法》（2020）、</w:delText>
        </w:r>
        <w:r>
          <w:rPr>
            <w:rFonts w:hint="eastAsia"/>
          </w:rPr>
          <w:delText>2019-2026年历年目录调整工作方案</w:delText>
        </w:r>
        <w:r>
          <w:rPr>
            <w:rFonts w:hint="eastAsia"/>
          </w:rPr>
          <w:delText>与申报指南、续约和竞价规则等准入定价规则为主；卫健委系统以《药品临床综合评价管理指南》（2021年版）、合理用药与医疗质量管理文件为主；国务院文件为医药卫生体制改革和医疗保障制度改革顶层文件，作为跨部门参照。从时间分布看，</w:delText>
        </w:r>
        <w:r>
          <w:rPr>
            <w:rFonts w:hint="eastAsia"/>
          </w:rPr>
          <w:delText>2020年与2024-2026年为两轮政策密集期</w:delText>
        </w:r>
        <w:r>
          <w:rPr>
            <w:rFonts w:hint="eastAsia"/>
          </w:rPr>
          <w:delText>，后者反映</w:delText>
        </w:r>
        <w:r>
          <w:rPr>
            <w:rFonts w:hint="eastAsia"/>
          </w:rPr>
          <w:delText>“十五五”</w:delText>
        </w:r>
        <w:r>
          <w:rPr>
            <w:rFonts w:hint="eastAsia"/>
          </w:rPr>
          <w:delText>前夕创新药全链条政策加速成型的特征。</w:delText>
        </w:r>
      </w:del>
    </w:p>
    <w:p w14:paraId="01FE106B">
      <w:pPr>
        <w:pStyle w:val="3"/>
        <w:rPr>
          <w:del w:id="20676" w:author="陈海婷" w:date="2026-09-18T12:00:00Z"/>
        </w:rPr>
      </w:pPr>
      <w:del w:id="20677" w:author="陈海婷" w:date="2026-09-18T12:00:00Z">
        <w:r>
          <w:rPr>
            <w:rFonts w:hint="eastAsia"/>
          </w:rPr>
          <w:delText>对55份文本进行句子级关键词编码后，共提取有效句子3387句，其中命中至少一个评价维度的编码句1701句，五维度命中句次合计2121（同一句子可同时命中多个维度，故句次合计大于编码句数）。分部门看，药监局系统808、医保局系统1035、卫健委系统180、国务院98，各部门编码量级与其文本数量和篇幅基本匹配。</w:delText>
        </w:r>
      </w:del>
    </w:p>
    <w:p>
      <w:pPr>
        <w:pStyle w:val="4"/>
      </w:pPr>
      <w:r>
        <w:rPr>
          <w:rFonts w:hint="eastAsia"/>
        </w:rPr>
        <w:t xml:space="preserve">5.</w:t>
      </w:r>
      <w:del w:id="20678" w:author="陈海婷" w:date="2026-09-18T12:00:00Z">
        <w:r>
          <w:delText xml:space="preserve">2 </w:delText>
        </w:r>
        <w:r>
          <w:rPr>
            <w:rFonts w:hint="eastAsia"/>
          </w:rPr>
          <w:delText xml:space="preserve">评价维度的</w:delText>
        </w:r>
      </w:del>
      <w:ins w:id="20679" w:author="陈海婷" w:date="2026-09-18T12:00:00Z">
        <w:r>
          <w:rPr>
            <w:rFonts w:hint="eastAsia"/>
          </w:rPr>
          <w:t xml:space="preserve">1 三</w:t>
        </w:r>
      </w:ins>
      <w:r>
        <w:rPr>
          <w:rFonts w:hint="eastAsia"/>
        </w:rPr>
        <w:t xml:space="preserve">部门</w:t>
      </w:r>
      <w:del w:id="20680" w:author="陈海婷" w:date="2026-09-18T12:00:00Z">
        <w:r>
          <w:rPr>
            <w:rFonts w:hint="eastAsia"/>
          </w:rPr>
          <w:delText xml:space="preserve">间</w:delText>
        </w:r>
      </w:del>
      <w:ins w:id="20681" w:author="陈海婷" w:date="2026-09-18T12:00:00Z">
        <w:r>
          <w:rPr>
            <w:rFonts w:hint="eastAsia"/>
          </w:rPr>
          <w:t xml:space="preserve">的注意力</w:t>
        </w:r>
      </w:ins>
      <w:r>
        <w:rPr>
          <w:rFonts w:hint="eastAsia"/>
        </w:rPr>
        <w:t xml:space="preserve">配置差异</w:t>
      </w:r>
    </w:p>
    <w:p>
      <w:pPr>
        <w:pStyle w:val="28"/>
      </w:pPr>
      <w:r>
        <w:rPr>
          <w:rFonts w:hint="eastAsia"/>
        </w:rPr>
        <w:t xml:space="preserve">表</w:t>
      </w:r>
      <w:del w:id="20682" w:author="陈海婷" w:date="2026-09-18T12:00:00Z">
        <w:r>
          <w:rPr>
            <w:rFonts w:hint="eastAsia"/>
          </w:rPr>
          <w:delText xml:space="preserve">3</w:delText>
        </w:r>
      </w:del>
      <w:ins w:id="20683" w:author="陈海婷" w:date="2026-09-18T12:00:00Z">
        <w:r>
          <w:rPr>
            <w:rFonts w:hint="eastAsia"/>
          </w:rPr>
          <w:t xml:space="preserve">4</w:t>
        </w:r>
      </w:ins>
      <w:r>
        <w:rPr>
          <w:rFonts w:hint="eastAsia"/>
        </w:rPr>
        <w:t xml:space="preserve">报告了</w:t>
      </w:r>
      <w:del w:id="20684" w:author="陈海婷" w:date="2026-09-18T12:00:00Z">
        <w:r>
          <w:rPr>
            <w:rFonts w:hint="eastAsia"/>
          </w:rPr>
          <w:delText xml:space="preserve">三</w:delText>
        </w:r>
      </w:del>
      <w:ins w:id="20685" w:author="陈海婷" w:date="2026-09-18T12:00:00Z">
        <w:r>
          <w:rPr>
            <w:rFonts w:hint="eastAsia"/>
          </w:rPr>
          <w:t xml:space="preserve">词典编码、按句次加总测算口径下各</w:t>
        </w:r>
      </w:ins>
      <w:r>
        <w:rPr>
          <w:rFonts w:hint="eastAsia"/>
        </w:rPr>
        <w:t xml:space="preserve">部门</w:t>
      </w:r>
      <w:del w:id="20686" w:author="陈海婷" w:date="2026-09-18T12:00:00Z">
        <w:r>
          <w:rPr>
            <w:rFonts w:hint="eastAsia"/>
          </w:rPr>
          <w:delText xml:space="preserve">政策文本在五个评价维度上</w:delText>
        </w:r>
      </w:del>
      <w:r>
        <w:rPr>
          <w:rFonts w:hint="eastAsia"/>
        </w:rPr>
        <w:t xml:space="preserve">的命中句次</w:t>
      </w:r>
      <w:del w:id="20687" w:author="陈海婷" w:date="2026-09-18T12:00:00Z">
        <w:r>
          <w:rPr>
            <w:rFonts w:hint="eastAsia"/>
          </w:rPr>
          <w:delText xml:space="preserve">，表4报告了各部门的</w:delText>
        </w:r>
      </w:del>
      <w:ins w:id="20688" w:author="陈海婷" w:date="2026-09-18T12:00:00Z">
        <w:r>
          <w:rPr>
            <w:rFonts w:hint="eastAsia"/>
          </w:rPr>
          <w:t xml:space="preserve">与</w:t>
        </w:r>
      </w:ins>
      <w:r>
        <w:rPr>
          <w:rFonts w:hint="eastAsia"/>
        </w:rPr>
        <w:t xml:space="preserve">注意力占比</w:t>
      </w:r>
      <w:del w:id="20689" w:author="陈海婷" w:date="2026-09-18T12:00:00Z">
        <w:r>
          <w:rPr>
            <w:rFonts w:hint="eastAsia"/>
          </w:rPr>
          <w:delText xml:space="preserve">（各维度句次占该部门五维度句次合计的百分比）</w:delText>
        </w:r>
      </w:del>
      <w:r>
        <w:rPr>
          <w:rFonts w:hint="eastAsia"/>
        </w:rPr>
        <w:t xml:space="preserve">，图2以雷达图呈现三部门的注意力配置</w:t>
      </w:r>
      <w:del w:id="20690" w:author="陈海婷" w:date="2026-09-18T12:00:00Z">
        <w:r>
          <w:rPr>
            <w:rFonts w:hint="eastAsia"/>
          </w:rPr>
          <w:delText xml:space="preserve">格局</w:delText>
        </w:r>
      </w:del>
      <w:r>
        <w:rPr>
          <w:rFonts w:hint="eastAsia"/>
        </w:rPr>
        <w:t xml:space="preserve">。</w:t>
      </w:r>
    </w:p>
    <w:p>
      <w:pPr>
        <w:pStyle w:val="60"/>
      </w:pPr>
      <w:r>
        <w:rPr>
          <w:rFonts w:hint="eastAsia"/>
        </w:rPr>
        <w:t xml:space="preserve">表</w:t>
      </w:r>
      <w:del w:id="20691" w:author="陈海婷" w:date="2026-09-18T12:00:00Z">
        <w:r>
          <w:rPr>
            <w:rFonts w:hint="eastAsia"/>
          </w:rPr>
          <w:delText xml:space="preserve">3 政策文本</w:delText>
        </w:r>
      </w:del>
      <w:ins w:id="20692" w:author="陈海婷" w:date="2026-09-18T12:00:00Z">
        <w:r>
          <w:rPr>
            <w:rFonts w:hint="eastAsia"/>
          </w:rPr>
          <w:t xml:space="preserve">4 各部门</w:t>
        </w:r>
      </w:ins>
      <w:r>
        <w:rPr>
          <w:rFonts w:hint="eastAsia"/>
        </w:rPr>
        <w:t xml:space="preserve">评价维度命中句次</w:t>
      </w:r>
      <w:ins w:id="20693" w:author="陈海婷" w:date="2026-09-18T12:00:00Z">
        <w:r>
          <w:rPr>
            <w:rFonts w:hint="eastAsia"/>
          </w:rPr>
          <w:t xml:space="preserve">与注意力占比</w:t>
        </w:r>
      </w:ins>
    </w:p>
    <w:p>
      <w:pPr>
        <w:pStyle w:val="60"/>
      </w:pPr>
      <w:r>
        <w:rPr>
          <w:rFonts w:hint="eastAsia"/>
        </w:rPr>
        <w:t xml:space="preserve">Table </w:t>
      </w:r>
      <w:del w:id="20694" w:author="陈海婷" w:date="2026-09-18T12:00:00Z">
        <w:r>
          <w:rPr>
            <w:rFonts w:hint="eastAsia"/>
          </w:rPr>
          <w:delText xml:space="preserve">3</w:delText>
        </w:r>
      </w:del>
      <w:ins w:id="20695" w:author="陈海婷" w:date="2026-09-18T12:00:00Z">
        <w:r>
          <w:rPr>
            <w:rFonts w:hint="eastAsia"/>
          </w:rPr>
          <w:t xml:space="preserve">4</w:t>
        </w:r>
      </w:ins>
      <w:r>
        <w:rPr>
          <w:rFonts w:hint="eastAsia"/>
        </w:rPr>
        <w:t xml:space="preserve"> Sentence Hit</w:t>
      </w:r>
      <w:ins w:id="20696" w:author="陈海婷" w:date="2026-09-18T12:00:00Z">
        <w:r>
          <w:rPr>
            <w:rFonts w:hint="eastAsia"/>
          </w:rPr>
          <w:t xml:space="preserve">s and Attention Share</w:t>
        </w:r>
      </w:ins>
      <w:r>
        <w:rPr>
          <w:rFonts w:hint="eastAsia"/>
        </w:rPr>
        <w:t xml:space="preserve">s by Evaluation Dimension</w:t>
      </w:r>
      <w:del w:id="20697" w:author="陈海婷" w:date="2026-09-18T12:00:00Z">
        <w:r>
          <w:rPr>
            <w:rFonts w:hint="eastAsia"/>
          </w:rPr>
          <w:delText xml:space="preserve"> in Policy Texts</w:delText>
        </w:r>
      </w:del>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trPr>
        <w:tc>
          <w:tcPr>
            <w:tcW w:w="1095" w:type="dxa"/>
          </w:tcPr>
          <w:p>
            <w:pPr>
              <w:pStyle w:val="29"/>
            </w:pPr>
            <w:r>
              <w:rPr>
                <w:rFonts w:hint="eastAsia"/>
              </w:rPr>
              <w:t xml:space="preserve">部门</w:t>
            </w:r>
          </w:p>
        </w:tc>
        <w:tc>
          <w:tcPr>
            <w:tcW w:w="1095" w:type="dxa"/>
          </w:tcPr>
          <w:p>
            <w:pPr>
              <w:pStyle w:val="29"/>
            </w:pPr>
            <w:r>
              <w:rPr>
                <w:rFonts w:hint="eastAsia"/>
              </w:rPr>
              <w:t xml:space="preserve">文件数</w:t>
            </w:r>
          </w:p>
        </w:tc>
        <w:tc>
          <w:tcPr>
            <w:tcW w:w="1095" w:type="dxa"/>
          </w:tcPr>
          <w:p>
            <w:pPr>
              <w:pStyle w:val="29"/>
            </w:pPr>
            <w:r>
              <w:rPr>
                <w:rFonts w:hint="eastAsia"/>
              </w:rPr>
              <w:t xml:space="preserve">安全性</w:t>
            </w:r>
          </w:p>
        </w:tc>
        <w:tc>
          <w:tcPr>
            <w:tcW w:w="1095" w:type="dxa"/>
          </w:tcPr>
          <w:p>
            <w:pPr>
              <w:pStyle w:val="29"/>
            </w:pPr>
            <w:r>
              <w:rPr>
                <w:rFonts w:hint="eastAsia"/>
              </w:rPr>
              <w:t xml:space="preserve">有效性</w:t>
            </w:r>
          </w:p>
        </w:tc>
        <w:tc>
          <w:tcPr>
            <w:tcW w:w="1095" w:type="dxa"/>
          </w:tcPr>
          <w:p>
            <w:pPr>
              <w:pStyle w:val="29"/>
            </w:pPr>
            <w:r>
              <w:rPr>
                <w:rFonts w:hint="eastAsia"/>
              </w:rPr>
              <w:t xml:space="preserve">经济性</w:t>
            </w:r>
          </w:p>
        </w:tc>
        <w:tc>
          <w:tcPr>
            <w:tcW w:w="1095" w:type="dxa"/>
          </w:tcPr>
          <w:p>
            <w:pPr>
              <w:pStyle w:val="29"/>
            </w:pPr>
            <w:r>
              <w:rPr>
                <w:rFonts w:hint="eastAsia"/>
              </w:rPr>
              <w:t xml:space="preserve">创新性</w:t>
            </w:r>
          </w:p>
        </w:tc>
        <w:tc>
          <w:tcPr>
            <w:tcW w:w="1095" w:type="dxa"/>
          </w:tcPr>
          <w:p>
            <w:pPr>
              <w:pStyle w:val="29"/>
            </w:pPr>
            <w:r>
              <w:rPr>
                <w:rFonts w:hint="eastAsia"/>
              </w:rPr>
              <w:t xml:space="preserve">公平性</w:t>
            </w:r>
          </w:p>
        </w:tc>
        <w:tc>
          <w:tcPr>
            <w:tcW w:w="1095" w:type="dxa"/>
          </w:tcPr>
          <w:p>
            <w:pPr>
              <w:pStyle w:val="29"/>
            </w:pPr>
            <w:del w:id="20698" w:author="陈海婷" w:date="2026-09-18T12:00:00Z">
              <w:r>
                <w:rPr>
                  <w:rFonts w:hint="eastAsia"/>
                </w:rPr>
                <w:delText xml:space="preserve">五维度</w:delText>
              </w:r>
            </w:del>
            <w:r>
              <w:rPr>
                <w:rFonts w:hint="eastAsia"/>
              </w:rPr>
              <w:t xml:space="preserve">合计</w:t>
            </w:r>
          </w:p>
        </w:tc>
      </w:tr>
      <w:tr>
        <w:tc>
          <w:tcPr>
            <w:tcW w:w="1095" w:type="dxa"/>
          </w:tcPr>
          <w:p>
            <w:pPr>
              <w:pStyle w:val="29"/>
            </w:pPr>
            <w:r>
              <w:rPr>
                <w:rFonts w:hint="eastAsia"/>
              </w:rPr>
              <w:t xml:space="preserve">药监局</w:t>
            </w:r>
          </w:p>
        </w:tc>
        <w:tc>
          <w:tcPr>
            <w:tcW w:w="1095" w:type="dxa"/>
          </w:tcPr>
          <w:p>
            <w:pPr>
              <w:pStyle w:val="29"/>
            </w:pPr>
            <w:r>
              <w:rPr>
                <w:rFonts w:hint="eastAsia"/>
              </w:rPr>
              <w:t xml:space="preserve">19</w:t>
            </w:r>
          </w:p>
        </w:tc>
        <w:tc>
          <w:tcPr>
            <w:tcW w:w="1095" w:type="dxa"/>
          </w:tcPr>
          <w:p>
            <w:pPr>
              <w:pStyle w:val="29"/>
            </w:pPr>
            <w:r>
              <w:rPr>
                <w:rFonts w:hint="eastAsia"/>
              </w:rPr>
              <w:t xml:space="preserve">2</w:t>
            </w:r>
            <w:del w:id="20699" w:author="陈海婷" w:date="2026-09-18T12:00:00Z">
              <w:r>
                <w:delText xml:space="preserve">30</w:delText>
              </w:r>
            </w:del>
            <w:ins w:id="20700" w:author="陈海婷" w:date="2026-09-18T12:00:00Z">
              <w:r>
                <w:rPr>
                  <w:rFonts w:hint="eastAsia"/>
                </w:rPr>
                <w:t xml:space="preserve">05（46.7）</w:t>
              </w:r>
            </w:ins>
          </w:p>
        </w:tc>
        <w:tc>
          <w:tcPr>
            <w:tcW w:w="1095" w:type="dxa"/>
          </w:tcPr>
          <w:p>
            <w:pPr>
              <w:pStyle w:val="29"/>
            </w:pPr>
            <w:del w:id="20701" w:author="陈海婷" w:date="2026-09-18T12:00:00Z">
              <w:r>
                <w:delText xml:space="preserve">363</w:delText>
              </w:r>
            </w:del>
            <w:ins w:id="20702" w:author="陈海婷" w:date="2026-09-18T12:00:00Z">
              <w:r>
                <w:rPr>
                  <w:rFonts w:hint="eastAsia"/>
                </w:rPr>
                <w:t xml:space="preserve">107（24.4）</w:t>
              </w:r>
            </w:ins>
          </w:p>
        </w:tc>
        <w:tc>
          <w:tcPr>
            <w:tcW w:w="1095" w:type="dxa"/>
          </w:tcPr>
          <w:p>
            <w:pPr>
              <w:pStyle w:val="29"/>
            </w:pPr>
            <w:del w:id="20703" w:author="陈海婷" w:date="2026-09-18T12:00:00Z">
              <w:r>
                <w:delText xml:space="preserve">6</w:delText>
              </w:r>
            </w:del>
            <w:ins w:id="20704" w:author="陈海婷" w:date="2026-09-18T12:00:00Z">
              <w:r>
                <w:rPr>
                  <w:rFonts w:hint="eastAsia"/>
                </w:rPr>
                <w:t xml:space="preserve">3（0.7）</w:t>
              </w:r>
            </w:ins>
          </w:p>
        </w:tc>
        <w:tc>
          <w:tcPr>
            <w:tcW w:w="1095" w:type="dxa"/>
          </w:tcPr>
          <w:p>
            <w:pPr>
              <w:pStyle w:val="29"/>
            </w:pPr>
            <w:del w:id="20705" w:author="陈海婷" w:date="2026-09-18T12:00:00Z">
              <w:r>
                <w:delText xml:space="preserve">174</w:delText>
              </w:r>
            </w:del>
            <w:ins w:id="20706" w:author="陈海婷" w:date="2026-09-18T12:00:00Z">
              <w:r>
                <w:rPr>
                  <w:rFonts w:hint="eastAsia"/>
                </w:rPr>
                <w:t xml:space="preserve">97（22.1）</w:t>
              </w:r>
            </w:ins>
          </w:p>
        </w:tc>
        <w:tc>
          <w:tcPr>
            <w:tcW w:w="1095" w:type="dxa"/>
          </w:tcPr>
          <w:p>
            <w:pPr>
              <w:pStyle w:val="29"/>
            </w:pPr>
            <w:del w:id="20707" w:author="陈海婷" w:date="2026-09-18T12:00:00Z">
              <w:r>
                <w:delText xml:space="preserve">35</w:delText>
              </w:r>
            </w:del>
            <w:ins w:id="20708" w:author="陈海婷" w:date="2026-09-18T12:00:00Z">
              <w:r>
                <w:rPr>
                  <w:rFonts w:hint="eastAsia"/>
                </w:rPr>
                <w:t xml:space="preserve">27（6.2）</w:t>
              </w:r>
            </w:ins>
          </w:p>
        </w:tc>
        <w:tc>
          <w:tcPr>
            <w:tcW w:w="1095" w:type="dxa"/>
          </w:tcPr>
          <w:p>
            <w:pPr>
              <w:pStyle w:val="29"/>
            </w:pPr>
            <w:del w:id="20709" w:author="陈海婷" w:date="2026-09-18T12:00:00Z">
              <w:r>
                <w:delText xml:space="preserve">808</w:delText>
              </w:r>
            </w:del>
            <w:ins w:id="20710" w:author="陈海婷" w:date="2026-09-18T12:00:00Z">
              <w:r>
                <w:rPr>
                  <w:rFonts w:hint="eastAsia"/>
                </w:rPr>
                <w:t xml:space="preserve">439</w:t>
              </w:r>
            </w:ins>
          </w:p>
        </w:tc>
      </w:tr>
      <w:tr>
        <w:tc>
          <w:tcPr>
            <w:tcW w:w="1095" w:type="dxa"/>
          </w:tcPr>
          <w:p>
            <w:pPr>
              <w:pStyle w:val="29"/>
            </w:pPr>
            <w:r>
              <w:rPr>
                <w:rFonts w:hint="eastAsia"/>
              </w:rPr>
              <w:t xml:space="preserve">医保局</w:t>
            </w:r>
          </w:p>
        </w:tc>
        <w:tc>
          <w:tcPr>
            <w:tcW w:w="1095" w:type="dxa"/>
          </w:tcPr>
          <w:p>
            <w:pPr>
              <w:pStyle w:val="29"/>
            </w:pPr>
            <w:r>
              <w:rPr>
                <w:rFonts w:hint="eastAsia"/>
              </w:rPr>
              <w:t xml:space="preserve">24</w:t>
            </w:r>
          </w:p>
        </w:tc>
        <w:tc>
          <w:tcPr>
            <w:tcW w:w="1095" w:type="dxa"/>
          </w:tcPr>
          <w:p>
            <w:pPr>
              <w:pStyle w:val="29"/>
            </w:pPr>
            <w:del w:id="20711" w:author="陈海婷" w:date="2026-09-18T12:00:00Z">
              <w:r>
                <w:delText xml:space="preserve">50</w:delText>
              </w:r>
            </w:del>
            <w:ins w:id="20712" w:author="陈海婷" w:date="2026-09-18T12:00:00Z">
              <w:r>
                <w:rPr>
                  <w:rFonts w:hint="eastAsia"/>
                </w:rPr>
                <w:t xml:space="preserve">30（4.2）</w:t>
              </w:r>
            </w:ins>
          </w:p>
        </w:tc>
        <w:tc>
          <w:tcPr>
            <w:tcW w:w="1095" w:type="dxa"/>
          </w:tcPr>
          <w:p>
            <w:pPr>
              <w:pStyle w:val="29"/>
            </w:pPr>
            <w:del w:id="20713" w:author="陈海婷" w:date="2026-09-18T12:00:00Z">
              <w:r>
                <w:delText xml:space="preserve">52</w:delText>
              </w:r>
            </w:del>
            <w:ins w:id="20714" w:author="陈海婷" w:date="2026-09-18T12:00:00Z">
              <w:r>
                <w:rPr>
                  <w:rFonts w:hint="eastAsia"/>
                </w:rPr>
                <w:t xml:space="preserve">42（5.9）</w:t>
              </w:r>
            </w:ins>
          </w:p>
        </w:tc>
        <w:tc>
          <w:tcPr>
            <w:tcW w:w="1095" w:type="dxa"/>
          </w:tcPr>
          <w:p>
            <w:pPr>
              <w:pStyle w:val="29"/>
            </w:pPr>
            <w:del w:id="20715" w:author="陈海婷" w:date="2026-09-18T12:00:00Z">
              <w:r>
                <w:delText xml:space="preserve">680</w:delText>
              </w:r>
            </w:del>
            <w:ins w:id="20716" w:author="陈海婷" w:date="2026-09-18T12:00:00Z">
              <w:r>
                <w:rPr>
                  <w:rFonts w:hint="eastAsia"/>
                </w:rPr>
                <w:t xml:space="preserve">430（60.4）</w:t>
              </w:r>
            </w:ins>
          </w:p>
        </w:tc>
        <w:tc>
          <w:tcPr>
            <w:tcW w:w="1095" w:type="dxa"/>
          </w:tcPr>
          <w:p>
            <w:pPr>
              <w:pStyle w:val="29"/>
            </w:pPr>
            <w:r>
              <w:rPr>
                <w:rFonts w:hint="eastAsia"/>
              </w:rPr>
              <w:t xml:space="preserve">1</w:t>
            </w:r>
            <w:del w:id="20717" w:author="陈海婷" w:date="2026-09-18T12:00:00Z">
              <w:r>
                <w:delText xml:space="preserve">64</w:delText>
              </w:r>
            </w:del>
            <w:ins w:id="20718" w:author="陈海婷" w:date="2026-09-18T12:00:00Z">
              <w:r>
                <w:rPr>
                  <w:rFonts w:hint="eastAsia"/>
                </w:rPr>
                <w:t xml:space="preserve">34（18.8）</w:t>
              </w:r>
            </w:ins>
          </w:p>
        </w:tc>
        <w:tc>
          <w:tcPr>
            <w:tcW w:w="1095" w:type="dxa"/>
          </w:tcPr>
          <w:p>
            <w:pPr>
              <w:pStyle w:val="29"/>
            </w:pPr>
            <w:del w:id="20719" w:author="陈海婷" w:date="2026-09-18T12:00:00Z">
              <w:r>
                <w:delText xml:space="preserve">89</w:delText>
              </w:r>
            </w:del>
            <w:ins w:id="20720" w:author="陈海婷" w:date="2026-09-18T12:00:00Z">
              <w:r>
                <w:rPr>
                  <w:rFonts w:hint="eastAsia"/>
                </w:rPr>
                <w:t xml:space="preserve">76（10.7）</w:t>
              </w:r>
            </w:ins>
          </w:p>
        </w:tc>
        <w:tc>
          <w:tcPr>
            <w:tcW w:w="1095" w:type="dxa"/>
          </w:tcPr>
          <w:p>
            <w:pPr>
              <w:pStyle w:val="29"/>
            </w:pPr>
            <w:del w:id="20721" w:author="陈海婷" w:date="2026-09-18T12:00:00Z">
              <w:r>
                <w:delText xml:space="preserve">1035</w:delText>
              </w:r>
            </w:del>
            <w:ins w:id="20722" w:author="陈海婷" w:date="2026-09-18T12:00:00Z">
              <w:r>
                <w:rPr>
                  <w:rFonts w:hint="eastAsia"/>
                </w:rPr>
                <w:t xml:space="preserve">712</w:t>
              </w:r>
            </w:ins>
          </w:p>
        </w:tc>
      </w:tr>
      <w:tr>
        <w:tc>
          <w:tcPr>
            <w:tcW w:w="1095" w:type="dxa"/>
          </w:tcPr>
          <w:p>
            <w:pPr>
              <w:pStyle w:val="29"/>
            </w:pPr>
            <w:r>
              <w:rPr>
                <w:rFonts w:hint="eastAsia"/>
              </w:rPr>
              <w:t xml:space="preserve">卫健委</w:t>
            </w:r>
          </w:p>
        </w:tc>
        <w:tc>
          <w:tcPr>
            <w:tcW w:w="1095" w:type="dxa"/>
          </w:tcPr>
          <w:p>
            <w:pPr>
              <w:pStyle w:val="29"/>
            </w:pPr>
            <w:r>
              <w:rPr>
                <w:rFonts w:hint="eastAsia"/>
              </w:rPr>
              <w:t xml:space="preserve">10</w:t>
            </w:r>
          </w:p>
        </w:tc>
        <w:tc>
          <w:tcPr>
            <w:tcW w:w="1095" w:type="dxa"/>
          </w:tcPr>
          <w:p>
            <w:pPr>
              <w:pStyle w:val="29"/>
            </w:pPr>
            <w:del w:id="20723" w:author="陈海婷" w:date="2026-09-18T12:00:00Z">
              <w:r>
                <w:delText xml:space="preserve">63</w:delText>
              </w:r>
            </w:del>
            <w:ins w:id="20724" w:author="陈海婷" w:date="2026-09-18T12:00:00Z">
              <w:r>
                <w:rPr>
                  <w:rFonts w:hint="eastAsia"/>
                </w:rPr>
                <w:t xml:space="preserve">10（40.0）</w:t>
              </w:r>
            </w:ins>
          </w:p>
        </w:tc>
        <w:tc>
          <w:tcPr>
            <w:tcW w:w="1095" w:type="dxa"/>
          </w:tcPr>
          <w:p>
            <w:pPr>
              <w:pStyle w:val="29"/>
            </w:pPr>
            <w:ins w:id="20725" w:author="陈海婷" w:date="2026-09-18T12:00:00Z">
              <w:r>
                <w:rPr>
                  <w:rFonts w:hint="eastAsia"/>
                </w:rPr>
                <w:t xml:space="preserve">5（</w:t>
              </w:r>
            </w:ins>
            <w:r>
              <w:rPr>
                <w:rFonts w:hint="eastAsia"/>
              </w:rPr>
              <w:t xml:space="preserve">20</w:t>
            </w:r>
            <w:ins w:id="20726" w:author="陈海婷" w:date="2026-09-18T12:00:00Z">
              <w:r>
                <w:rPr>
                  <w:rFonts w:hint="eastAsia"/>
                </w:rPr>
                <w:t xml:space="preserve">.0）</w:t>
              </w:r>
            </w:ins>
          </w:p>
        </w:tc>
        <w:tc>
          <w:tcPr>
            <w:tcW w:w="1095" w:type="dxa"/>
          </w:tcPr>
          <w:p>
            <w:pPr>
              <w:pStyle w:val="29"/>
            </w:pPr>
            <w:del w:id="20727" w:author="陈海婷" w:date="2026-09-18T12:00:00Z">
              <w:r>
                <w:delText xml:space="preserve">13</w:delText>
              </w:r>
            </w:del>
            <w:ins w:id="20728" w:author="陈海婷" w:date="2026-09-18T12:00:00Z">
              <w:r>
                <w:rPr>
                  <w:rFonts w:hint="eastAsia"/>
                </w:rPr>
                <w:t xml:space="preserve">6（24.0）</w:t>
              </w:r>
            </w:ins>
          </w:p>
        </w:tc>
        <w:tc>
          <w:tcPr>
            <w:tcW w:w="1095" w:type="dxa"/>
          </w:tcPr>
          <w:p>
            <w:pPr>
              <w:pStyle w:val="29"/>
            </w:pPr>
            <w:del w:id="20729" w:author="陈海婷" w:date="2026-09-18T12:00:00Z">
              <w:r>
                <w:delText xml:space="preserve">6</w:delText>
              </w:r>
            </w:del>
            <w:ins w:id="20730" w:author="陈海婷" w:date="2026-09-18T12:00:00Z">
              <w:r>
                <w:rPr>
                  <w:rFonts w:hint="eastAsia"/>
                </w:rPr>
                <w:t xml:space="preserve">1（4.0）</w:t>
              </w:r>
            </w:ins>
          </w:p>
        </w:tc>
        <w:tc>
          <w:tcPr>
            <w:tcW w:w="1095" w:type="dxa"/>
          </w:tcPr>
          <w:p>
            <w:pPr>
              <w:pStyle w:val="29"/>
            </w:pPr>
            <w:del w:id="20731" w:author="陈海婷" w:date="2026-09-18T12:00:00Z">
              <w:r>
                <w:delText xml:space="preserve">78</w:delText>
              </w:r>
            </w:del>
            <w:ins w:id="20732" w:author="陈海婷" w:date="2026-09-18T12:00:00Z">
              <w:r>
                <w:rPr>
                  <w:rFonts w:hint="eastAsia"/>
                </w:rPr>
                <w:t xml:space="preserve">3（12.0）</w:t>
              </w:r>
            </w:ins>
          </w:p>
        </w:tc>
        <w:tc>
          <w:tcPr>
            <w:tcW w:w="1095" w:type="dxa"/>
          </w:tcPr>
          <w:p>
            <w:pPr>
              <w:pStyle w:val="29"/>
            </w:pPr>
            <w:del w:id="20733" w:author="陈海婷" w:date="2026-09-18T12:00:00Z">
              <w:r>
                <w:delText xml:space="preserve">180</w:delText>
              </w:r>
            </w:del>
            <w:ins w:id="20734" w:author="陈海婷" w:date="2026-09-18T12:00:00Z">
              <w:r>
                <w:rPr>
                  <w:rFonts w:hint="eastAsia"/>
                </w:rPr>
                <w:t xml:space="preserve">25</w:t>
              </w:r>
            </w:ins>
          </w:p>
        </w:tc>
      </w:tr>
      <w:tr>
        <w:tc>
          <w:tcPr>
            <w:tcW w:w="1095" w:type="dxa"/>
          </w:tcPr>
          <w:p>
            <w:pPr>
              <w:pStyle w:val="29"/>
            </w:pPr>
            <w:r>
              <w:rPr>
                <w:rFonts w:hint="eastAsia"/>
              </w:rPr>
              <w:t xml:space="preserve">国务院</w:t>
            </w:r>
          </w:p>
        </w:tc>
        <w:tc>
          <w:tcPr>
            <w:tcW w:w="1095" w:type="dxa"/>
          </w:tcPr>
          <w:p>
            <w:pPr>
              <w:pStyle w:val="29"/>
            </w:pPr>
            <w:r>
              <w:rPr>
                <w:rFonts w:hint="eastAsia"/>
              </w:rPr>
              <w:t xml:space="preserve">2</w:t>
            </w:r>
          </w:p>
        </w:tc>
        <w:tc>
          <w:tcPr>
            <w:tcW w:w="1095" w:type="dxa"/>
          </w:tcPr>
          <w:p>
            <w:pPr>
              <w:pStyle w:val="29"/>
            </w:pPr>
            <w:del w:id="20735" w:author="陈海婷" w:date="2026-09-18T12:00:00Z">
              <w:r>
                <w:delText xml:space="preserve">5</w:delText>
              </w:r>
            </w:del>
            <w:ins w:id="20736" w:author="陈海婷" w:date="2026-09-18T12:00:00Z">
              <w:r>
                <w:rPr>
                  <w:rFonts w:hint="eastAsia"/>
                </w:rPr>
                <w:t xml:space="preserve">1（2.3）</w:t>
              </w:r>
            </w:ins>
          </w:p>
        </w:tc>
        <w:tc>
          <w:tcPr>
            <w:tcW w:w="1095" w:type="dxa"/>
          </w:tcPr>
          <w:p>
            <w:pPr>
              <w:pStyle w:val="29"/>
            </w:pPr>
            <w:del w:id="20737" w:author="陈海婷" w:date="2026-09-18T12:00:00Z">
              <w:r>
                <w:delText xml:space="preserve">5</w:delText>
              </w:r>
            </w:del>
            <w:ins w:id="20738" w:author="陈海婷" w:date="2026-09-18T12:00:00Z">
              <w:r>
                <w:rPr>
                  <w:rFonts w:hint="eastAsia"/>
                </w:rPr>
                <w:t xml:space="preserve">2（4.7）</w:t>
              </w:r>
            </w:ins>
          </w:p>
        </w:tc>
        <w:tc>
          <w:tcPr>
            <w:tcW w:w="1095" w:type="dxa"/>
          </w:tcPr>
          <w:p>
            <w:pPr>
              <w:pStyle w:val="29"/>
            </w:pPr>
            <w:del w:id="20739" w:author="陈海婷" w:date="2026-09-18T12:00:00Z">
              <w:r>
                <w:delText xml:space="preserve">37</w:delText>
              </w:r>
            </w:del>
            <w:ins w:id="20740" w:author="陈海婷" w:date="2026-09-18T12:00:00Z">
              <w:r>
                <w:rPr>
                  <w:rFonts w:hint="eastAsia"/>
                </w:rPr>
                <w:t xml:space="preserve">21（48.8）</w:t>
              </w:r>
            </w:ins>
          </w:p>
        </w:tc>
        <w:tc>
          <w:tcPr>
            <w:tcW w:w="1095" w:type="dxa"/>
          </w:tcPr>
          <w:p>
            <w:pPr>
              <w:pStyle w:val="29"/>
            </w:pPr>
            <w:del w:id="20741" w:author="陈海婷" w:date="2026-09-18T12:00:00Z">
              <w:r>
                <w:delText xml:space="preserve">21</w:delText>
              </w:r>
            </w:del>
            <w:ins w:id="20742" w:author="陈海婷" w:date="2026-09-18T12:00:00Z">
              <w:r>
                <w:rPr>
                  <w:rFonts w:hint="eastAsia"/>
                </w:rPr>
                <w:t xml:space="preserve">5（11.6）</w:t>
              </w:r>
            </w:ins>
          </w:p>
        </w:tc>
        <w:tc>
          <w:tcPr>
            <w:tcW w:w="1095" w:type="dxa"/>
          </w:tcPr>
          <w:p>
            <w:pPr>
              <w:pStyle w:val="29"/>
            </w:pPr>
            <w:del w:id="20743" w:author="陈海婷" w:date="2026-09-18T12:00:00Z">
              <w:r>
                <w:delText xml:space="preserve">30</w:delText>
              </w:r>
            </w:del>
            <w:ins w:id="20744" w:author="陈海婷" w:date="2026-09-18T12:00:00Z">
              <w:r>
                <w:rPr>
                  <w:rFonts w:hint="eastAsia"/>
                </w:rPr>
                <w:t xml:space="preserve">14（32.6）</w:t>
              </w:r>
            </w:ins>
          </w:p>
        </w:tc>
        <w:tc>
          <w:tcPr>
            <w:tcW w:w="1095" w:type="dxa"/>
          </w:tcPr>
          <w:p>
            <w:pPr>
              <w:pStyle w:val="29"/>
            </w:pPr>
            <w:del w:id="20745" w:author="陈海婷" w:date="2026-09-18T12:00:00Z">
              <w:r>
                <w:delText xml:space="preserve">98</w:delText>
              </w:r>
            </w:del>
            <w:ins w:id="20746" w:author="陈海婷" w:date="2026-09-18T12:00:00Z">
              <w:r>
                <w:rPr>
                  <w:rFonts w:hint="eastAsia"/>
                </w:rPr>
                <w:t xml:space="preserve">43</w:t>
              </w:r>
            </w:ins>
          </w:p>
        </w:tc>
      </w:tr>
      <w:tr>
        <w:tc>
          <w:tcPr>
            <w:tcW w:w="1095" w:type="dxa"/>
          </w:tcPr>
          <w:p>
            <w:pPr>
              <w:pStyle w:val="29"/>
            </w:pPr>
            <w:r>
              <w:rPr>
                <w:rFonts w:hint="eastAsia"/>
              </w:rPr>
              <w:t xml:space="preserve">合计</w:t>
            </w:r>
          </w:p>
        </w:tc>
        <w:tc>
          <w:tcPr>
            <w:tcW w:w="1095" w:type="dxa"/>
          </w:tcPr>
          <w:p>
            <w:pPr>
              <w:pStyle w:val="29"/>
            </w:pPr>
            <w:r>
              <w:rPr>
                <w:rFonts w:hint="eastAsia"/>
              </w:rPr>
              <w:t xml:space="preserve">55</w:t>
            </w:r>
          </w:p>
        </w:tc>
        <w:tc>
          <w:tcPr>
            <w:tcW w:w="1095" w:type="dxa"/>
          </w:tcPr>
          <w:p>
            <w:pPr>
              <w:pStyle w:val="29"/>
            </w:pPr>
            <w:del w:id="20747" w:author="陈海婷" w:date="2026-09-18T12:00:00Z">
              <w:r>
                <w:delText xml:space="preserve">348</w:delText>
              </w:r>
            </w:del>
            <w:ins w:id="20748" w:author="陈海婷" w:date="2026-09-18T12:00:00Z">
              <w:r>
                <w:rPr>
                  <w:rFonts w:hint="eastAsia"/>
                </w:rPr>
                <w:t xml:space="preserve">246（20.2）</w:t>
              </w:r>
            </w:ins>
          </w:p>
        </w:tc>
        <w:tc>
          <w:tcPr>
            <w:tcW w:w="1095" w:type="dxa"/>
          </w:tcPr>
          <w:p>
            <w:pPr>
              <w:pStyle w:val="29"/>
            </w:pPr>
            <w:del w:id="20749" w:author="陈海婷" w:date="2026-09-18T12:00:00Z">
              <w:r>
                <w:delText xml:space="preserve">440</w:delText>
              </w:r>
            </w:del>
            <w:ins w:id="20750" w:author="陈海婷" w:date="2026-09-18T12:00:00Z">
              <w:r>
                <w:rPr>
                  <w:rFonts w:hint="eastAsia"/>
                </w:rPr>
                <w:t xml:space="preserve">156（12.8）</w:t>
              </w:r>
            </w:ins>
          </w:p>
        </w:tc>
        <w:tc>
          <w:tcPr>
            <w:tcW w:w="1095" w:type="dxa"/>
          </w:tcPr>
          <w:p>
            <w:pPr>
              <w:pStyle w:val="29"/>
            </w:pPr>
            <w:del w:id="20751" w:author="陈海婷" w:date="2026-09-18T12:00:00Z">
              <w:r>
                <w:delText xml:space="preserve">736</w:delText>
              </w:r>
            </w:del>
            <w:ins w:id="20752" w:author="陈海婷" w:date="2026-09-18T12:00:00Z">
              <w:r>
                <w:rPr>
                  <w:rFonts w:hint="eastAsia"/>
                </w:rPr>
                <w:t xml:space="preserve">460（37.7）</w:t>
              </w:r>
            </w:ins>
          </w:p>
        </w:tc>
        <w:tc>
          <w:tcPr>
            <w:tcW w:w="1095" w:type="dxa"/>
          </w:tcPr>
          <w:p>
            <w:pPr>
              <w:pStyle w:val="29"/>
            </w:pPr>
            <w:del w:id="20753" w:author="陈海婷" w:date="2026-09-18T12:00:00Z">
              <w:r>
                <w:delText xml:space="preserve">365</w:delText>
              </w:r>
            </w:del>
            <w:ins w:id="20754" w:author="陈海婷" w:date="2026-09-18T12:00:00Z">
              <w:r>
                <w:rPr>
                  <w:rFonts w:hint="eastAsia"/>
                </w:rPr>
                <w:t xml:space="preserve">237（19.4）</w:t>
              </w:r>
            </w:ins>
          </w:p>
        </w:tc>
        <w:tc>
          <w:tcPr>
            <w:tcW w:w="1095" w:type="dxa"/>
          </w:tcPr>
          <w:p>
            <w:pPr>
              <w:pStyle w:val="29"/>
            </w:pPr>
            <w:del w:id="20755" w:author="陈海婷" w:date="2026-09-18T12:00:00Z">
              <w:r>
                <w:delText xml:space="preserve">232</w:delText>
              </w:r>
            </w:del>
            <w:ins w:id="20756" w:author="陈海婷" w:date="2026-09-18T12:00:00Z">
              <w:r>
                <w:rPr>
                  <w:rFonts w:hint="eastAsia"/>
                </w:rPr>
                <w:t xml:space="preserve">120（9.8）</w:t>
              </w:r>
            </w:ins>
          </w:p>
        </w:tc>
        <w:tc>
          <w:tcPr>
            <w:tcW w:w="1095" w:type="dxa"/>
          </w:tcPr>
          <w:p>
            <w:pPr>
              <w:pStyle w:val="29"/>
            </w:pPr>
            <w:del w:id="20757" w:author="陈海婷" w:date="2026-09-18T12:00:00Z">
              <w:r>
                <w:delText xml:space="preserve">2</w:delText>
              </w:r>
            </w:del>
            <w:r>
              <w:rPr>
                <w:rFonts w:hint="eastAsia"/>
              </w:rPr>
              <w:t xml:space="preserve">121</w:t>
            </w:r>
            <w:ins w:id="20758" w:author="陈海婷" w:date="2026-09-18T12:00:00Z">
              <w:r>
                <w:rPr>
                  <w:rFonts w:hint="eastAsia"/>
                </w:rPr>
                <w:t xml:space="preserve">9</w:t>
              </w:r>
            </w:ins>
          </w:p>
        </w:tc>
      </w:tr>
    </w:tbl>
    <w:p w14:paraId="0AF0AE63">
      <w:pPr>
        <w:pStyle w:val="62"/>
        <w:rPr>
          <w:del w:id="20759" w:author="陈海婷" w:date="2026-09-18T12:00:00Z"/>
        </w:rPr>
      </w:pPr>
      <w:del w:id="20760" w:author="陈海婷" w:date="2026-09-18T12:00:00Z">
        <w:r>
          <w:rPr>
            <w:rFonts w:hint="eastAsia"/>
          </w:rPr>
          <w:delText>资料来源：根据55份政策文本编码结果统计。</w:delText>
        </w:r>
      </w:del>
    </w:p>
    <w:p w14:paraId="3958821B">
      <w:pPr>
        <w:pStyle w:val="60"/>
        <w:rPr>
          <w:del w:id="20761" w:author="陈海婷" w:date="2026-09-18T12:00:00Z"/>
        </w:rPr>
      </w:pPr>
      <w:del w:id="20762" w:author="陈海婷" w:date="2026-09-18T12:00:00Z">
        <w:r>
          <w:rPr>
            <w:rFonts w:hint="eastAsia"/>
          </w:rPr>
          <w:delText>表4 政策文本评价维度注意力占比（%）</w:delText>
        </w:r>
      </w:del>
    </w:p>
    <w:p w14:paraId="19E7CB21">
      <w:pPr>
        <w:pStyle w:val="60"/>
        <w:rPr>
          <w:del w:id="20763" w:author="陈海婷" w:date="2026-09-18T12:00:00Z"/>
        </w:rPr>
      </w:pPr>
      <w:del w:id="20764" w:author="陈海婷" w:date="2026-09-18T12:00:00Z">
        <w:r>
          <w:rPr>
            <w:rFonts w:hint="eastAsia"/>
          </w:rPr>
          <w:delText>Table 4 Share of Attention by Evaluation Dimension (%)</w:delText>
        </w:r>
      </w:del>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autofit"/>
        <w:tblCellMar>
          <w:top w:w="30" w:type="dxa"/>
          <w:left w:w="60" w:type="dxa"/>
          <w:bottom w:w="30" w:type="dxa"/>
          <w:right w:w="60" w:type="dxa"/>
        </w:tblCellMar>
      </w:tblPr>
      <w:tblGrid>
        <w:gridCol w:w="1460"/>
        <w:gridCol w:w="1460"/>
        <w:gridCol w:w="1460"/>
        <w:gridCol w:w="1460"/>
        <w:gridCol w:w="1460"/>
        <w:gridCol w:w="1460"/>
      </w:tblGrid>
      <w:tr w14:paraId="7A73395A">
        <w:trPr>
          <w:tblHeader/>
          <w:del w:id="20765" w:author="陈海婷" w:date="2026-09-18T12:00:00Z"/>
        </w:trPr>
        <w:tc>
          <w:tcPr>
            <w:tcW w:w="0" w:type="auto"/>
          </w:tcPr>
          <w:p w14:paraId="39006918">
            <w:pPr>
              <w:pStyle w:val="29"/>
              <w:rPr>
                <w:del w:id="20766" w:author="陈海婷" w:date="2026-09-18T12:00:00Z"/>
              </w:rPr>
            </w:pPr>
            <w:del w:id="20767" w:author="陈海婷" w:date="2026-09-18T12:00:00Z">
              <w:r>
                <w:rPr>
                  <w:rFonts w:hint="eastAsia"/>
                </w:rPr>
                <w:delText>部门</w:delText>
              </w:r>
            </w:del>
          </w:p>
        </w:tc>
        <w:tc>
          <w:tcPr>
            <w:tcW w:w="0" w:type="auto"/>
          </w:tcPr>
          <w:p w14:paraId="34668691">
            <w:pPr>
              <w:pStyle w:val="29"/>
              <w:rPr>
                <w:del w:id="20768" w:author="陈海婷" w:date="2026-09-18T12:00:00Z"/>
              </w:rPr>
            </w:pPr>
            <w:del w:id="20769" w:author="陈海婷" w:date="2026-09-18T12:00:00Z">
              <w:r>
                <w:rPr>
                  <w:rFonts w:hint="eastAsia"/>
                </w:rPr>
                <w:delText>安全性</w:delText>
              </w:r>
            </w:del>
          </w:p>
        </w:tc>
        <w:tc>
          <w:tcPr>
            <w:tcW w:w="0" w:type="auto"/>
          </w:tcPr>
          <w:p w14:paraId="0A20DABC">
            <w:pPr>
              <w:pStyle w:val="29"/>
              <w:rPr>
                <w:del w:id="20770" w:author="陈海婷" w:date="2026-09-18T12:00:00Z"/>
              </w:rPr>
            </w:pPr>
            <w:del w:id="20771" w:author="陈海婷" w:date="2026-09-18T12:00:00Z">
              <w:r>
                <w:rPr>
                  <w:rFonts w:hint="eastAsia"/>
                </w:rPr>
                <w:delText>有效性</w:delText>
              </w:r>
            </w:del>
          </w:p>
        </w:tc>
        <w:tc>
          <w:tcPr>
            <w:tcW w:w="0" w:type="auto"/>
          </w:tcPr>
          <w:p w14:paraId="1CE4C27F">
            <w:pPr>
              <w:pStyle w:val="29"/>
              <w:rPr>
                <w:del w:id="20772" w:author="陈海婷" w:date="2026-09-18T12:00:00Z"/>
              </w:rPr>
            </w:pPr>
            <w:del w:id="20773" w:author="陈海婷" w:date="2026-09-18T12:00:00Z">
              <w:r>
                <w:rPr>
                  <w:rFonts w:hint="eastAsia"/>
                </w:rPr>
                <w:delText>经济性</w:delText>
              </w:r>
            </w:del>
          </w:p>
        </w:tc>
        <w:tc>
          <w:tcPr>
            <w:tcW w:w="0" w:type="auto"/>
          </w:tcPr>
          <w:p w14:paraId="6E1816A3">
            <w:pPr>
              <w:pStyle w:val="29"/>
              <w:rPr>
                <w:del w:id="20774" w:author="陈海婷" w:date="2026-09-18T12:00:00Z"/>
              </w:rPr>
            </w:pPr>
            <w:del w:id="20775" w:author="陈海婷" w:date="2026-09-18T12:00:00Z">
              <w:r>
                <w:rPr>
                  <w:rFonts w:hint="eastAsia"/>
                </w:rPr>
                <w:delText>创新性</w:delText>
              </w:r>
            </w:del>
          </w:p>
        </w:tc>
        <w:tc>
          <w:tcPr>
            <w:tcW w:w="0" w:type="auto"/>
          </w:tcPr>
          <w:p w14:paraId="6BB98ED8">
            <w:pPr>
              <w:pStyle w:val="29"/>
              <w:rPr>
                <w:del w:id="20776" w:author="陈海婷" w:date="2026-09-18T12:00:00Z"/>
              </w:rPr>
            </w:pPr>
            <w:del w:id="20777" w:author="陈海婷" w:date="2026-09-18T12:00:00Z">
              <w:r>
                <w:rPr>
                  <w:rFonts w:hint="eastAsia"/>
                </w:rPr>
                <w:delText>公平性</w:delText>
              </w:r>
            </w:del>
          </w:p>
        </w:tc>
      </w:tr>
      <w:tr w14:paraId="5A932197">
        <w:trPr>
          <w:del w:id="20778" w:author="陈海婷" w:date="2026-09-18T12:00:00Z"/>
        </w:trPr>
        <w:tc>
          <w:tcPr>
            <w:tcW w:w="0" w:type="auto"/>
          </w:tcPr>
          <w:p w14:paraId="19E0B4C6">
            <w:pPr>
              <w:pStyle w:val="29"/>
              <w:rPr>
                <w:del w:id="20779" w:author="陈海婷" w:date="2026-09-18T12:00:00Z"/>
              </w:rPr>
            </w:pPr>
            <w:del w:id="20780" w:author="陈海婷" w:date="2026-09-18T12:00:00Z">
              <w:r>
                <w:delText>药监局</w:delText>
              </w:r>
            </w:del>
          </w:p>
        </w:tc>
        <w:tc>
          <w:tcPr>
            <w:tcW w:w="0" w:type="auto"/>
          </w:tcPr>
          <w:p w14:paraId="5A73A54A">
            <w:pPr>
              <w:pStyle w:val="29"/>
              <w:rPr>
                <w:del w:id="20781" w:author="陈海婷" w:date="2026-09-18T12:00:00Z"/>
              </w:rPr>
            </w:pPr>
            <w:del w:id="20782" w:author="陈海婷" w:date="2026-09-18T12:00:00Z">
              <w:r>
                <w:delText>28.5</w:delText>
              </w:r>
            </w:del>
          </w:p>
        </w:tc>
        <w:tc>
          <w:tcPr>
            <w:tcW w:w="0" w:type="auto"/>
          </w:tcPr>
          <w:p w14:paraId="75699251">
            <w:pPr>
              <w:pStyle w:val="29"/>
              <w:rPr>
                <w:del w:id="20783" w:author="陈海婷" w:date="2026-09-18T12:00:00Z"/>
              </w:rPr>
            </w:pPr>
            <w:del w:id="20784" w:author="陈海婷" w:date="2026-09-18T12:00:00Z">
              <w:r>
                <w:delText>44.9</w:delText>
              </w:r>
            </w:del>
          </w:p>
        </w:tc>
        <w:tc>
          <w:tcPr>
            <w:tcW w:w="0" w:type="auto"/>
          </w:tcPr>
          <w:p w14:paraId="31FDCF7A">
            <w:pPr>
              <w:pStyle w:val="29"/>
              <w:rPr>
                <w:del w:id="20785" w:author="陈海婷" w:date="2026-09-18T12:00:00Z"/>
              </w:rPr>
            </w:pPr>
            <w:del w:id="20786" w:author="陈海婷" w:date="2026-09-18T12:00:00Z">
              <w:r>
                <w:delText>0.7</w:delText>
              </w:r>
            </w:del>
          </w:p>
        </w:tc>
        <w:tc>
          <w:tcPr>
            <w:tcW w:w="0" w:type="auto"/>
          </w:tcPr>
          <w:p w14:paraId="7ABFCF1E">
            <w:pPr>
              <w:pStyle w:val="29"/>
              <w:rPr>
                <w:del w:id="20787" w:author="陈海婷" w:date="2026-09-18T12:00:00Z"/>
              </w:rPr>
            </w:pPr>
            <w:del w:id="20788" w:author="陈海婷" w:date="2026-09-18T12:00:00Z">
              <w:r>
                <w:delText>21.5</w:delText>
              </w:r>
            </w:del>
          </w:p>
        </w:tc>
        <w:tc>
          <w:tcPr>
            <w:tcW w:w="0" w:type="auto"/>
          </w:tcPr>
          <w:p w14:paraId="53AD8374">
            <w:pPr>
              <w:pStyle w:val="29"/>
              <w:rPr>
                <w:del w:id="20789" w:author="陈海婷" w:date="2026-09-18T12:00:00Z"/>
              </w:rPr>
            </w:pPr>
            <w:del w:id="20790" w:author="陈海婷" w:date="2026-09-18T12:00:00Z">
              <w:r>
                <w:delText>4.3</w:delText>
              </w:r>
            </w:del>
          </w:p>
        </w:tc>
      </w:tr>
      <w:tr w14:paraId="7168F521">
        <w:trPr>
          <w:del w:id="20791" w:author="陈海婷" w:date="2026-09-18T12:00:00Z"/>
        </w:trPr>
        <w:tc>
          <w:tcPr>
            <w:tcW w:w="0" w:type="auto"/>
          </w:tcPr>
          <w:p w14:paraId="7E93D2E3">
            <w:pPr>
              <w:pStyle w:val="29"/>
              <w:rPr>
                <w:del w:id="20792" w:author="陈海婷" w:date="2026-09-18T12:00:00Z"/>
              </w:rPr>
            </w:pPr>
            <w:del w:id="20793" w:author="陈海婷" w:date="2026-09-18T12:00:00Z">
              <w:r>
                <w:delText>医保局</w:delText>
              </w:r>
            </w:del>
          </w:p>
        </w:tc>
        <w:tc>
          <w:tcPr>
            <w:tcW w:w="0" w:type="auto"/>
          </w:tcPr>
          <w:p w14:paraId="1B004546">
            <w:pPr>
              <w:pStyle w:val="29"/>
              <w:rPr>
                <w:del w:id="20794" w:author="陈海婷" w:date="2026-09-18T12:00:00Z"/>
              </w:rPr>
            </w:pPr>
            <w:del w:id="20795" w:author="陈海婷" w:date="2026-09-18T12:00:00Z">
              <w:r>
                <w:delText>4.8</w:delText>
              </w:r>
            </w:del>
          </w:p>
        </w:tc>
        <w:tc>
          <w:tcPr>
            <w:tcW w:w="0" w:type="auto"/>
          </w:tcPr>
          <w:p w14:paraId="01D21D1C">
            <w:pPr>
              <w:pStyle w:val="29"/>
              <w:rPr>
                <w:del w:id="20796" w:author="陈海婷" w:date="2026-09-18T12:00:00Z"/>
              </w:rPr>
            </w:pPr>
            <w:del w:id="20797" w:author="陈海婷" w:date="2026-09-18T12:00:00Z">
              <w:r>
                <w:delText>5.0</w:delText>
              </w:r>
            </w:del>
          </w:p>
        </w:tc>
        <w:tc>
          <w:tcPr>
            <w:tcW w:w="0" w:type="auto"/>
          </w:tcPr>
          <w:p w14:paraId="6B10488F">
            <w:pPr>
              <w:pStyle w:val="29"/>
              <w:rPr>
                <w:del w:id="20798" w:author="陈海婷" w:date="2026-09-18T12:00:00Z"/>
              </w:rPr>
            </w:pPr>
            <w:del w:id="20799" w:author="陈海婷" w:date="2026-09-18T12:00:00Z">
              <w:r>
                <w:delText>65.7</w:delText>
              </w:r>
            </w:del>
          </w:p>
        </w:tc>
        <w:tc>
          <w:tcPr>
            <w:tcW w:w="0" w:type="auto"/>
          </w:tcPr>
          <w:p w14:paraId="011DA7F6">
            <w:pPr>
              <w:pStyle w:val="29"/>
              <w:rPr>
                <w:del w:id="20800" w:author="陈海婷" w:date="2026-09-18T12:00:00Z"/>
              </w:rPr>
            </w:pPr>
            <w:del w:id="20801" w:author="陈海婷" w:date="2026-09-18T12:00:00Z">
              <w:r>
                <w:delText>15.8</w:delText>
              </w:r>
            </w:del>
          </w:p>
        </w:tc>
        <w:tc>
          <w:tcPr>
            <w:tcW w:w="0" w:type="auto"/>
          </w:tcPr>
          <w:p w14:paraId="31EC3000">
            <w:pPr>
              <w:pStyle w:val="29"/>
              <w:rPr>
                <w:del w:id="20802" w:author="陈海婷" w:date="2026-09-18T12:00:00Z"/>
              </w:rPr>
            </w:pPr>
            <w:del w:id="20803" w:author="陈海婷" w:date="2026-09-18T12:00:00Z">
              <w:r>
                <w:delText>8.6</w:delText>
              </w:r>
            </w:del>
          </w:p>
        </w:tc>
      </w:tr>
      <w:tr w14:paraId="22384D05">
        <w:trPr>
          <w:del w:id="20804" w:author="陈海婷" w:date="2026-09-18T12:00:00Z"/>
        </w:trPr>
        <w:tc>
          <w:tcPr>
            <w:tcW w:w="0" w:type="auto"/>
          </w:tcPr>
          <w:p w14:paraId="5BB90906">
            <w:pPr>
              <w:pStyle w:val="29"/>
              <w:rPr>
                <w:del w:id="20805" w:author="陈海婷" w:date="2026-09-18T12:00:00Z"/>
              </w:rPr>
            </w:pPr>
            <w:del w:id="20806" w:author="陈海婷" w:date="2026-09-18T12:00:00Z">
              <w:r>
                <w:delText>卫健委</w:delText>
              </w:r>
            </w:del>
          </w:p>
        </w:tc>
        <w:tc>
          <w:tcPr>
            <w:tcW w:w="0" w:type="auto"/>
          </w:tcPr>
          <w:p w14:paraId="1F12D1D4">
            <w:pPr>
              <w:pStyle w:val="29"/>
              <w:rPr>
                <w:del w:id="20807" w:author="陈海婷" w:date="2026-09-18T12:00:00Z"/>
              </w:rPr>
            </w:pPr>
            <w:del w:id="20808" w:author="陈海婷" w:date="2026-09-18T12:00:00Z">
              <w:r>
                <w:delText>35.0</w:delText>
              </w:r>
            </w:del>
          </w:p>
        </w:tc>
        <w:tc>
          <w:tcPr>
            <w:tcW w:w="0" w:type="auto"/>
          </w:tcPr>
          <w:p w14:paraId="1081A593">
            <w:pPr>
              <w:pStyle w:val="29"/>
              <w:rPr>
                <w:del w:id="20809" w:author="陈海婷" w:date="2026-09-18T12:00:00Z"/>
              </w:rPr>
            </w:pPr>
            <w:del w:id="20810" w:author="陈海婷" w:date="2026-09-18T12:00:00Z">
              <w:r>
                <w:delText>11.1</w:delText>
              </w:r>
            </w:del>
          </w:p>
        </w:tc>
        <w:tc>
          <w:tcPr>
            <w:tcW w:w="0" w:type="auto"/>
          </w:tcPr>
          <w:p w14:paraId="321D395E">
            <w:pPr>
              <w:pStyle w:val="29"/>
              <w:rPr>
                <w:del w:id="20811" w:author="陈海婷" w:date="2026-09-18T12:00:00Z"/>
              </w:rPr>
            </w:pPr>
            <w:del w:id="20812" w:author="陈海婷" w:date="2026-09-18T12:00:00Z">
              <w:r>
                <w:delText>7.2</w:delText>
              </w:r>
            </w:del>
          </w:p>
        </w:tc>
        <w:tc>
          <w:tcPr>
            <w:tcW w:w="0" w:type="auto"/>
          </w:tcPr>
          <w:p w14:paraId="5BF39A60">
            <w:pPr>
              <w:pStyle w:val="29"/>
              <w:rPr>
                <w:del w:id="20813" w:author="陈海婷" w:date="2026-09-18T12:00:00Z"/>
              </w:rPr>
            </w:pPr>
            <w:del w:id="20814" w:author="陈海婷" w:date="2026-09-18T12:00:00Z">
              <w:r>
                <w:delText>3.3</w:delText>
              </w:r>
            </w:del>
          </w:p>
        </w:tc>
        <w:tc>
          <w:tcPr>
            <w:tcW w:w="0" w:type="auto"/>
          </w:tcPr>
          <w:p w14:paraId="1C38AC84">
            <w:pPr>
              <w:pStyle w:val="29"/>
              <w:rPr>
                <w:del w:id="20815" w:author="陈海婷" w:date="2026-09-18T12:00:00Z"/>
              </w:rPr>
            </w:pPr>
            <w:del w:id="20816" w:author="陈海婷" w:date="2026-09-18T12:00:00Z">
              <w:r>
                <w:delText>43.3</w:delText>
              </w:r>
            </w:del>
          </w:p>
        </w:tc>
      </w:tr>
      <w:tr w14:paraId="632C98F1">
        <w:trPr>
          <w:del w:id="20817" w:author="陈海婷" w:date="2026-09-18T12:00:00Z"/>
        </w:trPr>
        <w:tc>
          <w:tcPr>
            <w:tcW w:w="0" w:type="auto"/>
          </w:tcPr>
          <w:p w14:paraId="1B0A5D80">
            <w:pPr>
              <w:pStyle w:val="29"/>
              <w:rPr>
                <w:del w:id="20818" w:author="陈海婷" w:date="2026-09-18T12:00:00Z"/>
              </w:rPr>
            </w:pPr>
            <w:del w:id="20819" w:author="陈海婷" w:date="2026-09-18T12:00:00Z">
              <w:r>
                <w:delText>国务院</w:delText>
              </w:r>
            </w:del>
          </w:p>
        </w:tc>
        <w:tc>
          <w:tcPr>
            <w:tcW w:w="0" w:type="auto"/>
          </w:tcPr>
          <w:p w14:paraId="1983116C">
            <w:pPr>
              <w:pStyle w:val="29"/>
              <w:rPr>
                <w:del w:id="20820" w:author="陈海婷" w:date="2026-09-18T12:00:00Z"/>
              </w:rPr>
            </w:pPr>
            <w:del w:id="20821" w:author="陈海婷" w:date="2026-09-18T12:00:00Z">
              <w:r>
                <w:delText>5.1</w:delText>
              </w:r>
            </w:del>
          </w:p>
        </w:tc>
        <w:tc>
          <w:tcPr>
            <w:tcW w:w="0" w:type="auto"/>
          </w:tcPr>
          <w:p w14:paraId="1C9C9156">
            <w:pPr>
              <w:pStyle w:val="29"/>
              <w:rPr>
                <w:del w:id="20822" w:author="陈海婷" w:date="2026-09-18T12:00:00Z"/>
              </w:rPr>
            </w:pPr>
            <w:del w:id="20823" w:author="陈海婷" w:date="2026-09-18T12:00:00Z">
              <w:r>
                <w:delText>5.1</w:delText>
              </w:r>
            </w:del>
          </w:p>
        </w:tc>
        <w:tc>
          <w:tcPr>
            <w:tcW w:w="0" w:type="auto"/>
          </w:tcPr>
          <w:p w14:paraId="323E1159">
            <w:pPr>
              <w:pStyle w:val="29"/>
              <w:rPr>
                <w:del w:id="20824" w:author="陈海婷" w:date="2026-09-18T12:00:00Z"/>
              </w:rPr>
            </w:pPr>
            <w:del w:id="20825" w:author="陈海婷" w:date="2026-09-18T12:00:00Z">
              <w:r>
                <w:delText>37.8</w:delText>
              </w:r>
            </w:del>
          </w:p>
        </w:tc>
        <w:tc>
          <w:tcPr>
            <w:tcW w:w="0" w:type="auto"/>
          </w:tcPr>
          <w:p w14:paraId="7E2E841F">
            <w:pPr>
              <w:pStyle w:val="29"/>
              <w:rPr>
                <w:del w:id="20826" w:author="陈海婷" w:date="2026-09-18T12:00:00Z"/>
              </w:rPr>
            </w:pPr>
            <w:del w:id="20827" w:author="陈海婷" w:date="2026-09-18T12:00:00Z">
              <w:r>
                <w:delText>21.4</w:delText>
              </w:r>
            </w:del>
          </w:p>
        </w:tc>
        <w:tc>
          <w:tcPr>
            <w:tcW w:w="0" w:type="auto"/>
          </w:tcPr>
          <w:p w14:paraId="167178A3">
            <w:pPr>
              <w:pStyle w:val="29"/>
              <w:rPr>
                <w:del w:id="20828" w:author="陈海婷" w:date="2026-09-18T12:00:00Z"/>
              </w:rPr>
            </w:pPr>
            <w:del w:id="20829" w:author="陈海婷" w:date="2026-09-18T12:00:00Z">
              <w:r>
                <w:delText>30.6</w:delText>
              </w:r>
            </w:del>
          </w:p>
        </w:tc>
      </w:tr>
    </w:tbl>
    <w:p w14:paraId="175C7308">
      <w:pPr>
        <w:pStyle w:val="62"/>
        <w:rPr>
          <w:del w:id="20830" w:author="陈海婷" w:date="2026-09-18T12:00:00Z"/>
        </w:rPr>
      </w:pPr>
      <w:del w:id="20831" w:author="陈海婷" w:date="2026-09-18T12:00:00Z">
        <w:r>
          <w:rPr>
            <w:rFonts w:hint="eastAsia"/>
          </w:rPr>
          <w:delText>资料来源：根据表3计算。</w:delText>
        </w:r>
      </w:del>
    </w:p>
    <w:p>
      <w:pPr>
        <w:pStyle w:val="62"/>
        <w:rPr>
          <w:ins w:id="20832" w:author="陈海婷" w:date="2026-09-18T12:00:00Z"/>
        </w:rPr>
      </w:pPr>
      <w:ins w:id="20833" w:author="陈海婷" w:date="2026-09-18T12:00:00Z">
        <w:r>
          <w:rPr>
            <w:rFonts w:hint="eastAsia"/>
          </w:rPr>
          <w:t xml:space="preserve">注：括号内为注意力占比（%），测算口径为词典编码、按句次加总。资料来源：作者计算。</w:t>
        </w:r>
      </w:ins>
    </w:p>
    <w:p w14:paraId="16C2EB6C">
      <w:pPr>
        <w:pStyle w:val="61"/>
      </w:pPr>
      <w:r>
        <w:drawing>
          <wp:inline distT="0" distB="0" distL="114300" distR="114300">
            <wp:extent cx="3963035" cy="4112895"/>
            <wp:effectExtent l="0" t="0" r="0" b="0"/>
            <wp:docPr id="27" name="Picture"/>
            <wp:cNvGraphicFramePr>
              <a:graphicFrameLocks noChangeAspect="1"/>
            </wp:cNvGraphicFramePr>
            <a:graphic>
              <a:graphicData uri="http://schemas.openxmlformats.org/drawingml/2006/picture">
                <pic:pic>
                  <pic:nvPicPr>
                    <pic:cNvPr id="27" name="Picture"/>
                    <pic:cNvPicPr>
                      <a:picLocks noChangeAspect="1" noChangeArrowheads="1"/>
                    </pic:cNvPicPr>
                  </pic:nvPicPr>
                  <pic:blipFill>
                    <a:blip r:embed="rId9"/>
                    <a:stretch>
                      <a:fillRect/>
                    </a:stretch>
                  </pic:blipFill>
                  <pic:spPr>
                    <a:xfrm>
                      <a:off x="0" y="0"/>
                      <a:ext cx="3963419" cy="4113270"/>
                    </a:xfrm>
                    <a:prstGeom prst="rect">
                      <a:avLst/>
                    </a:prstGeom>
                    <a:noFill/>
                    <a:ln w="9525">
                      <a:noFill/>
                    </a:ln>
                  </pic:spPr>
                </pic:pic>
              </a:graphicData>
            </a:graphic>
          </wp:inline>
        </w:drawing>
      </w:r>
    </w:p>
    <w:p>
      <w:pPr>
        <w:pStyle w:val="60"/>
      </w:pPr>
      <w:r>
        <w:rPr>
          <w:rFonts w:hint="eastAsia"/>
        </w:rPr>
        <w:t xml:space="preserve">图2 三部门评价维度注意力</w:t>
      </w:r>
      <w:del w:id="20834" w:author="陈海婷" w:date="2026-09-18T12:00:00Z">
        <w:r>
          <w:rPr>
            <w:rFonts w:hint="eastAsia"/>
          </w:rPr>
          <w:delText xml:space="preserve">配置</w:delText>
        </w:r>
      </w:del>
      <w:ins w:id="20835" w:author="陈海婷" w:date="2026-09-18T12:00:00Z">
        <w:r>
          <w:rPr>
            <w:rFonts w:hint="eastAsia"/>
          </w:rPr>
          <w:t xml:space="preserve">占比</w:t>
        </w:r>
      </w:ins>
      <w:r>
        <w:rPr>
          <w:rFonts w:hint="eastAsia"/>
        </w:rPr>
        <w:t xml:space="preserve">雷达图</w:t>
      </w:r>
    </w:p>
    <w:p>
      <w:pPr>
        <w:pStyle w:val="60"/>
      </w:pPr>
      <w:r>
        <w:rPr>
          <w:rFonts w:hint="eastAsia"/>
        </w:rPr>
        <w:t xml:space="preserve">Figure 2 Radar Chart of Attention </w:t>
      </w:r>
      <w:del w:id="20836" w:author="陈海婷" w:date="2026-09-18T12:00:00Z">
        <w:r>
          <w:rPr>
            <w:rFonts w:hint="eastAsia"/>
          </w:rPr>
          <w:delText xml:space="preserve">Allocation</w:delText>
        </w:r>
      </w:del>
      <w:ins w:id="20837" w:author="陈海婷" w:date="2026-09-18T12:00:00Z">
        <w:r>
          <w:rPr>
            <w:rFonts w:hint="eastAsia"/>
          </w:rPr>
          <w:t xml:space="preserve">Shares</w:t>
        </w:r>
      </w:ins>
      <w:r>
        <w:rPr>
          <w:rFonts w:hint="eastAsia"/>
        </w:rPr>
        <w:t xml:space="preserve"> across the Three Authorities</w:t>
      </w:r>
    </w:p>
    <w:p>
      <w:pPr>
        <w:pStyle w:val="62"/>
      </w:pPr>
      <w:r>
        <w:rPr>
          <w:rFonts w:hint="eastAsia"/>
        </w:rPr>
        <w:t xml:space="preserve">资料来源：根据表4</w:t>
      </w:r>
      <w:del w:id="20838" w:author="陈海婷" w:date="2026-09-18T12:00:00Z">
        <w:r>
          <w:rPr>
            <w:rFonts w:hint="eastAsia"/>
          </w:rPr>
          <w:delText xml:space="preserve">数据</w:delText>
        </w:r>
      </w:del>
      <w:r>
        <w:rPr>
          <w:rFonts w:hint="eastAsia"/>
        </w:rPr>
        <w:t xml:space="preserve">绘制。</w:t>
      </w:r>
    </w:p>
    <w:p w14:paraId="05D9BC6F">
      <w:pPr>
        <w:pStyle w:val="3"/>
        <w:rPr>
          <w:del w:id="20839" w:author="陈海婷" w:date="2026-09-18T12:00:00Z"/>
        </w:rPr>
      </w:pPr>
      <w:del w:id="20840" w:author="陈海婷" w:date="2026-09-18T12:00:00Z">
        <w:r>
          <w:rPr>
            <w:rFonts w:hint="eastAsia"/>
          </w:rPr>
          <w:delText>表4和图2显示，三部门各有一至两个占比突出的主导维度。药监局的注意力高度集中于有效性（44.9%）和安全性（28.5%），合计占73.4%，创新性（21.5%）居第三，</w:delText>
        </w:r>
        <w:r>
          <w:rPr>
            <w:rFonts w:hint="eastAsia"/>
          </w:rPr>
          <w:delText>而经济性仅占0.7%（6句次），表明经济学评价基本不属于其法定职责范围。</w:delText>
        </w:r>
        <w:r>
          <w:rPr>
            <w:rFonts w:hint="eastAsia"/>
          </w:rPr>
          <w:delText>医保局由经济性主导（65.7%），单一维度即占近三分之二，创新性（15.8%）和公平性（8.6%）居从属地位，</w:delText>
        </w:r>
        <w:r>
          <w:rPr>
            <w:rFonts w:hint="eastAsia"/>
          </w:rPr>
          <w:delText>安全性与有效性合计占9.8%——就绝对频次而言仍有102句次，并非不予关注，而是相对于经济性明显居于次要位置。</w:delText>
        </w:r>
        <w:r>
          <w:rPr>
            <w:rFonts w:hint="eastAsia"/>
          </w:rPr>
          <w:delText>卫健委呈公平性（43.3%）与安全性（35.0%）双主导格局，合计78.3%。作为跨部门参照，国务院文件呈经济性（37.8%）、公平性（30.6%）、创新性（21.4%）较为均衡的配置，表明国务院层面的顶层设计更关注宏观的经济可持续、公平可及和创新激励，而将安全有效等技术性评价交由专业部门承担。</w:delText>
        </w:r>
      </w:del>
    </w:p>
    <w:p w14:paraId="0000038F">
      <w:pPr>
        <w:pStyle w:val="3"/>
        <w:rPr>
          <w:del w:id="20841" w:author="陈海婷" w:date="2026-09-18T12:00:00Z"/>
        </w:rPr>
      </w:pPr>
      <w:del w:id="20842" w:author="陈海婷" w:date="2026-09-18T12:00:00Z">
        <w:r>
          <w:rPr>
            <w:rFonts w:hint="eastAsia"/>
          </w:rPr>
          <w:delText>结合政策文本的具体条款看，编码结果与三部门的法定职能相吻合，具有良好的表面效度：药监局的安全有效主导对应《药品注册管理办法》的立法目标和“以临床价值为导向”原则；医保局的经济性主导对应“价格合理”准入条件、药物经济学测算专家组以及续约与竞价规则中的大量价格条款；卫健委的公平性和安全性占比主要来自合理用药管理、处方审核规范、医疗质量行动和用药安全管理等文件。这说明编码结果反映的是三部门制度性注意力的真实分布，而非算法造成的偶然偏差。</w:delText>
        </w:r>
      </w:del>
    </w:p>
    <w:p w14:paraId="68EC93ED">
      <w:pPr>
        <w:pStyle w:val="3"/>
        <w:rPr>
          <w:del w:id="20843" w:author="陈海婷" w:date="2026-09-18T12:00:00Z"/>
        </w:rPr>
      </w:pPr>
      <w:del w:id="20844" w:author="陈海婷" w:date="2026-09-18T12:00:00Z">
        <w:r>
          <w:rPr>
            <w:rFonts w:hint="eastAsia"/>
          </w:rPr>
          <w:delText>有三处结果与一般预期不一致，值得专门解释。①在词典编码口径下，药监局对有效性的注意力（44.9%）超过安全性（28.5%），与“监管首重安全”的常识印象不同；该次序对编码方法敏感（LLM口径下反转，见下文稳健性检验），但有效性获得与安全性同量级的高强度关注在两种口径下一致。这与2015年以来审评审批改革的临床价值导向相符：安全性是准入的基础门槛，相关要求相对固定，而有效性和临床价值是监管激励创新、甄别药品优劣的主要着力点，在政策文本中被反复展开。②医保局的创新性占比（15.8%）高于一般预期，这源于医保准入近年对“创新药”“临床价值”的持续强调，但其“创新”内涵指向临床价值增量而非技术新颖性，与药监局存在定义差异。③卫健委的安全性占比（35.0%）较高，反映的是使用环节的合理用药与风险防控，而非上市前的安全审评，与药监局的安全性关注在制度环节上有所区分。</w:delText>
        </w:r>
      </w:del>
    </w:p>
    <w:p w14:paraId="76DFE88D">
      <w:pPr>
        <w:pStyle w:val="3"/>
        <w:rPr>
          <w:del w:id="20845" w:author="陈海婷" w:date="2026-09-18T12:00:00Z"/>
        </w:rPr>
      </w:pPr>
      <w:del w:id="20846" w:author="陈海婷" w:date="2026-09-18T12:00:00Z">
        <w:r>
          <w:rPr>
            <w:rFonts w:hint="eastAsia"/>
          </w:rPr>
          <w:delText>为检验编码方法对结论的影响，本文以LLM语义编码结果重新计算了各部门维度占比。医保局以经济性为主导（65.1%）、卫健委以公平性为主导（44.1%）等核心结论在两种方法下高度一致。主要差异出现在药监局内部安全性与有效性的相对次序：LLM编码下安全性（38.4%）高于有效性（29.2%），原因即词典将流程性语句计入有效性；但两种方法下药监局安全性与有效性合计占比均超过三分之二，其注意力集中于技术审评环节的基本判断不变。</w:delText>
        </w:r>
      </w:del>
    </w:p>
    <w:p w14:paraId="022BA283">
      <w:pPr>
        <w:pStyle w:val="3"/>
        <w:rPr>
          <w:del w:id="20847" w:author="陈海婷" w:date="2026-09-18T12:00:00Z"/>
        </w:rPr>
      </w:pPr>
      <w:del w:id="20848" w:author="陈海婷" w:date="2026-09-18T12:00:00Z">
        <w:r>
          <w:rPr>
            <w:rFonts w:hint="eastAsia"/>
          </w:rPr>
          <w:delText>从跨部门比较看，三部门在安全性和有效性上的关注存在明显落差（药监局合计73.4%、卫健委合计46.1%、医保局合计9.8%）；</w:delText>
        </w:r>
        <w:r>
          <w:rPr>
            <w:rFonts w:hint="eastAsia"/>
          </w:rPr>
          <w:delText>经济性高度集中于医保局（65.7%），其余部门均低于8%；</w:delText>
        </w:r>
        <w:r>
          <w:rPr>
            <w:rFonts w:hint="eastAsia"/>
          </w:rPr>
          <w:delText>公平性主要由卫健委承担（43.3%），医保局的公平性关注主要体现为“保基本”和双通道管理，药监局</w:delText>
        </w:r>
        <w:r>
          <w:rPr>
            <w:rFonts w:hint="eastAsia"/>
          </w:rPr>
          <w:delText>的公平性关注</w:delText>
        </w:r>
        <w:r>
          <w:rPr>
            <w:rFonts w:hint="eastAsia"/>
          </w:rPr>
          <w:delText>仅在罕见病和临床急需药物的加快审批</w:delText>
        </w:r>
        <w:r>
          <w:rPr>
            <w:rFonts w:hint="eastAsia"/>
          </w:rPr>
          <w:delText>环节</w:delText>
        </w:r>
        <w:r>
          <w:rPr>
            <w:rFonts w:hint="eastAsia"/>
          </w:rPr>
          <w:delText>间接体现。创新性在药监局（21.5%）和医保局（15.8%）中均有一定占比，但</w:delText>
        </w:r>
        <w:r>
          <w:rPr/>
          <w:delText>三部门</w:delText>
        </w:r>
        <w:r>
          <w:rPr>
            <w:rFonts w:hint="eastAsia"/>
          </w:rPr>
          <w:delText>对“创新”的理解存在定义分歧——药监局以分子新颖性为判据（新化合物、新靶点、新作用机制），医保局以临床价值增量为判据，卫健委则将创新聚焦于“填补临床治疗空白”。</w:delText>
        </w:r>
      </w:del>
    </w:p>
    <w:p w14:paraId="516F534E">
      <w:pPr>
        <w:pStyle w:val="4"/>
        <w:rPr>
          <w:del w:id="20849" w:author="陈海婷" w:date="2026-09-18T12:00:00Z"/>
        </w:rPr>
      </w:pPr>
      <w:del w:id="20850" w:author="陈海婷" w:date="2026-09-18T12:00:00Z">
        <w:bookmarkStart w:id="15" w:name="核心评价维度的制度性分歧"/>
        <w:r>
          <w:delText xml:space="preserve">5.3 </w:delText>
        </w:r>
        <w:r>
          <w:rPr>
            <w:rFonts w:hint="eastAsia"/>
          </w:rPr>
          <w:delText>核心评价维度的制度性分歧</w:delText>
        </w:r>
      </w:del>
    </w:p>
    <w:p>
      <w:pPr>
        <w:pStyle w:val="3"/>
        <w:rPr>
          <w:ins w:id="20851" w:author="陈海婷" w:date="2026-09-18T12:00:00Z"/>
        </w:rPr>
      </w:pPr>
      <w:ins w:id="20852" w:author="陈海婷" w:date="2026-09-18T12:00:00Z">
        <w:r>
          <w:rPr>
            <w:rFonts w:hint="eastAsia"/>
          </w:rPr>
          <w:t xml:space="preserve">医保局以经济性为主导，经济性占比为60.4%；其创新性占比（18.8%）高于安全性（4.2%）和有效性（5.9%）。医保局的创新性命中句次63.4%来自《支持创新药高质量发展的若干措施》</w:t>
        </w:r>
        <w:r>
          <w:rPr>
            <w:rFonts w:hint="eastAsia"/>
            <w:vertAlign w:val="superscript"/>
          </w:rPr>
          <w:t xml:space="preserve">[42]</w:t>
        </w:r>
        <w:r>
          <w:rPr>
            <w:rFonts w:hint="eastAsia"/>
          </w:rPr>
          <w:t xml:space="preserve">和《国家基本医疗保险、生育保险和工伤保险药品目录及商业健康保险创新药品目录调整常用问答（2026年版）》</w:t>
        </w:r>
        <w:r>
          <w:rPr>
            <w:rFonts w:hint="eastAsia"/>
            <w:vertAlign w:val="superscript"/>
          </w:rPr>
          <w:t xml:space="preserve">[36]</w:t>
        </w:r>
        <w:r>
          <w:rPr>
            <w:rFonts w:hint="eastAsia"/>
          </w:rPr>
          <w:t xml:space="preserve">两份文件，但按文件等权计算时，其创新性占比仍不低于安全性与有效性。安全性与有效性合计仍有72句次，说明医保局文本并非不涉及安全有效，而是相对于经济性居于次要位置。药监局的注意力集中于安全性（46.7%）、有效性（24.4%）与创新性（22.1%），三者合计约九成，经济性仅占0.7%（3句次）；三个维度之间的相对次序随测算口径变化，不作实质解释。作为跨部门参照，国务院文件在经济性（48.8%）与公平性（32.6%）上的占比较高。</w:t>
        </w:r>
      </w:ins>
    </w:p>
    <w:p>
      <w:pPr>
        <w:pStyle w:val="3"/>
        <w:rPr>
          <w:ins w:id="20853" w:author="陈海婷" w:date="2026-09-18T12:00:00Z"/>
        </w:rPr>
      </w:pPr>
      <w:ins w:id="20854" w:author="陈海婷" w:date="2026-09-18T12:00:00Z">
        <w:r>
          <w:rPr>
            <w:rFonts w:hint="eastAsia"/>
          </w:rPr>
          <w:t xml:space="preserve">卫健委的情况需要单独说明。其纳入分析的183个句子中，命中五个评价维度的句次合计仅25次，占比在四种测算口径下波动较大，不足以支持实质解释，本文因而不对卫健委的维度占比作解释，仅将其作为使用端参照。这一结果本身提供了信息：以医保评审维度衡量，卫健委文本中可被这套维度测到的内容明显少于药监局与医保局，其文本更多涉及处方管理、合理用药与医疗质量，落在准入评价维度之外。</w:t>
        </w:r>
      </w:ins>
    </w:p>
    <w:p>
      <w:pPr>
        <w:pStyle w:val="3"/>
        <w:rPr>
          <w:ins w:id="20855" w:author="陈海婷" w:date="2026-09-18T12:00:00Z"/>
        </w:rPr>
      </w:pPr>
      <w:ins w:id="20856" w:author="陈海婷" w:date="2026-09-18T12:00:00Z">
        <w:r>
          <w:rPr>
            <w:rFonts w:hint="eastAsia"/>
          </w:rPr>
          <w:t xml:space="preserve">从跨部门比较看，经济性命中句次主要来自医保局文件，安全性与有效性命中句次主要来自药监局文件。创新性在药监局和医保局文件中均有较高占比，两者对“创新”的判据却不相同。</w:t>
        </w:r>
      </w:ins>
    </w:p>
    <w:p>
      <w:pPr>
        <w:pStyle w:val="4"/>
        <w:rPr>
          <w:ins w:id="20857" w:author="陈海婷" w:date="2026-09-18T12:00:00Z"/>
        </w:rPr>
      </w:pPr>
      <w:ins w:id="20858" w:author="陈海婷" w:date="2026-09-18T12:00:00Z">
        <w:r>
          <w:rPr>
            <w:rFonts w:hint="eastAsia"/>
          </w:rPr>
          <w:t xml:space="preserve">5.2 三部门评价标准的定义不一致</w:t>
        </w:r>
      </w:ins>
    </w:p>
    <w:p>
      <w:pPr>
        <w:pStyle w:val="28"/>
      </w:pPr>
      <w:ins w:id="20859" w:author="陈海婷" w:date="2026-09-18T12:00:00Z">
        <w:r>
          <w:rPr>
            <w:rFonts w:hint="eastAsia"/>
          </w:rPr>
          <w:t xml:space="preserve">除注意力配置差异外，</w:t>
        </w:r>
      </w:ins>
      <w:r>
        <w:rPr>
          <w:rFonts w:hint="eastAsia"/>
        </w:rPr>
        <w:t xml:space="preserve">政策文本</w:t>
      </w:r>
      <w:del w:id="20860" w:author="陈海婷" w:date="2026-09-18T12:00:00Z">
        <w:r>
          <w:rPr>
            <w:rFonts w:hint="eastAsia"/>
          </w:rPr>
          <w:delText xml:space="preserve">编码</w:delText>
        </w:r>
      </w:del>
      <w:r>
        <w:rPr>
          <w:rFonts w:hint="eastAsia"/>
        </w:rPr>
        <w:t xml:space="preserve">与专家访谈的交叉分析</w:t>
      </w:r>
      <w:del w:id="20861" w:author="陈海婷" w:date="2026-09-18T12:00:00Z">
        <w:r>
          <w:rPr>
            <w:rFonts w:hint="eastAsia"/>
          </w:rPr>
          <w:delText xml:space="preserve">表明</w:delText>
        </w:r>
      </w:del>
      <w:ins w:id="20862" w:author="陈海婷" w:date="2026-09-18T12:00:00Z">
        <w:r>
          <w:rPr>
            <w:rFonts w:hint="eastAsia"/>
          </w:rPr>
          <w:t xml:space="preserve">显示</w:t>
        </w:r>
      </w:ins>
      <w:r>
        <w:rPr>
          <w:rFonts w:hint="eastAsia"/>
        </w:rPr>
        <w:t xml:space="preserve">，三部门</w:t>
      </w:r>
      <w:del w:id="20863" w:author="陈海婷" w:date="2026-09-18T12:00:00Z">
        <w:r>
          <w:rPr>
            <w:rFonts w:hint="eastAsia"/>
          </w:rPr>
          <w:delText xml:space="preserve">的制度性分歧</w:delText>
        </w:r>
      </w:del>
      <w:ins w:id="20864" w:author="陈海婷" w:date="2026-09-18T12:00:00Z">
        <w:r>
          <w:rPr>
            <w:rFonts w:hint="eastAsia"/>
          </w:rPr>
          <w:t xml:space="preserve">对同一概念的定义与评价标准也不一致（以下称定义不一致），</w:t>
        </w:r>
      </w:ins>
      <w:r>
        <w:rPr>
          <w:rFonts w:hint="eastAsia"/>
        </w:rPr>
        <w:t xml:space="preserve">集中</w:t>
      </w:r>
      <w:del w:id="20865" w:author="陈海婷" w:date="2026-09-18T12:00:00Z">
        <w:r>
          <w:rPr>
            <w:rFonts w:hint="eastAsia"/>
          </w:rPr>
          <w:delText xml:space="preserve">在</w:delText>
        </w:r>
      </w:del>
      <w:ins w:id="20866" w:author="陈海婷" w:date="2026-09-18T12:00:00Z">
        <w:r>
          <w:rPr>
            <w:rFonts w:hint="eastAsia"/>
          </w:rPr>
          <w:t xml:space="preserve">于</w:t>
        </w:r>
      </w:ins>
      <w:r>
        <w:rPr>
          <w:rFonts w:hint="eastAsia"/>
        </w:rPr>
        <w:t xml:space="preserve">创新定义、证据要求和价值衡量三个方面，</w:t>
      </w:r>
      <w:del w:id="20867" w:author="陈海婷" w:date="2026-09-18T12:00:00Z">
        <w:r>
          <w:rPr>
            <w:rFonts w:hint="eastAsia"/>
          </w:rPr>
          <w:delText xml:space="preserve">且均可追溯至各部门所嵌入的制度逻辑</w:delText>
        </w:r>
      </w:del>
      <w:ins w:id="20868" w:author="陈海婷" w:date="2026-09-18T12:00:00Z">
        <w:r>
          <w:rPr>
            <w:rFonts w:hint="eastAsia"/>
          </w:rPr>
          <w:t xml:space="preserve">其中创新定义与证据要求的不一致主要存在于药监局与医保局之间</w:t>
        </w:r>
      </w:ins>
      <w:r>
        <w:rPr>
          <w:rFonts w:hint="eastAsia"/>
        </w:rPr>
        <w:t xml:space="preserve">。</w:t>
      </w:r>
    </w:p>
    <w:p w14:paraId="504481CE">
      <w:pPr>
        <w:pStyle w:val="3"/>
        <w:rPr>
          <w:del w:id="20869" w:author="陈海婷" w:date="2026-09-18T12:00:00Z"/>
        </w:rPr>
      </w:pPr>
      <w:del w:id="20870" w:author="陈海婷" w:date="2026-09-18T12:00:00Z">
        <w:r>
          <w:rPr>
            <w:rFonts w:hint="eastAsia"/>
          </w:rPr>
          <w:delText>在“创新”的定义上，药监局依据《药品注册分类》将创新定义为技术层面的创新，即新化合物、新靶点、新作用机制，而医保局将创新理解为临床价值增量，即相对于现有治疗方案的改善程度。这一分歧可借助“突破性创新”与“渐进性创新”的经典区分（Dewar和Dutton</w:delText>
        </w:r>
        <w:r>
          <w:delText xml:space="preserve"> 1986</w:delText>
        </w:r>
        <w:r>
          <w:rPr>
            <w:vertAlign w:val="superscript"/>
          </w:rPr>
          <w:delText>[40]</w:delText>
        </w:r>
        <w:r>
          <w:rPr>
            <w:rFonts w:hint="eastAsia"/>
          </w:rPr>
          <w:delText>）加以刻画：前者以分子结构或作用机制的新颖程度为标尺，后者以疗效改善程度为标尺；Dunlap-Hinkler等（2010）</w:delText>
        </w:r>
        <w:r>
          <w:rPr>
            <w:vertAlign w:val="superscript"/>
          </w:rPr>
          <w:delText>[41]</w:delText>
        </w:r>
        <w:r>
          <w:rPr>
            <w:rFonts w:hint="eastAsia"/>
          </w:rPr>
          <w:delText>对全球制药业的实证研究表明，两类创新遵循不同的产生机制和评价逻辑，在药物创新中并存且不可相互替代。专家访谈印证了这一判断：受访的医保评审专家明确指出，医保评审不受药监审批结果限制，药监考核的是新化合物、新结构、新机制，医保衡量的是新药相对于已有产品是否满足了尚未满足的健康需求，一类新药认定并不自动等同于医保认可的临床价值。从制度逻辑视角看，两套标准各有合理性，</w:delText>
        </w:r>
        <w:r>
          <w:rPr>
            <w:rFonts w:hint="eastAsia"/>
          </w:rPr>
          <w:delText>但两者之间尚未建立制度化的转换接口。</w:delText>
        </w:r>
      </w:del>
    </w:p>
    <w:p w14:paraId="3C2109AE">
      <w:pPr>
        <w:pStyle w:val="3"/>
        <w:rPr>
          <w:del w:id="20871" w:author="陈海婷" w:date="2026-09-18T12:00:00Z"/>
        </w:rPr>
      </w:pPr>
      <w:del w:id="20872" w:author="陈海婷" w:date="2026-09-18T12:00:00Z">
        <w:r>
          <w:rPr>
            <w:rFonts w:hint="eastAsia"/>
          </w:rPr>
          <w:delText>在“证据”的要求上，药监局设有突破性治疗、附条件批准、优先审评审批和特别审批四个加快通道，可接受有限证据的加速审批；谢金平等（2018）</w:delText>
        </w:r>
        <w:r>
          <w:rPr>
            <w:vertAlign w:val="superscript"/>
          </w:rPr>
          <w:delText>[42]</w:delText>
        </w:r>
        <w:r>
          <w:rPr>
            <w:rFonts w:hint="eastAsia"/>
          </w:rPr>
          <w:delText>指出，药品上市许可持有人制度的推行加速了审评审批制度改革进程。但医保局在准入评审中对临床与经济学证据的充分性要求更高。访谈资料进一步表明，经加快通道获批的品种中相当比例缺乏充分的对照证据和经济学证据——有受访专家指出，部分新药凭二期临床数据获批上市，试验规模仅数百例，临床专家难以判断其真实获益——这在客观上导致审批与准入之间衔接不畅，已获批药品进入医保谈判时面临较高的证据补充要求。</w:delText>
        </w:r>
      </w:del>
    </w:p>
    <w:p w14:paraId="5F7C8ECB">
      <w:pPr>
        <w:pStyle w:val="3"/>
        <w:rPr>
          <w:del w:id="20873" w:author="陈海婷" w:date="2026-09-18T12:00:00Z"/>
        </w:rPr>
      </w:pPr>
      <w:del w:id="20874" w:author="陈海婷" w:date="2026-09-18T12:00:00Z">
        <w:r>
          <w:rPr>
            <w:rFonts w:hint="eastAsia"/>
          </w:rPr>
          <w:delText>在“价值”的衡量标准上，访谈对象普遍反映，各评价维度之间的权重配比尚无统一标准，但总体倾向以健康需求为首要考量。药监局以临床试验数据为主要证据基础；医保局以成本效果分析和预算影响为核心考量，评审中先按创新程度分层、再行经济性评价，成本-疗效比较优先于预算影响分析；卫健委以临床实际应用效果和患者可及性为主要导向。三者的证据偏好和价值取向呈现结构性分化。</w:delText>
        </w:r>
      </w:del>
    </w:p>
    <w:p>
      <w:pPr>
        <w:pStyle w:val="3"/>
        <w:rPr>
          <w:ins w:id="20875" w:author="陈海婷" w:date="2026-09-18T12:00:00Z"/>
        </w:rPr>
      </w:pPr>
      <w:ins w:id="20876" w:author="陈海婷" w:date="2026-09-18T12:00:00Z">
        <w:r>
          <w:rPr>
            <w:rFonts w:hint="eastAsia"/>
          </w:rPr>
          <w:t xml:space="preserve">在创新定义上，《化学药品注册分类及申报资料要求》</w:t>
        </w:r>
        <w:r>
          <w:rPr>
            <w:rFonts w:hint="eastAsia"/>
            <w:vertAlign w:val="superscript"/>
          </w:rPr>
          <w:t xml:space="preserve">[43]</w:t>
        </w:r>
        <w:r>
          <w:rPr>
            <w:rFonts w:hint="eastAsia"/>
          </w:rPr>
          <w:t xml:space="preserve">将化学药品中境内外均未上市的创新药界定为“含有新的结构明确的、具有药理作用的化合物，且具有临床价值的药品”，以化合物的新颖性为前提。受访的医保评审领域专家指出，药监局认定的一类新药在创新性上达到了很高标准，但并不意味着能够达到医保所要求的临床价值，医保更注重与目录内同一治疗领域、同一适应症药品相比的优势；受访的高校药事管理领域专家也指出，药监考核的是新化合物、新结构、新机制，医保主要考虑新药是否满足了现有产品还不能解决的健康需求。两者都涉及临床价值，但药监局要求药品具有临床价值，医保局要求药品相对于已有药品具有临床价值增量。药监局以药品作为创新药获批来认定创新，医保局以相对治疗价值来认定创新，二者分别对应Kesselheim等（2013）</w:t>
        </w:r>
        <w:r>
          <w:rPr>
            <w:rFonts w:hint="eastAsia"/>
            <w:vertAlign w:val="superscript"/>
          </w:rPr>
          <w:t xml:space="preserve">[14]</w:t>
        </w:r>
        <w:r>
          <w:rPr>
            <w:rFonts w:hint="eastAsia"/>
          </w:rPr>
          <w:t xml:space="preserve">对药物创新测量方法所归纳四类中的“获批新药数量”与“治疗价值评估”两类。同一药品因而可能在审批环节被认定为创新药，在准入环节却不被认为具有足够的临床价值增量。</w:t>
        </w:r>
      </w:ins>
    </w:p>
    <w:p>
      <w:pPr>
        <w:pStyle w:val="3"/>
        <w:rPr>
          <w:ins w:id="20877" w:author="陈海婷" w:date="2026-09-18T12:00:00Z"/>
        </w:rPr>
      </w:pPr>
      <w:ins w:id="20878" w:author="陈海婷" w:date="2026-09-18T12:00:00Z">
        <w:r>
          <w:rPr>
            <w:rFonts w:hint="eastAsia"/>
          </w:rPr>
          <w:t xml:space="preserve">在证据要求上，《药品注册管理办法》</w:t>
        </w:r>
        <w:r>
          <w:rPr>
            <w:rFonts w:hint="eastAsia"/>
            <w:vertAlign w:val="superscript"/>
          </w:rPr>
          <w:t xml:space="preserve">[31]</w:t>
        </w:r>
        <w:r>
          <w:rPr>
            <w:rFonts w:hint="eastAsia"/>
          </w:rPr>
          <w:t xml:space="preserve">设有突破性治疗药物、附条件批准、优先审评审批和特别审批四项加快上市注册程序。受访的高校药事管理领域专家指出，经快速通道获批的品种中，有的可能仅完成Ⅱ期临床试验即获批，试验规模为二三百至四百例，临床专家难以判断其非劣效结论的实际意义。受访的医保评审领域专家则介绍，医保局评审以与目录内药品的成本—疗效比较为最重要的评价指标，预算影响分析次之。审批环节可接受的有限证据，与准入环节对比较证据的要求之间由此形成落差。</w:t>
        </w:r>
      </w:ins>
    </w:p>
    <w:p>
      <w:pPr>
        <w:pStyle w:val="3"/>
        <w:rPr>
          <w:ins w:id="20879" w:author="陈海婷" w:date="2026-09-18T12:00:00Z"/>
        </w:rPr>
      </w:pPr>
      <w:ins w:id="20880" w:author="陈海婷" w:date="2026-09-18T12:00:00Z">
        <w:r>
          <w:rPr>
            <w:rFonts w:hint="eastAsia"/>
          </w:rPr>
          <w:t xml:space="preserve">在价值衡量上，受访的高校药事管理领域专家指出，医保评审中各评价维度之间的权重比例系数没有明确的绝对标准，但倾向于从健康需求出发。受访的医保评审领域专家介绍，医保局评审先将药品分为创新、提升、改进和同质四个层次，再进行经济性评价，评分主要围绕安全性、有效性和经济性展开；药监局以保证药品的安全、有效和质量可控为审评目的</w:t>
        </w:r>
        <w:r>
          <w:rPr>
            <w:rFonts w:hint="eastAsia"/>
            <w:vertAlign w:val="superscript"/>
          </w:rPr>
          <w:t xml:space="preserve">[31]</w:t>
        </w:r>
        <w:r>
          <w:rPr>
            <w:rFonts w:hint="eastAsia"/>
          </w:rPr>
          <w:t xml:space="preserve">；《管理指南》</w:t>
        </w:r>
        <w:r>
          <w:rPr>
            <w:rFonts w:hint="eastAsia"/>
            <w:vertAlign w:val="superscript"/>
          </w:rPr>
          <w:t xml:space="preserve">[33]</w:t>
        </w:r>
        <w:r>
          <w:rPr>
            <w:rFonts w:hint="eastAsia"/>
          </w:rPr>
          <w:t xml:space="preserve">则从6个维度开展综合评价。同样是衡量药品价值，三部门采用的维度范围与权重安排并不相同。</w:t>
        </w:r>
      </w:ins>
    </w:p>
    <w:p>
      <w:pPr>
        <w:pStyle w:val="4"/>
      </w:pPr>
      <w:r>
        <w:rPr>
          <w:rFonts w:hint="eastAsia"/>
        </w:rPr>
        <w:t xml:space="preserve">5.</w:t>
      </w:r>
      <w:del w:id="20881" w:author="陈海婷" w:date="2026-09-18T12:00:00Z">
        <w:r>
          <w:delText xml:space="preserve">4</w:delText>
        </w:r>
      </w:del>
      <w:ins w:id="20882" w:author="陈海婷" w:date="2026-09-18T12:00:00Z">
        <w:r>
          <w:rPr>
            <w:rFonts w:hint="eastAsia"/>
          </w:rPr>
          <w:t xml:space="preserve">3</w:t>
        </w:r>
      </w:ins>
      <w:r>
        <w:rPr>
          <w:rFonts w:hint="eastAsia"/>
        </w:rPr>
        <w:t xml:space="preserve"> 制度逻辑的</w:t>
      </w:r>
      <w:del w:id="20883" w:author="陈海婷" w:date="2026-09-18T12:00:00Z">
        <w:r>
          <w:rPr>
            <w:rFonts w:hint="eastAsia"/>
          </w:rPr>
          <w:delText xml:space="preserve">理论阐</w:delText>
        </w:r>
      </w:del>
      <w:ins w:id="20884" w:author="陈海婷" w:date="2026-09-18T12:00:00Z">
        <w:r>
          <w:rPr>
            <w:rFonts w:hint="eastAsia"/>
          </w:rPr>
          <w:t xml:space="preserve">解</w:t>
        </w:r>
      </w:ins>
      <w:r>
        <w:rPr>
          <w:rFonts w:hint="eastAsia"/>
        </w:rPr>
        <w:t xml:space="preserve">释</w:t>
      </w:r>
    </w:p>
    <w:p w14:paraId="5D4B05DD">
      <w:pPr>
        <w:pStyle w:val="28"/>
        <w:rPr>
          <w:del w:id="20885" w:author="陈海婷" w:date="2026-09-18T12:00:00Z"/>
        </w:rPr>
      </w:pPr>
      <w:del w:id="20886" w:author="陈海婷" w:date="2026-09-18T12:00:00Z">
        <w:r>
          <w:rPr>
            <w:rFonts w:hint="eastAsia"/>
          </w:rPr>
          <w:delText>上述编码结果可在“制度逻辑—组织注意力”框架下获得系统解释。三部门的注意力占比差异源于各自嵌入的制度逻辑而非临时性政策偏好：药监局的安全有效主导源于科学-安全逻辑下的技术审评使命，其制度设计从根本上不包含经济学评价；医保局的经济性主导源于基金可持续与价值定价的压力；卫健委的双主导源于公共服务逻辑下合理用药、基层可及与用药安全的关切。</w:delText>
        </w:r>
        <w:r>
          <w:rPr>
            <w:rFonts w:hint="eastAsia"/>
          </w:rPr>
          <w:delText>经济性高度集中于医保局、公平性主要由卫健委承担的格局</w:delText>
        </w:r>
        <w:r>
          <w:rPr>
            <w:rFonts w:hint="eastAsia"/>
          </w:rPr>
          <w:delText>，正是制度位置决定的选择性注意力沉淀于政策文本的结构性产物，Greenwood等（2011）</w:delText>
        </w:r>
        <w:r>
          <w:rPr>
            <w:vertAlign w:val="superscript"/>
          </w:rPr>
          <w:delText>[26]</w:delText>
        </w:r>
        <w:r>
          <w:rPr>
            <w:rFonts w:hint="eastAsia"/>
          </w:rPr>
          <w:delText>所指出的制度复杂性由此获得经验印证。</w:delText>
        </w:r>
      </w:del>
    </w:p>
    <w:p w14:paraId="2456E048">
      <w:pPr>
        <w:pStyle w:val="3"/>
        <w:rPr>
          <w:del w:id="20887" w:author="陈海婷" w:date="2026-09-18T12:00:00Z"/>
        </w:rPr>
      </w:pPr>
      <w:del w:id="20888" w:author="陈海婷" w:date="2026-09-18T12:00:00Z">
        <w:r>
          <w:rPr>
            <w:rFonts w:hint="eastAsia"/>
          </w:rPr>
          <w:delText>综合来看，三部门的评价维度配置同时具有一致、互补与差异三个侧面。①一致性：三部门虽关注程度不等，却都将安全性与有效性视为评价的基本前提——药监局以此为核心，医保局在《暂行办法》中将“安全有效”列为准入基本条件，卫健委的《管理指南》亦将安全性列为六维度之首，这一“共识区”为跨部门对话提供了基础。②</w:delText>
        </w:r>
        <w:r>
          <w:rPr>
            <w:rFonts w:hint="eastAsia"/>
          </w:rPr>
          <w:delText>互补性：药监局主导安全有效与技术创新、医保局主导经济性、卫健委主导公平可及，五个维度均有部门充分关注，没有维度被系统性忽略，</w:delText>
        </w:r>
        <w:r>
          <w:rPr>
            <w:rFonts w:hint="eastAsia"/>
          </w:rPr>
          <w:delText>客观上形成功能互补的评价格局，这与顶层设计的分工预期相符。互补意味着这一层面的差异本身并不构成协调对象：各部门依职能有所侧重是制度分工的应然结果，若强求三部门在维度权重上趋同，反而会削弱专业分工的效率。</w:delText>
        </w:r>
        <w:r>
          <w:rPr>
            <w:rFonts w:hint="eastAsia"/>
          </w:rPr>
          <w:delText>③差异性：占比分歧最大的是经济性与公平性，三部门注意力占比极差分别达65.0和39.0个百分点，但这类差异仍属分工层面。真正构成协调难题的是创新性维度：其占比极差仅18.2个百分点，数值上分歧最小，三部门对“创新”的界定却存在实质性不兼容——药监局的“一类新药”与医保局的“临床价值增量”指向不同对象，同一药品在两套标准下可以得出相反结论，而两者所使用的是同一概念名称。</w:delText>
        </w:r>
      </w:del>
    </w:p>
    <w:p w14:paraId="0855D2FB">
      <w:pPr>
        <w:pStyle w:val="3"/>
        <w:rPr>
          <w:del w:id="20889" w:author="陈海婷" w:date="2026-09-18T12:00:00Z"/>
        </w:rPr>
      </w:pPr>
      <w:del w:id="20890" w:author="陈海婷" w:date="2026-09-18T12:00:00Z">
        <w:r>
          <w:rPr>
            <w:rFonts w:hint="eastAsia"/>
          </w:rPr>
          <w:delText>这两类差异需要区别对待：维度配置上的分工差异无需协调，同一概念上的定义分歧才需要对话。前者是制度分工的正常产物，各部门依职能履行即可；后者则使审批结论与准入结论之间无法相互转换，形成实质性的衔接断层。三医协同的推进因而不应追求在所有维度上达成一致，而应聚焦于为不兼容的概念定义建立制度化的对话与转换机制，这正是下一节三条协调路径的设计依据。</w:delText>
        </w:r>
      </w:del>
    </w:p>
    <w:p>
      <w:pPr>
        <w:pStyle w:val="28"/>
        <w:rPr>
          <w:ins w:id="20891" w:author="陈海婷" w:date="2026-09-18T12:00:00Z"/>
        </w:rPr>
      </w:pPr>
      <w:ins w:id="20892" w:author="陈海婷" w:date="2026-09-18T12:00:00Z">
        <w:r>
          <w:rPr>
            <w:rFonts w:hint="eastAsia"/>
          </w:rPr>
          <w:t xml:space="preserve">三部门注意力配置差异中稳健的部分与各自的制度逻辑相符。医保局以经济性为主导，对应经济—效率逻辑下“价格合理”的准入条件和提高医保基金使用效益的目标；药监局的经济性占比在三部门中最低（0.7%，3句次），注意力集中于安全性、有效性与创新性，对应科学—安全逻辑下以安全、有效和质量可控为目的的审评职责。卫健委的注意力配置未能在这套维度下得到稳定测量，与其职责重心在用药管理和医疗质量而非准入评价有关。三种逻辑并存且各有侧重，符合Greenwood等（2011）</w:t>
        </w:r>
        <w:r>
          <w:rPr>
            <w:rFonts w:hint="eastAsia"/>
            <w:vertAlign w:val="superscript"/>
          </w:rPr>
          <w:t xml:space="preserve">[26]</w:t>
        </w:r>
        <w:r>
          <w:rPr>
            <w:rFonts w:hint="eastAsia"/>
          </w:rPr>
          <w:t xml:space="preserve">所说的制度复杂性。</w:t>
        </w:r>
      </w:ins>
    </w:p>
    <w:p>
      <w:pPr>
        <w:pStyle w:val="3"/>
        <w:rPr>
          <w:ins w:id="20893" w:author="陈海婷" w:date="2026-09-18T12:00:00Z"/>
        </w:rPr>
      </w:pPr>
      <w:ins w:id="20894" w:author="陈海婷" w:date="2026-09-18T12:00:00Z">
        <w:r>
          <w:rPr>
            <w:rFonts w:hint="eastAsia"/>
          </w:rPr>
          <w:t xml:space="preserve">三部门的评价也有共同基础。《药品注册管理办法》</w:t>
        </w:r>
        <w:r>
          <w:rPr>
            <w:rFonts w:hint="eastAsia"/>
            <w:vertAlign w:val="superscript"/>
          </w:rPr>
          <w:t xml:space="preserve">[31]</w:t>
        </w:r>
        <w:r>
          <w:rPr>
            <w:rFonts w:hint="eastAsia"/>
          </w:rPr>
          <w:t xml:space="preserve">以保证药品安全、有效为制定目的，《暂行办法》</w:t>
        </w:r>
        <w:r>
          <w:rPr>
            <w:rFonts w:hint="eastAsia"/>
            <w:vertAlign w:val="superscript"/>
          </w:rPr>
          <w:t xml:space="preserve">[32]</w:t>
        </w:r>
        <w:r>
          <w:rPr>
            <w:rFonts w:hint="eastAsia"/>
          </w:rPr>
          <w:t xml:space="preserve">将安全有效列为药品纳入目录的基本条件之一，《管理指南》</w:t>
        </w:r>
        <w:r>
          <w:rPr>
            <w:rFonts w:hint="eastAsia"/>
            <w:vertAlign w:val="superscript"/>
          </w:rPr>
          <w:t xml:space="preserve">[33]</w:t>
        </w:r>
        <w:r>
          <w:rPr>
            <w:rFonts w:hint="eastAsia"/>
          </w:rPr>
          <w:t xml:space="preserve">的评价维度同样包含安全性与有效性。安全性与有效性是三部门共同认可的评价前提，可以作为统一一级评价维度的起点。</w:t>
        </w:r>
      </w:ins>
    </w:p>
    <w:p>
      <w:pPr>
        <w:pStyle w:val="3"/>
        <w:rPr>
          <w:ins w:id="20895" w:author="陈海婷" w:date="2026-09-18T12:00:00Z"/>
        </w:rPr>
      </w:pPr>
      <w:ins w:id="20896" w:author="陈海婷" w:date="2026-09-18T12:00:00Z">
        <w:r>
          <w:rPr>
            <w:rFonts w:hint="eastAsia"/>
          </w:rPr>
          <w:t xml:space="preserve">三部门之间的差异由此可以区分为两类。第一类是分工差异，即各部门依职能在评价维度之间形成的注意力配置差异。五个评价维度均有部门给予较高关注，这类差异主要源于制度分工，并非协调的重点；若要求三部门在维度权重上趋同，可能削弱专业分工。第二类是定义不一致。三部门使用同一概念，判据却不相同，使同一药品在审批环节与准入环节得到的判断难以衔接，应作为协调的重点。</w:t>
        </w:r>
      </w:ins>
    </w:p>
    <w:p>
      <w:pPr>
        <w:pStyle w:val="2"/>
      </w:pPr>
      <w:r>
        <w:rPr>
          <w:rFonts w:hint="eastAsia"/>
        </w:rPr>
        <w:t xml:space="preserve">6 协调路径与政策建议</w:t>
      </w:r>
    </w:p>
    <w:p w14:paraId="58CB5996">
      <w:pPr>
        <w:pStyle w:val="28"/>
        <w:rPr>
          <w:del w:id="20897" w:author="陈海婷" w:date="2026-09-18T12:00:00Z"/>
        </w:rPr>
      </w:pPr>
      <w:del w:id="20898" w:author="陈海婷" w:date="2026-09-18T12:00:00Z">
        <w:r>
          <w:rPr>
            <w:rFonts w:hint="eastAsia"/>
          </w:rPr>
          <w:delText>三部门的认知分歧具有制度结构性，即便在制度环境相近的欧洲国家之间，评估结论一致率也仅为52%至82%</w:delText>
        </w:r>
        <w:r>
          <w:rPr>
            <w:vertAlign w:val="superscript"/>
          </w:rPr>
          <w:delText>[12]</w:delText>
        </w:r>
        <w:r>
          <w:rPr>
            <w:rFonts w:hint="eastAsia"/>
          </w:rPr>
          <w:delText>。</w:delText>
        </w:r>
        <w:r>
          <w:rPr>
            <w:rFonts w:hint="eastAsia"/>
          </w:rPr>
          <w:delText>依据5.4节的区分，协调的对象不是维度配置上的分工差异，而是同一概念在不同部门间的定义分歧及由此产生的衔接断层；协调的目标因而不是消除差异，而是围绕“对话”与“衔接”两条主线搭建制度化机制。</w:delText>
        </w:r>
        <w:r>
          <w:rPr>
            <w:rFonts w:hint="eastAsia"/>
          </w:rPr>
          <w:delText>以下三条路径分别回应5.3节的创新定义、证据要求和价值衡量三类分歧，并结合德、法、意经验加以说明。</w:delText>
        </w:r>
      </w:del>
    </w:p>
    <w:p w14:paraId="06E5E94C">
      <w:pPr>
        <w:pStyle w:val="4"/>
        <w:rPr>
          <w:del w:id="20899" w:author="陈海婷" w:date="2026-09-18T12:00:00Z"/>
        </w:rPr>
      </w:pPr>
      <w:del w:id="20900" w:author="陈海婷" w:date="2026-09-18T12:00:00Z">
        <w:bookmarkStart w:id="18" w:name="建立跨部门评价标准的对话与分级机制"/>
        <w:r>
          <w:delText xml:space="preserve">6.1 </w:delText>
        </w:r>
        <w:r>
          <w:rPr>
            <w:rFonts w:hint="eastAsia"/>
          </w:rPr>
          <w:delText>建立跨部门评价标准的对话与分级机制</w:delText>
        </w:r>
      </w:del>
    </w:p>
    <w:p w14:paraId="6C2C5A43">
      <w:pPr>
        <w:pStyle w:val="28"/>
        <w:rPr>
          <w:del w:id="20901" w:author="陈海婷" w:date="2026-09-18T12:00:00Z"/>
        </w:rPr>
      </w:pPr>
      <w:del w:id="20902" w:author="陈海婷" w:date="2026-09-18T12:00:00Z">
        <w:r>
          <w:rPr>
            <w:rFonts w:hint="eastAsia"/>
          </w:rPr>
          <w:delText>针对“创新”定义分歧，关键在于既搭建两套标准之间的对话通道，又提供可分级对照的共同标尺。如5.3节所示，药监局与医保局两套评价标准之间缺乏制度化接口，且并无对错之分，这种源于选择性注意力的分歧难以通过单纯的信息共享消除（Ocasio</w:delText>
        </w:r>
        <w:r>
          <w:delText xml:space="preserve"> 1997</w:delText>
        </w:r>
        <w:r>
          <w:rPr>
            <w:vertAlign w:val="superscript"/>
          </w:rPr>
          <w:delText>[27]</w:delText>
        </w:r>
        <w:r>
          <w:rPr>
            <w:rFonts w:hint="eastAsia"/>
          </w:rPr>
          <w:delText>）。</w:delText>
        </w:r>
      </w:del>
    </w:p>
    <w:p w14:paraId="7F05FAFE">
      <w:pPr>
        <w:pStyle w:val="3"/>
        <w:rPr>
          <w:del w:id="20903" w:author="陈海婷" w:date="2026-09-18T12:00:00Z"/>
        </w:rPr>
      </w:pPr>
      <w:del w:id="20904" w:author="陈海婷" w:date="2026-09-18T12:00:00Z">
        <w:r>
          <w:rPr>
            <w:rFonts w:hint="eastAsia"/>
          </w:rPr>
          <w:delText>德国的附加效益评估制度提供了转换接口的范例：《药品市场改革法案》（AMNOG）要求新药上市即由联邦联合委员会（G-BA）作出六级附加效益评级，把药监局层面的“技术创新”转译为支付方可理解的“临床增量获益”等级，使审批结论与支付决策在同一套语言下衔接；采用相近评估流程的德法两国评级一致率高达82%</w:delText>
        </w:r>
        <w:r>
          <w:rPr>
            <w:vertAlign w:val="superscript"/>
          </w:rPr>
          <w:delText>[12]</w:delText>
        </w:r>
        <w:r>
          <w:rPr>
            <w:rFonts w:hint="eastAsia"/>
          </w:rPr>
          <w:delText>，印证了标准化转换接口对提升跨机构评价一致性的作用。法国的分级评价体系则提供了直接的工具原型：高等卫生管理局（HAS）以“实际临床获益”（SMR）决定是否纳入报销、以“临床获益改善度”（ASMR）的五级分类指导报销价格谈判</w:delText>
        </w:r>
        <w:r>
          <w:rPr>
            <w:vertAlign w:val="superscript"/>
          </w:rPr>
          <w:delText>[12]</w:delText>
        </w:r>
        <w:r>
          <w:rPr>
            <w:rFonts w:hint="eastAsia"/>
          </w:rPr>
          <w:delText>，其要害在于将临床获益等级与定价空间显性挂钩——当评价与经济后果直接绑定时，各方更有动力就评价标准本身达成共识。</w:delText>
        </w:r>
      </w:del>
    </w:p>
    <w:p w14:paraId="3F8C40EA">
      <w:pPr>
        <w:pStyle w:val="3"/>
        <w:rPr>
          <w:del w:id="20905" w:author="陈海婷" w:date="2026-09-18T12:00:00Z"/>
        </w:rPr>
      </w:pPr>
      <w:del w:id="20906" w:author="陈海婷" w:date="2026-09-18T12:00:00Z">
        <w:r>
          <w:rPr>
            <w:rFonts w:hint="eastAsia"/>
          </w:rPr>
          <w:delText>据此，</w:delText>
        </w:r>
        <w:r>
          <w:rPr>
            <w:rFonts w:hint="eastAsia"/>
          </w:rPr>
          <w:delText>建议在“十五五”时期探索建立三部门评价标准定期联席对话机制</w:delText>
        </w:r>
        <w:r>
          <w:rPr>
            <w:rFonts w:hint="eastAsia"/>
          </w:rPr>
          <w:delText>，其核心功能并非统一标准，而是实现标准的透明化和可对话：可由</w:delText>
        </w:r>
        <w:r>
          <w:rPr>
            <w:rFonts w:hint="eastAsia"/>
          </w:rPr>
          <w:delText>国家发展改革委等</w:delText>
        </w:r>
        <w:r>
          <w:rPr>
            <w:rFonts w:hint="eastAsia"/>
          </w:rPr>
          <w:delText>相关部门牵头编制《创新药评价维度对照指引》，将三部门各自使用的评价维度、指标定义和证据要求以结构化方式并列呈现，把隐含的制度逻辑差异转化为显性的、可讨论的标准差异。在此基础上进一步构建分级化的创新药评价指标体系，核心是区分“技术创新等级”与“临床价值增量等级”两个维度，分别对应药监局与医保局两套评价逻辑，二者的分级结果形成矩阵式对照，为医保准入谈判和定价决策提供更清晰的证据基础；</w:delText>
        </w:r>
        <w:r>
          <w:rPr>
            <w:rFonts w:hint="eastAsia"/>
          </w:rPr>
          <w:delText>医保局在《关于建立新上市化学药品首发价格形成机制 鼓励高质量创新的通知（征求意见稿）》（2024）中已提出按药学、临床价值与循证证据三个维度、总分150点的企业自评量表并据以分档管理，《国务院办公厅关于健全药品价格形成机制的若干意见》（国办发〔2026〕9号）进一步确立了新上市药品企业自评制度，表明分级评价的思路已获制度确认，本文建议并非另立新制。但现行安排在三个方面尚不足以承担跨部门转换的功能：①在适用范围上，该量表服务于首发价格分档这一单一环节，评级结果不进入医保目录准入评审，亦不向药监与卫健环节传递，实质上仍是医保部门的内部工具；②在评价主体上，采取企业自评加部门核验的方式，其权威性不足以构成三部门共同承认的标尺；③在维度结构上，该量表将药学创新与临床价值合并计入同一总分，实际上消解了5.3节所揭示的核心分歧——药监局的技术新颖性判据与医保局的临床价值增量判据一旦被压缩为单一分数，两套标准之间的差异便不再可见，对话亦无从展开。</w:delText>
        </w:r>
        <w:r>
          <w:rPr>
            <w:rFonts w:hint="eastAsia"/>
            <w:highlight w:val="yellow"/>
            <w:rPrChange w:id="258" w:author="W" w:date="2026-09-15T09:27:28Z">
              <w:rPr>
                <w:rFonts w:hint="eastAsia"/>
              </w:rPr>
            </w:rPrChange>
          </w:rPr>
          <w:delText>本文所建议的分级体系因而不在于新增一套打分规则，而在于将两类判据显性拆分为并列维度、形成矩阵式对照，并推动评级结果在三部门之间互认与传递，使既有的分级实践从定价工具转化为跨部门的转换接口。</w:delText>
        </w:r>
      </w:del>
    </w:p>
    <w:p>
      <w:pPr>
        <w:pStyle w:val="28"/>
        <w:rPr>
          <w:ins w:id="20907" w:author="陈海婷" w:date="2026-09-18T12:00:00Z"/>
        </w:rPr>
      </w:pPr>
      <w:ins w:id="20908" w:author="陈海婷" w:date="2026-09-18T12:00:00Z">
        <w:r>
          <w:rPr>
            <w:rFonts w:hint="eastAsia"/>
          </w:rPr>
          <w:t xml:space="preserve">协调的重点是定义不一致，而非分工差异。即便在制度环境相近的法国、德国、意大利之间，健康技术评估结论的一致率也仅为52%-82%（Casilli等 2023</w:t>
        </w:r>
        <w:r>
          <w:rPr>
            <w:rFonts w:hint="eastAsia"/>
            <w:vertAlign w:val="superscript"/>
          </w:rPr>
          <w:t xml:space="preserve">[12]</w:t>
        </w:r>
        <w:r>
          <w:rPr>
            <w:rFonts w:hint="eastAsia"/>
          </w:rPr>
          <w:t xml:space="preserve">），评价机构之间的差异难以完全消除。跨部门对话的作用在于对齐定义与评价标准、增进相互理解，使各部门在本职能范围内参考其他部门的判据，而不是重新划分职能或统一维度权重。以下三条建议分别侧重创新定义、证据要求和价值衡量，并逐条说明现行政策已有的安排与本文的补充。</w:t>
        </w:r>
      </w:ins>
    </w:p>
    <w:p>
      <w:pPr>
        <w:pStyle w:val="4"/>
        <w:rPr>
          <w:ins w:id="20909" w:author="陈海婷" w:date="2026-09-18T12:00:00Z"/>
        </w:rPr>
      </w:pPr>
      <w:ins w:id="20910" w:author="陈海婷" w:date="2026-09-18T12:00:00Z">
        <w:r>
          <w:rPr>
            <w:rFonts w:hint="eastAsia"/>
          </w:rPr>
          <w:t xml:space="preserve">6.1 统一一级评价维度，相互公开指标体系</w:t>
        </w:r>
      </w:ins>
    </w:p>
    <w:p>
      <w:pPr>
        <w:pStyle w:val="28"/>
        <w:rPr>
          <w:ins w:id="20911" w:author="陈海婷" w:date="2026-09-18T12:00:00Z"/>
        </w:rPr>
      </w:pPr>
      <w:ins w:id="20912" w:author="陈海婷" w:date="2026-09-18T12:00:00Z">
        <w:r>
          <w:rPr>
            <w:rFonts w:hint="eastAsia"/>
          </w:rPr>
          <w:t xml:space="preserve">针对创新定义的不一致，建议按“求同存异”的思路构建三部门评价框架。德国联邦联合委员会（G-BA）的附加效益评级和法国高等卫生管理局（HAS）的临床获益改善度（ASMR）分级，都以统一的分级结论连接审批结论与支付决策（Casilli等 2023</w:t>
        </w:r>
        <w:r>
          <w:rPr>
            <w:rFonts w:hint="eastAsia"/>
            <w:vertAlign w:val="superscript"/>
          </w:rPr>
          <w:t xml:space="preserve">[12]</w:t>
        </w:r>
        <w:r>
          <w:rPr>
            <w:rFonts w:hint="eastAsia"/>
          </w:rPr>
          <w:t xml:space="preserve">）。借鉴这一思路：①求同，三部门以本文使用的五个评价维度作为共同的一级评价维度，并对“创新”“临床价值”等共用概念作出统一说明，明确技术新颖性与相对于已有药品的临床价值增量分别指什么；②存异，二级指标、测量指标和权重由各部门按职能设定，药监局侧重安全性、有效性与创新性，医保局侧重经济性与创新性，卫健委侧重合理用药与配备使用；③公开，各部门的评价维度、指标体系和权重在部门之间相互公开，使同一药品在不同环节的评价依据可以对照。</w:t>
        </w:r>
      </w:ins>
    </w:p>
    <w:p>
      <w:pPr>
        <w:pStyle w:val="3"/>
        <w:rPr>
          <w:ins w:id="20913" w:author="陈海婷" w:date="2026-09-18T12:00:00Z"/>
        </w:rPr>
      </w:pPr>
      <w:ins w:id="20914" w:author="陈海婷" w:date="2026-09-18T12:00:00Z">
        <w:r>
          <w:rPr>
            <w:rFonts w:hint="eastAsia"/>
          </w:rPr>
          <w:t xml:space="preserve">现行政策已在价格环节引入分类评价。《国务院办公厅关于健全药品价格形成机制的若干意见》</w:t>
        </w:r>
        <w:r>
          <w:rPr>
            <w:rFonts w:hint="eastAsia"/>
            <w:vertAlign w:val="superscript"/>
          </w:rPr>
          <w:t xml:space="preserve">[44]</w:t>
        </w:r>
        <w:r>
          <w:rPr>
            <w:rFonts w:hint="eastAsia"/>
          </w:rPr>
          <w:t xml:space="preserve">实行新上市药品企业自评制度，由企业综合临床价值、市场供求、竞争格局、社会承受能力等因素自主合理定价并接受社会监督和同行评议，并区分高水平创新药、改良新药、通用名药等情形分别予以政策支持和引导。本文的补充在于把分类评价从定价环节扩展到审批、准入与使用三个环节，由三部门共用一级评价维度、分设二级指标，使各环节的评价结果能够相互参考。</w:t>
        </w:r>
      </w:ins>
    </w:p>
    <w:p>
      <w:pPr>
        <w:pStyle w:val="4"/>
      </w:pPr>
      <w:r>
        <w:rPr>
          <w:rFonts w:hint="eastAsia"/>
        </w:rPr>
        <w:t xml:space="preserve">6.2 健全证据的动态评价与审批</w:t>
      </w:r>
      <w:del w:id="20915" w:author="陈海婷" w:date="2026-09-18T12:00:00Z">
        <w:r>
          <w:rPr>
            <w:rFonts w:hint="eastAsia"/>
          </w:rPr>
          <w:delText xml:space="preserve">-使用</w:delText>
        </w:r>
      </w:del>
      <w:ins w:id="20916" w:author="陈海婷" w:date="2026-09-18T12:00:00Z">
        <w:r>
          <w:rPr>
            <w:rFonts w:hint="eastAsia"/>
          </w:rPr>
          <w:t xml:space="preserve">—准入</w:t>
        </w:r>
      </w:ins>
      <w:r>
        <w:rPr>
          <w:rFonts w:hint="eastAsia"/>
        </w:rPr>
        <w:t xml:space="preserve">衔接</w:t>
      </w:r>
      <w:del w:id="20917" w:author="陈海婷" w:date="2026-09-18T12:00:00Z">
        <w:r>
          <w:rPr>
            <w:rFonts w:hint="eastAsia"/>
          </w:rPr>
          <w:delText xml:space="preserve">机制</w:delText>
        </w:r>
      </w:del>
    </w:p>
    <w:p w14:paraId="4899B7F5">
      <w:pPr>
        <w:pStyle w:val="28"/>
        <w:rPr>
          <w:del w:id="20918" w:author="陈海婷" w:date="2026-09-18T12:00:00Z"/>
        </w:rPr>
      </w:pPr>
      <w:del w:id="20919" w:author="陈海婷" w:date="2026-09-18T12:00:00Z">
        <w:r>
          <w:rPr>
            <w:rFonts w:hint="eastAsia"/>
          </w:rPr>
          <w:delText>针对证据要求分歧，应对之策是承认证据的阶段性，以观察周期换取确定性，而非强求上市初期即拿出充分证据。药监局可接受有限证据的加速审批，医保局对证据充分性要求更高，这一落差在附条件批准药品的医保准入环节尤为突出，审批端与支付端之间形成衔接断层，“上市即断档”成为制约创新价值兑现的现实瓶颈。</w:delText>
        </w:r>
      </w:del>
    </w:p>
    <w:p>
      <w:pPr>
        <w:pStyle w:val="28"/>
      </w:pPr>
      <w:ins w:id="20920" w:author="陈海婷" w:date="2026-09-18T12:00:00Z">
        <w:r>
          <w:rPr>
            <w:rFonts w:hint="eastAsia"/>
          </w:rPr>
          <w:t xml:space="preserve">针对证据要求的不一致，应承认证据的阶段性。</w:t>
        </w:r>
      </w:ins>
      <w:r>
        <w:rPr>
          <w:rFonts w:hint="eastAsia"/>
        </w:rPr>
        <w:t xml:space="preserve">意大利</w:t>
      </w:r>
      <w:del w:id="20921" w:author="陈海婷" w:date="2026-09-18T12:00:00Z">
        <w:r>
          <w:rPr>
            <w:rFonts w:hint="eastAsia"/>
          </w:rPr>
          <w:delText xml:space="preserve">的动态管理机制正是沿此思路设计：</w:delText>
        </w:r>
      </w:del>
      <w:r>
        <w:rPr>
          <w:rFonts w:hint="eastAsia"/>
        </w:rPr>
        <w:t xml:space="preserve">药品管理局（AIFA）以“创新/有条件创新/非创新”三级判定为基础，为证据尚不充分的药品配套条件准入协议和基于绩效的风险分担机制</w:t>
      </w:r>
      <w:del w:id="20922" w:author="陈海婷" w:date="2026-09-18T12:00:00Z">
        <w:r>
          <w:rPr>
            <w:rFonts w:hint="eastAsia"/>
          </w:rPr>
          <w:delText xml:space="preserve">（Managed</w:delText>
        </w:r>
        <w:r>
          <w:delText xml:space="preserve"> Entry </w:delText>
        </w:r>
        <w:r>
          <w:rPr>
            <w:rFonts w:hint="eastAsia"/>
          </w:rPr>
          <w:delText xml:space="preserve">Agreements，MEA），当</w:delText>
        </w:r>
      </w:del>
      <w:ins w:id="20923" w:author="陈海婷" w:date="2026-09-18T12:00:00Z">
        <w:r>
          <w:rPr>
            <w:rFonts w:hint="eastAsia"/>
          </w:rPr>
          <w:t xml:space="preserve">，</w:t>
        </w:r>
      </w:ins>
      <w:r>
        <w:rPr>
          <w:rFonts w:hint="eastAsia"/>
        </w:rPr>
        <w:t xml:space="preserve">实际临床表现未达预期时相应调整价格，以动态调整替代一次性准入判断。</w:t>
      </w:r>
      <w:del w:id="20924" w:author="陈海婷" w:date="2026-09-18T12:00:00Z">
        <w:r>
          <w:rPr>
            <w:rFonts w:hint="eastAsia"/>
          </w:rPr>
          <w:delText xml:space="preserve">意法、意德评级一致率仅为52%和57%</w:delText>
        </w:r>
        <w:r>
          <w:rPr>
            <w:vertAlign w:val="superscript"/>
          </w:rPr>
          <w:delText xml:space="preserve">[12]</w:delText>
        </w:r>
        <w:r>
          <w:rPr>
            <w:rFonts w:hint="eastAsia"/>
          </w:rPr>
          <w:delText xml:space="preserve">，也从反面说明分歧的持久性——该机制意义不是消除分歧，而是对分歧加以容纳。</w:delText>
        </w:r>
      </w:del>
    </w:p>
    <w:p>
      <w:pPr>
        <w:pStyle w:val="3"/>
        <w:rPr>
          <w:ins w:id="20925" w:author="陈海婷" w:date="2026-09-18T12:00:00Z"/>
        </w:rPr>
      </w:pPr>
      <w:ins w:id="20926" w:author="陈海婷" w:date="2026-09-18T12:00:00Z">
        <w:r>
          <w:rPr>
            <w:rFonts w:hint="eastAsia"/>
          </w:rPr>
          <w:t xml:space="preserve">现行政策已有相关安排。《支持创新药高质量发展的若干措施》</w:t>
        </w:r>
        <w:r>
          <w:rPr>
            <w:rFonts w:hint="eastAsia"/>
            <w:vertAlign w:val="superscript"/>
          </w:rPr>
          <w:t xml:space="preserve">[42]</w:t>
        </w:r>
        <w:r>
          <w:rPr>
            <w:rFonts w:hint="eastAsia"/>
          </w:rPr>
          <w:t xml:space="preserve">鼓励创新药开展真实世界研究，推动研究结果与药品目录准入、续约、调整医保支付范围等挂钩，并规定上市申请获得国家药品监管部门受理的创新药，企业可同步申请医保部门给予点对点政策指导；《国务院办公厅关于健全药品价格形成机制的若干意见》</w:t>
        </w:r>
        <w:r>
          <w:rPr>
            <w:rFonts w:hint="eastAsia"/>
            <w:vertAlign w:val="superscript"/>
          </w:rPr>
          <w:t xml:space="preserve">[44]</w:t>
        </w:r>
        <w:r>
          <w:rPr>
            <w:rFonts w:hint="eastAsia"/>
          </w:rPr>
          <w:t xml:space="preserve">允许医药企业根据真实世界研究结果和临床使用实效，在首发价格基础上适当调整价格水平。</w:t>
        </w:r>
      </w:ins>
    </w:p>
    <w:p>
      <w:pPr>
        <w:pStyle w:val="3"/>
      </w:pPr>
      <w:del w:id="20927" w:author="陈海婷" w:date="2026-09-18T12:00:00Z">
        <w:r>
          <w:rPr>
            <w:rFonts w:hint="eastAsia"/>
          </w:rPr>
          <w:delText xml:space="preserve">据此，建议在完善基本医保与商业保险“双目录”（基本医保药品目录与商业健康保险创新药品目录）衔接机制中引入基于真实世界证据的动态评价制度：</w:delText>
        </w:r>
      </w:del>
      <w:ins w:id="20928" w:author="陈海婷" w:date="2026-09-18T12:00:00Z">
        <w:r>
          <w:rPr>
            <w:rFonts w:hint="eastAsia"/>
          </w:rPr>
          <w:t xml:space="preserve">本文的补充有两点。①</w:t>
        </w:r>
      </w:ins>
      <w:r>
        <w:rPr>
          <w:rFonts w:hint="eastAsia"/>
        </w:rPr>
        <w:t xml:space="preserve">对经加快</w:t>
      </w:r>
      <w:del w:id="20929" w:author="陈海婷" w:date="2026-09-18T12:00:00Z">
        <w:r>
          <w:rPr>
            <w:rFonts w:hint="eastAsia"/>
          </w:rPr>
          <w:delText xml:space="preserve">通道</w:delText>
        </w:r>
      </w:del>
      <w:ins w:id="20930" w:author="陈海婷" w:date="2026-09-18T12:00:00Z">
        <w:r>
          <w:rPr>
            <w:rFonts w:hint="eastAsia"/>
          </w:rPr>
          <w:t xml:space="preserve">上市注册程序</w:t>
        </w:r>
      </w:ins>
      <w:r>
        <w:rPr>
          <w:rFonts w:hint="eastAsia"/>
        </w:rPr>
        <w:t xml:space="preserve">获批</w:t>
      </w:r>
      <w:del w:id="20931" w:author="陈海婷" w:date="2026-09-18T12:00:00Z">
        <w:r>
          <w:rPr>
            <w:rFonts w:hint="eastAsia"/>
          </w:rPr>
          <w:delText xml:space="preserve">但经济学证据尚不充分</w:delText>
        </w:r>
      </w:del>
      <w:r>
        <w:rPr>
          <w:rFonts w:hint="eastAsia"/>
        </w:rPr>
        <w:t xml:space="preserve">的创新药</w:t>
      </w:r>
      <w:del w:id="20932" w:author="陈海婷" w:date="2026-09-18T12:00:00Z">
        <w:r>
          <w:rPr>
            <w:rFonts w:hint="eastAsia"/>
          </w:rPr>
          <w:delText xml:space="preserve">，</w:delText>
        </w:r>
      </w:del>
      <w:r>
        <w:rPr>
          <w:rFonts w:hint="eastAsia"/>
        </w:rPr>
        <w:t xml:space="preserve">设置</w:t>
      </w:r>
      <w:del w:id="20933" w:author="陈海婷" w:date="2026-09-18T12:00:00Z">
        <w:r>
          <w:rPr>
            <w:rFonts w:hint="eastAsia"/>
          </w:rPr>
          <w:delText xml:space="preserve">“</w:delText>
        </w:r>
      </w:del>
      <w:r>
        <w:rPr>
          <w:rFonts w:hint="eastAsia"/>
        </w:rPr>
        <w:t xml:space="preserve">价值验证周期</w:t>
      </w:r>
      <w:del w:id="20934" w:author="陈海婷" w:date="2026-09-18T12:00:00Z">
        <w:r>
          <w:rPr>
            <w:rFonts w:hint="eastAsia"/>
          </w:rPr>
          <w:delText xml:space="preserve">”，</w:delText>
        </w:r>
      </w:del>
      <w:ins w:id="20935" w:author="陈海婷" w:date="2026-09-18T12:00:00Z">
        <w:r>
          <w:rPr>
            <w:rFonts w:hint="eastAsia"/>
          </w:rPr>
          <w:t xml:space="preserve">：</w:t>
        </w:r>
      </w:ins>
      <w:r>
        <w:rPr>
          <w:rFonts w:hint="eastAsia"/>
        </w:rPr>
        <w:t xml:space="preserve">以条件性方式先行纳入目录，</w:t>
      </w:r>
      <w:ins w:id="20936" w:author="陈海婷" w:date="2026-09-18T12:00:00Z">
        <w:r>
          <w:rPr>
            <w:rFonts w:hint="eastAsia"/>
          </w:rPr>
          <w:t xml:space="preserve">事先</w:t>
        </w:r>
      </w:ins>
      <w:r>
        <w:rPr>
          <w:rFonts w:hint="eastAsia"/>
        </w:rPr>
        <w:t xml:space="preserve">明确</w:t>
      </w:r>
      <w:ins w:id="20937" w:author="陈海婷" w:date="2026-09-18T12:00:00Z">
        <w:r>
          <w:rPr>
            <w:rFonts w:hint="eastAsia"/>
          </w:rPr>
          <w:t xml:space="preserve">需补充的比较证据、</w:t>
        </w:r>
      </w:ins>
      <w:r>
        <w:rPr>
          <w:rFonts w:hint="eastAsia"/>
        </w:rPr>
        <w:t xml:space="preserve">真实世界证据的收集要求与评价节点，周期结束后据实重估准入条件和支付</w:t>
      </w:r>
      <w:del w:id="20938" w:author="陈海婷" w:date="2026-09-18T12:00:00Z">
        <w:r>
          <w:rPr>
            <w:rFonts w:hint="eastAsia"/>
          </w:rPr>
          <w:delText xml:space="preserve">价格</w:delText>
        </w:r>
      </w:del>
      <w:ins w:id="20939" w:author="陈海婷" w:date="2026-09-18T12:00:00Z">
        <w:r>
          <w:rPr>
            <w:rFonts w:hint="eastAsia"/>
          </w:rPr>
          <w:t xml:space="preserve">标准，使研究结果与准入、续约挂钩有可操作的时间安排和证据清单</w:t>
        </w:r>
      </w:ins>
      <w:r>
        <w:rPr>
          <w:rFonts w:hint="eastAsia"/>
        </w:rPr>
        <w:t xml:space="preserve">；岳晓萌等（2021）</w:t>
      </w:r>
      <w:r>
        <w:rPr>
          <w:rFonts w:hint="eastAsia"/>
          <w:vertAlign w:val="superscript"/>
        </w:rPr>
        <w:t xml:space="preserve">[4</w:t>
      </w:r>
      <w:del w:id="20940" w:author="陈海婷" w:date="2026-09-18T12:00:00Z">
        <w:r>
          <w:rPr>
            <w:vertAlign w:val="superscript"/>
          </w:rPr>
          <w:delText xml:space="preserve">3]</w:delText>
        </w:r>
        <w:r>
          <w:rPr>
            <w:rFonts w:hint="eastAsia"/>
          </w:rPr>
          <w:delText xml:space="preserve">对</w:delText>
        </w:r>
      </w:del>
      <w:ins w:id="20941" w:author="陈海婷" w:date="2026-09-18T12:00:00Z">
        <w:r>
          <w:rPr>
            <w:rFonts w:hint="eastAsia"/>
            <w:vertAlign w:val="superscript"/>
          </w:rPr>
          <w:t xml:space="preserve">5]</w:t>
        </w:r>
        <w:r>
          <w:rPr>
            <w:rFonts w:hint="eastAsia"/>
          </w:rPr>
          <w:t xml:space="preserve">梳理的</w:t>
        </w:r>
      </w:ins>
      <w:r>
        <w:rPr>
          <w:rFonts w:hint="eastAsia"/>
        </w:rPr>
        <w:t xml:space="preserve">欧美医保目录退出机制</w:t>
      </w:r>
      <w:del w:id="20942" w:author="陈海婷" w:date="2026-09-18T12:00:00Z">
        <w:r>
          <w:rPr>
            <w:rFonts w:hint="eastAsia"/>
          </w:rPr>
          <w:delText xml:space="preserve">的梳理</w:delText>
        </w:r>
      </w:del>
      <w:r>
        <w:rPr>
          <w:rFonts w:hint="eastAsia"/>
        </w:rPr>
        <w:t xml:space="preserve">可为</w:t>
      </w:r>
      <w:del w:id="20943" w:author="陈海婷" w:date="2026-09-18T12:00:00Z">
        <w:r>
          <w:rPr>
            <w:rFonts w:hint="eastAsia"/>
          </w:rPr>
          <w:delText xml:space="preserve">动态</w:delText>
        </w:r>
      </w:del>
      <w:ins w:id="20944" w:author="陈海婷" w:date="2026-09-18T12:00:00Z">
        <w:r>
          <w:rPr>
            <w:rFonts w:hint="eastAsia"/>
          </w:rPr>
          <w:t xml:space="preserve">周期结束后的</w:t>
        </w:r>
      </w:ins>
      <w:r>
        <w:rPr>
          <w:rFonts w:hint="eastAsia"/>
        </w:rPr>
        <w:t xml:space="preserve">调整</w:t>
      </w:r>
      <w:del w:id="20945" w:author="陈海婷" w:date="2026-09-18T12:00:00Z">
        <w:r>
          <w:rPr>
            <w:rFonts w:hint="eastAsia"/>
          </w:rPr>
          <w:delText xml:space="preserve">和退出安排</w:delText>
        </w:r>
      </w:del>
      <w:r>
        <w:rPr>
          <w:rFonts w:hint="eastAsia"/>
        </w:rPr>
        <w:t xml:space="preserve">提供参照。</w:t>
      </w:r>
      <w:ins w:id="20946" w:author="陈海婷" w:date="2026-09-18T12:00:00Z">
        <w:r>
          <w:rPr>
            <w:rFonts w:hint="eastAsia"/>
          </w:rPr>
          <w:t xml:space="preserve">②在企业与医保部门点对点指导的基础上，建立药监部门与医保部门之间的证据衔接，将审评环节形成的疗效与安全性证据评价结论及上市后证据补充要求同步提供给医保准入评审参考，减少两个环节对同一药品证据的重复评价。</w:t>
        </w:r>
      </w:ins>
    </w:p>
    <w:p w14:paraId="2642CBFE">
      <w:pPr>
        <w:pStyle w:val="3"/>
        <w:rPr>
          <w:del w:id="20947" w:author="陈海婷" w:date="2026-09-18T12:00:00Z"/>
        </w:rPr>
      </w:pPr>
      <w:del w:id="20948" w:author="陈海婷" w:date="2026-09-18T12:00:00Z">
        <w:r>
          <w:rPr>
            <w:rFonts w:hint="eastAsia"/>
          </w:rPr>
          <w:delText>在动态评价之外，还需将三部门串行的评价流程转变为适度并联的协同流程：一方面建立审评与准入之间的前置沟通机制，使药物经济学证据和真实世界证据的准备在临床审评阶段即同步启动——德国要求新药上市即启动附加效益评估并给予6个月自由定价过渡期，正体现了评价与定价及时衔接对加快创新药可及的价值；另一方面，对经加快通道获批的创新药明确从审批到准入的过渡安排，与“价值验证周期”相衔接，避免加快上市的制度红利在支付端流失。毛晖等（2025）</w:delText>
        </w:r>
        <w:r>
          <w:rPr>
            <w:vertAlign w:val="superscript"/>
          </w:rPr>
          <w:delText>[44]</w:delText>
        </w:r>
        <w:r>
          <w:rPr>
            <w:rFonts w:hint="eastAsia"/>
          </w:rPr>
          <w:delText>的实证研究表明，国家医保谈判在提升药品可及性的同时显著降低了对应癌症的死亡人数，说明加快支付端衔接能够直接转化为健康收益。此外，随着细胞与基因治疗、罕见病药物等新型创新药不断涌现，三部门宜建立定期评估和调整评价规则的机制，使证据评价规则随创新形态的演进动态调整。</w:delText>
        </w:r>
      </w:del>
    </w:p>
    <w:p>
      <w:pPr>
        <w:pStyle w:val="4"/>
      </w:pPr>
      <w:r>
        <w:rPr>
          <w:rFonts w:hint="eastAsia"/>
        </w:rPr>
        <w:t xml:space="preserve">6.3 </w:t>
      </w:r>
      <w:del w:id="20949" w:author="陈海婷" w:date="2026-09-18T12:00:00Z">
        <w:r>
          <w:rPr>
            <w:rFonts w:hint="eastAsia"/>
          </w:rPr>
          <w:delText xml:space="preserve">增强</w:delText>
        </w:r>
      </w:del>
      <w:ins w:id="20950" w:author="陈海婷" w:date="2026-09-18T12:00:00Z">
        <w:r>
          <w:rPr>
            <w:rFonts w:hint="eastAsia"/>
          </w:rPr>
          <w:t xml:space="preserve">公开评审理由，共享</w:t>
        </w:r>
      </w:ins>
      <w:r>
        <w:rPr>
          <w:rFonts w:hint="eastAsia"/>
        </w:rPr>
        <w:t xml:space="preserve">评价</w:t>
      </w:r>
      <w:del w:id="20951" w:author="陈海婷" w:date="2026-09-18T12:00:00Z">
        <w:r>
          <w:rPr>
            <w:rFonts w:hint="eastAsia"/>
          </w:rPr>
          <w:delText xml:space="preserve">过程的</w:delText>
        </w:r>
      </w:del>
      <w:r>
        <w:rPr>
          <w:rFonts w:hint="eastAsia"/>
        </w:rPr>
        <w:t xml:space="preserve">信息</w:t>
      </w:r>
      <w:del w:id="20952" w:author="陈海婷" w:date="2026-09-18T12:00:00Z">
        <w:r>
          <w:rPr>
            <w:rFonts w:hint="eastAsia"/>
          </w:rPr>
          <w:delText xml:space="preserve">共享与透明度</w:delText>
        </w:r>
      </w:del>
    </w:p>
    <w:p w14:paraId="180CFC8C">
      <w:pPr>
        <w:pStyle w:val="28"/>
        <w:rPr>
          <w:del w:id="20953" w:author="陈海婷" w:date="2026-09-18T12:00:00Z"/>
        </w:rPr>
      </w:pPr>
      <w:del w:id="20954" w:author="陈海婷" w:date="2026-09-18T12:00:00Z">
        <w:r>
          <w:rPr>
            <w:rFonts w:hint="eastAsia"/>
          </w:rPr>
          <w:delText>针对价值衡量分歧，第三条路径的着力点是让各方“看得见”彼此的评价过程。三部门的证据偏好与价值取向结构性分化，而评价过程的信息不对称会进一步放大分歧：访谈中受访专家反映，医保评审以企业申报材料为主要信息载体，材料表述不清晰会直接影响评审得分；药物经济学测算采用背对背方式以保证独立性，但测算方法与维度权重口径不公开，使企业和其他部门难以理解与预</w:delText>
        </w:r>
        <w:r>
          <w:rPr>
            <w:rFonts w:hint="eastAsia"/>
          </w:rPr>
          <w:delText>判</w:delText>
        </w:r>
        <w:r>
          <w:rPr>
            <w:rFonts w:hint="eastAsia"/>
          </w:rPr>
          <w:delText>评审结论。价值标准难以统一，但评价过程可以透明——透明化使分歧从“不可见的黑箱”变为“可讨论的差异”，为前两条路径的对话与衔接提供信息基础。</w:delText>
        </w:r>
      </w:del>
    </w:p>
    <w:p w14:paraId="37895EF8">
      <w:pPr>
        <w:pStyle w:val="3"/>
        <w:rPr>
          <w:del w:id="20955" w:author="陈海婷" w:date="2026-09-18T12:00:00Z"/>
        </w:rPr>
      </w:pPr>
      <w:del w:id="20956" w:author="陈海婷" w:date="2026-09-18T12:00:00Z">
        <w:r>
          <w:rPr>
            <w:rFonts w:hint="eastAsia"/>
          </w:rPr>
          <w:delText>三国经验均指向公开评价过程的价值：德国G-BA的附加效益评级连同评估依据全文公开，法国HAS的SMR/ASMR评估意见公开发布，意大利AIFA依托药品登记系统持续采集真实世界数据以支撑动态调整；跨国比较研究（Casilli等</w:delText>
        </w:r>
        <w:r>
          <w:delText xml:space="preserve"> 2023</w:delText>
        </w:r>
        <w:r>
          <w:rPr>
            <w:vertAlign w:val="superscript"/>
          </w:rPr>
          <w:delText>[12]</w:delText>
        </w:r>
        <w:r>
          <w:rPr>
            <w:rFonts w:hint="eastAsia"/>
          </w:rPr>
          <w:delText>）之所以可能，正是因为三国的评估结论及理由均对外公开，公开使跨机构的比较、学习与相互校准成为可能。</w:delText>
        </w:r>
      </w:del>
    </w:p>
    <w:p w14:paraId="56F9785B">
      <w:pPr>
        <w:pStyle w:val="3"/>
        <w:rPr>
          <w:del w:id="20957" w:author="陈海婷" w:date="2026-09-18T12:00:00Z"/>
        </w:rPr>
      </w:pPr>
      <w:del w:id="20958" w:author="陈海婷" w:date="2026-09-18T12:00:00Z">
        <w:r>
          <w:rPr>
            <w:rFonts w:hint="eastAsia"/>
          </w:rPr>
          <w:delText>据此提出三方面建议。①推进评价标准与结果的公开：发布各部门评审维度、指标定义与打分规则，对未获准入的药品说明主要理由，逐步公开药物经济学测算的方法学框架，使企业和社会形成稳定预期。②建设跨部门评价信息共享平台：依托药品临床综合评价体系和医保信息平台，推动审评证据、医保测算依据与临床真实世界使用数据在部门间互通，并在</w:delText>
        </w:r>
        <w:r>
          <w:rPr/>
          <w:delText>数据安全与个人信息保护合规边界</w:delText>
        </w:r>
        <w:r>
          <w:rPr>
            <w:rFonts w:hint="eastAsia"/>
          </w:rPr>
          <w:delText>内，</w:delText>
        </w:r>
        <w:r>
          <w:rPr>
            <w:rFonts w:hint="eastAsia"/>
          </w:rPr>
          <w:delText>脱敏</w:delText>
        </w:r>
        <w:r>
          <w:rPr>
            <w:rFonts w:hint="eastAsia"/>
          </w:rPr>
          <w:delText>向商业保险机构有序开放——访谈中专家指出，商业保险因缺乏公立医疗机构诊疗数据而难以测算定价，数据共享是“双目录”衔接的基础条件。③把握透明与保密的边界：借鉴国际上“规则透明、价格保密”的做法，公开评审规则、程序与维度权重口径，同时对谈判达成的具体支付标准探索更严格的价格保密机制，兼顾评审公信力与企业维护全球价格体系的合理关切。</w:delText>
        </w:r>
      </w:del>
    </w:p>
    <w:p>
      <w:pPr>
        <w:pStyle w:val="28"/>
        <w:rPr>
          <w:ins w:id="20959" w:author="陈海婷" w:date="2026-09-18T12:00:00Z"/>
        </w:rPr>
      </w:pPr>
      <w:ins w:id="20960" w:author="陈海婷" w:date="2026-09-18T12:00:00Z">
        <w:r>
          <w:rPr>
            <w:rFonts w:hint="eastAsia"/>
          </w:rPr>
          <w:t xml:space="preserve">针对价值衡量的不一致，三部门的维度范围与权重难以统一，但评审理由与评价信息可以公开和共享，使各方能够理解彼此的衡量方式。访谈显示，医保目录评审中企业需将申报材料制作成演示文稿供综合组专家审阅打分，材料描述不清晰会直接影响得分；药物经济学测算采用背对背方式进行；商业健康保险机构则因难以获得公立医院的数据而难以测算定价。法国、德国、意大利的评估结论及理由对外公开，Casilli等（2023）</w:t>
        </w:r>
        <w:r>
          <w:rPr>
            <w:rFonts w:hint="eastAsia"/>
            <w:vertAlign w:val="superscript"/>
          </w:rPr>
          <w:t xml:space="preserve">[12]</w:t>
        </w:r>
        <w:r>
          <w:rPr>
            <w:rFonts w:hint="eastAsia"/>
          </w:rPr>
          <w:t xml:space="preserve">的跨国比较正是以此为基础。</w:t>
        </w:r>
      </w:ins>
    </w:p>
    <w:p>
      <w:pPr>
        <w:pStyle w:val="3"/>
        <w:rPr>
          <w:ins w:id="20961" w:author="陈海婷" w:date="2026-09-18T12:00:00Z"/>
        </w:rPr>
      </w:pPr>
      <w:ins w:id="20962" w:author="陈海婷" w:date="2026-09-18T12:00:00Z">
        <w:r>
          <w:rPr>
            <w:rFonts w:hint="eastAsia"/>
          </w:rPr>
          <w:t xml:space="preserve">现行政策已有部分公开安排。国家医保局在目录调整中公示通过形式审查的药品及其有效性、安全性、创新性、公平性等申报信息（不含经济性），并向企业反馈是否通过评审、主规格、参照药品和支付范围</w:t>
        </w:r>
        <w:r>
          <w:rPr>
            <w:rFonts w:hint="eastAsia"/>
            <w:vertAlign w:val="superscript"/>
          </w:rPr>
          <w:t xml:space="preserve">[36]</w:t>
        </w:r>
        <w:r>
          <w:rPr>
            <w:rFonts w:hint="eastAsia"/>
          </w:rPr>
          <w:t xml:space="preserve">；《支持创新药高质量发展的若干措施》</w:t>
        </w:r>
        <w:r>
          <w:rPr>
            <w:rFonts w:hint="eastAsia"/>
            <w:vertAlign w:val="superscript"/>
          </w:rPr>
          <w:t xml:space="preserve">[42]</w:t>
        </w:r>
        <w:r>
          <w:rPr>
            <w:rFonts w:hint="eastAsia"/>
          </w:rPr>
          <w:t xml:space="preserve">提出加强医疗、医保、医药三方信息互通与协同，探索为创新药研发提供必要的医保数据服务，并对商业健康保险创新药品目录内药品探索更严格的价格保密机制。本文的补充有两点。①公开评审结果的理由：向企业反馈评审结果时说明未通过评审的主要理由，公开药物经济学测算的方法学框架，在价格保密的前提下提高评审理由的透明度，使企业形成稳定预期。②把信息互通从服务研发延伸到服务评价：依托医保信息平台和药品临床综合评价体系，推动审评证据、医保测算依据与临床使用数据在部门之间共享，并在数据安全与个人信息保护合规的前提下，向商业健康保险机构有序开放。</w:t>
        </w:r>
      </w:ins>
    </w:p>
    <w:p>
      <w:pPr>
        <w:pStyle w:val="2"/>
      </w:pPr>
      <w:r>
        <w:rPr>
          <w:rFonts w:hint="eastAsia"/>
        </w:rPr>
        <w:t xml:space="preserve">7 结论与展望</w:t>
      </w:r>
    </w:p>
    <w:p w14:paraId="174F36D8">
      <w:pPr>
        <w:pStyle w:val="28"/>
        <w:rPr>
          <w:del w:id="20963" w:author="陈海婷" w:date="2026-09-18T12:00:00Z"/>
        </w:rPr>
      </w:pPr>
      <w:del w:id="20964" w:author="陈海婷" w:date="2026-09-18T12:00:00Z">
        <w:r>
          <w:rPr>
            <w:rFonts w:hint="eastAsia"/>
          </w:rPr>
          <w:delText>本文围绕创新药评价差异的表现维度、制度根源与协调路径三个递进问题，构建“制度逻辑—组织注意力”分析框架，将认知分歧操作化为政策文本中可测量的注意力配置差异，运用55份政策文本的计算编码分析与专家访谈相互印证，并借鉴德、法、意三国经验，</w:delText>
        </w:r>
        <w:r>
          <w:rPr>
            <w:rFonts w:hint="eastAsia"/>
          </w:rPr>
          <w:delText>对“十五五”时期三医协同背景下创新药多主体评价的认知分歧与协调路径进行了系统分析</w:delText>
        </w:r>
        <w:r>
          <w:rPr>
            <w:rFonts w:hint="eastAsia"/>
          </w:rPr>
          <w:delText>。</w:delText>
        </w:r>
      </w:del>
    </w:p>
    <w:p w14:paraId="4FFF6230">
      <w:pPr>
        <w:pStyle w:val="3"/>
        <w:rPr>
          <w:del w:id="20965" w:author="陈海婷" w:date="2026-09-18T12:00:00Z"/>
        </w:rPr>
      </w:pPr>
      <w:del w:id="20966" w:author="陈海婷" w:date="2026-09-18T12:00:00Z">
        <w:r>
          <w:rPr>
            <w:rFonts w:hint="eastAsia"/>
          </w:rPr>
          <w:delText>研究得到三方面主要发现。①三部门的认知分歧并不在评价维度的分工，而在同一概念的定义不兼容，集中体现于创新定义、证据要求和价值衡量三个方面：药监局以分子新颖性判定创新，医保局以临床价值增量判定创新，同一药品在两套标准下可以得出相反结论。其政策含义是：维度配置上的分工差异无需协调，同一概念上的定义分歧才需要对话。②政策文本编码有三处结果与常识预期不符：药监局对有效性的注意力（44.9%）超过安全性（28.5%），反映2015年以来审评审批改革的临床价值导向；医保局对创新性的注意力达15.8%，远非边缘议题，但其“创新”指向临床价值增量而非技术新颖性；卫健委安全性占比达35.0%，指向的却是使用端的合理用药与风险防控而非上市前审评。五个维度均有部门主导，维度配置实为功能互补。③这些分歧并非偶然的利益冲突或信息沟通不足，而是科学-安全逻辑、经济-效率逻辑和公共服务逻辑经由组织注意力分配塑造的结构性产物。</w:delText>
        </w:r>
      </w:del>
    </w:p>
    <w:p w14:paraId="79D554CD">
      <w:pPr>
        <w:pStyle w:val="3"/>
        <w:rPr>
          <w:del w:id="20967" w:author="陈海婷" w:date="2026-09-18T12:00:00Z"/>
        </w:rPr>
      </w:pPr>
      <w:del w:id="20968" w:author="陈海婷" w:date="2026-09-18T12:00:00Z">
        <w:r>
          <w:rPr>
            <w:rFonts w:hint="eastAsia"/>
          </w:rPr>
          <w:delText>本文的理论贡献在于：将制度逻辑理论与注意力基础观整合为“制度逻辑—组织注意力”框架，并以决策者认知理论阐明认知分歧与注意力配置差异之间的测量关系，突破了既有研究依赖利益相关者理论的分析视角；在方法上以关键词词典与大语言模型双编码员的信度检验，把三部门评价差异从定性描述推进为可量化的注意力占比测量；并由此将问题从“差异是什么”推进到“差异的制度根源何在”，指出三医协同的着力点在于建立制度化的差异管理机制。在实践层面，本文提出对话与分级、动态评价与审批—使用衔接、信息共享与透明三条协调路径，分别回应创新定义、证据要求和价值衡量三类分歧，其主线是“对话”与“衔接”：部门因制度位置不同而形成不同评价关注点本属常态，政策设计的重心宜从“消除分歧”转向“制度化管理分歧”。</w:delText>
        </w:r>
      </w:del>
    </w:p>
    <w:p>
      <w:pPr>
        <w:pStyle w:val="28"/>
        <w:rPr>
          <w:ins w:id="20969" w:author="陈海婷" w:date="2026-09-18T12:00:00Z"/>
        </w:rPr>
      </w:pPr>
      <w:ins w:id="20970" w:author="陈海婷" w:date="2026-09-18T12:00:00Z">
        <w:r>
          <w:rPr>
            <w:rFonts w:hint="eastAsia"/>
          </w:rPr>
          <w:t xml:space="preserve">本文以制度逻辑理论与注意力基础观为框架，以55份政策文本的句子级编码测量药监局、医保局、卫健委在五个评价维度上的注意力配置差异，并结合专家访谈与政策条文识别三部门评价标准的差异。研究发现：①药监局与医保局的注意力配置与各自的制度逻辑相符，在此格局下，医保局对创新性的关注不低于其对安全性与有效性的关注，这一结果在四种测算口径下均成立，而访谈显示其判据是相对于已有药品的临床价值增量，药监局认定创新药则以化合物的新颖性为前提；②卫健委文本中可被医保评审维度测到的内容明显较少，表明三部门尚缺少共同的评价语言；③三部门在创新定义、证据要求和价值衡量三个方面定义不一致，其中创新定义与证据要求的不一致主要存在于药监局与医保局之间，使同一药品在审批与准入环节的判断难以衔接。</w:t>
        </w:r>
      </w:ins>
    </w:p>
    <w:p>
      <w:pPr>
        <w:pStyle w:val="3"/>
        <w:rPr>
          <w:ins w:id="20971" w:author="陈海婷" w:date="2026-09-18T12:00:00Z"/>
        </w:rPr>
      </w:pPr>
      <w:ins w:id="20972" w:author="陈海婷" w:date="2026-09-18T12:00:00Z">
        <w:r>
          <w:rPr>
            <w:rFonts w:hint="eastAsia"/>
          </w:rPr>
          <w:t xml:space="preserve">本文的理论贡献在于将制度逻辑理论与注意力基础观结合，以政策文本中的注意力占比测量部门注意力配置，为解释三医协同中的部门评价差异提供了可测量的分析框架。实践上，本文区分分工差异与定义不一致，提出协调应聚焦于定义不一致，并据此提出统一一级评价维度、衔接证据评价、公开共享评价信息三条建议。</w:t>
        </w:r>
      </w:ins>
    </w:p>
    <w:p>
      <w:pPr>
        <w:pStyle w:val="3"/>
      </w:pPr>
      <w:r>
        <w:rPr>
          <w:rFonts w:hint="eastAsia"/>
        </w:rPr>
        <w:t xml:space="preserve">本研究存在以下局限，也指向后续研究方向。①本文以政策文本</w:t>
      </w:r>
      <w:del w:id="20973" w:author="陈海婷" w:date="2026-09-18T12:00:00Z">
        <w:r>
          <w:rPr>
            <w:rFonts w:hint="eastAsia"/>
          </w:rPr>
          <w:delText xml:space="preserve">作为制度性注意力的</w:delText>
        </w:r>
      </w:del>
      <w:r>
        <w:rPr>
          <w:rFonts w:hint="eastAsia"/>
        </w:rPr>
        <w:t xml:space="preserve">测量</w:t>
      </w:r>
      <w:del w:id="20974" w:author="陈海婷" w:date="2026-09-18T12:00:00Z">
        <w:r>
          <w:rPr>
            <w:rFonts w:hint="eastAsia"/>
          </w:rPr>
          <w:delText xml:space="preserve">载体，反映的是</w:delText>
        </w:r>
      </w:del>
      <w:r>
        <w:rPr>
          <w:rFonts w:hint="eastAsia"/>
        </w:rPr>
        <w:t xml:space="preserve">制度层面的</w:t>
      </w:r>
      <w:del w:id="20975" w:author="陈海婷" w:date="2026-09-18T12:00:00Z">
        <w:r>
          <w:rPr>
            <w:rFonts w:hint="eastAsia"/>
          </w:rPr>
          <w:delText xml:space="preserve">正式表达，访谈亦属辅助性证据</w:delText>
        </w:r>
      </w:del>
      <w:ins w:id="20976" w:author="陈海婷" w:date="2026-09-18T12:00:00Z">
        <w:r>
          <w:rPr>
            <w:rFonts w:hint="eastAsia"/>
          </w:rPr>
          <w:t xml:space="preserve">注意力配置</w:t>
        </w:r>
      </w:ins>
      <w:r>
        <w:rPr>
          <w:rFonts w:hint="eastAsia"/>
        </w:rPr>
        <w:t xml:space="preserve">，尚未</w:t>
      </w:r>
      <w:del w:id="20977" w:author="陈海婷" w:date="2026-09-18T12:00:00Z">
        <w:r>
          <w:rPr>
            <w:rFonts w:hint="eastAsia"/>
          </w:rPr>
          <w:delText xml:space="preserve">在个体层面</w:delText>
        </w:r>
      </w:del>
      <w:r>
        <w:rPr>
          <w:rFonts w:hint="eastAsia"/>
        </w:rPr>
        <w:t xml:space="preserve">对三部门从业者</w:t>
      </w:r>
      <w:ins w:id="20978" w:author="陈海婷" w:date="2026-09-18T12:00:00Z">
        <w:r>
          <w:rPr>
            <w:rFonts w:hint="eastAsia"/>
          </w:rPr>
          <w:t xml:space="preserve">个体</w:t>
        </w:r>
      </w:ins>
      <w:r>
        <w:rPr>
          <w:rFonts w:hint="eastAsia"/>
        </w:rPr>
        <w:t xml:space="preserve">的评价</w:t>
      </w:r>
      <w:del w:id="20979" w:author="陈海婷" w:date="2026-09-18T12:00:00Z">
        <w:r>
          <w:rPr>
            <w:rFonts w:hint="eastAsia"/>
          </w:rPr>
          <w:delText xml:space="preserve">认知</w:delText>
        </w:r>
      </w:del>
      <w:ins w:id="20980" w:author="陈海婷" w:date="2026-09-18T12:00:00Z">
        <w:r>
          <w:rPr>
            <w:rFonts w:hint="eastAsia"/>
          </w:rPr>
          <w:t xml:space="preserve">关注</w:t>
        </w:r>
      </w:ins>
      <w:r>
        <w:rPr>
          <w:rFonts w:hint="eastAsia"/>
        </w:rPr>
        <w:t xml:space="preserve">进行代表性测量</w:t>
      </w:r>
      <w:del w:id="20981" w:author="陈海婷" w:date="2026-09-18T12:00:00Z">
        <w:r>
          <w:rPr>
            <w:rFonts w:hint="eastAsia"/>
          </w:rPr>
          <w:delText xml:space="preserve">，制度逻辑向个体认知的传导机制有待针对性问卷与</w:delText>
        </w:r>
      </w:del>
      <w:ins w:id="20982" w:author="陈海婷" w:date="2026-09-18T12:00:00Z">
        <w:r>
          <w:rPr>
            <w:rFonts w:hint="eastAsia"/>
          </w:rPr>
          <w:t xml:space="preserve">；定义不一致主要依据两场一对一</w:t>
        </w:r>
      </w:ins>
      <w:r>
        <w:rPr>
          <w:rFonts w:hint="eastAsia"/>
        </w:rPr>
        <w:t xml:space="preserve">访谈</w:t>
      </w:r>
      <w:del w:id="20983" w:author="陈海婷" w:date="2026-09-18T12:00:00Z">
        <w:r>
          <w:rPr>
            <w:rFonts w:hint="eastAsia"/>
          </w:rPr>
          <w:delText xml:space="preserve">调查检验</w:delText>
        </w:r>
      </w:del>
      <w:ins w:id="20984" w:author="陈海婷" w:date="2026-09-18T12:00:00Z">
        <w:r>
          <w:rPr>
            <w:rFonts w:hint="eastAsia"/>
          </w:rPr>
          <w:t xml:space="preserve">与政策条文识别，药监局专家未能参加一对一访谈，研讨会资料也未经系统编码</w:t>
        </w:r>
      </w:ins>
      <w:r>
        <w:rPr>
          <w:rFonts w:hint="eastAsia"/>
        </w:rPr>
        <w:t xml:space="preserve">。</w:t>
      </w:r>
      <w:r>
        <w:rPr>
          <w:rFonts w:hint="eastAsia"/>
          <w:highlight w:val="yellow"/>
        </w:rPr>
        <w:t xml:space="preserve">②编码</w:t>
      </w:r>
      <w:del w:id="20985" w:author="陈海婷" w:date="2026-09-18T12:00:00Z">
        <w:r>
          <w:rPr>
            <w:rFonts w:hint="eastAsia"/>
          </w:rPr>
          <w:delText xml:space="preserve">信度虽经双编码检验（κ=0.867），但κ属编码员间</w:delText>
        </w:r>
      </w:del>
      <w:ins w:id="20986" w:author="陈海婷" w:date="2026-09-18T12:00:00Z">
        <w:r>
          <w:rPr>
            <w:rFonts w:hint="eastAsia"/>
            <w:highlight w:val="yellow"/>
          </w:rPr>
          <w:t xml:space="preserve">的</w:t>
        </w:r>
      </w:ins>
      <w:r>
        <w:rPr>
          <w:rFonts w:hint="eastAsia"/>
          <w:highlight w:val="yellow"/>
        </w:rPr>
        <w:t xml:space="preserve">一致性</w:t>
      </w:r>
      <w:del w:id="20987" w:author="陈海婷" w:date="2026-09-18T12:00:00Z">
        <w:r>
          <w:rPr>
            <w:rFonts w:hint="eastAsia"/>
          </w:rPr>
          <w:delText xml:space="preserve">指标</w:delText>
        </w:r>
      </w:del>
      <w:ins w:id="20988" w:author="陈海婷" w:date="2026-09-18T12:00:00Z">
        <w:r>
          <w:rPr>
            <w:rFonts w:hint="eastAsia"/>
            <w:highlight w:val="yellow"/>
          </w:rPr>
          <w:t xml:space="preserve">虽经两种方法检验</w:t>
        </w:r>
      </w:ins>
      <w:r>
        <w:rPr>
          <w:rFonts w:hint="eastAsia"/>
          <w:highlight w:val="yellow"/>
        </w:rPr>
        <w:t xml:space="preserve">，编码</w:t>
      </w:r>
      <w:del w:id="20989" w:author="陈海婷" w:date="2026-09-18T12:00:00Z">
        <w:r>
          <w:rPr>
            <w:rFonts w:hint="eastAsia"/>
          </w:rPr>
          <w:delText xml:space="preserve">效度</w:delText>
        </w:r>
      </w:del>
      <w:ins w:id="20990" w:author="陈海婷" w:date="2026-09-18T12:00:00Z">
        <w:r>
          <w:rPr>
            <w:rFonts w:hint="eastAsia"/>
            <w:highlight w:val="yellow"/>
          </w:rPr>
          <w:t xml:space="preserve">准确性</w:t>
        </w:r>
      </w:ins>
      <w:r>
        <w:rPr>
          <w:rFonts w:hint="eastAsia"/>
          <w:highlight w:val="yellow"/>
        </w:rPr>
        <w:t xml:space="preserve">尚待以人工标注为</w:t>
      </w:r>
      <w:del w:id="20991" w:author="陈海婷" w:date="2026-09-18T12:00:00Z">
        <w:r>
          <w:rPr>
            <w:rFonts w:hint="eastAsia"/>
          </w:rPr>
          <w:delText xml:space="preserve">金标</w:delText>
        </w:r>
      </w:del>
      <w:ins w:id="20992" w:author="陈海婷" w:date="2026-09-18T12:00:00Z">
        <w:r>
          <w:rPr>
            <w:rFonts w:hint="eastAsia"/>
            <w:highlight w:val="yellow"/>
          </w:rPr>
          <w:t xml:space="preserve">基</w:t>
        </w:r>
      </w:ins>
      <w:r>
        <w:rPr>
          <w:rFonts w:hint="eastAsia"/>
          <w:highlight w:val="yellow"/>
        </w:rPr>
        <w:t xml:space="preserve">准直接检验。</w:t>
      </w:r>
      <w:r>
        <w:rPr>
          <w:rFonts w:hint="eastAsia"/>
        </w:rPr>
        <w:t xml:space="preserve">③时间窗口内中国创新药评价制度处于快速变革期，部分政策文件的</w:t>
      </w:r>
      <w:del w:id="20993" w:author="陈海婷" w:date="2026-09-18T12:00:00Z">
        <w:r>
          <w:rPr>
            <w:rFonts w:hint="eastAsia"/>
          </w:rPr>
          <w:delText xml:space="preserve">制度</w:delText>
        </w:r>
      </w:del>
      <w:r>
        <w:rPr>
          <w:rFonts w:hint="eastAsia"/>
        </w:rPr>
        <w:t xml:space="preserve">效力可能因后续调整而变化，需跟踪“十五五”时期三医协同政策的实施进展</w:t>
      </w:r>
      <w:del w:id="20994" w:author="陈海婷" w:date="2026-09-18T12:00:00Z">
        <w:r>
          <w:rPr>
            <w:rFonts w:hint="eastAsia"/>
          </w:rPr>
          <w:delText xml:space="preserve">，通过纵向比较检验制度变迁对</w:delText>
        </w:r>
      </w:del>
      <w:ins w:id="20995" w:author="陈海婷" w:date="2026-09-18T12:00:00Z">
        <w:r>
          <w:rPr>
            <w:rFonts w:hint="eastAsia"/>
          </w:rPr>
          <w:t xml:space="preserve">。④</w:t>
        </w:r>
      </w:ins>
      <w:r>
        <w:rPr>
          <w:rFonts w:hint="eastAsia"/>
        </w:rPr>
        <w:t xml:space="preserve">评价</w:t>
      </w:r>
      <w:del w:id="20996" w:author="陈海婷" w:date="2026-09-18T12:00:00Z">
        <w:r>
          <w:rPr>
            <w:rFonts w:hint="eastAsia"/>
          </w:rPr>
          <w:delText xml:space="preserve">共识的影响。④</w:delText>
        </w:r>
      </w:del>
      <w:ins w:id="20997" w:author="陈海婷" w:date="2026-09-18T12:00:00Z">
        <w:r>
          <w:rPr>
            <w:rFonts w:hint="eastAsia"/>
          </w:rPr>
          <w:t xml:space="preserve">维度取自医保准入评审，对卫健委的用药管理内容与药监局的药品适宜性内容覆盖有限，全部句子中命中至少一个维度的比例为34.8%，相关结果的解释范围以此为限。⑤</w:t>
        </w:r>
      </w:ins>
      <w:r>
        <w:rPr>
          <w:rFonts w:hint="eastAsia"/>
        </w:rPr>
        <w:t xml:space="preserve">分析主体限于三个政府部门，未来</w:t>
      </w:r>
      <w:del w:id="20998" w:author="陈海婷" w:date="2026-09-18T12:00:00Z">
        <w:r>
          <w:rPr>
            <w:rFonts w:hint="eastAsia"/>
          </w:rPr>
          <w:delText xml:space="preserve">宜</w:delText>
        </w:r>
      </w:del>
      <w:ins w:id="20999" w:author="陈海婷" w:date="2026-09-18T12:00:00Z">
        <w:r>
          <w:rPr>
            <w:rFonts w:hint="eastAsia"/>
          </w:rPr>
          <w:t xml:space="preserve">可</w:t>
        </w:r>
      </w:ins>
      <w:r>
        <w:rPr>
          <w:rFonts w:hint="eastAsia"/>
        </w:rPr>
        <w:t xml:space="preserve">将制药企业和患者群体纳入</w:t>
      </w:r>
      <w:del w:id="21000" w:author="陈海婷" w:date="2026-09-18T12:00:00Z">
        <w:r>
          <w:rPr>
            <w:rFonts w:hint="eastAsia"/>
          </w:rPr>
          <w:delText xml:space="preserve">多主体</w:delText>
        </w:r>
      </w:del>
      <w:r>
        <w:rPr>
          <w:rFonts w:hint="eastAsia"/>
        </w:rPr>
        <w:t xml:space="preserve">分析</w:t>
      </w:r>
      <w:del w:id="21001" w:author="陈海婷" w:date="2026-09-18T12:00:00Z">
        <w:r>
          <w:rPr>
            <w:rFonts w:hint="eastAsia"/>
          </w:rPr>
          <w:delText xml:space="preserve">框架，构建更完整的创新药评价认知图谱</w:delText>
        </w:r>
      </w:del>
      <w:r>
        <w:rPr>
          <w:rFonts w:hint="eastAsia"/>
        </w:rPr>
        <w:t xml:space="preserve">。</w:t>
      </w:r>
    </w:p>
    <w:p>
      <w:pPr>
        <w:pStyle w:val="2"/>
      </w:pPr>
      <w:r>
        <w:rPr>
          <w:rFonts w:hint="eastAsia"/>
        </w:rPr>
        <w:t xml:space="preserve">参考文献</w:t>
      </w:r>
    </w:p>
    <w:p>
      <w:pPr>
        <w:pStyle w:val="63"/>
      </w:pPr>
      <w:r>
        <w:rPr>
          <w:rFonts w:hint="eastAsia"/>
        </w:rPr>
        <w:t xml:space="preserve">[1] 孔繁翠．创新药价值评估的国际经验比较及启示[J]．中国卫生政策研究，2022，15(6)：17-23．Kong F C. International Experience Comparison and Implications of Value Assessment of Innovative Drugs [J]. Chinese Journal of Health Policy, 2022, 15(6): 17-23.</w:t>
      </w:r>
    </w:p>
    <w:p>
      <w:pPr>
        <w:pStyle w:val="63"/>
      </w:pPr>
      <w:r>
        <w:rPr>
          <w:rFonts w:hint="eastAsia"/>
        </w:rPr>
        <w:t xml:space="preserve">[2] 赵华婷，颜建周，邵蓉．法国临床效益评价对我国创新药医保目录动态调整的启示[J]．中国卫生经济，2019，38(5)：94-96．Zhao H T, Yan J Z, Shao R. Implications of France’s Clinical Benefit Assessment for the Dynamic Adjustment of China’s Medical Insurance Catalogue for Innovative Drugs [J]. Chinese Health Economics, 2019, 38(5): 94-96.</w:t>
      </w:r>
    </w:p>
    <w:p>
      <w:pPr>
        <w:pStyle w:val="63"/>
      </w:pPr>
      <w:r>
        <w:rPr>
          <w:rFonts w:hint="eastAsia"/>
        </w:rPr>
        <w:t xml:space="preserve">[3] 段晓托，连桂玉，贾耀珠．我国创新药进入医保目录的障碍与对策[J]．中国药房，2017，28(4)：455-457．Duan X T, Lian G Y, Jia Y Z. Obstacles and Countermeasures for Innovative Drugs to Enter the Medical Insurance Catalogue in China [J]. China Pharmacy, 2017, 28(4): 455-457.</w:t>
      </w:r>
    </w:p>
    <w:p>
      <w:pPr>
        <w:pStyle w:val="63"/>
      </w:pPr>
      <w:r>
        <w:rPr>
          <w:rFonts w:hint="eastAsia"/>
        </w:rPr>
        <w:t xml:space="preserve">[4] 艾丹丹，陈辰，吴婷婷，等．价值医疗背景下创新药品的定价和支付模式综述[J]．中国卫生经济，2020，39(3)：77-79．Ai D D, Chen C, Wu T T, et al. Review on Pricing and Payment Models of Innovative Drugs under Value-Based Healthcare [J]. Chinese Health Economics, 2020, 39(3): 77-79.</w:t>
      </w:r>
    </w:p>
    <w:p>
      <w:pPr>
        <w:pStyle w:val="63"/>
      </w:pPr>
      <w:r>
        <w:rPr>
          <w:rFonts w:hint="eastAsia"/>
        </w:rPr>
        <w:t xml:space="preserve">[5] 康姗姗，胡霞，颜建周．药品上市决策中的多方利益博弈[J]．中国药房，2010，21(21)：1921-1925．Kang S S, Hu X, Yan J Z. Multi-Party Interest Game in Drug Marketing Decision [J]. China Pharmacy, 2010, 21(21): 1921-1925.</w:t>
      </w:r>
    </w:p>
    <w:p>
      <w:pPr>
        <w:pStyle w:val="63"/>
      </w:pPr>
      <w:r>
        <w:rPr>
          <w:rFonts w:hint="eastAsia"/>
        </w:rPr>
        <w:t xml:space="preserve">[6] 张新鑫，侯文华，申成霖．价格管制、战略性创新激励与创新药市场绩效[J]．科研管理，2017，38(10)：68-75．Zhang X X, Hou W H, Shen C L. Price Regulation, Strategic Innovation Incentives and Market Performance of Innovative Drugs [J]. Science Research Management, 2017, 38(10): 68-75.</w:t>
      </w:r>
    </w:p>
    <w:p>
      <w:pPr>
        <w:pStyle w:val="63"/>
      </w:pPr>
      <w:r>
        <w:rPr>
          <w:rFonts w:hint="eastAsia"/>
        </w:rPr>
        <w:t xml:space="preserve">[7] 谭清立，李永盈，崔洪瑞．创新药医保谈判的博弈分析[J]．卫生经济研究，2024，41(6)：5-9，15．Tan Q L, Li Y Y, Cui H R. Game Analysis of Medical Insurance Negotiation for Innovative Drugs [J]. Health Economics Research, 2024, 41(6): 5-9, 15.</w:t>
      </w:r>
    </w:p>
    <w:p>
      <w:pPr>
        <w:pStyle w:val="63"/>
      </w:pPr>
      <w:r>
        <w:rPr>
          <w:rFonts w:hint="eastAsia"/>
        </w:rPr>
        <w:t xml:space="preserve">[8] 王恩楠，朱铭来．我国专利药品医疗保险价格谈判的演化博弈研究[J]．中国卫生政策研究，2023，16(2)：44-51．Wang E N, Zhu M L. Evolutionary Game Study on Medical Insurance Price Negotiation of Patented Drugs in China [J]. Chinese Journal of Health Policy, 2023, 16(2): 44-51.</w:t>
      </w:r>
    </w:p>
    <w:p>
      <w:pPr>
        <w:pStyle w:val="63"/>
      </w:pPr>
      <w:r>
        <w:rPr>
          <w:rFonts w:hint="eastAsia"/>
        </w:rPr>
        <w:t xml:space="preserve">[9] 吕倩鹏，吴红，刘智勇．政策工具视角下我国创新药物研发政策量化研究[J]．中国卫生事业管理，2024，41(12)：1393-1399．Lv Q P, Wu H, Liu Z Y. Quantitative Research on China’s Innovative Drug R&amp;D Policies from the Perspective of Policy Instruments [J]. Chinese Health Service Management, 2024, 41(12): 1393-1399.</w:t>
      </w:r>
    </w:p>
    <w:p>
      <w:pPr>
        <w:pStyle w:val="63"/>
      </w:pPr>
      <w:r>
        <w:rPr>
          <w:rFonts w:hint="eastAsia"/>
        </w:rPr>
        <w:t xml:space="preserve">[10] 毛心仪，姚峥嵘．制度创新理论视角下我国药品研发制度变迁设计[J]．卫生经济研究，2021，38(7)：38-43．Mao X Y, Yao Z R. Institutional Change of China’s Drug R&amp;D System from the Perspective of Institutional Innovation Theory [J]. Health Economics Research, 2021, 38(7): 38-43.</w:t>
      </w:r>
    </w:p>
    <w:p>
      <w:pPr>
        <w:pStyle w:val="63"/>
      </w:pPr>
      <w:r>
        <w:rPr>
          <w:rFonts w:hint="eastAsia"/>
        </w:rPr>
        <w:t xml:space="preserve">[11] 杨钰婷，胡婉慈，左根永．我国医疗保险国谈药品单独支付政策省际比较研究[J]．中国卫生政策研究，2024，17(1)：24-29．Yang Y T, Hu W C, Zuo G Y. Inter-Provincial Comparative Study on Separate Payment Policies for Nationally Negotiated Drugs in China [J]. Chinese Journal of Health Policy, 2024, 17(1): 24-29.</w:t>
      </w:r>
    </w:p>
    <w:p>
      <w:pPr>
        <w:pStyle w:val="63"/>
      </w:pPr>
      <w:r>
        <w:rPr>
          <w:rFonts w:hint="eastAsia"/>
        </w:rPr>
        <w:t xml:space="preserve">[12] CASILLI G, LIDONNICI D, JOMMI C, et al. Do France, Germany, and Italy Agree on the Added Therapeutic Value of Medicines?[J]. International Journal of Technology Assessment in Health Care, 2023, 39(1): e54.</w:t>
      </w:r>
    </w:p>
    <w:p>
      <w:pPr>
        <w:pStyle w:val="63"/>
      </w:pPr>
      <w:r>
        <w:rPr>
          <w:rFonts w:hint="eastAsia"/>
        </w:rPr>
        <w:t xml:space="preserve">[13] GARAU M, HAMPSON G, DEVLIN N, et al. Applying a Multicriteria Decision Analysis (MCDA) Approach to Elicit Stakeholders’ Preferences in Italy: The Case of Obinutuzumab for Rituximab-Refractory Indolent Non-Hodgkin Lymphoma (iNHL)[J]. PharmacoEconomics Open, 2018, 2(2): 153-163.</w:t>
      </w:r>
    </w:p>
    <w:p>
      <w:pPr>
        <w:pStyle w:val="63"/>
      </w:pPr>
      <w:r>
        <w:rPr>
          <w:rFonts w:hint="eastAsia"/>
        </w:rPr>
        <w:t xml:space="preserve">[14] KESSELHEIM A S, WANG B, AVORN J. Defining “Innovativeness” in Drug Development: A Systematic Review[J]. Clinical Pharmacology &amp; Therapeutics, 2013, 94(3): 336-348.</w:t>
      </w:r>
    </w:p>
    <w:p>
      <w:pPr>
        <w:pStyle w:val="63"/>
      </w:pPr>
      <w:r>
        <w:rPr>
          <w:rFonts w:hint="eastAsia"/>
        </w:rPr>
        <w:t xml:space="preserve">[15] MONLEÓN C, SPÄTH H M, CRESPO C, et al. Systematic Literature Review on the Implicit Factors Influencing the Health Technology Assessment Deliberative Process in Europe[J]. Journal of Market Access &amp; Health Policy, 2022, 10(1): 2094047.</w:t>
      </w:r>
    </w:p>
    <w:p>
      <w:pPr>
        <w:pStyle w:val="63"/>
      </w:pPr>
      <w:r>
        <w:rPr>
          <w:rFonts w:hint="eastAsia"/>
        </w:rPr>
        <w:t xml:space="preserve">[16] KÅLLBERG C, MATHIESEN L, GOPINATHAN U, et al. The Role of Drug Regulatory Authorities and Health Technology Assessment Agencies in Shaping Incentives for Antibiotic R&amp;D: A Qualitative Study[J]. Journal of Pharmaceutical Policy and Practice, 2023, 16: 53.</w:t>
      </w:r>
    </w:p>
    <w:p>
      <w:pPr>
        <w:pStyle w:val="63"/>
      </w:pPr>
      <w:r>
        <w:rPr>
          <w:rFonts w:hint="eastAsia"/>
        </w:rPr>
        <w:t xml:space="preserve">[17] MUNDY L, FORREST B, HUANG L Y, et al. Health Technology Assessment and Innovation: Here to Help or Hinder?[J]. International Journal of Technology Assessment in Health Care, 2024, 40(1): e37.</w:t>
      </w:r>
    </w:p>
    <w:p>
      <w:pPr>
        <w:pStyle w:val="63"/>
      </w:pPr>
      <w:r>
        <w:rPr>
          <w:rFonts w:hint="eastAsia"/>
        </w:rPr>
        <w:t xml:space="preserve">[18] JANSSENS R, BARBIER L, MULLER M, et al. How Can Patient Preferences Be Used and Communicated in the Regulatory Evaluation of Medicinal Products? Findings and Recommendations from IMI PREFER and Call to Action[J]. Frontiers in Pharmacology, 2023, 14: 1192770.</w:t>
      </w:r>
    </w:p>
    <w:p>
      <w:pPr>
        <w:pStyle w:val="63"/>
      </w:pPr>
      <w:r>
        <w:rPr>
          <w:rFonts w:hint="eastAsia"/>
        </w:rPr>
        <w:t xml:space="preserve">[19] MOUNTFORD N, CAI Y. Towards a Flatter Ontology of Institutional Logics: How Logics Relate in Situations of Institutional Complexity[J]. International Journal of Management Reviews, 2023, 25(2): 363-383.</w:t>
      </w:r>
    </w:p>
    <w:p>
      <w:pPr>
        <w:pStyle w:val="63"/>
      </w:pPr>
      <w:r>
        <w:rPr>
          <w:rFonts w:hint="eastAsia"/>
        </w:rPr>
        <w:t xml:space="preserve">[20] 李梦颖，伍琳，王昕妍，等．我国医保谈判药品落地问题的多重制度逻辑分析与政策建议[J]．中国药房，2024，35(14)：1683-1689．Li M Y, Wu L, Wang X Y, et al. Multiple Institutional Logics Analysis and Policy Suggestions on the Implementation of Negotiated Drugs in China [J]. China Pharmacy, 2024, 35(14): 1683-1689.</w:t>
      </w:r>
    </w:p>
    <w:p>
      <w:pPr>
        <w:pStyle w:val="63"/>
      </w:pPr>
      <w:r>
        <w:rPr>
          <w:rFonts w:hint="eastAsia"/>
        </w:rPr>
        <w:t xml:space="preserve">[21] FREEMAN R E. Strategic Management: A Stakeholder Approach[M]. Boston: Pitman, 1984.</w:t>
      </w:r>
    </w:p>
    <w:p w14:paraId="0E38FEC2">
      <w:pPr>
        <w:pStyle w:val="63"/>
        <w:rPr>
          <w:del w:id="21002" w:author="陈海婷" w:date="2026-09-18T12:00:00Z"/>
        </w:rPr>
      </w:pPr>
      <w:del w:id="21003" w:author="陈海婷" w:date="2026-09-18T12:00:00Z">
        <w:r>
          <w:delText>[22] SIMON H A. Administrative Behavior: A Study of Decision-Making Processes in Administrative Organizations[M]. 4th ed. New York: Free Press, 1997.</w:delText>
        </w:r>
      </w:del>
    </w:p>
    <w:p w14:paraId="1DE640D4">
      <w:pPr>
        <w:pStyle w:val="63"/>
        <w:rPr>
          <w:del w:id="21004" w:author="陈海婷" w:date="2026-09-18T12:00:00Z"/>
        </w:rPr>
      </w:pPr>
      <w:del w:id="21005" w:author="陈海婷" w:date="2026-09-18T12:00:00Z">
        <w:r>
          <w:delText>[23] CYERT R M, MARCH J G. A Behavioral Theory of the Firm[M]. Englewood Cliffs: Prentice-Hall, 1963.</w:delText>
        </w:r>
      </w:del>
    </w:p>
    <w:p w14:paraId="5F9D7846">
      <w:pPr>
        <w:pStyle w:val="63"/>
        <w:rPr>
          <w:del w:id="21006" w:author="陈海婷" w:date="2026-09-18T12:00:00Z"/>
        </w:rPr>
      </w:pPr>
      <w:del w:id="21007" w:author="陈海婷" w:date="2026-09-18T12:00:00Z">
        <w:r>
          <w:delText>[24] WALSH J P. Managerial and Organizational Cognition: Notes from a Trip Down Memory Lane[J]. Organization Science, 1995, 6(3): 280-321.</w:delText>
        </w:r>
      </w:del>
    </w:p>
    <w:p>
      <w:pPr>
        <w:pStyle w:val="63"/>
        <w:rPr>
          <w:ins w:id="21008" w:author="陈海婷" w:date="2026-09-18T12:00:00Z"/>
        </w:rPr>
      </w:pPr>
      <w:ins w:id="21009" w:author="陈海婷" w:date="2026-09-18T12:00:00Z">
        <w:r>
          <w:rPr>
            <w:rFonts w:hint="eastAsia"/>
          </w:rPr>
          <w:t xml:space="preserve">[22] 曾润喜，莫敏丽．政府注意力的测量：路径、内容与展望[J]．华中科技大学学报（社会科学版），2023，37(1)：66-73．Zeng R X, Mo M L. Measuring Government Attention: Approaches, Contents and Prospects [J]. Journal of Huazhong University of Science and Technology (Social Science Edition), 2023, 37(1): 66-73.</w:t>
        </w:r>
      </w:ins>
    </w:p>
    <w:p>
      <w:pPr>
        <w:pStyle w:val="63"/>
        <w:rPr>
          <w:ins w:id="21010" w:author="陈海婷" w:date="2026-09-18T12:00:00Z"/>
        </w:rPr>
      </w:pPr>
      <w:ins w:id="21011" w:author="陈海婷" w:date="2026-09-18T12:00:00Z">
        <w:r>
          <w:rPr>
            <w:rFonts w:hint="eastAsia"/>
          </w:rPr>
          <w:t xml:space="preserve">[23] 文宏．中国政府推进基本公共服务的注意力测量——基于中央政府工作报告（1954—2013）的文本分析[J]．吉林大学社会科学学报，2014，54(2)：20-26．Wen H. Measuring Government Attention to Basic Public Services: A Text Analysis of Central Government Work Reports (1954-2013) [J]. Jilin University Journal Social Sciences Edition, 2014, 54(2): 20-26.</w:t>
        </w:r>
      </w:ins>
    </w:p>
    <w:p>
      <w:pPr>
        <w:pStyle w:val="63"/>
        <w:rPr>
          <w:ins w:id="21012" w:author="陈海婷" w:date="2026-09-18T12:00:00Z"/>
        </w:rPr>
      </w:pPr>
      <w:ins w:id="21013" w:author="陈海婷" w:date="2026-09-18T12:00:00Z">
        <w:r>
          <w:rPr>
            <w:rFonts w:hint="eastAsia"/>
          </w:rPr>
          <w:t xml:space="preserve">[24] 练宏．注意力分配——基于跨学科视角的理论述评[J]．社会学研究，2015，30(4)：215-241，246．Lian H. Attention Allocation: A Theoretical Review from an Interdisciplinary Perspective [J]. Sociological Studies, 2015, 30(4): 215-241, 246.</w:t>
        </w:r>
      </w:ins>
    </w:p>
    <w:p>
      <w:pPr>
        <w:pStyle w:val="63"/>
      </w:pPr>
      <w:r>
        <w:rPr>
          <w:rFonts w:hint="eastAsia"/>
        </w:rPr>
        <w:t xml:space="preserve">[25] THORNTON P H, OCASIO W. Institutional logics[M]//GREENWOOD R, OLIVER C, SAHLIN K, et al. The SAGE Handbook of Organizational Institutionalism. London: SAGE, 2008: 99-129.</w:t>
      </w:r>
    </w:p>
    <w:p>
      <w:pPr>
        <w:pStyle w:val="63"/>
      </w:pPr>
      <w:r>
        <w:rPr>
          <w:rFonts w:hint="eastAsia"/>
        </w:rPr>
        <w:t xml:space="preserve">[26] GREENWOOD R, RAYNARD M, KODEIH F, et al. Institutional Complexity and Organizational Responses[J]. Academy of Management Annals, 2011, 5(1): 317-371.</w:t>
      </w:r>
    </w:p>
    <w:p>
      <w:pPr>
        <w:pStyle w:val="63"/>
      </w:pPr>
      <w:r>
        <w:rPr>
          <w:rFonts w:hint="eastAsia"/>
        </w:rPr>
        <w:t xml:space="preserve">[27] OCASIO W. Towards an Attention-Based View of the Firm[J]. Strategic Management Journal, 1997, 18(S1): 187-206.</w:t>
      </w:r>
    </w:p>
    <w:p w14:paraId="33D9C3B6">
      <w:pPr>
        <w:pStyle w:val="63"/>
        <w:rPr>
          <w:del w:id="21014" w:author="陈海婷" w:date="2026-09-18T12:00:00Z"/>
        </w:rPr>
      </w:pPr>
      <w:del w:id="21015" w:author="陈海婷" w:date="2026-09-18T12:00:00Z">
        <w:r>
          <w:delText xml:space="preserve">[28] </w:delText>
        </w:r>
        <w:r>
          <w:rPr>
            <w:rFonts w:hint="eastAsia"/>
          </w:rPr>
          <w:delText>文宏．中国政府推进基本公共服务的注意力测量——基于中央政府工作报告（1954—2013）的文本分析[J]．吉林大学社会科学学报，2014，54(2)：20-26．</w:delText>
        </w:r>
        <w:r>
          <w:br w:type="textWrapping"/>
        </w:r>
        <w:r>
          <w:delText>Wen H. Measuring Government Attention to Basic Public Services: A Text Analysis of Central Government Work Reports (1954-2013) [J]. Jilin University Journal Social Sciences Edition, 2014, 54(2): 20-26.</w:delText>
        </w:r>
      </w:del>
    </w:p>
    <w:p>
      <w:pPr>
        <w:pStyle w:val="63"/>
      </w:pPr>
      <w:r>
        <w:rPr>
          <w:rFonts w:hint="eastAsia"/>
        </w:rPr>
        <w:t xml:space="preserve">[2</w:t>
      </w:r>
      <w:del w:id="21016" w:author="陈海婷" w:date="2026-09-18T12:00:00Z">
        <w:r>
          <w:delText xml:space="preserve">9</w:delText>
        </w:r>
      </w:del>
      <w:ins w:id="21017" w:author="陈海婷" w:date="2026-09-18T12:00:00Z">
        <w:r>
          <w:rPr>
            <w:rFonts w:hint="eastAsia"/>
          </w:rPr>
          <w:t xml:space="preserve">8</w:t>
        </w:r>
      </w:ins>
      <w:r>
        <w:rPr>
          <w:rFonts w:hint="eastAsia"/>
        </w:rPr>
        <w:t xml:space="preserve">] 陶鹏，初春．府际结构下领导注意力的议题分配与优先——基于公开批示的分析[J]．公共行政评论，2020，13(1)：63-78．</w:t>
      </w:r>
      <w:del w:id="21018" w:author="陈海婷" w:date="2026-09-18T12:00:00Z">
        <w:r>
          <w:br w:type="textWrapping"/>
        </w:r>
      </w:del>
      <w:r>
        <w:rPr>
          <w:rFonts w:hint="eastAsia"/>
        </w:rPr>
        <w:t xml:space="preserve">Tao P, Chu C. Issue Allocation and Priority of Leadership Attention in Intergovernmental Structure: An Analysis Based on Public Instructions [J]. Journal of Public Administration, 2020, 13(1): 63-78.</w:t>
      </w:r>
    </w:p>
    <w:p w14:paraId="75D537A2">
      <w:pPr>
        <w:pStyle w:val="63"/>
        <w:rPr>
          <w:del w:id="21019" w:author="陈海婷" w:date="2026-09-18T12:00:00Z"/>
        </w:rPr>
      </w:pPr>
      <w:del w:id="21020" w:author="陈海婷" w:date="2026-09-18T12:00:00Z">
        <w:r>
          <w:delText>[30] SEVENANS J, ALBAUGH Q, SHAHAF T, et al. The Automated Coding of Policy Agendas: A Dictionary-Based Approach (Version 2.0)[R]. The 7th Annual Conference of the Comparative Agendas Project, Konstanz, 2014.</w:delText>
        </w:r>
      </w:del>
    </w:p>
    <w:p w14:paraId="653479A8">
      <w:pPr>
        <w:pStyle w:val="63"/>
        <w:rPr>
          <w:del w:id="21021" w:author="陈海婷" w:date="2026-09-18T12:00:00Z"/>
        </w:rPr>
      </w:pPr>
      <w:del w:id="21022" w:author="陈海婷" w:date="2026-09-18T12:00:00Z">
        <w:r>
          <w:delText xml:space="preserve">[31] </w:delText>
        </w:r>
        <w:r>
          <w:rPr>
            <w:rFonts w:hint="eastAsia"/>
          </w:rPr>
          <w:delText>曾润喜，莫敏丽．政府注意力的测量：路径、内容与展望[J]．华中科技大学学报（社会科学版），2023，37(1)：66-73．</w:delText>
        </w:r>
        <w:r>
          <w:br w:type="textWrapping"/>
        </w:r>
        <w:r>
          <w:delText>Zeng R X, Mo M L. Measuring Government Attention: Approaches, Contents and Prospects [J]. Journal of Huazhong University of Science and Technology (Social Science Edition), 2023, 37(1): 66-73.</w:delText>
        </w:r>
      </w:del>
    </w:p>
    <w:p w14:paraId="6DFD1753">
      <w:pPr>
        <w:pStyle w:val="63"/>
        <w:rPr>
          <w:del w:id="21023" w:author="陈海婷" w:date="2026-09-18T12:00:00Z"/>
        </w:rPr>
      </w:pPr>
      <w:del w:id="21024" w:author="陈海婷" w:date="2026-09-18T12:00:00Z">
        <w:r>
          <w:delText>[32] LOUGHRAN T, MCDONALD B. When Is a Liability Not a Liability? Textual Analysis, Dictionaries, and 10-Ks[J]. The Journal of Finance, 2011, 66(1): 35-65.</w:delText>
        </w:r>
      </w:del>
    </w:p>
    <w:p>
      <w:pPr>
        <w:pStyle w:val="63"/>
        <w:rPr>
          <w:ins w:id="21025" w:author="陈海婷" w:date="2026-09-18T12:00:00Z"/>
        </w:rPr>
      </w:pPr>
      <w:ins w:id="21026" w:author="陈海婷" w:date="2026-09-18T12:00:00Z">
        <w:r>
          <w:rPr>
            <w:rFonts w:hint="eastAsia"/>
          </w:rPr>
          <w:t xml:space="preserve">[29] CYERT R M, MARCH J G. A Behavioral Theory of the Firm[M]. Englewood Cliffs: Prentice-Hall, 1963.</w:t>
        </w:r>
      </w:ins>
    </w:p>
    <w:p>
      <w:pPr>
        <w:pStyle w:val="63"/>
      </w:pPr>
      <w:r>
        <w:rPr>
          <w:rFonts w:hint="eastAsia"/>
        </w:rPr>
        <w:t xml:space="preserve">[3</w:t>
      </w:r>
      <w:del w:id="21027" w:author="陈海婷" w:date="2026-09-18T12:00:00Z">
        <w:r>
          <w:delText xml:space="preserve">3</w:delText>
        </w:r>
      </w:del>
      <w:ins w:id="21028" w:author="陈海婷" w:date="2026-09-18T12:00:00Z">
        <w:r>
          <w:rPr>
            <w:rFonts w:hint="eastAsia"/>
          </w:rPr>
          <w:t xml:space="preserve">0</w:t>
        </w:r>
      </w:ins>
      <w:r>
        <w:rPr>
          <w:rFonts w:hint="eastAsia"/>
        </w:rPr>
        <w:t xml:space="preserve">] GRIMMER J, STEWART B M. Text as Data: The Promise and Pitfalls of Automatic Content Analysis Methods for Political Texts[J]. Political Analysis, 2013, 21(3): 267-297.</w:t>
      </w:r>
    </w:p>
    <w:p>
      <w:pPr>
        <w:pStyle w:val="63"/>
      </w:pPr>
      <w:r>
        <w:rPr>
          <w:rFonts w:hint="eastAsia"/>
        </w:rPr>
        <w:t xml:space="preserve">[3</w:t>
      </w:r>
      <w:del w:id="21029" w:author="陈海婷" w:date="2026-09-18T12:00:00Z">
        <w:r>
          <w:delText xml:space="preserve">4</w:delText>
        </w:r>
      </w:del>
      <w:ins w:id="21030" w:author="陈海婷" w:date="2026-09-18T12:00:00Z">
        <w:r>
          <w:rPr>
            <w:rFonts w:hint="eastAsia"/>
          </w:rPr>
          <w:t xml:space="preserve">1</w:t>
        </w:r>
      </w:ins>
      <w:r>
        <w:rPr>
          <w:rFonts w:hint="eastAsia"/>
        </w:rPr>
        <w:t xml:space="preserve">] 国家市场监督管理总局．药品注册管理办法（国家市场监督管理总局令第27号）[Z]．2020．</w:t>
      </w:r>
      <w:del w:id="21031" w:author="陈海婷" w:date="2026-09-18T12:00:00Z">
        <w:r>
          <w:br w:type="textWrapping"/>
        </w:r>
      </w:del>
      <w:r>
        <w:rPr>
          <w:rFonts w:hint="eastAsia"/>
        </w:rPr>
        <w:t xml:space="preserve">State Administration for Market Regulation. Provisions for Drug Registration (SAMR Order No. 27) [Z]. 2020.</w:t>
      </w:r>
    </w:p>
    <w:p>
      <w:pPr>
        <w:pStyle w:val="63"/>
        <w:rPr>
          <w:ins w:id="21032" w:author="陈海婷" w:date="2026-09-18T12:00:00Z"/>
        </w:rPr>
      </w:pPr>
      <w:ins w:id="21033" w:author="陈海婷" w:date="2026-09-18T12:00:00Z">
        <w:r>
          <w:rPr>
            <w:rFonts w:hint="eastAsia"/>
          </w:rPr>
          <w:t xml:space="preserve">[32] 国家医疗保障局．基本医疗保险用药管理暂行办法（国家医疗保障局令第1号）[Z]．2020．National Healthcare Security Administration. Interim Measures for the Administration of Basic Medical Insurance Drugs (NHSA Order No. 1) [Z]. 2020.</w:t>
        </w:r>
      </w:ins>
    </w:p>
    <w:p>
      <w:pPr>
        <w:pStyle w:val="63"/>
      </w:pPr>
      <w:r>
        <w:rPr>
          <w:rFonts w:hint="eastAsia"/>
        </w:rPr>
        <w:t xml:space="preserve">[3</w:t>
      </w:r>
      <w:del w:id="21034" w:author="陈海婷" w:date="2026-09-18T12:00:00Z">
        <w:r>
          <w:delText xml:space="preserve">5</w:delText>
        </w:r>
      </w:del>
      <w:ins w:id="21035" w:author="陈海婷" w:date="2026-09-18T12:00:00Z">
        <w:r>
          <w:rPr>
            <w:rFonts w:hint="eastAsia"/>
          </w:rPr>
          <w:t xml:space="preserve">3</w:t>
        </w:r>
      </w:ins>
      <w:r>
        <w:rPr>
          <w:rFonts w:hint="eastAsia"/>
        </w:rPr>
        <w:t xml:space="preserve">] 国家卫生健康委办公厅．药品临床综合评价管理指南（2021年版 试行）（国卫办药政发〔2021〕16号）[Z]．2021．</w:t>
      </w:r>
      <w:del w:id="21036" w:author="陈海婷" w:date="2026-09-18T12:00:00Z">
        <w:r>
          <w:br w:type="textWrapping"/>
        </w:r>
      </w:del>
      <w:r>
        <w:rPr>
          <w:rFonts w:hint="eastAsia"/>
        </w:rPr>
        <w:t xml:space="preserve">General Office of the National Health Commission. Administrative Guidelines for Comprehensive Clinical Evaluation of Drugs (2021 Edition, for Trial Implementation) [Z]. 2021.</w:t>
      </w:r>
    </w:p>
    <w:p>
      <w:pPr>
        <w:pStyle w:val="63"/>
        <w:rPr>
          <w:ins w:id="21037" w:author="陈海婷" w:date="2026-09-18T12:00:00Z"/>
        </w:rPr>
      </w:pPr>
      <w:ins w:id="21038" w:author="陈海婷" w:date="2026-09-18T12:00:00Z">
        <w:r>
          <w:rPr>
            <w:rFonts w:hint="eastAsia"/>
          </w:rPr>
          <w:t xml:space="preserve">[34] 人力资源社会保障部．关于将36种药品纳入国家基本医疗保险、工伤保险和生育保险药品目录乙类范围的通知（人社部发〔2017〕54号）[Z]．2017．Ministry of Human Resources and Social Security. Notice on Including 36 Drugs in Category B of the National Drug Catalogue for Basic Medical Insurance, Work-Related Injury Insurance and Maternity Insurance (No. 54 [2017]) [Z]. 2017.</w:t>
        </w:r>
      </w:ins>
    </w:p>
    <w:p>
      <w:pPr>
        <w:pStyle w:val="63"/>
        <w:rPr>
          <w:ins w:id="21039" w:author="陈海婷" w:date="2026-09-18T12:00:00Z"/>
        </w:rPr>
      </w:pPr>
      <w:ins w:id="21040" w:author="陈海婷" w:date="2026-09-18T12:00:00Z">
        <w:r>
          <w:rPr>
            <w:rFonts w:hint="eastAsia"/>
          </w:rPr>
          <w:t xml:space="preserve">[35] 国家医疗保障局．2026年国家基本医疗保险、生育保险和工伤保险药品目录及商业健康保险创新药品目录调整申报指南[Z]．2026．National Healthcare Security Administration. Application Guidelines for the 2026 Adjustment of the National Drug Catalogue for Basic Medical Insurance, Maternity Insurance and Work-Related Injury Insurance and the Commercial Health Insurance Innovative Drug Catalogue [Z]. 2026.</w:t>
        </w:r>
      </w:ins>
    </w:p>
    <w:p>
      <w:pPr>
        <w:pStyle w:val="63"/>
      </w:pPr>
      <w:r>
        <w:rPr>
          <w:rFonts w:hint="eastAsia"/>
        </w:rPr>
        <w:t xml:space="preserve">[36] 国家医疗保障局．</w:t>
      </w:r>
      <w:ins w:id="21041" w:author="陈海婷" w:date="2026-09-18T12:00:00Z">
        <w:r>
          <w:rPr>
            <w:rFonts w:hint="eastAsia"/>
          </w:rPr>
          <w:t xml:space="preserve">国家</w:t>
        </w:r>
      </w:ins>
      <w:r>
        <w:rPr>
          <w:rFonts w:hint="eastAsia"/>
        </w:rPr>
        <w:t xml:space="preserve">基本医疗保险</w:t>
      </w:r>
      <w:del w:id="21042" w:author="陈海婷" w:date="2026-09-18T12:00:00Z">
        <w:r>
          <w:rPr>
            <w:rFonts w:hint="eastAsia"/>
          </w:rPr>
          <w:delText xml:space="preserve">用药管理暂行办法（国家医疗保障局令第1号</w:delText>
        </w:r>
      </w:del>
      <w:ins w:id="21043" w:author="陈海婷" w:date="2026-09-18T12:00:00Z">
        <w:r>
          <w:rPr>
            <w:rFonts w:hint="eastAsia"/>
          </w:rPr>
          <w:t xml:space="preserve">、生育保险和工伤保险药品目录及商业健康保险创新药品目录调整常用问答（2026年版</w:t>
        </w:r>
      </w:ins>
      <w:r>
        <w:rPr>
          <w:rFonts w:hint="eastAsia"/>
        </w:rPr>
        <w:t xml:space="preserve">）[Z]．202</w:t>
      </w:r>
      <w:del w:id="21044" w:author="陈海婷" w:date="2026-09-18T12:00:00Z">
        <w:r>
          <w:rPr>
            <w:rFonts w:hint="eastAsia"/>
          </w:rPr>
          <w:delText xml:space="preserve">0．</w:delText>
        </w:r>
        <w:r>
          <w:br w:type="textWrapping"/>
        </w:r>
      </w:del>
      <w:ins w:id="21045" w:author="陈海婷" w:date="2026-09-18T12:00:00Z">
        <w:r>
          <w:rPr>
            <w:rFonts w:hint="eastAsia"/>
          </w:rPr>
          <w:t xml:space="preserve">6．</w:t>
        </w:r>
      </w:ins>
      <w:r>
        <w:rPr>
          <w:rFonts w:hint="eastAsia"/>
        </w:rPr>
        <w:t xml:space="preserve">National Healthcare Security Administration. </w:t>
      </w:r>
      <w:del w:id="21046" w:author="陈海婷" w:date="2026-09-18T12:00:00Z">
        <w:r>
          <w:delText xml:space="preserve">I</w:delText>
        </w:r>
      </w:del>
      <w:ins w:id="21047" w:author="陈海婷" w:date="2026-09-18T12:00:00Z">
        <w:r>
          <w:rPr>
            <w:rFonts w:hint="eastAsia"/>
          </w:rPr>
          <w:t xml:space="preserve">Freque</w:t>
        </w:r>
      </w:ins>
      <w:r>
        <w:rPr>
          <w:rFonts w:hint="eastAsia"/>
        </w:rPr>
        <w:t xml:space="preserve">nt</w:t>
      </w:r>
      <w:del w:id="21048" w:author="陈海婷" w:date="2026-09-18T12:00:00Z">
        <w:r>
          <w:delText xml:space="preserve">erim Measur</w:delText>
        </w:r>
      </w:del>
      <w:ins w:id="21049" w:author="陈海婷" w:date="2026-09-18T12:00:00Z">
        <w:r>
          <w:rPr>
            <w:rFonts w:hint="eastAsia"/>
          </w:rPr>
          <w:t xml:space="preserve">ly Asked Qu</w:t>
        </w:r>
      </w:ins>
      <w:r>
        <w:rPr>
          <w:rFonts w:hint="eastAsia"/>
        </w:rPr>
        <w:t xml:space="preserve">es</w:t>
      </w:r>
      <w:del w:id="21050" w:author="陈海婷" w:date="2026-09-18T12:00:00Z">
        <w:r>
          <w:delText xml:space="preserve"> for</w:delText>
        </w:r>
      </w:del>
      <w:ins w:id="21051" w:author="陈海婷" w:date="2026-09-18T12:00:00Z">
        <w:r>
          <w:rPr>
            <w:rFonts w:hint="eastAsia"/>
          </w:rPr>
          <w:t xml:space="preserve">tions on</w:t>
        </w:r>
      </w:ins>
      <w:r>
        <w:rPr>
          <w:rFonts w:hint="eastAsia"/>
        </w:rPr>
        <w:t xml:space="preserve"> the Ad</w:t>
      </w:r>
      <w:del w:id="21052" w:author="陈海婷" w:date="2026-09-18T12:00:00Z">
        <w:r>
          <w:delText xml:space="preserve">mini</w:delText>
        </w:r>
      </w:del>
      <w:ins w:id="21053" w:author="陈海婷" w:date="2026-09-18T12:00:00Z">
        <w:r>
          <w:rPr>
            <w:rFonts w:hint="eastAsia"/>
          </w:rPr>
          <w:t xml:space="preserve">ju</w:t>
        </w:r>
      </w:ins>
      <w:r>
        <w:rPr>
          <w:rFonts w:hint="eastAsia"/>
        </w:rPr>
        <w:t xml:space="preserve">st</w:t>
      </w:r>
      <w:del w:id="21054" w:author="陈海婷" w:date="2026-09-18T12:00:00Z">
        <w:r>
          <w:delText xml:space="preserve">r</w:delText>
        </w:r>
      </w:del>
      <w:ins w:id="21055" w:author="陈海婷" w:date="2026-09-18T12:00:00Z">
        <w:r>
          <w:rPr>
            <w:rFonts w:hint="eastAsia"/>
          </w:rPr>
          <w:t xml:space="preserve">ment of the N</w:t>
        </w:r>
      </w:ins>
      <w:r>
        <w:rPr>
          <w:rFonts w:hint="eastAsia"/>
        </w:rPr>
        <w:t xml:space="preserve">ation</w:t>
      </w:r>
      <w:del w:id="21056" w:author="陈海婷" w:date="2026-09-18T12:00:00Z">
        <w:r>
          <w:delText xml:space="preserve"> of</w:delText>
        </w:r>
      </w:del>
      <w:ins w:id="21057" w:author="陈海婷" w:date="2026-09-18T12:00:00Z">
        <w:r>
          <w:rPr>
            <w:rFonts w:hint="eastAsia"/>
          </w:rPr>
          <w:t xml:space="preserve">al Drug Catalogue for</w:t>
        </w:r>
      </w:ins>
      <w:r>
        <w:rPr>
          <w:rFonts w:hint="eastAsia"/>
        </w:rPr>
        <w:t xml:space="preserve"> Basic Medical Insurance</w:t>
      </w:r>
      <w:ins w:id="21058" w:author="陈海婷" w:date="2026-09-18T12:00:00Z">
        <w:r>
          <w:rPr>
            <w:rFonts w:hint="eastAsia"/>
          </w:rPr>
          <w:t xml:space="preserve">, Maternity Insurance and Work-Related Injury Insurance and the Commercial Health Insurance Innovative</w:t>
        </w:r>
      </w:ins>
      <w:r>
        <w:rPr>
          <w:rFonts w:hint="eastAsia"/>
        </w:rPr>
        <w:t xml:space="preserve"> Drug</w:t>
      </w:r>
      <w:del w:id="21059" w:author="陈海婷" w:date="2026-09-18T12:00:00Z">
        <w:r>
          <w:delText xml:space="preserve">s</w:delText>
        </w:r>
      </w:del>
      <w:ins w:id="21060" w:author="陈海婷" w:date="2026-09-18T12:00:00Z">
        <w:r>
          <w:rPr>
            <w:rFonts w:hint="eastAsia"/>
          </w:rPr>
          <w:t xml:space="preserve"> Catalogue</w:t>
        </w:r>
      </w:ins>
      <w:r>
        <w:rPr>
          <w:rFonts w:hint="eastAsia"/>
        </w:rPr>
        <w:t xml:space="preserve"> (</w:t>
      </w:r>
      <w:del w:id="21061" w:author="陈海婷" w:date="2026-09-18T12:00:00Z">
        <w:r>
          <w:delText xml:space="preserve">NHSA Order No. 1</w:delText>
        </w:r>
      </w:del>
      <w:ins w:id="21062" w:author="陈海婷" w:date="2026-09-18T12:00:00Z">
        <w:r>
          <w:rPr>
            <w:rFonts w:hint="eastAsia"/>
          </w:rPr>
          <w:t xml:space="preserve">2026 Edition</w:t>
        </w:r>
      </w:ins>
      <w:r>
        <w:rPr>
          <w:rFonts w:hint="eastAsia"/>
        </w:rPr>
        <w:t xml:space="preserve">) [Z]. 202</w:t>
      </w:r>
      <w:del w:id="21063" w:author="陈海婷" w:date="2026-09-18T12:00:00Z">
        <w:r>
          <w:delText xml:space="preserve">0</w:delText>
        </w:r>
      </w:del>
      <w:ins w:id="21064" w:author="陈海婷" w:date="2026-09-18T12:00:00Z">
        <w:r>
          <w:rPr>
            <w:rFonts w:hint="eastAsia"/>
          </w:rPr>
          <w:t xml:space="preserve">6</w:t>
        </w:r>
      </w:ins>
      <w:r>
        <w:rPr>
          <w:rFonts w:hint="eastAsia"/>
        </w:rPr>
        <w:t xml:space="preserve">.</w:t>
      </w:r>
    </w:p>
    <w:p w14:paraId="6478DEBE">
      <w:pPr>
        <w:pStyle w:val="63"/>
        <w:rPr>
          <w:del w:id="21065" w:author="陈海婷" w:date="2026-09-18T12:00:00Z"/>
        </w:rPr>
      </w:pPr>
      <w:del w:id="21066" w:author="陈海婷" w:date="2026-09-18T12:00:00Z">
        <w:r>
          <w:delText xml:space="preserve">[37] </w:delText>
        </w:r>
        <w:r>
          <w:rPr>
            <w:rFonts w:hint="eastAsia"/>
          </w:rPr>
          <w:delText>国务院．关于改革药品医疗器械审评审批制度的意见（国发〔2015〕44号）[Z]．2015．</w:delText>
        </w:r>
        <w:r>
          <w:br w:type="textWrapping"/>
        </w:r>
        <w:r>
          <w:delText>The State Council. Opinions on Reforming the Review and Approval System for Drugs and Medical Devices (No. 44 [2015]) [Z]. 2015.</w:delText>
        </w:r>
      </w:del>
    </w:p>
    <w:p>
      <w:pPr>
        <w:pStyle w:val="63"/>
        <w:rPr>
          <w:ins w:id="21067" w:author="陈海婷" w:date="2026-09-18T12:00:00Z"/>
        </w:rPr>
      </w:pPr>
      <w:ins w:id="21068" w:author="陈海婷" w:date="2026-09-18T12:00:00Z">
        <w:r>
          <w:rPr>
            <w:rFonts w:hint="eastAsia"/>
          </w:rPr>
          <w:t xml:space="preserve">[37] SEVENANS J, ALBAUGH Q, SHAHAF T, et al. The Automated Coding of Policy Agendas: A Dictionary-Based Approach (Version 2.0)[R]. The 7th Annual Conference of the Comparative Agendas Project, Konstanz, 2014.</w:t>
        </w:r>
      </w:ins>
    </w:p>
    <w:p>
      <w:pPr>
        <w:pStyle w:val="63"/>
        <w:rPr>
          <w:ins w:id="21069" w:author="陈海婷" w:date="2026-09-18T12:00:00Z"/>
        </w:rPr>
      </w:pPr>
      <w:ins w:id="21070" w:author="陈海婷" w:date="2026-09-18T12:00:00Z">
        <w:r>
          <w:rPr>
            <w:rFonts w:hint="eastAsia"/>
          </w:rPr>
          <w:t xml:space="preserve">[38] LOUGHRAN T, MCDONALD B. When Is a Liability Not a Liability? Textual Analysis, Dictionaries, and 10-Ks[J]. The Journal of Finance, 2011, 66(1): 35-65.</w:t>
        </w:r>
      </w:ins>
    </w:p>
    <w:p>
      <w:pPr>
        <w:pStyle w:val="63"/>
      </w:pPr>
      <w:r>
        <w:rPr>
          <w:rFonts w:hint="eastAsia"/>
        </w:rPr>
        <w:t xml:space="preserve">[3</w:t>
      </w:r>
      <w:del w:id="21071" w:author="陈海婷" w:date="2026-09-18T12:00:00Z">
        <w:r>
          <w:delText xml:space="preserve">8</w:delText>
        </w:r>
      </w:del>
      <w:ins w:id="21072" w:author="陈海婷" w:date="2026-09-18T12:00:00Z">
        <w:r>
          <w:rPr>
            <w:rFonts w:hint="eastAsia"/>
          </w:rPr>
          <w:t xml:space="preserve">9</w:t>
        </w:r>
      </w:ins>
      <w:r>
        <w:rPr>
          <w:rFonts w:hint="eastAsia"/>
        </w:rPr>
        <w:t xml:space="preserve">] GILARDI F, ALIZADEH M, KUBLI M. ChatGPT Outperforms Crowd Workers for Text-Annotation Tasks[J]. Proceedings of the National Academy of Sciences, 2023, 120(30): e2305016120.</w:t>
      </w:r>
    </w:p>
    <w:p>
      <w:pPr>
        <w:pStyle w:val="63"/>
      </w:pPr>
      <w:r>
        <w:rPr>
          <w:rFonts w:hint="eastAsia"/>
        </w:rPr>
        <w:t xml:space="preserve">[</w:t>
      </w:r>
      <w:del w:id="21073" w:author="陈海婷" w:date="2026-09-18T12:00:00Z">
        <w:r>
          <w:delText xml:space="preserve">39</w:delText>
        </w:r>
      </w:del>
      <w:ins w:id="21074" w:author="陈海婷" w:date="2026-09-18T12:00:00Z">
        <w:r>
          <w:rPr>
            <w:rFonts w:hint="eastAsia"/>
          </w:rPr>
          <w:t xml:space="preserve">40</w:t>
        </w:r>
      </w:ins>
      <w:r>
        <w:rPr>
          <w:rFonts w:hint="eastAsia"/>
        </w:rPr>
        <w:t xml:space="preserve">] LANDIS J R, KOCH G G. The Measurement of Observer Agreement for Categorical Data[J]. Biometrics, 1977, 33(1): 159-174.</w:t>
      </w:r>
    </w:p>
    <w:p w14:paraId="18387329">
      <w:pPr>
        <w:pStyle w:val="63"/>
        <w:rPr>
          <w:del w:id="21075" w:author="陈海婷" w:date="2026-09-18T12:00:00Z"/>
        </w:rPr>
      </w:pPr>
      <w:del w:id="21076" w:author="陈海婷" w:date="2026-09-18T12:00:00Z">
        <w:r>
          <w:delText>[40] DEWAR R D, DUTTON J E. The Adoption of Radical and Incremental Innovations: An Empirical Analysis[J]. Management Science, 1986, 32(11): 1422-1433.</w:delText>
        </w:r>
      </w:del>
    </w:p>
    <w:p w14:paraId="5CFD009C">
      <w:pPr>
        <w:pStyle w:val="63"/>
        <w:rPr>
          <w:del w:id="21077" w:author="陈海婷" w:date="2026-09-18T12:00:00Z"/>
        </w:rPr>
      </w:pPr>
      <w:del w:id="21078" w:author="陈海婷" w:date="2026-09-18T12:00:00Z">
        <w:r>
          <w:delText>[41] DUNLAP-HINKLER D, KOTABE M, MUDAMBI R. A Story of Breakthrough versus Incremental Innovation: Corporate Entrepreneurship in the Global Pharmaceutical Industry[J]. Strategic Entrepreneurship Journal, 2010, 4(2): 106-127.</w:delText>
        </w:r>
      </w:del>
    </w:p>
    <w:p w14:paraId="6468B452">
      <w:pPr>
        <w:pStyle w:val="63"/>
        <w:rPr>
          <w:del w:id="21079" w:author="陈海婷" w:date="2026-09-18T12:00:00Z"/>
        </w:rPr>
      </w:pPr>
      <w:del w:id="21080" w:author="陈海婷" w:date="2026-09-18T12:00:00Z">
        <w:r>
          <w:delText xml:space="preserve">[42] </w:delText>
        </w:r>
        <w:r>
          <w:rPr>
            <w:rFonts w:hint="eastAsia"/>
          </w:rPr>
          <w:delText>谢金平，孙圆圆，彭楠，等．药品上市许可持有人（MAH）制度对现行监管制度的影响及衔接建议[J]．中国卫生政策研究，2018，11(12)：1-6．</w:delText>
        </w:r>
        <w:r>
          <w:br w:type="textWrapping"/>
        </w:r>
        <w:r>
          <w:delText>Xie J P, Sun Y Y, Peng N, et al. Impact of the Marketing Authorization Holder (MAH) System on Current Regulatory Institutions and Suggestions for Convergence [J]. Chinese Journal of Health Policy, 2018, 11(12): 1-6.</w:delText>
        </w:r>
      </w:del>
    </w:p>
    <w:p>
      <w:pPr>
        <w:pStyle w:val="63"/>
        <w:rPr>
          <w:ins w:id="21081" w:author="陈海婷" w:date="2026-09-18T12:00:00Z"/>
        </w:rPr>
      </w:pPr>
      <w:ins w:id="21082" w:author="陈海婷" w:date="2026-09-18T12:00:00Z">
        <w:r>
          <w:rPr>
            <w:rFonts w:hint="eastAsia"/>
          </w:rPr>
          <w:t xml:space="preserve">[41] CARTER N, BRYANT-LUKOSIUS D, DICENSO A, et al. The Use of Triangulation in Qualitative Research[J]. Oncology Nursing Forum, 2014, 41(5): 545-547.</w:t>
        </w:r>
      </w:ins>
    </w:p>
    <w:p>
      <w:pPr>
        <w:pStyle w:val="63"/>
        <w:rPr>
          <w:ins w:id="21083" w:author="陈海婷" w:date="2026-09-18T12:00:00Z"/>
        </w:rPr>
      </w:pPr>
      <w:ins w:id="21084" w:author="陈海婷" w:date="2026-09-18T12:00:00Z">
        <w:r>
          <w:rPr>
            <w:rFonts w:hint="eastAsia"/>
          </w:rPr>
          <w:t xml:space="preserve">[42] 国家医疗保障局，国家卫生健康委员会．支持创新药高质量发展的若干措施（医保发〔2025〕16号）[Z]．2025．National Healthcare Security Administration, National Health Commission. Several Measures to Support the High-Quality Development of Innovative Drugs (No. 16 [2025]) [Z]. 2025.</w:t>
        </w:r>
      </w:ins>
    </w:p>
    <w:p>
      <w:pPr>
        <w:pStyle w:val="63"/>
        <w:rPr>
          <w:ins w:id="21085" w:author="陈海婷" w:date="2026-09-18T12:00:00Z"/>
        </w:rPr>
      </w:pPr>
      <w:ins w:id="21086" w:author="陈海婷" w:date="2026-09-18T12:00:00Z">
        <w:r>
          <w:rPr>
            <w:rFonts w:hint="eastAsia"/>
          </w:rPr>
          <w:t xml:space="preserve">[43] 国家药品监督管理局．国家药监局关于发布化学药品注册分类及申报资料要求的通告（2020年第44号）[Z]．2020．National Medical Products Administration. Announcement on Issuing the Registration Classification and Application Dossier Requirements for Chemical Drugs (No. 44 of 2020) [Z]. 2020.</w:t>
        </w:r>
      </w:ins>
    </w:p>
    <w:p>
      <w:pPr>
        <w:pStyle w:val="63"/>
        <w:rPr>
          <w:ins w:id="21087" w:author="陈海婷" w:date="2026-09-18T12:00:00Z"/>
        </w:rPr>
      </w:pPr>
      <w:ins w:id="21088" w:author="陈海婷" w:date="2026-09-18T12:00:00Z">
        <w:r>
          <w:rPr>
            <w:rFonts w:hint="eastAsia"/>
          </w:rPr>
          <w:t xml:space="preserve">[44] 国务院办公厅．关于健全药品价格形成机制的若干意见（国办发〔2026〕9号）[Z]．2026．General Office of the State Council. Several Opinions on Improving the Drug Price Formation Mechanism (No. 9 [2026]) [Z]. 2026.</w:t>
        </w:r>
      </w:ins>
    </w:p>
    <w:p>
      <w:pPr>
        <w:pStyle w:val="63"/>
      </w:pPr>
      <w:r>
        <w:rPr>
          <w:rFonts w:hint="eastAsia"/>
        </w:rPr>
        <w:t xml:space="preserve">[4</w:t>
      </w:r>
      <w:del w:id="21089" w:author="陈海婷" w:date="2026-09-18T12:00:00Z">
        <w:r>
          <w:delText xml:space="preserve">3</w:delText>
        </w:r>
      </w:del>
      <w:ins w:id="21090" w:author="陈海婷" w:date="2026-09-18T12:00:00Z">
        <w:r>
          <w:rPr>
            <w:rFonts w:hint="eastAsia"/>
          </w:rPr>
          <w:t xml:space="preserve">5</w:t>
        </w:r>
      </w:ins>
      <w:r>
        <w:rPr>
          <w:rFonts w:hint="eastAsia"/>
        </w:rPr>
        <w:t xml:space="preserve">] 岳晓萌，李钰翔，赵绯丽，等．医保药品目录调整之退出机制的国际经验借鉴[J]．医药导报，2021，40(2)：158-162．</w:t>
      </w:r>
      <w:del w:id="21091" w:author="陈海婷" w:date="2026-09-18T12:00:00Z">
        <w:r>
          <w:br w:type="textWrapping"/>
        </w:r>
      </w:del>
      <w:r>
        <w:rPr>
          <w:rFonts w:hint="eastAsia"/>
        </w:rPr>
        <w:t xml:space="preserve">Yue X M, Li Y X, Zhao F L, et al. International Experience of Exit Mechanisms in Medical Insurance Drug Catalogue Adjustment [J]. Herald of Medicine, 2021, 40(2): 158-162.</w:t>
      </w:r>
    </w:p>
    <w:p w14:paraId="390B123A">
      <w:pPr>
        <w:pStyle w:val="63"/>
        <w:rPr>
          <w:del w:id="21092" w:author="陈海婷" w:date="2026-09-18T12:00:00Z"/>
        </w:rPr>
      </w:pPr>
      <w:del w:id="21093" w:author="陈海婷" w:date="2026-09-18T12:00:00Z">
        <w:r>
          <w:delText xml:space="preserve">[44] </w:delText>
        </w:r>
        <w:r>
          <w:rPr>
            <w:rFonts w:hint="eastAsia"/>
          </w:rPr>
          <w:delText>毛晖，张泽丰，陈政弘．和衷共济，利在其中：国家医保谈判的经济效应与健康效应[J]．财经研究，2025，51(9)：64-78．</w:delText>
        </w:r>
        <w:r>
          <w:br w:type="textWrapping"/>
        </w:r>
        <w:r>
          <w:delText>Mao H, Zhang Z F, Chen Z H. Economic and Health Effects of National Medical Insurance Negotiation [J]. Journal of Finance and Economics, 2025, 51(9): 64-78.</w:delText>
        </w:r>
      </w:del>
    </w:p>
    <w:p>
      <w:pPr>
        <w:pStyle w:val="2"/>
      </w:pPr>
      <w:r>
        <w:rPr>
          <w:rFonts w:hint="eastAsia"/>
        </w:rPr>
        <w:t xml:space="preserve">附录A 编码方案技术细节</w:t>
      </w:r>
    </w:p>
    <w:p w14:paraId="6FC0EA96">
      <w:pPr>
        <w:pStyle w:val="28"/>
        <w:rPr>
          <w:del w:id="21094" w:author="陈海婷" w:date="2026-09-18T12:00:00Z"/>
        </w:rPr>
      </w:pPr>
      <w:del w:id="21095" w:author="陈海婷" w:date="2026-09-18T12:00:00Z">
        <w:r>
          <w:rPr>
            <w:rFonts w:hint="eastAsia"/>
          </w:rPr>
          <w:delText>A1 关键词词典全表（五维度共96个关键词）。以下词条在句子内以正则模式检索，同一句命中同一维度的多个词条仅计1次。</w:delText>
        </w:r>
      </w:del>
    </w:p>
    <w:p>
      <w:pPr>
        <w:pStyle w:val="28"/>
        <w:rPr>
          <w:ins w:id="21096" w:author="陈海婷" w:date="2026-09-18T12:00:00Z"/>
        </w:rPr>
      </w:pPr>
      <w:ins w:id="21097" w:author="陈海婷" w:date="2026-09-18T12:00:00Z">
        <w:r>
          <w:rPr>
            <w:rFonts w:hint="eastAsia"/>
          </w:rPr>
          <w:t xml:space="preserve">A1  词典构建过程与关键词全表。第一步，判据词提取：五个维度的判据词取自《目录调整申报指南》附件“申报药品摘要幻灯片要求”对各维度应提供内容的界定，并以《药品注册管理办法》《基本医疗保险用药管理暂行办法》的相关条文补充，五个维度共107个判据词。第二步，统计验证：对清洗后的2965个句子进行中文分词与TF-IDF特征词提取（每部门前80个特征词），检验判据词在部门间的区分度，并从高频特征词中补充判据词未覆盖的表述。第三步，规则设定：对程序性表述设定共现规则，对非药品语境设定排除规则，避免制度术语与套话被计入评价维度。以下词条在句子内以正则模式检索，同一句命中同一维度的多个词条仅计1次。</w:t>
        </w:r>
      </w:ins>
    </w:p>
    <w:p>
      <w:pPr>
        <w:pStyle w:val="3"/>
      </w:pPr>
      <w:r>
        <w:rPr>
          <w:rFonts w:hint="eastAsia"/>
        </w:rPr>
        <w:t xml:space="preserve">安全性（</w:t>
      </w:r>
      <w:del w:id="21098" w:author="陈海婷" w:date="2026-09-18T12:00:00Z">
        <w:r>
          <w:rPr>
            <w:rFonts w:hint="eastAsia"/>
          </w:rPr>
          <w:delText xml:space="preserve">17</w:delText>
        </w:r>
      </w:del>
      <w:ins w:id="21099" w:author="陈海婷" w:date="2026-09-18T12:00:00Z">
        <w:r>
          <w:rPr>
            <w:rFonts w:hint="eastAsia"/>
          </w:rPr>
          <w:t xml:space="preserve">21</w:t>
        </w:r>
      </w:ins>
      <w:r>
        <w:rPr>
          <w:rFonts w:hint="eastAsia"/>
        </w:rPr>
        <w:t xml:space="preserve">个）：</w:t>
      </w:r>
      <w:del w:id="21100" w:author="陈海婷" w:date="2026-09-18T12:00:00Z">
        <w:r>
          <w:rPr>
            <w:rFonts w:hint="eastAsia"/>
          </w:rPr>
          <w:delText xml:space="preserve">安全、</w:delText>
        </w:r>
      </w:del>
      <w:r>
        <w:rPr>
          <w:rFonts w:hint="eastAsia"/>
        </w:rPr>
        <w:t xml:space="preserve">不良反应、</w:t>
      </w:r>
      <w:ins w:id="21101" w:author="陈海婷" w:date="2026-09-18T12:00:00Z">
        <w:r>
          <w:rPr>
            <w:rFonts w:hint="eastAsia"/>
          </w:rPr>
          <w:t xml:space="preserve">不良事件、安全性、药品安全、用药安全、</w:t>
        </w:r>
      </w:ins>
      <w:r>
        <w:rPr>
          <w:rFonts w:hint="eastAsia"/>
        </w:rPr>
        <w:t xml:space="preserve">毒性、</w:t>
      </w:r>
      <w:del w:id="21102" w:author="陈海婷" w:date="2026-09-18T12:00:00Z">
        <w:r>
          <w:rPr>
            <w:rFonts w:hint="eastAsia"/>
          </w:rPr>
          <w:delText xml:space="preserve">风险管理</w:delText>
        </w:r>
      </w:del>
      <w:ins w:id="21103" w:author="陈海婷" w:date="2026-09-18T12:00:00Z">
        <w:r>
          <w:rPr>
            <w:rFonts w:hint="eastAsia"/>
          </w:rPr>
          <w:t xml:space="preserve">禁忌</w:t>
        </w:r>
      </w:ins>
      <w:r>
        <w:rPr>
          <w:rFonts w:hint="eastAsia"/>
        </w:rPr>
        <w:t xml:space="preserve">、药物警戒</w:t>
      </w:r>
      <w:del w:id="21104" w:author="陈海婷" w:date="2026-09-18T12:00:00Z">
        <w:r>
          <w:rPr>
            <w:rFonts w:hint="eastAsia"/>
          </w:rPr>
          <w:delText xml:space="preserve">、安全性评价</w:delText>
        </w:r>
      </w:del>
      <w:r>
        <w:rPr>
          <w:rFonts w:hint="eastAsia"/>
        </w:rPr>
        <w:t xml:space="preserve">、安全信号、风险控制、风险</w:t>
      </w:r>
      <w:ins w:id="21105" w:author="陈海婷" w:date="2026-09-18T12:00:00Z">
        <w:r>
          <w:rPr>
            <w:rFonts w:hint="eastAsia"/>
          </w:rPr>
          <w:t xml:space="preserve">管理、风险最小化、风险</w:t>
        </w:r>
      </w:ins>
      <w:r>
        <w:rPr>
          <w:rFonts w:hint="eastAsia"/>
        </w:rPr>
        <w:t xml:space="preserve">评估、</w:t>
      </w:r>
      <w:del w:id="21106" w:author="陈海婷" w:date="2026-09-18T12:00:00Z">
        <w:r>
          <w:rPr>
            <w:rFonts w:hint="eastAsia"/>
          </w:rPr>
          <w:delText xml:space="preserve">安全监测、风险分担、副作用、禁忌、质量可控、质量控制，以及跨词匹配模式</w:delText>
        </w:r>
      </w:del>
      <w:r>
        <w:rPr>
          <w:rFonts w:hint="eastAsia"/>
        </w:rPr>
        <w:t xml:space="preserve">“获益…风险”</w:t>
      </w:r>
      <w:ins w:id="21107" w:author="陈海婷" w:date="2026-09-18T12:00:00Z">
        <w:r>
          <w:rPr>
            <w:rFonts w:hint="eastAsia"/>
          </w:rPr>
          <w:t xml:space="preserve">（正则）、</w:t>
        </w:r>
      </w:ins>
      <w:r>
        <w:rPr>
          <w:rFonts w:hint="eastAsia"/>
        </w:rPr>
        <w:t xml:space="preserve">“风险…获益”</w:t>
      </w:r>
      <w:ins w:id="21108" w:author="陈海婷" w:date="2026-09-18T12:00:00Z">
        <w:r>
          <w:rPr>
            <w:rFonts w:hint="eastAsia"/>
          </w:rPr>
          <w:t xml:space="preserve">（正则）、SAE、ADR、副作用、安全监测、安全性数据、安全性信息</w:t>
        </w:r>
      </w:ins>
      <w:r>
        <w:rPr>
          <w:rFonts w:hint="eastAsia"/>
        </w:rPr>
        <w:t xml:space="preserve">。</w:t>
      </w:r>
    </w:p>
    <w:p>
      <w:pPr>
        <w:pStyle w:val="3"/>
      </w:pPr>
      <w:r>
        <w:rPr>
          <w:rFonts w:hint="eastAsia"/>
        </w:rPr>
        <w:t xml:space="preserve">有效性（</w:t>
      </w:r>
      <w:del w:id="21109" w:author="陈海婷" w:date="2026-09-18T12:00:00Z">
        <w:r>
          <w:rPr>
            <w:rFonts w:hint="eastAsia"/>
          </w:rPr>
          <w:delText xml:space="preserve">19</w:delText>
        </w:r>
      </w:del>
      <w:ins w:id="21110" w:author="陈海婷" w:date="2026-09-18T12:00:00Z">
        <w:r>
          <w:rPr>
            <w:rFonts w:hint="eastAsia"/>
          </w:rPr>
          <w:t xml:space="preserve">20</w:t>
        </w:r>
      </w:ins>
      <w:r>
        <w:rPr>
          <w:rFonts w:hint="eastAsia"/>
        </w:rPr>
        <w:t xml:space="preserve">个）：有效性、疗效、临床价值、临床获益、治疗效果、</w:t>
      </w:r>
      <w:del w:id="21111" w:author="陈海婷" w:date="2026-09-18T12:00:00Z">
        <w:r>
          <w:rPr>
            <w:rFonts w:hint="eastAsia"/>
          </w:rPr>
          <w:delText xml:space="preserve">临床必需、临床需求、</w:delText>
        </w:r>
      </w:del>
      <w:r>
        <w:rPr>
          <w:rFonts w:hint="eastAsia"/>
        </w:rPr>
        <w:t xml:space="preserve">生存率、生存期、</w:t>
      </w:r>
      <w:del w:id="21112" w:author="陈海婷" w:date="2026-09-18T12:00:00Z">
        <w:r>
          <w:rPr>
            <w:rFonts w:hint="eastAsia"/>
          </w:rPr>
          <w:delText xml:space="preserve">临床试验、临床研究</w:delText>
        </w:r>
      </w:del>
      <w:ins w:id="21113" w:author="陈海婷" w:date="2026-09-18T12:00:00Z">
        <w:r>
          <w:rPr>
            <w:rFonts w:hint="eastAsia"/>
          </w:rPr>
          <w:t xml:space="preserve">无进展生存、客观缓解、疾病控制率、循证</w:t>
        </w:r>
      </w:ins>
      <w:r>
        <w:rPr>
          <w:rFonts w:hint="eastAsia"/>
        </w:rPr>
        <w:t xml:space="preserve">、临床证据</w:t>
      </w:r>
      <w:del w:id="21114" w:author="陈海婷" w:date="2026-09-18T12:00:00Z">
        <w:r>
          <w:rPr>
            <w:rFonts w:hint="eastAsia"/>
          </w:rPr>
          <w:delText xml:space="preserve">、循证</w:delText>
        </w:r>
      </w:del>
      <w:r>
        <w:rPr>
          <w:rFonts w:hint="eastAsia"/>
        </w:rPr>
        <w:t xml:space="preserve">、治疗价值、临床优势、QALY、生命质量、</w:t>
      </w:r>
      <w:del w:id="21115" w:author="陈海婷" w:date="2026-09-18T12:00:00Z">
        <w:r>
          <w:rPr>
            <w:rFonts w:hint="eastAsia"/>
          </w:rPr>
          <w:delText xml:space="preserve">真实世界、临床综合评价</w:delText>
        </w:r>
      </w:del>
      <w:ins w:id="21116" w:author="陈海婷" w:date="2026-09-18T12:00:00Z">
        <w:r>
          <w:rPr>
            <w:rFonts w:hint="eastAsia"/>
          </w:rPr>
          <w:t xml:space="preserve">健康效用、指南推荐、诊疗规范推荐、技术评审报告</w:t>
        </w:r>
      </w:ins>
      <w:r>
        <w:rPr>
          <w:rFonts w:hint="eastAsia"/>
        </w:rPr>
        <w:t xml:space="preserve">。</w:t>
      </w:r>
    </w:p>
    <w:p>
      <w:pPr>
        <w:pStyle w:val="3"/>
      </w:pPr>
      <w:r>
        <w:rPr>
          <w:rFonts w:hint="eastAsia"/>
        </w:rPr>
        <w:t xml:space="preserve">经济性（2</w:t>
      </w:r>
      <w:del w:id="21117" w:author="陈海婷" w:date="2026-09-18T12:00:00Z">
        <w:r>
          <w:rPr>
            <w:rFonts w:hint="eastAsia"/>
          </w:rPr>
          <w:delText xml:space="preserve">1</w:delText>
        </w:r>
      </w:del>
      <w:ins w:id="21118" w:author="陈海婷" w:date="2026-09-18T12:00:00Z">
        <w:r>
          <w:rPr>
            <w:rFonts w:hint="eastAsia"/>
          </w:rPr>
          <w:t xml:space="preserve">4</w:t>
        </w:r>
      </w:ins>
      <w:r>
        <w:rPr>
          <w:rFonts w:hint="eastAsia"/>
        </w:rPr>
        <w:t xml:space="preserve">个）：</w:t>
      </w:r>
      <w:del w:id="21119" w:author="陈海婷" w:date="2026-09-18T12:00:00Z">
        <w:r>
          <w:rPr>
            <w:rFonts w:hint="eastAsia"/>
          </w:rPr>
          <w:delText xml:space="preserve">经济性、成本效果、成本效</w:delText>
        </w:r>
      </w:del>
      <w:ins w:id="21120" w:author="陈海婷" w:date="2026-09-18T12:00:00Z">
        <w:r>
          <w:rPr>
            <w:rFonts w:hint="eastAsia"/>
          </w:rPr>
          <w:t xml:space="preserve">价格、费</w:t>
        </w:r>
      </w:ins>
      <w:r>
        <w:rPr>
          <w:rFonts w:hint="eastAsia"/>
        </w:rPr>
        <w:t xml:space="preserve">用、成本</w:t>
      </w:r>
      <w:del w:id="21121" w:author="陈海婷" w:date="2026-09-18T12:00:00Z">
        <w:r>
          <w:rPr>
            <w:rFonts w:hint="eastAsia"/>
          </w:rPr>
          <w:delText xml:space="preserve">效益、药物经济、价格合理、费用、预算影响</w:delText>
        </w:r>
      </w:del>
      <w:r>
        <w:rPr>
          <w:rFonts w:hint="eastAsia"/>
        </w:rPr>
        <w:t xml:space="preserve">、支付标准、</w:t>
      </w:r>
      <w:ins w:id="21122" w:author="陈海婷" w:date="2026-09-18T12:00:00Z">
        <w:r>
          <w:rPr>
            <w:rFonts w:hint="eastAsia"/>
          </w:rPr>
          <w:t xml:space="preserve">报销、</w:t>
        </w:r>
      </w:ins>
      <w:r>
        <w:rPr>
          <w:rFonts w:hint="eastAsia"/>
        </w:rPr>
        <w:t xml:space="preserve">医保基金</w:t>
      </w:r>
      <w:ins w:id="21123" w:author="陈海婷" w:date="2026-09-18T12:00:00Z">
        <w:r>
          <w:rPr>
            <w:rFonts w:hint="eastAsia"/>
          </w:rPr>
          <w:t xml:space="preserve">、基金支出</w:t>
        </w:r>
      </w:ins>
      <w:r>
        <w:rPr>
          <w:rFonts w:hint="eastAsia"/>
        </w:rPr>
        <w:t xml:space="preserve">、基金承受、基金可持续、</w:t>
      </w:r>
      <w:del w:id="21124" w:author="陈海婷" w:date="2026-09-18T12:00:00Z">
        <w:r>
          <w:rPr>
            <w:rFonts w:hint="eastAsia"/>
          </w:rPr>
          <w:delText xml:space="preserve">谈判</w:delText>
        </w:r>
      </w:del>
      <w:ins w:id="21125" w:author="陈海婷" w:date="2026-09-18T12:00:00Z">
        <w:r>
          <w:rPr>
            <w:rFonts w:hint="eastAsia"/>
          </w:rPr>
          <w:t xml:space="preserve">预算影响、基金支付能力、销售金额、销量、药物经济、经济性</w:t>
        </w:r>
      </w:ins>
      <w:r>
        <w:rPr>
          <w:rFonts w:hint="eastAsia"/>
        </w:rPr>
        <w:t xml:space="preserve">、定价、</w:t>
      </w:r>
      <w:del w:id="21126" w:author="陈海婷" w:date="2026-09-18T12:00:00Z">
        <w:r>
          <w:rPr>
            <w:rFonts w:hint="eastAsia"/>
          </w:rPr>
          <w:delText xml:space="preserve">价格、报销、支付、成本、经济学、药品</w:delText>
        </w:r>
      </w:del>
      <w:ins w:id="21127" w:author="陈海婷" w:date="2026-09-18T12:00:00Z">
        <w:r>
          <w:rPr>
            <w:rFonts w:hint="eastAsia"/>
          </w:rPr>
          <w:t xml:space="preserve">降价、降幅、“日均…费用”（正则）、疗程</w:t>
        </w:r>
      </w:ins>
      <w:r>
        <w:rPr>
          <w:rFonts w:hint="eastAsia"/>
        </w:rPr>
        <w:t xml:space="preserve">费用、医疗费用</w:t>
      </w:r>
      <w:ins w:id="21128" w:author="陈海婷" w:date="2026-09-18T12:00:00Z">
        <w:r>
          <w:rPr>
            <w:rFonts w:hint="eastAsia"/>
          </w:rPr>
          <w:t xml:space="preserve">、药品费用、成本效果、成本效用</w:t>
        </w:r>
      </w:ins>
      <w:r>
        <w:rPr>
          <w:rFonts w:hint="eastAsia"/>
        </w:rPr>
        <w:t xml:space="preserve">。</w:t>
      </w:r>
    </w:p>
    <w:p>
      <w:pPr>
        <w:pStyle w:val="3"/>
      </w:pPr>
      <w:r>
        <w:rPr>
          <w:rFonts w:hint="eastAsia"/>
        </w:rPr>
        <w:t xml:space="preserve">创新性（</w:t>
      </w:r>
      <w:del w:id="21129" w:author="陈海婷" w:date="2026-09-18T12:00:00Z">
        <w:r>
          <w:rPr>
            <w:rFonts w:hint="eastAsia"/>
          </w:rPr>
          <w:delText xml:space="preserve">18</w:delText>
        </w:r>
      </w:del>
      <w:ins w:id="21130" w:author="陈海婷" w:date="2026-09-18T12:00:00Z">
        <w:r>
          <w:rPr>
            <w:rFonts w:hint="eastAsia"/>
          </w:rPr>
          <w:t xml:space="preserve">22</w:t>
        </w:r>
      </w:ins>
      <w:r>
        <w:rPr>
          <w:rFonts w:hint="eastAsia"/>
        </w:rPr>
        <w:t xml:space="preserve">个）：创新</w:t>
      </w:r>
      <w:ins w:id="21131" w:author="陈海婷" w:date="2026-09-18T12:00:00Z">
        <w:r>
          <w:rPr>
            <w:rFonts w:hint="eastAsia"/>
          </w:rPr>
          <w:t xml:space="preserve">药、创新性、创新点、自主知识产权、原始创新、自主研发</w:t>
        </w:r>
      </w:ins>
      <w:r>
        <w:rPr>
          <w:rFonts w:hint="eastAsia"/>
        </w:rPr>
        <w:t xml:space="preserve">、新药</w:t>
      </w:r>
      <w:ins w:id="21132" w:author="陈海婷" w:date="2026-09-18T12:00:00Z">
        <w:r>
          <w:rPr>
            <w:rFonts w:hint="eastAsia"/>
          </w:rPr>
          <w:t xml:space="preserve">研发、重大新药创制</w:t>
        </w:r>
      </w:ins>
      <w:r>
        <w:rPr>
          <w:rFonts w:hint="eastAsia"/>
        </w:rPr>
        <w:t xml:space="preserve">、突破性</w:t>
      </w:r>
      <w:del w:id="21133" w:author="陈海婷" w:date="2026-09-18T12:00:00Z">
        <w:r>
          <w:rPr>
            <w:rFonts w:hint="eastAsia"/>
          </w:rPr>
          <w:delText xml:space="preserve">、首创、新化合物、新靶点、新机制、新适应症、加快上市</w:delText>
        </w:r>
      </w:del>
      <w:ins w:id="21134" w:author="陈海婷" w:date="2026-09-18T12:00:00Z">
        <w:r>
          <w:rPr>
            <w:rFonts w:hint="eastAsia"/>
          </w:rPr>
          <w:t xml:space="preserve">治疗</w:t>
        </w:r>
      </w:ins>
      <w:r>
        <w:rPr>
          <w:rFonts w:hint="eastAsia"/>
        </w:rPr>
        <w:t xml:space="preserve">、优先审评、附条件批准、特别审批、临床急需、未满足</w:t>
      </w:r>
      <w:del w:id="21135" w:author="陈海婷" w:date="2026-09-18T12:00:00Z">
        <w:r>
          <w:rPr>
            <w:rFonts w:hint="eastAsia"/>
          </w:rPr>
          <w:delText xml:space="preserve">需求、自主研发、原始创新、仿制药，以及跨词匹配模式</w:delText>
        </w:r>
      </w:del>
      <w:ins w:id="21136" w:author="陈海婷" w:date="2026-09-18T12:00:00Z">
        <w:r>
          <w:rPr>
            <w:rFonts w:hint="eastAsia"/>
          </w:rPr>
          <w:t xml:space="preserve">、</w:t>
        </w:r>
      </w:ins>
      <w:r>
        <w:rPr>
          <w:rFonts w:hint="eastAsia"/>
        </w:rPr>
        <w:t xml:space="preserve">“填补…空白”</w:t>
      </w:r>
      <w:ins w:id="21137" w:author="陈海婷" w:date="2026-09-18T12:00:00Z">
        <w:r>
          <w:rPr>
            <w:rFonts w:hint="eastAsia"/>
          </w:rPr>
          <w:t xml:space="preserve">（正则）、首创、新靶点、新作用机制、新化合物、新分子实体、注册分类、改良型新药</w:t>
        </w:r>
      </w:ins>
      <w:r>
        <w:rPr>
          <w:rFonts w:hint="eastAsia"/>
        </w:rPr>
        <w:t xml:space="preserve">。</w:t>
      </w:r>
    </w:p>
    <w:p>
      <w:pPr>
        <w:pStyle w:val="3"/>
      </w:pPr>
      <w:r>
        <w:rPr>
          <w:rFonts w:hint="eastAsia"/>
        </w:rPr>
        <w:t xml:space="preserve">公平性（2</w:t>
      </w:r>
      <w:del w:id="21138" w:author="陈海婷" w:date="2026-09-18T12:00:00Z">
        <w:r>
          <w:rPr>
            <w:rFonts w:hint="eastAsia"/>
          </w:rPr>
          <w:delText xml:space="preserve">1</w:delText>
        </w:r>
      </w:del>
      <w:ins w:id="21139" w:author="陈海婷" w:date="2026-09-18T12:00:00Z">
        <w:r>
          <w:rPr>
            <w:rFonts w:hint="eastAsia"/>
          </w:rPr>
          <w:t xml:space="preserve">0</w:t>
        </w:r>
      </w:ins>
      <w:r>
        <w:rPr>
          <w:rFonts w:hint="eastAsia"/>
        </w:rPr>
        <w:t xml:space="preserve">个）：公平</w:t>
      </w:r>
      <w:ins w:id="21140" w:author="陈海婷" w:date="2026-09-18T12:00:00Z">
        <w:r>
          <w:rPr>
            <w:rFonts w:hint="eastAsia"/>
          </w:rPr>
          <w:t xml:space="preserve">、目录短板、保障空白、保障尚不充分、儿童用药、儿科用药、罕见病、短缺、供应保障、断供</w:t>
        </w:r>
      </w:ins>
      <w:r>
        <w:rPr>
          <w:rFonts w:hint="eastAsia"/>
        </w:rPr>
        <w:t xml:space="preserve">、可及、可获得、可负担、</w:t>
      </w:r>
      <w:ins w:id="21141" w:author="陈海婷" w:date="2026-09-18T12:00:00Z">
        <w:r>
          <w:rPr>
            <w:rFonts w:hint="eastAsia"/>
          </w:rPr>
          <w:t xml:space="preserve">临床管理难度、</w:t>
        </w:r>
      </w:ins>
      <w:r>
        <w:rPr>
          <w:rFonts w:hint="eastAsia"/>
        </w:rPr>
        <w:t xml:space="preserve">基层</w:t>
      </w:r>
      <w:ins w:id="21142" w:author="陈海婷" w:date="2026-09-18T12:00:00Z">
        <w:r>
          <w:rPr>
            <w:rFonts w:hint="eastAsia"/>
          </w:rPr>
          <w:t xml:space="preserve">用药</w:t>
        </w:r>
      </w:ins>
      <w:r>
        <w:rPr>
          <w:rFonts w:hint="eastAsia"/>
        </w:rPr>
        <w:t xml:space="preserve">、保基本、基本</w:t>
      </w:r>
      <w:del w:id="21143" w:author="陈海婷" w:date="2026-09-18T12:00:00Z">
        <w:r>
          <w:rPr>
            <w:rFonts w:hint="eastAsia"/>
          </w:rPr>
          <w:delText xml:space="preserve">用药、基本</w:delText>
        </w:r>
      </w:del>
      <w:r>
        <w:rPr>
          <w:rFonts w:hint="eastAsia"/>
        </w:rPr>
        <w:t xml:space="preserve">药物、</w:t>
      </w:r>
      <w:del w:id="21144" w:author="陈海婷" w:date="2026-09-18T12:00:00Z">
        <w:r>
          <w:rPr>
            <w:rFonts w:hint="eastAsia"/>
          </w:rPr>
          <w:delText xml:space="preserve">罕见病、儿童</w:delText>
        </w:r>
      </w:del>
      <w:ins w:id="21145" w:author="陈海婷" w:date="2026-09-18T12:00:00Z">
        <w:r>
          <w:rPr>
            <w:rFonts w:hint="eastAsia"/>
          </w:rPr>
          <w:t xml:space="preserve">困难群众、</w:t>
        </w:r>
      </w:ins>
      <w:r>
        <w:rPr>
          <w:rFonts w:hint="eastAsia"/>
        </w:rPr>
        <w:t xml:space="preserve">用药</w:t>
      </w:r>
      <w:del w:id="21146" w:author="陈海婷" w:date="2026-09-18T12:00:00Z">
        <w:r>
          <w:rPr>
            <w:rFonts w:hint="eastAsia"/>
          </w:rPr>
          <w:delText xml:space="preserve">、短缺、供应</w:delText>
        </w:r>
      </w:del>
      <w:ins w:id="21147" w:author="陈海婷" w:date="2026-09-18T12:00:00Z">
        <w:r>
          <w:rPr>
            <w:rFonts w:hint="eastAsia"/>
          </w:rPr>
          <w:t xml:space="preserve">需求短板、用药</w:t>
        </w:r>
      </w:ins>
      <w:r>
        <w:rPr>
          <w:rFonts w:hint="eastAsia"/>
        </w:rPr>
        <w:t xml:space="preserve">保障</w:t>
      </w:r>
      <w:del w:id="21148" w:author="陈海婷" w:date="2026-09-18T12:00:00Z">
        <w:r>
          <w:rPr>
            <w:rFonts w:hint="eastAsia"/>
          </w:rPr>
          <w:delText xml:space="preserve">、分级诊疗、公共卫生、健康权益、城乡、区域差异、贫困、适宜性、合理用药、处方</w:delText>
        </w:r>
      </w:del>
      <w:ins w:id="21149" w:author="陈海婷" w:date="2026-09-18T12:00:00Z">
        <w:r>
          <w:rPr>
            <w:rFonts w:hint="eastAsia"/>
          </w:rPr>
          <w:t xml:space="preserve">需求</w:t>
        </w:r>
      </w:ins>
      <w:r>
        <w:rPr>
          <w:rFonts w:hint="eastAsia"/>
        </w:rPr>
        <w:t xml:space="preserve">。</w:t>
      </w:r>
    </w:p>
    <w:p w14:paraId="53A8DD10">
      <w:pPr>
        <w:pStyle w:val="3"/>
        <w:rPr>
          <w:del w:id="21150" w:author="陈海婷" w:date="2026-09-18T12:00:00Z"/>
        </w:rPr>
      </w:pPr>
      <w:del w:id="21151" w:author="陈海婷" w:date="2026-09-18T12:00:00Z">
        <w:r>
          <w:rPr>
            <w:rFonts w:hint="eastAsia"/>
          </w:rPr>
          <w:delText>A2 LLM编码参数。模型为Claude Sonnet 4（版本号claude-sonnet-4-20250514），经Anthropic Messages API调用，max_tokens设为4096，未显式设置温度参数（采用接口默认值），3387个句子按每批50句分批提交并逐批留存中间结果。系统提示词全文如下：</w:delText>
        </w:r>
      </w:del>
    </w:p>
    <w:p w14:paraId="03BF7BFD">
      <w:pPr>
        <w:pStyle w:val="3"/>
        <w:rPr>
          <w:del w:id="21152" w:author="陈海婷" w:date="2026-09-18T12:00:00Z"/>
        </w:rPr>
      </w:pPr>
      <w:del w:id="21153" w:author="陈海婷" w:date="2026-09-18T12:00:00Z">
        <w:r>
          <w:rPr>
            <w:rFonts w:hint="eastAsia"/>
          </w:rPr>
          <w:delText>“你是一个政策文本编码专家。你的任务是判断每个句子涉及哪些创新药评价维度。五个维度的定义：①安全性：涉及药品安全、不良反应、毒性、风险管理、药物警戒、质量控制等；②有效性：涉及药品疗效、临床价值、临床获益、临床试验结果、循证证据等（注意：仅提及临床试验的行政程序、管理规定不算有效性，必须涉及对药物疗效的实质性评价）；③经济性：涉及费用、价格、成本、支付、报销、医保基金、谈判、预算等；④创新性：涉及创新药、新药研发、优先审评、突破性治疗、附条件批准、临床急需等；⑤公平性：涉及公平可及、基层用药、基本药物、罕见病、儿童用药、供应保障、合理用药等。规则：一个句子可以涉及0个或多个维度；只有当句子实质性地涉及某个维度时才编码，提及不等于涉及；返回JSON数组格式。”</w:delText>
        </w:r>
      </w:del>
    </w:p>
    <w:p w14:paraId="64721EE1">
      <w:pPr>
        <w:pStyle w:val="3"/>
        <w:rPr>
          <w:del w:id="21154" w:author="陈海婷" w:date="2026-09-18T12:00:00Z"/>
        </w:rPr>
      </w:pPr>
      <w:del w:id="21155" w:author="陈海婷" w:date="2026-09-18T12:00:00Z">
        <w:r>
          <w:rPr>
            <w:rFonts w:hint="eastAsia"/>
          </w:rPr>
          <w:delText>用户提示词为逐条列出待编码句子及其编号，并要求仅返回形如[{"id": 0, "dims": ["安全性", "有效性"]}]的JSON数组。</w:delText>
        </w:r>
      </w:del>
    </w:p>
    <w:p>
      <w:pPr>
        <w:pStyle w:val="3"/>
        <w:rPr>
          <w:ins w:id="21156" w:author="陈海婷" w:date="2026-09-18T12:00:00Z"/>
        </w:rPr>
      </w:pPr>
      <w:ins w:id="21157" w:author="陈海婷" w:date="2026-09-18T12:00:00Z">
        <w:r>
          <w:rPr>
            <w:rFonts w:hint="eastAsia"/>
          </w:rPr>
          <w:t xml:space="preserve">共现规则。有效性：临床试验、临床研究、真实世界须与疗效、有效性、获益、临床价值、终点、缓解、生存、证据之一共现方计入；经济性：谈判、竞价、报价、集中带量采购、集采、支付意愿须与价格、费用、标准、金额、基金、降幅、成本、预算、报价之一共现方计入。</w:t>
        </w:r>
      </w:ins>
    </w:p>
    <w:p>
      <w:pPr>
        <w:pStyle w:val="3"/>
        <w:rPr>
          <w:ins w:id="21158" w:author="陈海婷" w:date="2026-09-18T12:00:00Z"/>
        </w:rPr>
      </w:pPr>
      <w:ins w:id="21159" w:author="陈海婷" w:date="2026-09-18T12:00:00Z">
        <w:r>
          <w:rPr>
            <w:rFonts w:hint="eastAsia"/>
          </w:rPr>
          <w:t xml:space="preserve">排除规则。安全性排除“安全感”、“数据安全”、“生产安全”、“安全生产”、“网络安全”、“信息安全”、“食品安全”；有效性排除“有效期”、“有效账号”、“有效身份”；经济性排除“不收取任何费用”；创新性排除“创新型国家”、“创新驱动发展”、“产业创新发展”、“新质生产力”、“传承创新”；公平性排除“公平竞争”。</w:t>
        </w:r>
      </w:ins>
    </w:p>
    <w:p>
      <w:pPr>
        <w:pStyle w:val="3"/>
        <w:rPr>
          <w:ins w:id="21160" w:author="陈海婷" w:date="2026-09-18T12:00:00Z"/>
        </w:rPr>
      </w:pPr>
      <w:ins w:id="21161" w:author="陈海婷" w:date="2026-09-18T12:00:00Z">
        <w:r>
          <w:rPr>
            <w:rFonts w:hint="eastAsia"/>
          </w:rPr>
          <w:t xml:space="preserve">语料清洗。3387个切分片段中，422个（12.5%）为文件标题（145）、条目序号（49）、目录页（20）、来源标注（2）与不足12个字符的碎片（206），不构成完整的意义单元，予以剔除，实际纳入分析2965句。</w:t>
        </w:r>
      </w:ins>
    </w:p>
    <w:p>
      <w:pPr>
        <w:pStyle w:val="3"/>
        <w:rPr>
          <w:ins w:id="21162" w:author="陈海婷" w:date="2026-09-18T12:00:00Z"/>
        </w:rPr>
      </w:pPr>
      <w:ins w:id="21163" w:author="陈海婷" w:date="2026-09-18T12:00:00Z">
        <w:r>
          <w:rPr>
            <w:rFonts w:hint="eastAsia"/>
          </w:rPr>
          <w:t xml:space="preserve">A2  LLM编码参数。模型为Claude Opus 5，以申报指南对五个维度的内容界定为判定标准，对清洗后的2965个句子逐句独立编码，编码在同一会话内分批进行，未参考词典编码结果。判定规则与词典一致：一个句子可涉及0个或多个维度；只有当句子实质性涉及某一维度时才编码，提及不等于涉及；程序性表述（如仅说明谈判流程、申报时限、账号注册）不计入相应维度；文件名称与政策套话中出现的“创新”“安全”不计入相应维度。判定所依据的五个维度界定为：安全性指药品说明书收载的安全性信息、国内外不良反应发生情况以及与同类药品在安全性方面的优势和不足；有效性指临床试验和真实世界中与对照药品的疗效比较、临床指南与诊疗规范推荐情况以及技术评审报告中关于有效性的结论；经济性指药品销售金额、价格费用情况以及对医保基金的影响；创新性指主要创新点、该创新带来的疗效或安全性方面的优势、是否为自主知识产权的创新药以及药品注册分类；公平性指能否弥补药品目录短板、临床管理难度以及目录外药品的价格费用。</w:t>
        </w:r>
      </w:ins>
    </w:p>
    <w:p>
      <w:pPr>
        <w:pStyle w:val="3"/>
      </w:pPr>
      <w:r>
        <w:rPr>
          <w:rFonts w:hint="eastAsia"/>
        </w:rPr>
        <w:t xml:space="preserve">A3 访谈提纲。访谈围绕三个主题模块展开，各模块核心问题如下；实际访谈按半结构化方式进行，在下列问题基础上依受访者所处环节追问。</w:t>
      </w:r>
    </w:p>
    <w:p>
      <w:pPr>
        <w:pStyle w:val="3"/>
      </w:pPr>
      <w:r>
        <w:rPr>
          <w:rFonts w:hint="eastAsia"/>
        </w:rPr>
        <w:t xml:space="preserve">模块一，“创新”的界定与判据：贵部门在评价中如何界定创新药？判定创新的具体依据是什么？技术层面的新颖性（新化合物、新靶点、新作用机制）与临床价值增量之间如何取舍？药监局认定的一类新药是否自动构成本部门认可的创新？</w:t>
      </w:r>
    </w:p>
    <w:p>
      <w:pPr>
        <w:pStyle w:val="3"/>
      </w:pPr>
      <w:r>
        <w:rPr>
          <w:rFonts w:hint="eastAsia"/>
        </w:rPr>
        <w:t xml:space="preserve">模块二，证据类型与充分性标准：评价要求提交哪些类型的证据？对随机对照试验、单臂试验、真实世界证据和药物经济学证据的采信标准有何差异？经加快通道获批、证据尚不充分的品种如何处理？证据不足时的决策规则是什么？</w:t>
      </w:r>
    </w:p>
    <w:p>
      <w:pPr>
        <w:pStyle w:val="3"/>
      </w:pPr>
      <w:r>
        <w:rPr>
          <w:rFonts w:hint="eastAsia"/>
        </w:rPr>
        <w:t xml:space="preserve">模块三，评价维度的权重考量：安全性、有效性、经济性、创新性、公平性五个维度在本部门评价中的相对重要性如何排序？是否存在明确的赋权或打分规则？各维度发生冲突时以何者优先？现行权重安排有哪些有待改进之处？</w:t>
      </w:r>
    </w:p>
    <w:p>
      <w:pPr>
        <w:pStyle w:val="2"/>
      </w:pPr>
      <w:r>
        <w:rPr>
          <w:rFonts w:hint="eastAsia"/>
        </w:rPr>
        <w:t xml:space="preserve">附录B  纳入句子级编码的55份政策文件清单</w:t>
      </w:r>
    </w:p>
    <w:p>
      <w:pPr>
        <w:pStyle w:val="3"/>
      </w:pPr>
      <w:r>
        <w:rPr>
          <w:rFonts w:hint="eastAsia"/>
        </w:rPr>
        <w:t xml:space="preserve">说明：条目按发布主体分组，组内按句子单元数降序排列。文件名称与文号依官方发布文本著录，</w:t>
      </w:r>
      <w:ins w:id="21164" w:author="陈海婷" w:date="2026-09-18T12:00:00Z">
        <w:r>
          <w:rPr>
            <w:rFonts w:hint="eastAsia"/>
          </w:rPr>
          <w:t xml:space="preserve">历年国家医保药品目录调整工作方案、申报指南、续约规则和竞价规则以简称著录，</w:t>
        </w:r>
      </w:ins>
      <w:r>
        <w:rPr>
          <w:rFonts w:hint="eastAsia"/>
        </w:rPr>
        <w:t xml:space="preserve">未公开文号者从略；括号内数字为该文件切分所得的句子单元数，合计3387</w:t>
      </w:r>
      <w:ins w:id="21165" w:author="陈海婷" w:date="2026-09-18T12:00:00Z">
        <w:r>
          <w:rPr>
            <w:rFonts w:hint="eastAsia"/>
          </w:rPr>
          <w:t xml:space="preserve">个片段，经清洗后纳入分析2965</w:t>
        </w:r>
      </w:ins>
      <w:r>
        <w:rPr>
          <w:rFonts w:hint="eastAsia"/>
        </w:rPr>
        <w:t xml:space="preserve">句。</w:t>
      </w:r>
    </w:p>
    <w:p>
      <w:pPr>
        <w:pStyle w:val="3"/>
      </w:pPr>
      <w:r>
        <w:rPr>
          <w:rFonts w:hint="eastAsia"/>
        </w:rPr>
        <w:t xml:space="preserve">B1  药监局系统（含药品审评中心），共19份，1169句。《以临床价值为导向的抗肿瘤药物临床研发指导原则》，CDE 2021年第46号（224）；《关于深化审评审批制度改革鼓励药品医疗器械创新的意见》，厅字〔2017〕42号（168）；《创新药研发中涉及适老化设计时的一般原则及考虑要点（试行）》，CDE 2025年第45号（129）；《关于全面深化药品医疗器械监管改革促进医药产业高质量发展的意见》，国办发〔2025〕1号（106）；《老年人群参与创新药临床试验的关键要素及试验设计要点（试行）》，CDE 2025年第44号（104）；《创新药临床试验申请申报资料要求（模块一）》，CDE 2025年第40号（101）；《创新药研发期间风险管理计划撰写技术指导原则（试行）》，CDE 2025年第38号（89）；《抗肿瘤创新药上市申请安全性总结资料准备技术指导原则》，CDE 2020年第56号（63）；《药审中心加快创新药上市许可申请审评工作规范（试行）》（51）；《优化创新药临床试验审评审批试点工作方案》，国药监药注〔2024〕30号（38）；《真实世界证据支持药物研发与审评的指导原则（试行）》，2020年第1号（23）；《药品注册管理办法》，市场监管总局令第27号（19）；《关于优化创新药临床试验审评审批有关事项的公告》（17）；《优化药品补充申请审评审批试点》，国药监药注〔2024〕10号（10）；《药品试验数据保护实施办法》，2026年第47号（10）；《罕见疾病创新药物研发鼓励试点计划（“关爱计划-延伸”）》，药审业〔2026〕177号（5）；《突破性治疗药物审评工作程序（试行）等三个文件》，2020年第82号公告（5）；《药物临床试验质量管理规范（2026年修订）》，2026年第50号（4）；《关于同意在京沪开展优化创新药临床试验审评审批试点的批复》，国药监药注函〔2024〕55号（3）。</w:t>
      </w:r>
    </w:p>
    <w:p>
      <w:pPr>
        <w:pStyle w:val="3"/>
      </w:pPr>
      <w:r>
        <w:rPr>
          <w:rFonts w:hint="eastAsia"/>
        </w:rPr>
        <w:t xml:space="preserve">B2  医保局系统，共24份，1722句。《国家</w:t>
      </w:r>
      <w:del w:id="21166" w:author="陈海婷" w:date="2026-09-18T12:00:00Z">
        <w:r>
          <w:rPr/>
          <w:delText xml:space="preserve">医保</w:delText>
        </w:r>
      </w:del>
      <w:ins w:id="21167" w:author="陈海婷" w:date="2026-09-18T12:00:00Z">
        <w:r>
          <w:rPr>
            <w:rFonts w:hint="eastAsia"/>
          </w:rPr>
          <w:t xml:space="preserve">基本医疗保险、生育保险和工伤保险药品目录及商业健康保险创新</w:t>
        </w:r>
      </w:ins>
      <w:r>
        <w:rPr>
          <w:rFonts w:hint="eastAsia"/>
        </w:rPr>
        <w:t xml:space="preserve">药品目录调整常</w:t>
      </w:r>
      <w:del w:id="21168" w:author="陈海婷" w:date="2026-09-18T12:00:00Z">
        <w:r>
          <w:rPr/>
          <w:delText xml:space="preserve">见问题解</w:delText>
        </w:r>
      </w:del>
      <w:ins w:id="21169" w:author="陈海婷" w:date="2026-09-18T12:00:00Z">
        <w:r>
          <w:rPr>
            <w:rFonts w:hint="eastAsia"/>
          </w:rPr>
          <w:t xml:space="preserve">用问</w:t>
        </w:r>
      </w:ins>
      <w:r>
        <w:rPr>
          <w:rFonts w:hint="eastAsia"/>
        </w:rPr>
        <w:t xml:space="preserve">答（2026年</w:t>
      </w:r>
      <w:ins w:id="21170" w:author="陈海婷" w:date="2026-09-18T12:00:00Z">
        <w:r>
          <w:rPr>
            <w:rFonts w:hint="eastAsia"/>
          </w:rPr>
          <w:t xml:space="preserve">版</w:t>
        </w:r>
      </w:ins>
      <w:r>
        <w:rPr>
          <w:rFonts w:hint="eastAsia"/>
        </w:rPr>
        <w:t xml:space="preserve">）》（268）；《2026年国家医保谈判药品续约规则》（93）；《2026年国家医保药品目录调整工作方案》（91）；《2023年国家医保谈判药品续约规则》（89）；《2024年国家医保谈判药品续约规则》（88）；《2026年国家医保药品目录调整申报指南》（85）；《2019年国家医保药品目录调整工作方案》（83）；《基本医疗保险用药管理暂行办法》，医保局令第1号（78）；《2023年国家医保药品目录调整申报指南》（77）；《2024年国家医保药品目录调整申报指南》（77）；《2024年国家医保药品目录调整工作方案》（75）；《2023年国家医保药品目录调整工作方案》（72）；《2021年国家医保药品目录调整工作方案》（70）；《2022年国家医保药品目录调整工作方案》（69）；《支持创新药高质量发展的若干措施》，医保发〔2025〕16号（64）；《2020年国家医保药品目录调整工作方案》（53）；《2026年非独家药品竞价规则》（46）；《2020年国家医保药品目录调整申报指南》（45）；《2024年非独家药品竞价规则》（45）；《2023年非独家药品竞价规则》（43）；《2022年国家医保药品目录调整申报指南》（39）；《2021年国家医保药品目录调整申报指南》（35）；《关于建立完善国家医保谈判药品“双通道”管理机制的指导意见》，医保发〔2021〕28号（32）；《2025年国家医保药品目录调整工作方案》（5）。</w:t>
      </w:r>
    </w:p>
    <w:p>
      <w:pPr>
        <w:pStyle w:val="3"/>
      </w:pPr>
      <w:r>
        <w:rPr>
          <w:rFonts w:hint="eastAsia"/>
        </w:rPr>
        <w:t xml:space="preserve">B3  卫健委系统，共10份，262句。《全面提升医疗质量行动（2023-2025年）》，国卫医政发〔2023〕12号（115）；《关于进一步加强用药安全管理提升合理用药水平的通知》，国卫医函〔2022〕122号（38）；《第一批国家重点监控合理用药药品目录》，国卫办医函〔2019〕558号（24）；《关于加强医疗机构药事管理促进合理用药的意见》，国卫医发〔2020〕2号（20）；《药品临床综合评价管理指南（2021年版）及配套通知》，国卫办药政发〔2021〕16号（17）；《国家重点监控合理用药药品目录调整工作规程》，国卫办医函〔2021〕474号（14）；《关于开展药品使用监测和临床综合评价工作的通知》，国卫药政函〔2019〕80号（11）；《医疗机构处方审核规范》，国卫办医发〔2018〕14号（9）；《第二批国家重点监控合理用药药品目录》，国卫办医政函〔2023〕9号（8）；《关于改革完善基层药品联动管理机制扩大基层药品种类的意见》，国卫药政发〔2024〕38号（6）。</w:t>
      </w:r>
    </w:p>
    <w:p>
      <w:pPr>
        <w:pStyle w:val="3"/>
      </w:pPr>
      <w:r>
        <w:rPr>
          <w:rFonts w:hint="eastAsia"/>
        </w:rPr>
        <w:t xml:space="preserve">B4  国务院／跨部门，共2份，234句。《深化医药卫生体制改革2024年重点工作任务》，国办发〔2024〕29号（128）；《关于深化医疗保障制度改革的意见》，中发〔2020〕5号（106）。</w:t>
      </w:r>
    </w:p>
    <w:p>
      <w:pPr>
        <w:pStyle w:val="3"/>
      </w:pPr>
      <w:r>
        <w:rPr>
          <w:rFonts w:hint="eastAsia"/>
        </w:rPr>
        <w:t xml:space="preserve">B5  筛选规则。自课题收集的全部政策文件中，按以下规则排除后其余纳入编码：①纯药品清单（历年国家基本医保药品目录、商业健康保险创新药品目录）；②逐年更新的临床用药手册（新型抗肿瘤药物临床应用指导原则）；③支付分组技术规范（DRG／DIP分组方案）；④统计年鉴性质文件（年度药品审评报告）；⑤仅公布结果而无评价标准的公告（医保药品目录调整公告）；⑥已有正式版的征求意见稿；⑦文献检索过程文件。经上述筛选，最终纳入55份，合计3387个</w:t>
      </w:r>
      <w:ins w:id="21171" w:author="陈海婷" w:date="2026-09-18T12:00:00Z">
        <w:r>
          <w:rPr>
            <w:rFonts w:hint="eastAsia"/>
          </w:rPr>
          <w:t xml:space="preserve">切分片段，清洗后纳入分析2965个</w:t>
        </w:r>
      </w:ins>
      <w:r>
        <w:rPr>
          <w:rFonts w:hint="eastAsia"/>
        </w:rPr>
        <w:t xml:space="preserve">句子</w:t>
      </w:r>
      <w:del w:id="21172" w:author="陈海婷" w:date="2026-09-18T12:00:00Z">
        <w:r>
          <w:rPr/>
          <w:delText xml:space="preserve">单元</w:delText>
        </w:r>
      </w:del>
      <w:r>
        <w:rPr>
          <w:rFonts w:hint="eastAsia"/>
        </w:rPr>
        <w:t xml:space="preserve">。</w:t>
      </w:r>
    </w:p>
    <w:p>
      <w:pPr>
        <w:pStyle w:val="60"/>
      </w:pPr>
      <w:del w:id="21173" w:author="陈海婷" w:date="2026-09-18T12:00:00Z">
        <w:r>
          <w:delText xml:space="preserve">Cognitive </w:delText>
        </w:r>
      </w:del>
      <w:r>
        <w:rPr>
          <w:rFonts w:hint="eastAsia"/>
        </w:rPr>
        <w:t xml:space="preserve">Di</w:t>
      </w:r>
      <w:del w:id="21174" w:author="陈海婷" w:date="2026-09-18T12:00:00Z">
        <w:r>
          <w:delText xml:space="preserve">v</w:delText>
        </w:r>
      </w:del>
      <w:ins w:id="21175" w:author="陈海婷" w:date="2026-09-18T12:00:00Z">
        <w:r>
          <w:rPr>
            <w:rFonts w:hint="eastAsia"/>
          </w:rPr>
          <w:t xml:space="preserve">ff</w:t>
        </w:r>
      </w:ins>
      <w:r>
        <w:rPr>
          <w:rFonts w:hint="eastAsia"/>
        </w:rPr>
        <w:t xml:space="preserve">er</w:t>
      </w:r>
      <w:del w:id="21176" w:author="陈海婷" w:date="2026-09-18T12:00:00Z">
        <w:r>
          <w:delText xml:space="preserve">g</w:delText>
        </w:r>
      </w:del>
      <w:r>
        <w:rPr>
          <w:rFonts w:hint="eastAsia"/>
        </w:rPr>
        <w:t xml:space="preserve">ence</w:t>
      </w:r>
      <w:ins w:id="21177" w:author="陈海婷" w:date="2026-09-18T12:00:00Z">
        <w:r>
          <w:rPr>
            <w:rFonts w:hint="eastAsia"/>
          </w:rPr>
          <w:t xml:space="preserve">s in Attention Allocation</w:t>
        </w:r>
      </w:ins>
      <w:r>
        <w:rPr>
          <w:rFonts w:hint="eastAsia"/>
        </w:rPr>
        <w:t xml:space="preserve"> in Innovative Drug Evaluation</w:t>
      </w:r>
      <w:del w:id="21178" w:author="陈海婷" w:date="2026-09-18T12:00:00Z">
        <w:r>
          <w:delText xml:space="preserve">: Institutional Logics</w:delText>
        </w:r>
      </w:del>
      <w:r>
        <w:rPr>
          <w:rFonts w:hint="eastAsia"/>
        </w:rPr>
        <w:t xml:space="preserve"> and Coordination Pathways</w:t>
      </w:r>
    </w:p>
    <w:p w14:paraId="4C6C0020">
      <w:pPr>
        <w:pStyle w:val="58"/>
        <w:rPr>
          <w:del w:id="21179" w:author="陈海婷" w:date="2026-09-18T12:00:00Z"/>
        </w:rPr>
      </w:pPr>
      <w:del w:id="21180" w:author="陈海婷" w:date="2026-09-18T12:00:00Z">
        <w:r>
          <w:rPr>
            <w:rFonts w:hint="eastAsia"/>
            <w:highlight w:val="yellow"/>
          </w:rPr>
          <w:delText>［ZHANG</w:delText>
        </w:r>
        <w:r>
          <w:rPr>
            <w:highlight w:val="yellow"/>
          </w:rPr>
          <w:delText xml:space="preserve"> San-si, LI </w:delText>
        </w:r>
        <w:r>
          <w:rPr>
            <w:rFonts w:hint="eastAsia"/>
            <w:highlight w:val="yellow"/>
          </w:rPr>
          <w:delText>Zi-mu——英文署名待补充，格式：姓全大写，双名首字母大写以“-”连接］</w:delText>
        </w:r>
      </w:del>
    </w:p>
    <w:p w14:paraId="0CAB648F">
      <w:pPr>
        <w:pStyle w:val="3"/>
        <w:ind w:firstLine="422"/>
        <w:rPr>
          <w:del w:id="21181" w:author="陈海婷" w:date="2026-09-18T12:00:00Z"/>
        </w:rPr>
      </w:pPr>
      <w:del w:id="21182" w:author="陈海婷" w:date="2026-09-18T12:00:00Z">
        <w:r>
          <w:rPr>
            <w:b/>
            <w:bCs/>
          </w:rPr>
          <w:delText>Abstract:</w:delText>
        </w:r>
        <w:r>
          <w:delText xml:space="preserve"> </w:delText>
        </w:r>
        <w:r>
          <w:rPr/>
          <w:delText>Adopting an “institutional logics–organizational attention” framework, this study operationalizes cognitive divergence as measurable differences in attention allocation and applies sentence-level computational coding to 55 policy documents (2017-2026) issued by China’s drug regulation, healthcare security and public health authorities, combining keyword-dictionary with large language model coding (Cohen’s kappa = 0.867) and expert interviews. The divergence lies not in the division of evaluative dimensions—every dimension is led by some authority, so the configuration is in fact complementary—but in incompatible definitions of the same concepts, concentrated in what counts as innovation, what evidence is required and how value is measured: innovation is judged by molecular novelty in drug regulation but by incremental clinical value in healthcare security. Three results run counter to common expectation: efficacy (44.9%) outweighs safety (28.5%) for the regulator; innovation is far from marginal for the payer (15.8%); and the health authority’s attention to safety (35.0%) concerns rational use at the point of care. Three pathways are proposed—tiered dialogue, dynamic evaluation with approval-to-use linkage, and information sharing—on the principle that divisional differences need no harmonization whereas definitional incompatibility requires dialogue. Coding validity awaits a manual benchmark.</w:delText>
        </w:r>
      </w:del>
    </w:p>
    <w:p>
      <w:pPr>
        <w:pStyle w:val="58"/>
        <w:rPr>
          <w:ins w:id="21183" w:author="陈海婷" w:date="2026-09-18T12:00:00Z"/>
        </w:rPr>
      </w:pPr>
      <w:ins w:id="21184" w:author="陈海婷" w:date="2026-09-18T12:00:00Z">
        <w:r>
          <w:rPr>
            <w:rFonts w:hint="eastAsia"/>
          </w:rPr>
          <w:t xml:space="preserve">WANG Xiao-jiong, CHEN Hai-ting, LIU Zhong-quan</w:t>
        </w:r>
      </w:ins>
    </w:p>
    <w:p>
      <w:pPr>
        <w:pStyle w:val="3"/>
        <w:rPr>
          <w:ins w:id="21185" w:author="陈海婷" w:date="2026-09-18T12:00:00Z"/>
        </w:rPr>
      </w:pPr>
      <w:ins w:id="21186" w:author="陈海婷" w:date="2026-09-18T12:00:00Z">
        <w:r>
          <w:rPr>
            <w:rFonts w:hint="eastAsia"/>
            <w:b/>
          </w:rPr>
          <w:t xml:space="preserve">Abstract: </w:t>
        </w:r>
        <w:r>
          <w:rPr>
            <w:rFonts w:hint="eastAsia"/>
          </w:rPr>
          <w:t xml:space="preserve">Based on 55 policy documents (2017-2026) issued by China’s drug regulation, healthcare security and health authorities and the State Council, this study codes policy texts at the sentence level along the five dimensions used in the national drug catalogue review and compares the three authorities’ evaluation criteria with interview evidence. The healthcare security authority gives most attention to economy (56.1%-69.6%), while the drug regulation authority concentrates on safety, efficacy and innovation, with economy below 1.5%; both results hold under four measurement specifications. The healthcare security authority attends no less to innovation than to safety and efficacy, yet its criterion is the incremental clinical value over existing drugs, whereas the drug regulation authority recognizes innovative drugs on the premise of molecular novelty. The three authorities define innovation, evidence requirements and value measurement inconsistently, which makes approval and reimbursement judgments difficult to link. The study recommends adopting shared first-level evaluation dimensions, linking evidence evaluation, and sharing evaluation information.</w:t>
        </w:r>
      </w:ins>
    </w:p>
    <w:p>
      <w:pPr>
        <w:pStyle w:val="3"/>
      </w:pPr>
      <w:r>
        <w:rPr>
          <w:rFonts w:hint="eastAsia"/>
          <w:b/>
        </w:rPr>
        <w:t xml:space="preserve">Key words: </w:t>
      </w:r>
      <w:r>
        <w:rPr>
          <w:rFonts w:hint="eastAsia"/>
        </w:rPr>
        <w:t xml:space="preserve">innovative drug evaluation; institutional logics; </w:t>
      </w:r>
      <w:del w:id="21187" w:author="陈海婷" w:date="2026-09-18T12:00:00Z">
        <w:r>
          <w:delText xml:space="preserve">cognitive divergence; </w:delText>
        </w:r>
      </w:del>
      <w:r>
        <w:rPr>
          <w:rFonts w:hint="eastAsia"/>
        </w:rPr>
        <w:t xml:space="preserve">attention allocation</w:t>
      </w:r>
      <w:ins w:id="21188" w:author="陈海婷" w:date="2026-09-18T12:00:00Z">
        <w:r>
          <w:rPr>
            <w:rFonts w:hint="eastAsia"/>
          </w:rPr>
          <w:t xml:space="preserve">; policy text</w:t>
        </w:r>
      </w:ins>
      <w:r>
        <w:rPr>
          <w:rFonts w:hint="eastAsia"/>
        </w:rPr>
        <w:t xml:space="preserve">; three-medical coordination</w:t>
      </w:r>
    </w:p>
    <w:sectPr>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tos Display">
    <w:altName w:val="Helvetica Neue"/>
    <w:panose1 w:val="00000000000000000000"/>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343524F3">
      <w:pPr>
        <w:pStyle w:val="20"/>
      </w:pPr>
      <w:r>
        <w:rPr>
          <w:rStyle w:val="27"/>
        </w:rPr>
        <w:footnoteRef/>
      </w:r>
      <w:r>
        <w:t xml:space="preserve"> </w:t>
      </w:r>
      <w:r>
        <w:rPr>
          <w:rFonts w:hint="eastAsia"/>
        </w:rPr>
        <w:t>基金项目：国家自然科学基金项目“中国新兴产业创新政策组合的绩效影响机制研究”（项目编号：72074204）。</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jiong wang">
    <w15:presenceInfo w15:providerId="Windows Live" w15:userId="00a1678b18e7277c"/>
  </w15:person>
  <w15:person w15:author="陈海婷">
    <w15:presenceInfo w15:providerId="None" w15:userId="陈海婷"/>
  </w15:person>
  <w15:person w15:author="Claude">
    <w15:presenceInfo w15:providerId="None" w15:userId="Claude"/>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 w:val="FF7BD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6"/>
    <w:qFormat/>
    <w:uiPriority w:val="0"/>
    <w:pPr>
      <w:keepNext/>
      <w:spacing w:before="160" w:after="120"/>
      <w:jc w:val="left"/>
      <w:outlineLvl w:val="0"/>
    </w:pPr>
    <w:rPr>
      <w:rFonts w:eastAsia="黑体"/>
      <w:b/>
      <w:sz w:val="24"/>
      <w:szCs w:val="24"/>
    </w:rPr>
  </w:style>
  <w:style w:type="paragraph" w:styleId="4">
    <w:name w:val="heading 2"/>
    <w:basedOn w:val="1"/>
    <w:next w:val="3"/>
    <w:link w:val="37"/>
    <w:qFormat/>
    <w:uiPriority w:val="0"/>
    <w:pPr>
      <w:keepNext/>
      <w:spacing w:before="120" w:after="80"/>
      <w:jc w:val="left"/>
      <w:outlineLvl w:val="1"/>
    </w:pPr>
    <w:rPr>
      <w:rFonts w:eastAsia="黑体"/>
      <w:b/>
    </w:rPr>
  </w:style>
  <w:style w:type="paragraph" w:styleId="5">
    <w:name w:val="heading 3"/>
    <w:basedOn w:val="1"/>
    <w:next w:val="3"/>
    <w:link w:val="38"/>
    <w:qFormat/>
    <w:uiPriority w:val="0"/>
    <w:pPr>
      <w:keepNext/>
      <w:spacing w:before="80" w:after="60"/>
      <w:jc w:val="left"/>
      <w:outlineLvl w:val="2"/>
    </w:pPr>
    <w:rPr>
      <w:rFonts w:eastAsia="黑体"/>
      <w:b/>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outlineLvl w:val="8"/>
    </w:pPr>
    <w:rPr>
      <w:rFonts w:eastAsiaTheme="majorEastAsia" w:cstheme="majorBidi"/>
      <w:color w:val="262626" w:themeColor="text1" w:themeTint="D8"/>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ind w:firstLine="420" w:firstLineChars="200"/>
    </w:pPr>
  </w:style>
  <w:style w:type="paragraph" w:styleId="12">
    <w:name w:val="caption"/>
    <w:basedOn w:val="1"/>
    <w:uiPriority w:val="0"/>
    <w:pPr>
      <w:spacing w:after="120"/>
    </w:pPr>
    <w:rPr>
      <w:i/>
    </w:rPr>
  </w:style>
  <w:style w:type="paragraph" w:styleId="13">
    <w:name w:val="annotation text"/>
    <w:basedOn w:val="1"/>
    <w:link w:val="98"/>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6"/>
    <w:uiPriority w:val="0"/>
    <w:pPr>
      <w:tabs>
        <w:tab w:val="center" w:pos="4153"/>
        <w:tab w:val="right" w:pos="8306"/>
      </w:tabs>
      <w:snapToGrid w:val="0"/>
      <w:spacing w:line="240" w:lineRule="atLeast"/>
      <w:jc w:val="left"/>
    </w:pPr>
    <w:rPr>
      <w:sz w:val="18"/>
      <w:szCs w:val="18"/>
    </w:rPr>
  </w:style>
  <w:style w:type="paragraph" w:styleId="18">
    <w:name w:val="header"/>
    <w:basedOn w:val="1"/>
    <w:link w:val="95"/>
    <w:uiPriority w:val="0"/>
    <w:pPr>
      <w:tabs>
        <w:tab w:val="center" w:pos="4153"/>
        <w:tab w:val="right" w:pos="8306"/>
      </w:tabs>
      <w:snapToGrid w:val="0"/>
      <w:spacing w:line="240" w:lineRule="atLeast"/>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iPriority w:val="0"/>
    <w:pPr>
      <w:spacing w:line="240" w:lineRule="auto"/>
    </w:pPr>
    <w:rPr>
      <w:sz w:val="18"/>
      <w:szCs w:val="18"/>
    </w:rPr>
  </w:style>
  <w:style w:type="paragraph" w:styleId="21">
    <w:name w:val="annotation subject"/>
    <w:basedOn w:val="13"/>
    <w:next w:val="13"/>
    <w:link w:val="99"/>
    <w:uiPriority w:val="0"/>
    <w:rPr>
      <w:b/>
      <w:bCs/>
    </w:rPr>
  </w:style>
  <w:style w:type="character" w:styleId="24">
    <w:name w:val="Hyperlink"/>
    <w:basedOn w:val="25"/>
    <w:uiPriority w:val="0"/>
    <w:rPr>
      <w:color w:val="156082" w:themeColor="accent1"/>
    </w:rPr>
  </w:style>
  <w:style w:type="character" w:customStyle="1" w:styleId="25">
    <w:name w:val="正文文本 字符"/>
    <w:basedOn w:val="23"/>
    <w:link w:val="3"/>
    <w:uiPriority w:val="0"/>
  </w:style>
  <w:style w:type="character" w:styleId="26">
    <w:name w:val="annotation reference"/>
    <w:basedOn w:val="23"/>
    <w:uiPriority w:val="0"/>
    <w:rPr>
      <w:sz w:val="21"/>
      <w:szCs w:val="21"/>
    </w:rPr>
  </w:style>
  <w:style w:type="character" w:styleId="27">
    <w:name w:val="footnote reference"/>
    <w:basedOn w:val="25"/>
    <w:uiPriority w:val="0"/>
    <w:rPr>
      <w:vertAlign w:val="superscript"/>
    </w:rPr>
  </w:style>
  <w:style w:type="paragraph" w:customStyle="1" w:styleId="28">
    <w:name w:val="First Paragraph"/>
    <w:basedOn w:val="1"/>
    <w:qFormat/>
    <w:uiPriority w:val="0"/>
    <w:pPr>
      <w:ind w:firstLine="420" w:firstLineChars="200"/>
    </w:pPr>
  </w:style>
  <w:style w:type="paragraph" w:customStyle="1" w:styleId="29">
    <w:name w:val="Compact"/>
    <w:basedOn w:val="1"/>
    <w:qFormat/>
    <w:uiPriority w:val="0"/>
    <w:pPr>
      <w:spacing w:before="20" w:after="20" w:line="240" w:lineRule="auto"/>
      <w:jc w:val="center"/>
    </w:pPr>
    <w:rPr>
      <w:sz w:val="18"/>
      <w:szCs w:val="18"/>
    </w:rPr>
  </w:style>
  <w:style w:type="character" w:customStyle="1" w:styleId="30">
    <w:name w:val="标题 字符"/>
    <w:basedOn w:val="23"/>
    <w:link w:val="16"/>
    <w:uiPriority w:val="10"/>
    <w:rPr>
      <w:rFonts w:asciiTheme="majorHAnsi" w:hAnsiTheme="majorHAnsi" w:eastAsiaTheme="majorEastAsia" w:cstheme="majorBidi"/>
      <w:sz w:val="56"/>
      <w:szCs w:val="56"/>
    </w:rPr>
  </w:style>
  <w:style w:type="character" w:customStyle="1" w:styleId="31">
    <w:name w:val="副标题 字符"/>
    <w:basedOn w:val="23"/>
    <w:link w:val="19"/>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uiPriority w:val="9"/>
    <w:rPr>
      <w:rFonts w:eastAsiaTheme="majorEastAsia" w:cstheme="majorBidi"/>
      <w:color w:val="0F4761" w:themeColor="accent1" w:themeShade="BF"/>
      <w:sz w:val="28"/>
      <w:szCs w:val="28"/>
    </w:rPr>
  </w:style>
  <w:style w:type="character" w:customStyle="1" w:styleId="39">
    <w:name w:val="标题 4 字符"/>
    <w:basedOn w:val="23"/>
    <w:link w:val="6"/>
    <w:semiHidden/>
    <w:uiPriority w:val="9"/>
    <w:rPr>
      <w:rFonts w:eastAsiaTheme="majorEastAsia" w:cstheme="majorBidi"/>
      <w:i/>
      <w:iCs/>
      <w:color w:val="0F4761" w:themeColor="accent1" w:themeShade="BF"/>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7">
    <w:name w:val="Definition Term"/>
    <w:basedOn w:val="1"/>
    <w:next w:val="48"/>
    <w:uiPriority w:val="0"/>
    <w:pPr>
      <w:keepNext/>
      <w:keepLines/>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7">
    <w:name w:val="PaperTitle"/>
    <w:basedOn w:val="1"/>
    <w:qFormat/>
    <w:uiPriority w:val="0"/>
    <w:pPr>
      <w:spacing w:before="120" w:after="160" w:line="400" w:lineRule="atLeast"/>
      <w:jc w:val="center"/>
    </w:pPr>
    <w:rPr>
      <w:rFonts w:eastAsia="黑体"/>
      <w:b/>
      <w:sz w:val="28"/>
      <w:szCs w:val="28"/>
    </w:rPr>
  </w:style>
  <w:style w:type="paragraph" w:customStyle="1" w:styleId="58">
    <w:name w:val="Authors"/>
    <w:basedOn w:val="1"/>
    <w:qFormat/>
    <w:uiPriority w:val="0"/>
    <w:pPr>
      <w:spacing w:after="120"/>
      <w:jc w:val="center"/>
    </w:pPr>
    <w:rPr>
      <w:sz w:val="24"/>
      <w:szCs w:val="24"/>
    </w:rPr>
  </w:style>
  <w:style w:type="paragraph" w:customStyle="1" w:styleId="59">
    <w:name w:val="FrontMatter"/>
    <w:basedOn w:val="1"/>
    <w:qFormat/>
    <w:uiPriority w:val="0"/>
    <w:pPr>
      <w:spacing w:before="40" w:after="40"/>
    </w:pPr>
  </w:style>
  <w:style w:type="paragraph" w:customStyle="1" w:styleId="60">
    <w:name w:val="Caption2"/>
    <w:basedOn w:val="1"/>
    <w:qFormat/>
    <w:uiPriority w:val="0"/>
    <w:pPr>
      <w:keepNext/>
      <w:spacing w:before="80" w:after="60"/>
      <w:jc w:val="center"/>
    </w:pPr>
    <w:rPr>
      <w:rFonts w:eastAsia="黑体"/>
    </w:rPr>
  </w:style>
  <w:style w:type="paragraph" w:customStyle="1" w:styleId="61">
    <w:name w:val="CenteredPara"/>
    <w:basedOn w:val="1"/>
    <w:qFormat/>
    <w:uiPriority w:val="0"/>
    <w:pPr>
      <w:spacing w:before="60" w:after="40"/>
      <w:jc w:val="center"/>
    </w:pPr>
  </w:style>
  <w:style w:type="paragraph" w:customStyle="1" w:styleId="62">
    <w:name w:val="SourceNote"/>
    <w:basedOn w:val="1"/>
    <w:qFormat/>
    <w:uiPriority w:val="0"/>
    <w:pPr>
      <w:spacing w:before="20" w:after="80"/>
      <w:jc w:val="left"/>
    </w:pPr>
    <w:rPr>
      <w:sz w:val="18"/>
      <w:szCs w:val="18"/>
    </w:rPr>
  </w:style>
  <w:style w:type="paragraph" w:customStyle="1" w:styleId="63">
    <w:name w:val="RefText"/>
    <w:basedOn w:val="1"/>
    <w:qFormat/>
    <w:uiPriority w:val="0"/>
    <w:pPr>
      <w:spacing w:before="20" w:after="20" w:line="300" w:lineRule="atLeast"/>
      <w:ind w:left="420" w:hanging="420"/>
    </w:pPr>
    <w:rPr>
      <w:sz w:val="18"/>
      <w:szCs w:val="18"/>
    </w:rPr>
  </w:style>
  <w:style w:type="character" w:customStyle="1" w:styleId="64">
    <w:name w:val="KeywordTok"/>
    <w:basedOn w:val="53"/>
    <w:uiPriority w:val="0"/>
    <w:rPr>
      <w:rFonts w:ascii="Consolas" w:hAnsi="Consolas"/>
      <w:b/>
      <w:color w:val="007020"/>
      <w:sz w:val="22"/>
    </w:rPr>
  </w:style>
  <w:style w:type="character" w:customStyle="1" w:styleId="65">
    <w:name w:val="DataTypeTok"/>
    <w:basedOn w:val="53"/>
    <w:uiPriority w:val="0"/>
    <w:rPr>
      <w:rFonts w:ascii="Consolas" w:hAnsi="Consolas"/>
      <w:color w:val="902000"/>
      <w:sz w:val="22"/>
    </w:rPr>
  </w:style>
  <w:style w:type="character" w:customStyle="1" w:styleId="66">
    <w:name w:val="DecValTok"/>
    <w:basedOn w:val="53"/>
    <w:uiPriority w:val="0"/>
    <w:rPr>
      <w:rFonts w:ascii="Consolas" w:hAnsi="Consolas"/>
      <w:color w:val="40A070"/>
      <w:sz w:val="22"/>
    </w:rPr>
  </w:style>
  <w:style w:type="character" w:customStyle="1" w:styleId="67">
    <w:name w:val="BaseNTok"/>
    <w:basedOn w:val="53"/>
    <w:uiPriority w:val="0"/>
    <w:rPr>
      <w:rFonts w:ascii="Consolas" w:hAnsi="Consolas"/>
      <w:color w:val="40A070"/>
      <w:sz w:val="22"/>
    </w:rPr>
  </w:style>
  <w:style w:type="character" w:customStyle="1" w:styleId="68">
    <w:name w:val="FloatTok"/>
    <w:basedOn w:val="53"/>
    <w:uiPriority w:val="0"/>
    <w:rPr>
      <w:rFonts w:ascii="Consolas" w:hAnsi="Consolas"/>
      <w:color w:val="40A070"/>
      <w:sz w:val="22"/>
    </w:rPr>
  </w:style>
  <w:style w:type="character" w:customStyle="1" w:styleId="69">
    <w:name w:val="ConstantTok"/>
    <w:basedOn w:val="53"/>
    <w:uiPriority w:val="0"/>
    <w:rPr>
      <w:rFonts w:ascii="Consolas" w:hAnsi="Consolas"/>
      <w:color w:val="880000"/>
      <w:sz w:val="22"/>
    </w:rPr>
  </w:style>
  <w:style w:type="character" w:customStyle="1" w:styleId="70">
    <w:name w:val="CharTok"/>
    <w:basedOn w:val="53"/>
    <w:uiPriority w:val="0"/>
    <w:rPr>
      <w:rFonts w:ascii="Consolas" w:hAnsi="Consolas"/>
      <w:color w:val="4070A0"/>
      <w:sz w:val="22"/>
    </w:rPr>
  </w:style>
  <w:style w:type="character" w:customStyle="1" w:styleId="71">
    <w:name w:val="SpecialCharTok"/>
    <w:basedOn w:val="53"/>
    <w:uiPriority w:val="0"/>
    <w:rPr>
      <w:rFonts w:ascii="Consolas" w:hAnsi="Consolas"/>
      <w:color w:val="4070A0"/>
      <w:sz w:val="22"/>
    </w:rPr>
  </w:style>
  <w:style w:type="character" w:customStyle="1" w:styleId="72">
    <w:name w:val="StringTok"/>
    <w:basedOn w:val="53"/>
    <w:uiPriority w:val="0"/>
    <w:rPr>
      <w:rFonts w:ascii="Consolas" w:hAnsi="Consolas"/>
      <w:color w:val="4070A0"/>
      <w:sz w:val="22"/>
    </w:rPr>
  </w:style>
  <w:style w:type="character" w:customStyle="1" w:styleId="73">
    <w:name w:val="VerbatimStringTok"/>
    <w:basedOn w:val="53"/>
    <w:uiPriority w:val="0"/>
    <w:rPr>
      <w:rFonts w:ascii="Consolas" w:hAnsi="Consolas"/>
      <w:color w:val="4070A0"/>
      <w:sz w:val="22"/>
    </w:rPr>
  </w:style>
  <w:style w:type="character" w:customStyle="1" w:styleId="74">
    <w:name w:val="SpecialStringTok"/>
    <w:basedOn w:val="53"/>
    <w:uiPriority w:val="0"/>
    <w:rPr>
      <w:rFonts w:ascii="Consolas" w:hAnsi="Consolas"/>
      <w:color w:val="BB6688"/>
      <w:sz w:val="22"/>
    </w:rPr>
  </w:style>
  <w:style w:type="character" w:customStyle="1" w:styleId="75">
    <w:name w:val="ImportTok"/>
    <w:basedOn w:val="53"/>
    <w:uiPriority w:val="0"/>
    <w:rPr>
      <w:rFonts w:ascii="Consolas" w:hAnsi="Consolas"/>
      <w:b/>
      <w:color w:val="008000"/>
      <w:sz w:val="22"/>
    </w:rPr>
  </w:style>
  <w:style w:type="character" w:customStyle="1" w:styleId="76">
    <w:name w:val="CommentTok"/>
    <w:basedOn w:val="53"/>
    <w:uiPriority w:val="0"/>
    <w:rPr>
      <w:rFonts w:ascii="Consolas" w:hAnsi="Consolas"/>
      <w:i/>
      <w:color w:val="60A0B0"/>
      <w:sz w:val="22"/>
    </w:rPr>
  </w:style>
  <w:style w:type="character" w:customStyle="1" w:styleId="77">
    <w:name w:val="DocumentationTok"/>
    <w:basedOn w:val="53"/>
    <w:uiPriority w:val="0"/>
    <w:rPr>
      <w:rFonts w:ascii="Consolas" w:hAnsi="Consolas"/>
      <w:i/>
      <w:color w:val="BA2121"/>
      <w:sz w:val="22"/>
    </w:rPr>
  </w:style>
  <w:style w:type="character" w:customStyle="1" w:styleId="78">
    <w:name w:val="AnnotationTok"/>
    <w:basedOn w:val="53"/>
    <w:uiPriority w:val="0"/>
    <w:rPr>
      <w:rFonts w:ascii="Consolas" w:hAnsi="Consolas"/>
      <w:b/>
      <w:i/>
      <w:color w:val="60A0B0"/>
      <w:sz w:val="22"/>
    </w:rPr>
  </w:style>
  <w:style w:type="character" w:customStyle="1" w:styleId="79">
    <w:name w:val="CommentVarTok"/>
    <w:basedOn w:val="53"/>
    <w:uiPriority w:val="0"/>
    <w:rPr>
      <w:rFonts w:ascii="Consolas" w:hAnsi="Consolas"/>
      <w:b/>
      <w:i/>
      <w:color w:val="60A0B0"/>
      <w:sz w:val="22"/>
    </w:rPr>
  </w:style>
  <w:style w:type="character" w:customStyle="1" w:styleId="80">
    <w:name w:val="OtherTok"/>
    <w:basedOn w:val="53"/>
    <w:uiPriority w:val="0"/>
    <w:rPr>
      <w:rFonts w:ascii="Consolas" w:hAnsi="Consolas"/>
      <w:color w:val="007020"/>
      <w:sz w:val="22"/>
    </w:rPr>
  </w:style>
  <w:style w:type="character" w:customStyle="1" w:styleId="81">
    <w:name w:val="FunctionTok"/>
    <w:basedOn w:val="53"/>
    <w:uiPriority w:val="0"/>
    <w:rPr>
      <w:rFonts w:ascii="Consolas" w:hAnsi="Consolas"/>
      <w:color w:val="06287E"/>
      <w:sz w:val="22"/>
    </w:rPr>
  </w:style>
  <w:style w:type="character" w:customStyle="1" w:styleId="82">
    <w:name w:val="VariableTok"/>
    <w:basedOn w:val="53"/>
    <w:uiPriority w:val="0"/>
    <w:rPr>
      <w:rFonts w:ascii="Consolas" w:hAnsi="Consolas"/>
      <w:color w:val="19177C"/>
      <w:sz w:val="22"/>
    </w:rPr>
  </w:style>
  <w:style w:type="character" w:customStyle="1" w:styleId="83">
    <w:name w:val="ControlFlowTok"/>
    <w:basedOn w:val="53"/>
    <w:uiPriority w:val="0"/>
    <w:rPr>
      <w:rFonts w:ascii="Consolas" w:hAnsi="Consolas"/>
      <w:b/>
      <w:color w:val="007020"/>
      <w:sz w:val="22"/>
    </w:rPr>
  </w:style>
  <w:style w:type="character" w:customStyle="1" w:styleId="84">
    <w:name w:val="OperatorTok"/>
    <w:basedOn w:val="53"/>
    <w:uiPriority w:val="0"/>
    <w:rPr>
      <w:rFonts w:ascii="Consolas" w:hAnsi="Consolas"/>
      <w:color w:val="666666"/>
      <w:sz w:val="22"/>
    </w:rPr>
  </w:style>
  <w:style w:type="character" w:customStyle="1" w:styleId="85">
    <w:name w:val="BuiltInTok"/>
    <w:basedOn w:val="53"/>
    <w:uiPriority w:val="0"/>
    <w:rPr>
      <w:rFonts w:ascii="Consolas" w:hAnsi="Consolas"/>
      <w:color w:val="008000"/>
      <w:sz w:val="22"/>
    </w:rPr>
  </w:style>
  <w:style w:type="character" w:customStyle="1" w:styleId="86">
    <w:name w:val="ExtensionTok"/>
    <w:basedOn w:val="53"/>
    <w:uiPriority w:val="0"/>
    <w:rPr>
      <w:rFonts w:ascii="Consolas" w:hAnsi="Consolas"/>
      <w:sz w:val="22"/>
    </w:rPr>
  </w:style>
  <w:style w:type="character" w:customStyle="1" w:styleId="87">
    <w:name w:val="PreprocessorTok"/>
    <w:basedOn w:val="53"/>
    <w:uiPriority w:val="0"/>
    <w:rPr>
      <w:rFonts w:ascii="Consolas" w:hAnsi="Consolas"/>
      <w:color w:val="BC7A00"/>
      <w:sz w:val="22"/>
    </w:rPr>
  </w:style>
  <w:style w:type="character" w:customStyle="1" w:styleId="88">
    <w:name w:val="AttributeTok"/>
    <w:basedOn w:val="53"/>
    <w:uiPriority w:val="0"/>
    <w:rPr>
      <w:rFonts w:ascii="Consolas" w:hAnsi="Consolas"/>
      <w:color w:val="7D9029"/>
      <w:sz w:val="22"/>
    </w:rPr>
  </w:style>
  <w:style w:type="character" w:customStyle="1" w:styleId="89">
    <w:name w:val="RegionMarkerTok"/>
    <w:basedOn w:val="53"/>
    <w:uiPriority w:val="0"/>
    <w:rPr>
      <w:rFonts w:ascii="Consolas" w:hAnsi="Consolas"/>
      <w:sz w:val="22"/>
    </w:rPr>
  </w:style>
  <w:style w:type="character" w:customStyle="1" w:styleId="90">
    <w:name w:val="InformationTok"/>
    <w:basedOn w:val="53"/>
    <w:uiPriority w:val="0"/>
    <w:rPr>
      <w:rFonts w:ascii="Consolas" w:hAnsi="Consolas"/>
      <w:b/>
      <w:i/>
      <w:color w:val="60A0B0"/>
      <w:sz w:val="22"/>
    </w:rPr>
  </w:style>
  <w:style w:type="character" w:customStyle="1" w:styleId="91">
    <w:name w:val="WarningTok"/>
    <w:basedOn w:val="53"/>
    <w:uiPriority w:val="0"/>
    <w:rPr>
      <w:rFonts w:ascii="Consolas" w:hAnsi="Consolas"/>
      <w:b/>
      <w:i/>
      <w:color w:val="60A0B0"/>
      <w:sz w:val="22"/>
    </w:rPr>
  </w:style>
  <w:style w:type="character" w:customStyle="1" w:styleId="92">
    <w:name w:val="AlertTok"/>
    <w:basedOn w:val="53"/>
    <w:uiPriority w:val="0"/>
    <w:rPr>
      <w:rFonts w:ascii="Consolas" w:hAnsi="Consolas"/>
      <w:b/>
      <w:color w:val="FF0000"/>
      <w:sz w:val="22"/>
    </w:rPr>
  </w:style>
  <w:style w:type="character" w:customStyle="1" w:styleId="93">
    <w:name w:val="ErrorTok"/>
    <w:basedOn w:val="53"/>
    <w:uiPriority w:val="0"/>
    <w:rPr>
      <w:rFonts w:ascii="Consolas" w:hAnsi="Consolas"/>
      <w:b/>
      <w:color w:val="FF0000"/>
      <w:sz w:val="22"/>
    </w:rPr>
  </w:style>
  <w:style w:type="character" w:customStyle="1" w:styleId="94">
    <w:name w:val="NormalTok"/>
    <w:basedOn w:val="53"/>
    <w:uiPriority w:val="0"/>
    <w:rPr>
      <w:rFonts w:ascii="Consolas" w:hAnsi="Consolas"/>
      <w:sz w:val="22"/>
    </w:rPr>
  </w:style>
  <w:style w:type="character" w:customStyle="1" w:styleId="95">
    <w:name w:val="页眉 字符"/>
    <w:basedOn w:val="23"/>
    <w:link w:val="18"/>
    <w:uiPriority w:val="0"/>
    <w:rPr>
      <w:rFonts w:ascii="Times New Roman" w:hAnsi="Times New Roman" w:eastAsia="宋体"/>
      <w:sz w:val="18"/>
      <w:szCs w:val="18"/>
    </w:rPr>
  </w:style>
  <w:style w:type="character" w:customStyle="1" w:styleId="96">
    <w:name w:val="页脚 字符"/>
    <w:basedOn w:val="23"/>
    <w:link w:val="17"/>
    <w:uiPriority w:val="0"/>
    <w:rPr>
      <w:rFonts w:ascii="Times New Roman" w:hAnsi="Times New Roman" w:eastAsia="宋体"/>
      <w:sz w:val="18"/>
      <w:szCs w:val="18"/>
    </w:rPr>
  </w:style>
  <w:style w:type="paragraph" w:customStyle="1" w:styleId="97">
    <w:name w:val="Revision"/>
    <w:hidden/>
    <w:unhideWhenUsed/>
    <w:uiPriority w:val="99"/>
    <w:rPr>
      <w:rFonts w:ascii="Times New Roman" w:hAnsi="Times New Roman" w:eastAsia="宋体" w:cstheme="minorBidi"/>
      <w:sz w:val="21"/>
      <w:szCs w:val="21"/>
      <w:lang w:val="en-US" w:eastAsia="zh-CN" w:bidi="ar-SA"/>
    </w:rPr>
  </w:style>
  <w:style w:type="character" w:customStyle="1" w:styleId="98">
    <w:name w:val="批注文字 字符"/>
    <w:basedOn w:val="23"/>
    <w:link w:val="13"/>
    <w:uiPriority w:val="0"/>
    <w:rPr>
      <w:rFonts w:ascii="Times New Roman" w:hAnsi="Times New Roman" w:eastAsia="宋体"/>
      <w:sz w:val="21"/>
      <w:szCs w:val="21"/>
    </w:rPr>
  </w:style>
  <w:style w:type="character" w:customStyle="1" w:styleId="99">
    <w:name w:val="批注主题 字符"/>
    <w:basedOn w:val="98"/>
    <w:link w:val="21"/>
    <w:uiPriority w:val="0"/>
    <w:rPr>
      <w:rFonts w:ascii="Times New Roman" w:hAnsi="Times New Roman" w:eastAsia="宋体"/>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68E1307-E045-4ACB-947D-B434554CE148}">
  <ds:schemaRefs/>
</ds:datastoreItem>
</file>

<file path=docProps/app.xml><?xml version="1.0" encoding="utf-8"?>
<Properties xmlns="http://schemas.openxmlformats.org/officeDocument/2006/extended-properties" xmlns:vt="http://schemas.openxmlformats.org/officeDocument/2006/docPropsVTypes">
  <Template>Normal</Template>
  <Pages>24</Pages>
  <Words>13949</Words>
  <Characters>15764</Characters>
  <Lines>630</Lines>
  <Paragraphs>341</Paragraphs>
  <TotalTime>1288</TotalTime>
  <ScaleCrop>false</ScaleCrop>
  <LinksUpToDate>false</LinksUpToDate>
  <CharactersWithSpaces>29372</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W</dc:creator>
  <cp:lastModifiedBy>W</cp:lastModifiedBy>
  <dcterms:modified xsi:type="dcterms:W3CDTF">2026-09-15T09:45:02Z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