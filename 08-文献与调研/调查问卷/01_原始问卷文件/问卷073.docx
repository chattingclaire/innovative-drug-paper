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026EF">
      <w:pPr>
        <w:jc w:val="center"/>
        <w:rPr>
          <w:rFonts w:ascii="黑体" w:hAnsi="黑体" w:eastAsia="黑体"/>
          <w:sz w:val="32"/>
          <w:szCs w:val="32"/>
        </w:rPr>
      </w:pPr>
    </w:p>
    <w:p w14:paraId="04C47DC7">
      <w:pPr>
        <w:jc w:val="center"/>
        <w:rPr>
          <w:rFonts w:ascii="黑体" w:hAnsi="黑体" w:eastAsia="黑体"/>
          <w:sz w:val="32"/>
          <w:szCs w:val="32"/>
        </w:rPr>
      </w:pPr>
    </w:p>
    <w:p w14:paraId="0432020E"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>创新药评价调查问卷</w:t>
      </w:r>
    </w:p>
    <w:p w14:paraId="407D9E9E"/>
    <w:p w14:paraId="7D9F0916">
      <w:pPr>
        <w:rPr>
          <w:rFonts w:hint="eastAsia"/>
        </w:rPr>
      </w:pPr>
    </w:p>
    <w:p w14:paraId="6D6FF0C7">
      <w:pPr>
        <w:rPr>
          <w:rFonts w:hint="eastAsia"/>
        </w:rPr>
      </w:pPr>
      <w:r>
        <w:t>尊敬的专家：</w:t>
      </w:r>
    </w:p>
    <w:p w14:paraId="7A74F90D">
      <w:pPr>
        <w:ind w:firstLine="440" w:firstLineChars="200"/>
        <w:rPr>
          <w:rFonts w:hint="eastAsia"/>
        </w:rPr>
      </w:pPr>
      <w:r>
        <w:t>您好！我们正在开展一项关于创新药评价的研究</w:t>
      </w:r>
      <w:r>
        <w:rPr>
          <w:rFonts w:hint="eastAsia"/>
        </w:rPr>
        <w:t>课题</w:t>
      </w:r>
      <w:r>
        <w:t>，旨在了解不同领域专家对创新药多维价值的理解</w:t>
      </w:r>
      <w:r>
        <w:rPr>
          <w:rFonts w:hint="eastAsia"/>
        </w:rPr>
        <w:t>，</w:t>
      </w:r>
      <w:r>
        <w:t>您的意见对本研究至关重要。</w:t>
      </w:r>
    </w:p>
    <w:p w14:paraId="7483642D">
      <w:pPr>
        <w:ind w:firstLine="440" w:firstLineChars="200"/>
      </w:pPr>
      <w:r>
        <w:t>本问卷</w:t>
      </w:r>
      <w:r>
        <w:rPr>
          <w:rFonts w:hint="eastAsia"/>
        </w:rPr>
        <w:t>合计3页，</w:t>
      </w:r>
      <w:r>
        <w:t>约需</w:t>
      </w:r>
      <w:r>
        <w:rPr>
          <w:rFonts w:hint="eastAsia"/>
          <w:b/>
          <w:bCs/>
        </w:rPr>
        <w:t>3</w:t>
      </w:r>
      <w:r>
        <w:rPr>
          <w:b/>
          <w:bCs/>
        </w:rPr>
        <w:t>-</w:t>
      </w:r>
      <w:r>
        <w:rPr>
          <w:rFonts w:hint="eastAsia"/>
          <w:b/>
          <w:bCs/>
        </w:rPr>
        <w:t>5</w:t>
      </w:r>
      <w:r>
        <w:rPr>
          <w:b/>
          <w:bCs/>
        </w:rPr>
        <w:t>分钟</w:t>
      </w:r>
      <w:r>
        <w:t>完成，所有信息仅用于学术研究，我们将严格保密您的个人信息。</w:t>
      </w:r>
    </w:p>
    <w:p w14:paraId="2A613627">
      <w:pPr>
        <w:rPr>
          <w:rFonts w:hint="eastAsia"/>
        </w:rPr>
      </w:pPr>
    </w:p>
    <w:p w14:paraId="6FA7074F">
      <w:pPr>
        <w:rPr>
          <w:rFonts w:hint="eastAsia"/>
          <w:b/>
          <w:bCs/>
        </w:rPr>
      </w:pPr>
      <w:r>
        <w:rPr>
          <w:b/>
          <w:bCs/>
        </w:rPr>
        <w:t>Part A：</w:t>
      </w:r>
      <w:r>
        <w:rPr>
          <w:rFonts w:hint="eastAsia"/>
          <w:b/>
          <w:bCs/>
        </w:rPr>
        <w:t>基本信息</w:t>
      </w:r>
    </w:p>
    <w:p w14:paraId="75D0505E">
      <w:pPr>
        <w:rPr>
          <w:rFonts w:hint="eastAsia"/>
        </w:rPr>
      </w:pPr>
      <w:r>
        <w:rPr>
          <w:b/>
          <w:bCs/>
        </w:rPr>
        <w:t>A1.</w:t>
      </w:r>
      <w:r>
        <w:t xml:space="preserve"> 您的</w:t>
      </w:r>
      <w:r>
        <w:rPr>
          <w:rFonts w:hint="eastAsia"/>
        </w:rPr>
        <w:t>职业是</w:t>
      </w:r>
      <w:r>
        <w:t>：</w:t>
      </w:r>
    </w:p>
    <w:p w14:paraId="0DAA5E33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医生</w:t>
      </w:r>
      <w:r>
        <w:t xml:space="preserve"> ○ </w:t>
      </w:r>
      <w:r>
        <w:rPr>
          <w:rFonts w:hint="eastAsia"/>
        </w:rPr>
        <w:t>药师</w:t>
      </w:r>
      <w:r>
        <w:t xml:space="preserve"> ○ </w:t>
      </w:r>
      <w:r>
        <w:rPr>
          <w:rFonts w:hint="eastAsia"/>
        </w:rPr>
        <w:t xml:space="preserve">医院管理人员 </w:t>
      </w:r>
      <w:r>
        <w:t xml:space="preserve">○ </w:t>
      </w:r>
      <w:r>
        <w:rPr>
          <w:rFonts w:hint="eastAsia"/>
        </w:rPr>
        <w:t xml:space="preserve">医药研究人员 </w:t>
      </w:r>
    </w:p>
    <w:p w14:paraId="53A80AED">
      <w:pPr>
        <w:numPr>
          <w:ilvl w:val="0"/>
          <w:numId w:val="1"/>
        </w:numPr>
        <w:rPr>
          <w:rFonts w:hint="eastAsia"/>
        </w:rPr>
      </w:pPr>
      <w:r>
        <w:rPr>
          <w:color w:val="0000FF"/>
        </w:rPr>
        <w:t xml:space="preserve">○ </w:t>
      </w:r>
      <w:r>
        <w:rPr>
          <w:rFonts w:hint="eastAsia"/>
          <w:color w:val="0000FF"/>
        </w:rPr>
        <w:t>政府部门工作人员</w:t>
      </w:r>
      <w:r>
        <w:rPr>
          <w:rFonts w:hint="eastAsia"/>
        </w:rPr>
        <w:t xml:space="preserve"> </w:t>
      </w:r>
      <w:r>
        <w:t xml:space="preserve">○其他 </w:t>
      </w:r>
    </w:p>
    <w:p w14:paraId="76EA9C8E">
      <w:pPr>
        <w:rPr>
          <w:rFonts w:hint="eastAsia"/>
        </w:rPr>
      </w:pPr>
      <w:r>
        <w:rPr>
          <w:b/>
          <w:bCs/>
        </w:rPr>
        <w:t>A2.</w:t>
      </w:r>
      <w:r>
        <w:t xml:space="preserve"> 您所在的</w:t>
      </w:r>
      <w:r>
        <w:rPr>
          <w:rFonts w:hint="eastAsia"/>
        </w:rPr>
        <w:t>机构</w:t>
      </w:r>
      <w:r>
        <w:t>类型：</w:t>
      </w:r>
    </w:p>
    <w:p w14:paraId="73515B56">
      <w:pPr>
        <w:numPr>
          <w:ilvl w:val="0"/>
          <w:numId w:val="1"/>
        </w:numPr>
        <w:rPr>
          <w:rFonts w:hint="eastAsia"/>
        </w:rPr>
      </w:pPr>
      <w:r>
        <w:t>○ 医疗机构</w:t>
      </w:r>
      <w:r>
        <w:rPr>
          <w:rFonts w:hint="eastAsia"/>
        </w:rPr>
        <w:t xml:space="preserve"> </w:t>
      </w:r>
      <w:r>
        <w:t xml:space="preserve">○ </w:t>
      </w:r>
      <w:r>
        <w:rPr>
          <w:rFonts w:hint="eastAsia"/>
        </w:rPr>
        <w:t xml:space="preserve">高校 </w:t>
      </w:r>
      <w:r>
        <w:t>○</w:t>
      </w:r>
      <w:r>
        <w:rPr>
          <w:rFonts w:hint="eastAsia"/>
        </w:rPr>
        <w:t xml:space="preserve"> </w:t>
      </w:r>
      <w:r>
        <w:t>科研院所</w:t>
      </w:r>
      <w:r>
        <w:rPr>
          <w:rFonts w:hint="eastAsia"/>
        </w:rPr>
        <w:t xml:space="preserve"> </w:t>
      </w:r>
      <w:r>
        <w:t xml:space="preserve">○ 药品监管部门 ○ </w:t>
      </w:r>
      <w:r>
        <w:rPr>
          <w:rFonts w:hint="eastAsia"/>
        </w:rPr>
        <w:t>医疗保障</w:t>
      </w:r>
      <w:r>
        <w:t>部门</w:t>
      </w:r>
      <w:r>
        <w:rPr>
          <w:rFonts w:hint="eastAsia"/>
        </w:rPr>
        <w:t xml:space="preserve"> </w:t>
      </w:r>
    </w:p>
    <w:p w14:paraId="05EDCE19">
      <w:pPr>
        <w:numPr>
          <w:ilvl w:val="0"/>
          <w:numId w:val="1"/>
        </w:numPr>
        <w:rPr>
          <w:rFonts w:hint="eastAsia"/>
          <w:color w:val="0000FF"/>
        </w:rPr>
      </w:pPr>
      <w:r>
        <w:t xml:space="preserve">○ </w:t>
      </w:r>
      <w:r>
        <w:rPr>
          <w:rFonts w:hint="eastAsia"/>
        </w:rPr>
        <w:t>卫生健康管理</w:t>
      </w:r>
      <w:r>
        <w:t>部门</w:t>
      </w:r>
      <w:r>
        <w:rPr>
          <w:rFonts w:hint="eastAsia"/>
        </w:rPr>
        <w:t xml:space="preserve"> </w:t>
      </w:r>
      <w:r>
        <w:t xml:space="preserve">○ 制药企业 ○ </w:t>
      </w:r>
      <w:r>
        <w:rPr>
          <w:rFonts w:hint="eastAsia"/>
        </w:rPr>
        <w:t xml:space="preserve">行业协会 </w:t>
      </w:r>
      <w:r>
        <w:rPr>
          <w:color w:val="0000FF"/>
        </w:rPr>
        <w:t>○ 其他</w:t>
      </w:r>
    </w:p>
    <w:p w14:paraId="61C60B09">
      <w:pPr>
        <w:rPr>
          <w:rFonts w:hint="eastAsia"/>
        </w:rPr>
      </w:pPr>
      <w:r>
        <w:rPr>
          <w:b/>
          <w:bCs/>
        </w:rPr>
        <w:t>A3.</w:t>
      </w:r>
      <w:r>
        <w:t xml:space="preserve"> 您从事创新药相关工作的年限：</w:t>
      </w:r>
    </w:p>
    <w:p w14:paraId="05A23B54">
      <w:pPr>
        <w:numPr>
          <w:ilvl w:val="0"/>
          <w:numId w:val="2"/>
        </w:numPr>
        <w:rPr>
          <w:rFonts w:hint="eastAsia"/>
        </w:rPr>
      </w:pPr>
      <w:r>
        <w:rPr>
          <w:color w:val="0000FF"/>
        </w:rPr>
        <w:t>○ 5年以下</w:t>
      </w:r>
      <w:r>
        <w:t xml:space="preserve"> ○ 5-10年 ○ 11-15年 ○ 15年以上</w:t>
      </w:r>
    </w:p>
    <w:p w14:paraId="3BCABDF0">
      <w:pPr>
        <w:rPr>
          <w:rFonts w:hint="eastAsia"/>
        </w:rPr>
      </w:pPr>
      <w:r>
        <w:rPr>
          <w:b/>
          <w:bCs/>
        </w:rPr>
        <w:t>A4.</w:t>
      </w:r>
      <w:r>
        <w:t xml:space="preserve"> 您参与药品监管</w:t>
      </w:r>
      <w:r>
        <w:rPr>
          <w:rFonts w:hint="eastAsia"/>
        </w:rPr>
        <w:t>、医疗保障、卫生健康管理等部门</w:t>
      </w:r>
      <w:r>
        <w:t>创新药</w:t>
      </w:r>
      <w:r>
        <w:rPr>
          <w:rFonts w:hint="eastAsia"/>
        </w:rPr>
        <w:t>相关</w:t>
      </w:r>
      <w:r>
        <w:t>评审/评价的经验：</w:t>
      </w:r>
    </w:p>
    <w:p w14:paraId="6BE57168">
      <w:pPr>
        <w:numPr>
          <w:ilvl w:val="0"/>
          <w:numId w:val="3"/>
        </w:numPr>
        <w:rPr>
          <w:rFonts w:hint="eastAsia"/>
        </w:rPr>
      </w:pPr>
      <w:r>
        <w:rPr>
          <w:color w:val="0000FF"/>
        </w:rPr>
        <w:t>○ 无</w:t>
      </w:r>
      <w:r>
        <w:t xml:space="preserve"> ○ 1-5次 ○ 6-20次 ○ 20次以上</w:t>
      </w:r>
    </w:p>
    <w:p w14:paraId="65573700">
      <w:pPr>
        <w:rPr>
          <w:rFonts w:hint="eastAsia"/>
          <w:b/>
          <w:bCs/>
        </w:rPr>
      </w:pPr>
      <w:r>
        <w:rPr>
          <w:b/>
          <w:bCs/>
        </w:rPr>
        <w:t>Part B：</w:t>
      </w:r>
      <w:r>
        <w:rPr>
          <w:rFonts w:hint="eastAsia"/>
          <w:b/>
          <w:bCs/>
        </w:rPr>
        <w:t>请您对创新药评价各维度的重要程度打分：</w:t>
      </w:r>
    </w:p>
    <w:p w14:paraId="03273759">
      <w:pPr>
        <w:ind w:firstLine="440" w:firstLineChars="200"/>
        <w:jc w:val="both"/>
        <w:rPr>
          <w:rFonts w:hint="eastAsia"/>
        </w:rPr>
      </w:pPr>
      <w:r>
        <w:rPr>
          <w:b/>
          <w:bCs/>
        </w:rPr>
        <w:t>维度说明</w:t>
      </w:r>
      <w:r>
        <w:rPr>
          <w:rFonts w:hint="eastAsia"/>
          <w:b/>
          <w:bCs/>
        </w:rPr>
        <w:t>：</w:t>
      </w:r>
      <w:r>
        <w:t>根据《国家药品监督管理局关于发布药品注册管理办法的公告》（2020年第46号）和《国家医保局关于建立医保目录准入谈判药品续约规则的通知》等文件</w:t>
      </w:r>
      <w:r>
        <w:rPr>
          <w:rFonts w:hint="eastAsia"/>
        </w:rPr>
        <w:t>要求</w:t>
      </w:r>
      <w:r>
        <w:t>，创新药综合评审包含</w:t>
      </w:r>
      <w:r>
        <w:rPr>
          <w:b/>
          <w:bCs/>
        </w:rPr>
        <w:t>安全</w:t>
      </w:r>
      <w:r>
        <w:rPr>
          <w:rFonts w:hint="eastAsia"/>
          <w:i/>
          <w:iCs/>
        </w:rPr>
        <w:t>、</w:t>
      </w:r>
      <w:r>
        <w:rPr>
          <w:b/>
          <w:bCs/>
        </w:rPr>
        <w:t>有效</w:t>
      </w:r>
      <w:r>
        <w:rPr>
          <w:rFonts w:hint="eastAsia"/>
          <w:b/>
          <w:bCs/>
        </w:rPr>
        <w:t>、</w:t>
      </w:r>
      <w:r>
        <w:rPr>
          <w:b/>
          <w:bCs/>
        </w:rPr>
        <w:t>经济</w:t>
      </w:r>
      <w:r>
        <w:rPr>
          <w:rFonts w:hint="eastAsia"/>
          <w:b/>
          <w:bCs/>
        </w:rPr>
        <w:t>、</w:t>
      </w:r>
      <w:r>
        <w:rPr>
          <w:b/>
          <w:bCs/>
        </w:rPr>
        <w:t>创新</w:t>
      </w:r>
      <w:r>
        <w:rPr>
          <w:rFonts w:hint="eastAsia"/>
          <w:b/>
          <w:bCs/>
        </w:rPr>
        <w:t>、</w:t>
      </w:r>
      <w:r>
        <w:rPr>
          <w:b/>
          <w:bCs/>
        </w:rPr>
        <w:t>公平</w:t>
      </w:r>
      <w:r>
        <w:rPr>
          <w:rFonts w:hint="eastAsia"/>
        </w:rPr>
        <w:t>等维度。</w:t>
      </w:r>
    </w:p>
    <w:p w14:paraId="193502BB">
      <w:pPr>
        <w:rPr>
          <w:rFonts w:hint="eastAsia"/>
        </w:rPr>
      </w:pPr>
      <w:r>
        <w:rPr>
          <w:b/>
          <w:bCs/>
        </w:rPr>
        <w:t>B1</w:t>
      </w:r>
      <w:r>
        <w:t xml:space="preserve"> 安全维度（</w:t>
      </w:r>
      <w:r>
        <w:rPr>
          <w:rFonts w:hint="eastAsia"/>
        </w:rPr>
        <w:t>例如</w:t>
      </w:r>
      <w:r>
        <w:t>药物不良反应、长期安全性、特殊人群安全）</w:t>
      </w:r>
      <w:r>
        <w:rPr>
          <w:rFonts w:hint="eastAsia"/>
        </w:rPr>
        <w:t>对创新药</w:t>
      </w:r>
      <w:r>
        <w:t>的重要性：</w:t>
      </w:r>
    </w:p>
    <w:p w14:paraId="21B6858B">
      <w:pPr>
        <w:numPr>
          <w:ilvl w:val="0"/>
          <w:numId w:val="4"/>
        </w:numPr>
        <w:rPr>
          <w:rFonts w:hint="default"/>
          <w:color w:val="0000FF"/>
        </w:rPr>
      </w:pPr>
      <w:r>
        <w:t xml:space="preserve">○ 1-非常不重要 ○ 2-不重要 ○ 3-一般重要 ○ 4-重要 ○ 5-非常重要 ○ </w:t>
      </w:r>
      <w:r>
        <w:rPr>
          <w:color w:val="0000FF"/>
        </w:rPr>
        <w:t>6-极其重要</w:t>
      </w:r>
    </w:p>
    <w:p w14:paraId="722DF584">
      <w:pPr>
        <w:rPr>
          <w:rFonts w:hint="eastAsia"/>
        </w:rPr>
      </w:pPr>
      <w:r>
        <w:rPr>
          <w:b/>
          <w:bCs/>
        </w:rPr>
        <w:t>B2</w:t>
      </w:r>
      <w:r>
        <w:t xml:space="preserve"> 有效维度（</w:t>
      </w:r>
      <w:r>
        <w:rPr>
          <w:rFonts w:hint="eastAsia"/>
        </w:rPr>
        <w:t>例如</w:t>
      </w:r>
      <w:r>
        <w:t>临床疗效、生存获益、生活质量改善）</w:t>
      </w:r>
      <w:r>
        <w:rPr>
          <w:rFonts w:hint="eastAsia"/>
        </w:rPr>
        <w:t>对创新药</w:t>
      </w:r>
      <w:r>
        <w:t>的重要性：</w:t>
      </w:r>
    </w:p>
    <w:p w14:paraId="6830C8DB">
      <w:pPr>
        <w:numPr>
          <w:ilvl w:val="0"/>
          <w:numId w:val="5"/>
        </w:numPr>
        <w:rPr>
          <w:rFonts w:hint="eastAsia"/>
        </w:rPr>
      </w:pPr>
      <w:r>
        <w:t>○ 1-非常不重要 ○ 2-不重要 ○ 3-一般重要 ○ 4-重要 ○</w:t>
      </w:r>
      <w:r>
        <w:rPr>
          <w:color w:val="0000FF"/>
        </w:rPr>
        <w:t xml:space="preserve"> 5-非常重要</w:t>
      </w:r>
      <w:r>
        <w:t xml:space="preserve"> ○ 6-极其重要</w:t>
      </w:r>
    </w:p>
    <w:p w14:paraId="329655CC">
      <w:pPr>
        <w:rPr>
          <w:rFonts w:hint="eastAsia"/>
        </w:rPr>
      </w:pPr>
      <w:r>
        <w:rPr>
          <w:b/>
          <w:bCs/>
        </w:rPr>
        <w:t>B3</w:t>
      </w:r>
      <w:r>
        <w:t xml:space="preserve"> 经济维度（</w:t>
      </w:r>
      <w:r>
        <w:rPr>
          <w:rFonts w:hint="eastAsia"/>
        </w:rPr>
        <w:t>例如</w:t>
      </w:r>
      <w:r>
        <w:t>成本效益、医保影响、患者负担）</w:t>
      </w:r>
      <w:r>
        <w:rPr>
          <w:rFonts w:hint="eastAsia"/>
        </w:rPr>
        <w:t>对创新药</w:t>
      </w:r>
      <w:r>
        <w:t>的的重要性：</w:t>
      </w:r>
    </w:p>
    <w:p w14:paraId="4C663D96">
      <w:pPr>
        <w:numPr>
          <w:ilvl w:val="0"/>
          <w:numId w:val="6"/>
        </w:numPr>
        <w:rPr>
          <w:rFonts w:hint="eastAsia"/>
        </w:rPr>
      </w:pPr>
      <w:r>
        <w:t>○ 1-非常不重要 ○ 2-不重要 ○ 3-一般重要 ○</w:t>
      </w:r>
      <w:r>
        <w:rPr>
          <w:color w:val="0000FF"/>
        </w:rPr>
        <w:t xml:space="preserve"> 4-重要 </w:t>
      </w:r>
      <w:r>
        <w:t>○ 5-非常重要 ○ 6-极其重要</w:t>
      </w:r>
    </w:p>
    <w:p w14:paraId="09559277">
      <w:pPr>
        <w:rPr>
          <w:rFonts w:hint="eastAsia"/>
        </w:rPr>
      </w:pPr>
      <w:r>
        <w:rPr>
          <w:b/>
          <w:bCs/>
        </w:rPr>
        <w:t>B4</w:t>
      </w:r>
      <w:r>
        <w:t xml:space="preserve"> 创新维度（机制创新、技术突破、首创性）</w:t>
      </w:r>
      <w:r>
        <w:rPr>
          <w:rFonts w:hint="eastAsia"/>
        </w:rPr>
        <w:t>对创新药</w:t>
      </w:r>
      <w:r>
        <w:t>的重要性：</w:t>
      </w:r>
    </w:p>
    <w:p w14:paraId="32E09315">
      <w:pPr>
        <w:numPr>
          <w:ilvl w:val="0"/>
          <w:numId w:val="7"/>
        </w:numPr>
        <w:rPr>
          <w:rFonts w:hint="eastAsia"/>
        </w:rPr>
      </w:pPr>
      <w:r>
        <w:t xml:space="preserve">○ 1-非常不重要 ○ 2-不重要 </w:t>
      </w:r>
      <w:r>
        <w:rPr>
          <w:color w:val="0000FF"/>
        </w:rPr>
        <w:t>○ 3-一般重要</w:t>
      </w:r>
      <w:r>
        <w:t xml:space="preserve"> ○ 4-重要 ○ 5-非常重要 ○ 6-极其重要</w:t>
      </w:r>
    </w:p>
    <w:p w14:paraId="6C775AC7">
      <w:pPr>
        <w:rPr>
          <w:rFonts w:hint="eastAsia"/>
        </w:rPr>
      </w:pPr>
      <w:r>
        <w:rPr>
          <w:b/>
          <w:bCs/>
        </w:rPr>
        <w:t>B5</w:t>
      </w:r>
      <w:r>
        <w:t xml:space="preserve"> 公平维度（药品可及性、地区公平、特殊人群覆盖）</w:t>
      </w:r>
      <w:r>
        <w:rPr>
          <w:rFonts w:hint="eastAsia"/>
        </w:rPr>
        <w:t>对创新药</w:t>
      </w:r>
      <w:r>
        <w:t>的重要性：</w:t>
      </w:r>
    </w:p>
    <w:p w14:paraId="39E26F71">
      <w:pPr>
        <w:numPr>
          <w:ilvl w:val="0"/>
          <w:numId w:val="8"/>
        </w:numPr>
        <w:rPr>
          <w:rFonts w:hint="eastAsia"/>
        </w:rPr>
      </w:pPr>
      <w:r>
        <w:t xml:space="preserve">○ 1-非常不重要 ○ 2-不重要 ○ 3-一般重要 ○ 4-重要 ○ </w:t>
      </w:r>
      <w:r>
        <w:rPr>
          <w:color w:val="0000FF"/>
        </w:rPr>
        <w:t>5-非常重要</w:t>
      </w:r>
      <w:r>
        <w:t xml:space="preserve"> ○ 6-极其重要</w:t>
      </w:r>
    </w:p>
    <w:p w14:paraId="4EFCDC0E">
      <w:pPr>
        <w:rPr>
          <w:rFonts w:hint="eastAsia"/>
        </w:rPr>
      </w:pPr>
      <w:r>
        <w:rPr>
          <w:b/>
          <w:bCs/>
        </w:rPr>
        <w:t>B</w:t>
      </w:r>
      <w:r>
        <w:rPr>
          <w:rFonts w:hint="eastAsia"/>
          <w:b/>
          <w:bCs/>
        </w:rPr>
        <w:t>6</w:t>
      </w:r>
      <w:r>
        <w:t>请</w:t>
      </w:r>
      <w:r>
        <w:rPr>
          <w:rFonts w:hint="eastAsia"/>
        </w:rPr>
        <w:t>您对各</w:t>
      </w:r>
      <w:r>
        <w:t>维度重要性</w:t>
      </w:r>
      <w:r>
        <w:rPr>
          <w:rFonts w:hint="eastAsia"/>
        </w:rPr>
        <w:t>按照1到5</w:t>
      </w:r>
      <w:r>
        <w:t>进行排序（1为最重要，5为最不重要）：</w:t>
      </w:r>
    </w:p>
    <w:p w14:paraId="5592D4E2">
      <w:pPr>
        <w:numPr>
          <w:ilvl w:val="0"/>
          <w:numId w:val="9"/>
        </w:numPr>
        <w:rPr>
          <w:rFonts w:hint="eastAsia"/>
        </w:rPr>
      </w:pPr>
      <w:r>
        <w:t>__</w:t>
      </w:r>
      <w:ins w:id="0" w:author="Ace." w:date="2025-09-16T14:52:21Z">
        <w:r>
          <w:rPr>
            <w:rFonts w:hint="eastAsia"/>
            <w:lang w:val="en-US" w:eastAsia="zh-CN"/>
          </w:rPr>
          <w:t>1</w:t>
        </w:r>
      </w:ins>
      <w:r>
        <w:t>_ 安全维度</w:t>
      </w:r>
    </w:p>
    <w:p w14:paraId="7CFDCD19">
      <w:pPr>
        <w:numPr>
          <w:ilvl w:val="0"/>
          <w:numId w:val="9"/>
        </w:numPr>
        <w:rPr>
          <w:rFonts w:hint="eastAsia"/>
        </w:rPr>
      </w:pPr>
      <w:r>
        <w:t>__</w:t>
      </w:r>
      <w:ins w:id="1" w:author="Ace." w:date="2025-09-16T14:52:22Z">
        <w:r>
          <w:rPr>
            <w:rFonts w:hint="eastAsia"/>
            <w:lang w:val="en-US" w:eastAsia="zh-CN"/>
          </w:rPr>
          <w:t>2</w:t>
        </w:r>
      </w:ins>
      <w:r>
        <w:t>_ 有效维度</w:t>
      </w:r>
      <w:bookmarkStart w:id="0" w:name="_GoBack"/>
      <w:bookmarkEnd w:id="0"/>
    </w:p>
    <w:p w14:paraId="2FB2209C">
      <w:pPr>
        <w:numPr>
          <w:ilvl w:val="0"/>
          <w:numId w:val="9"/>
        </w:numPr>
        <w:rPr>
          <w:rFonts w:hint="eastAsia"/>
        </w:rPr>
      </w:pPr>
      <w:r>
        <w:t>__</w:t>
      </w:r>
      <w:ins w:id="2" w:author="Ace." w:date="2025-09-16T14:52:51Z">
        <w:r>
          <w:rPr>
            <w:rFonts w:hint="eastAsia"/>
            <w:lang w:val="en-US" w:eastAsia="zh-CN"/>
          </w:rPr>
          <w:t>4</w:t>
        </w:r>
      </w:ins>
      <w:r>
        <w:t>_ 经济维度</w:t>
      </w:r>
    </w:p>
    <w:p w14:paraId="5F99C322">
      <w:pPr>
        <w:numPr>
          <w:ilvl w:val="0"/>
          <w:numId w:val="9"/>
        </w:numPr>
        <w:rPr>
          <w:rFonts w:hint="eastAsia"/>
        </w:rPr>
      </w:pPr>
      <w:r>
        <w:t>__</w:t>
      </w:r>
      <w:ins w:id="3" w:author="Ace." w:date="2025-09-16T14:52:53Z">
        <w:r>
          <w:rPr>
            <w:rFonts w:hint="eastAsia"/>
            <w:lang w:val="en-US" w:eastAsia="zh-CN"/>
          </w:rPr>
          <w:t>5</w:t>
        </w:r>
      </w:ins>
      <w:r>
        <w:t>_ 创新维度</w:t>
      </w:r>
    </w:p>
    <w:p w14:paraId="28DFCD9D">
      <w:pPr>
        <w:numPr>
          <w:ilvl w:val="0"/>
          <w:numId w:val="9"/>
        </w:numPr>
        <w:rPr>
          <w:rFonts w:hint="eastAsia"/>
        </w:rPr>
      </w:pPr>
      <w:r>
        <w:t>_</w:t>
      </w:r>
      <w:ins w:id="4" w:author="Ace." w:date="2025-09-16T14:52:43Z">
        <w:r>
          <w:rPr>
            <w:rFonts w:hint="eastAsia"/>
            <w:lang w:val="en-US" w:eastAsia="zh-CN"/>
          </w:rPr>
          <w:t>3</w:t>
        </w:r>
      </w:ins>
      <w:r>
        <w:t>__ 公平维度</w:t>
      </w:r>
    </w:p>
    <w:p w14:paraId="59B3ED85">
      <w:pPr>
        <w:rPr>
          <w:rFonts w:hint="eastAsia"/>
        </w:rPr>
      </w:pPr>
      <w:r>
        <w:rPr>
          <w:b/>
          <w:bCs/>
        </w:rPr>
        <w:t xml:space="preserve">Part C： </w:t>
      </w:r>
      <w:r>
        <w:rPr>
          <w:rFonts w:hint="eastAsia"/>
          <w:b/>
          <w:bCs/>
        </w:rPr>
        <w:t>为</w:t>
      </w:r>
      <w:r>
        <w:rPr>
          <w:b/>
          <w:bCs/>
        </w:rPr>
        <w:t>了解您所在机构的价值导向</w:t>
      </w:r>
      <w:r>
        <w:rPr>
          <w:rFonts w:hint="eastAsia"/>
          <w:b/>
          <w:bCs/>
        </w:rPr>
        <w:t>，</w:t>
      </w:r>
      <w:r>
        <w:rPr>
          <w:b/>
          <w:bCs/>
        </w:rPr>
        <w:t>请您</w:t>
      </w:r>
      <w:r>
        <w:rPr>
          <w:rFonts w:hint="eastAsia"/>
          <w:b/>
          <w:bCs/>
        </w:rPr>
        <w:t>站在</w:t>
      </w:r>
      <w:r>
        <w:rPr>
          <w:b/>
          <w:bCs/>
        </w:rPr>
        <w:t>机构的</w:t>
      </w:r>
      <w:r>
        <w:rPr>
          <w:rFonts w:hint="eastAsia"/>
          <w:b/>
          <w:bCs/>
        </w:rPr>
        <w:t>视角帮助打分</w:t>
      </w:r>
      <w:r>
        <w:rPr>
          <w:b/>
          <w:bCs/>
        </w:rPr>
        <w:t>：</w:t>
      </w:r>
    </w:p>
    <w:p w14:paraId="66ABE978">
      <w:pPr>
        <w:rPr>
          <w:rFonts w:hint="eastAsia"/>
        </w:rPr>
      </w:pPr>
      <w:r>
        <w:rPr>
          <w:b/>
          <w:bCs/>
        </w:rPr>
        <w:t>C1</w:t>
      </w:r>
      <w:r>
        <w:t xml:space="preserve"> 我们</w:t>
      </w:r>
      <w:r>
        <w:rPr>
          <w:rFonts w:hint="eastAsia"/>
        </w:rPr>
        <w:t>机构</w:t>
      </w:r>
      <w:r>
        <w:t>高度重视药物的安全性监测和风险管理</w:t>
      </w:r>
    </w:p>
    <w:p w14:paraId="6C289ED8">
      <w:pPr>
        <w:numPr>
          <w:ilvl w:val="0"/>
          <w:numId w:val="10"/>
        </w:numPr>
        <w:rPr>
          <w:rFonts w:hint="default"/>
          <w:color w:val="0000FF"/>
        </w:rPr>
      </w:pPr>
      <w:r>
        <w:t xml:space="preserve">○ 1-完全不符合 ○ 2-不太符合 ○ 3-一般 ○ 4-比较符合 </w:t>
      </w:r>
      <w:r>
        <w:rPr>
          <w:color w:val="0000FF"/>
        </w:rPr>
        <w:t>○ 5-完全符合</w:t>
      </w:r>
    </w:p>
    <w:p w14:paraId="6D62C724">
      <w:pPr>
        <w:rPr>
          <w:rFonts w:hint="eastAsia"/>
        </w:rPr>
      </w:pPr>
      <w:r>
        <w:rPr>
          <w:b/>
          <w:bCs/>
        </w:rPr>
        <w:t>C2</w:t>
      </w:r>
      <w:r>
        <w:t xml:space="preserve"> 我们机构将患者的临床获益和疗效作为核心评价标准</w:t>
      </w:r>
    </w:p>
    <w:p w14:paraId="017EA7E5">
      <w:pPr>
        <w:numPr>
          <w:ilvl w:val="0"/>
          <w:numId w:val="11"/>
        </w:numPr>
        <w:rPr>
          <w:rFonts w:hint="eastAsia"/>
        </w:rPr>
      </w:pPr>
      <w:r>
        <w:t>○ 1-完全不符合 ○ 2-不太符合 ○ 3-一般</w:t>
      </w:r>
      <w:r>
        <w:rPr>
          <w:color w:val="0000FF"/>
        </w:rPr>
        <w:t xml:space="preserve"> ○ 4-比较符合 </w:t>
      </w:r>
      <w:r>
        <w:t>○ 5-完全符合</w:t>
      </w:r>
    </w:p>
    <w:p w14:paraId="72FB9A62">
      <w:pPr>
        <w:rPr>
          <w:rFonts w:hint="eastAsia"/>
        </w:rPr>
      </w:pPr>
      <w:r>
        <w:rPr>
          <w:b/>
          <w:bCs/>
        </w:rPr>
        <w:t>C3</w:t>
      </w:r>
      <w:r>
        <w:t xml:space="preserve"> 我们机构高度关注药物的成本效益和医保基金影响</w:t>
      </w:r>
    </w:p>
    <w:p w14:paraId="395EA986">
      <w:pPr>
        <w:numPr>
          <w:ilvl w:val="0"/>
          <w:numId w:val="12"/>
        </w:numPr>
        <w:rPr>
          <w:rFonts w:hint="eastAsia"/>
        </w:rPr>
      </w:pPr>
      <w:r>
        <w:t>○ 1-完全不符合 ○ 2-不太符合 ○ 3-一般 ○</w:t>
      </w:r>
      <w:r>
        <w:rPr>
          <w:color w:val="0000FF"/>
        </w:rPr>
        <w:t xml:space="preserve"> 4-比较符合 </w:t>
      </w:r>
      <w:r>
        <w:t>○ 5-完全符合</w:t>
      </w:r>
    </w:p>
    <w:p w14:paraId="7F9A4BB9">
      <w:pPr>
        <w:rPr>
          <w:rFonts w:hint="eastAsia"/>
        </w:rPr>
      </w:pPr>
      <w:r>
        <w:rPr>
          <w:b/>
          <w:bCs/>
        </w:rPr>
        <w:t>C4</w:t>
      </w:r>
      <w:r>
        <w:t xml:space="preserve"> 我们机构重视药物的创新性和技术突破</w:t>
      </w:r>
    </w:p>
    <w:p w14:paraId="5D57F470">
      <w:pPr>
        <w:numPr>
          <w:ilvl w:val="0"/>
          <w:numId w:val="13"/>
        </w:numPr>
        <w:rPr>
          <w:rFonts w:hint="eastAsia"/>
        </w:rPr>
      </w:pPr>
      <w:r>
        <w:t xml:space="preserve">○ 1-完全不符合 ○ 2-不太符合 ○ 3-一般 </w:t>
      </w:r>
      <w:r>
        <w:rPr>
          <w:color w:val="0000FF"/>
        </w:rPr>
        <w:t>○ 4-比较符合</w:t>
      </w:r>
      <w:r>
        <w:t xml:space="preserve"> ○ 5-完全符合</w:t>
      </w:r>
    </w:p>
    <w:p w14:paraId="12494CD3">
      <w:pPr>
        <w:rPr>
          <w:rFonts w:hint="eastAsia"/>
        </w:rPr>
      </w:pPr>
      <w:r>
        <w:rPr>
          <w:b/>
          <w:bCs/>
        </w:rPr>
        <w:t>C5</w:t>
      </w:r>
      <w:r>
        <w:t xml:space="preserve"> 我们机构强调药物的可及性和公平性</w:t>
      </w:r>
    </w:p>
    <w:p w14:paraId="2114EFDB">
      <w:pPr>
        <w:numPr>
          <w:ilvl w:val="0"/>
          <w:numId w:val="14"/>
        </w:numPr>
        <w:rPr>
          <w:rFonts w:hint="eastAsia"/>
        </w:rPr>
      </w:pPr>
      <w:r>
        <w:t xml:space="preserve">○ 1-完全不符合 ○ 2-不太符合 ○ 3-一般 </w:t>
      </w:r>
      <w:r>
        <w:rPr>
          <w:color w:val="0000FF"/>
        </w:rPr>
        <w:t xml:space="preserve">○ 4-比较符合 </w:t>
      </w:r>
      <w:r>
        <w:t>○ 5-完全符合</w:t>
      </w:r>
    </w:p>
    <w:p w14:paraId="3B4256B0">
      <w:pPr>
        <w:rPr>
          <w:rFonts w:hint="eastAsia"/>
        </w:rPr>
      </w:pPr>
      <w:r>
        <w:rPr>
          <w:b/>
          <w:bCs/>
        </w:rPr>
        <w:t>C6</w:t>
      </w:r>
      <w:r>
        <w:t xml:space="preserve"> 我们机构要求药物评价必须有充分的科学证据支持</w:t>
      </w:r>
    </w:p>
    <w:p w14:paraId="7B046544">
      <w:pPr>
        <w:numPr>
          <w:ilvl w:val="0"/>
          <w:numId w:val="15"/>
        </w:numPr>
        <w:rPr>
          <w:rFonts w:hint="eastAsia"/>
        </w:rPr>
      </w:pPr>
      <w:r>
        <w:t>○ 1-完全不符合 ○ 2-不太符合 ○</w:t>
      </w:r>
      <w:r>
        <w:rPr>
          <w:color w:val="0000FF"/>
        </w:rPr>
        <w:t xml:space="preserve"> 3-一般</w:t>
      </w:r>
      <w:r>
        <w:t xml:space="preserve"> ○ 4-比较符合 ○ 5-完全符合</w:t>
      </w:r>
    </w:p>
    <w:p w14:paraId="134D5834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7</w:t>
      </w:r>
      <w:r>
        <w:t xml:space="preserve"> "我能够理解不同</w:t>
      </w:r>
      <w:r>
        <w:rPr>
          <w:rFonts w:hint="eastAsia"/>
        </w:rPr>
        <w:t>机构</w:t>
      </w:r>
      <w:r>
        <w:t>对创新药有不同的评价标准"</w:t>
      </w:r>
    </w:p>
    <w:p w14:paraId="193D885A">
      <w:pPr>
        <w:numPr>
          <w:ilvl w:val="0"/>
          <w:numId w:val="16"/>
        </w:numPr>
        <w:rPr>
          <w:rFonts w:hint="eastAsia"/>
        </w:rPr>
      </w:pPr>
      <w:r>
        <w:t>○ 1-完全不同意 ○ 2-不同意 ○</w:t>
      </w:r>
      <w:r>
        <w:rPr>
          <w:color w:val="0000FF"/>
        </w:rPr>
        <w:t xml:space="preserve"> 3-中立</w:t>
      </w:r>
      <w:r>
        <w:t xml:space="preserve"> ○ 4-同意 ○ 5-完全同意</w:t>
      </w:r>
    </w:p>
    <w:p w14:paraId="68A4A6C8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8</w:t>
      </w:r>
      <w:r>
        <w:t xml:space="preserve"> "我愿意根据不同</w:t>
      </w:r>
      <w:r>
        <w:rPr>
          <w:rFonts w:hint="eastAsia"/>
        </w:rPr>
        <w:t>目的</w:t>
      </w:r>
      <w:r>
        <w:t>调整自己</w:t>
      </w:r>
      <w:r>
        <w:rPr>
          <w:rFonts w:hint="eastAsia"/>
        </w:rPr>
        <w:t>对创新药的</w:t>
      </w:r>
      <w:r>
        <w:t>评价角度"</w:t>
      </w:r>
    </w:p>
    <w:p w14:paraId="0F9F2871">
      <w:pPr>
        <w:numPr>
          <w:ilvl w:val="0"/>
          <w:numId w:val="17"/>
        </w:numPr>
        <w:rPr>
          <w:rFonts w:hint="eastAsia"/>
        </w:rPr>
      </w:pPr>
      <w:r>
        <w:t xml:space="preserve">○ 1-完全不同意 ○ 2-不同意 </w:t>
      </w:r>
      <w:r>
        <w:rPr>
          <w:color w:val="0000FF"/>
        </w:rPr>
        <w:t>○ 3-中立</w:t>
      </w:r>
      <w:r>
        <w:t xml:space="preserve"> ○ 4-同意 ○ 5-完全同意</w:t>
      </w:r>
    </w:p>
    <w:p w14:paraId="67DF2C19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9</w:t>
      </w:r>
      <w:r>
        <w:t xml:space="preserve"> "我认为多元化的评价视角对创新药发展有价值"</w:t>
      </w:r>
    </w:p>
    <w:p w14:paraId="77ABABFF">
      <w:pPr>
        <w:numPr>
          <w:ilvl w:val="0"/>
          <w:numId w:val="18"/>
        </w:numPr>
        <w:rPr>
          <w:rFonts w:hint="eastAsia"/>
        </w:rPr>
      </w:pPr>
      <w:r>
        <w:t>○ 1-完全不同意 ○ 2-不同意</w:t>
      </w:r>
      <w:r>
        <w:rPr>
          <w:color w:val="0000FF"/>
        </w:rPr>
        <w:t xml:space="preserve"> ○ 3-中立</w:t>
      </w:r>
      <w:r>
        <w:t xml:space="preserve"> ○ 4-同意 ○ 5-完全同意</w:t>
      </w:r>
    </w:p>
    <w:p w14:paraId="1F15A571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6E2B91"/>
    <w:multiLevelType w:val="multilevel"/>
    <w:tmpl w:val="046E2B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1093689"/>
    <w:multiLevelType w:val="multilevel"/>
    <w:tmpl w:val="110936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28536B3"/>
    <w:multiLevelType w:val="multilevel"/>
    <w:tmpl w:val="128536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923193E"/>
    <w:multiLevelType w:val="multilevel"/>
    <w:tmpl w:val="192319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B193D85"/>
    <w:multiLevelType w:val="multilevel"/>
    <w:tmpl w:val="1B193D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9560DD7"/>
    <w:multiLevelType w:val="multilevel"/>
    <w:tmpl w:val="29560D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D88009E"/>
    <w:multiLevelType w:val="multilevel"/>
    <w:tmpl w:val="2D8800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DEB4596"/>
    <w:multiLevelType w:val="multilevel"/>
    <w:tmpl w:val="2DEB45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FB62890"/>
    <w:multiLevelType w:val="multilevel"/>
    <w:tmpl w:val="2FB628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9D979F5"/>
    <w:multiLevelType w:val="multilevel"/>
    <w:tmpl w:val="39D979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BF858CE"/>
    <w:multiLevelType w:val="multilevel"/>
    <w:tmpl w:val="3BF858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36E15C2"/>
    <w:multiLevelType w:val="multilevel"/>
    <w:tmpl w:val="436E15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79D120E"/>
    <w:multiLevelType w:val="multilevel"/>
    <w:tmpl w:val="479D12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A4D3167"/>
    <w:multiLevelType w:val="multilevel"/>
    <w:tmpl w:val="4A4D31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3F452CC"/>
    <w:multiLevelType w:val="multilevel"/>
    <w:tmpl w:val="63F452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72119FF"/>
    <w:multiLevelType w:val="multilevel"/>
    <w:tmpl w:val="672119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FB672C4"/>
    <w:multiLevelType w:val="multilevel"/>
    <w:tmpl w:val="6FB672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9F27A06"/>
    <w:multiLevelType w:val="multilevel"/>
    <w:tmpl w:val="79F27A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8"/>
  </w:num>
  <w:num w:numId="5">
    <w:abstractNumId w:val="2"/>
  </w:num>
  <w:num w:numId="6">
    <w:abstractNumId w:val="14"/>
  </w:num>
  <w:num w:numId="7">
    <w:abstractNumId w:val="9"/>
  </w:num>
  <w:num w:numId="8">
    <w:abstractNumId w:val="16"/>
  </w:num>
  <w:num w:numId="9">
    <w:abstractNumId w:val="5"/>
  </w:num>
  <w:num w:numId="10">
    <w:abstractNumId w:val="4"/>
  </w:num>
  <w:num w:numId="11">
    <w:abstractNumId w:val="15"/>
  </w:num>
  <w:num w:numId="12">
    <w:abstractNumId w:val="1"/>
  </w:num>
  <w:num w:numId="13">
    <w:abstractNumId w:val="13"/>
  </w:num>
  <w:num w:numId="14">
    <w:abstractNumId w:val="7"/>
  </w:num>
  <w:num w:numId="15">
    <w:abstractNumId w:val="12"/>
  </w:num>
  <w:num w:numId="16">
    <w:abstractNumId w:val="17"/>
  </w:num>
  <w:num w:numId="17">
    <w:abstractNumId w:val="11"/>
  </w:num>
  <w:num w:numId="18">
    <w:abstractNumId w:val="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Ace.">
    <w15:presenceInfo w15:providerId="WPS Office" w15:userId="108807272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E1E"/>
    <w:rsid w:val="000834D0"/>
    <w:rsid w:val="000A4B6C"/>
    <w:rsid w:val="002127A2"/>
    <w:rsid w:val="00251E1E"/>
    <w:rsid w:val="00375391"/>
    <w:rsid w:val="003F0CFE"/>
    <w:rsid w:val="00533B67"/>
    <w:rsid w:val="00640EFE"/>
    <w:rsid w:val="006821B4"/>
    <w:rsid w:val="009D1FBA"/>
    <w:rsid w:val="009F78DA"/>
    <w:rsid w:val="00BA2D3E"/>
    <w:rsid w:val="00C6663E"/>
    <w:rsid w:val="00D1253D"/>
    <w:rsid w:val="00F105A9"/>
    <w:rsid w:val="2A2E2E45"/>
    <w:rsid w:val="41442193"/>
    <w:rsid w:val="6B5A4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5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customStyle="1" w:styleId="36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1303</Words>
  <Characters>1440</Characters>
  <Lines>39</Lines>
  <Paragraphs>60</Paragraphs>
  <TotalTime>13</TotalTime>
  <ScaleCrop>false</ScaleCrop>
  <LinksUpToDate>false</LinksUpToDate>
  <CharactersWithSpaces>1645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2025-09-09T01:25:00Z</dcterms:created>
  <dc:creator>xiaojiong wang</dc:creator>
  <cp:lastModifiedBy>Ace.</cp:lastModifiedBy>
  <dcterms:modified xsi:type="dcterms:W3CDTF">2025-09-16T06:53:31Z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eyJoZGlkIjoiMzEwNTM5NzYwMDRjMzkwZTVkZjY2ODkwMGIxNGU0OTUiLCJ1c2VySWQiOiIyNTM3MjA3MTkifQ==</vt:lpwstr>
  </property>
  <property fmtid="{D5CDD505-2E9C-101B-9397-08002B2CF9AE}" pid="3" name="KSOProductBuildVer">
    <vt:lpwstr>2052-12.1.0.22529</vt:lpwstr>
  </property>
  <property fmtid="{D5CDD505-2E9C-101B-9397-08002B2CF9AE}" pid="4" name="ICV">
    <vt:lpwstr>57FEC7012BE6428EB786831DCB53C699_13</vt:lpwstr>
  </property>
</Properties>
</file>