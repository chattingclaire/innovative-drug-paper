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color w:val="0000FF"/>
        </w:rPr>
        <w:t xml:space="preserve">○ </w:t>
      </w:r>
      <w:r>
        <w:rPr>
          <w:rFonts w:hint="eastAsia"/>
          <w:color w:val="0000FF"/>
        </w:rPr>
        <w:t>政府部门工作人员</w:t>
      </w:r>
      <w:r>
        <w:rPr>
          <w:rFonts w:hint="eastAsia"/>
        </w:rPr>
        <w:t xml:space="preserve">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0000FF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color w:val="0000FF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color w:val="0000FF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color w:val="auto"/>
        </w:rPr>
        <w:t>○ 无</w:t>
      </w:r>
      <w:r>
        <w:t xml:space="preserve"> </w:t>
      </w:r>
      <w:r>
        <w:rPr>
          <w:rFonts w:hint="eastAsia"/>
          <w:color w:val="0000FF"/>
        </w:rPr>
        <w:t>○ 1-5次</w:t>
      </w:r>
      <w:r>
        <w:t xml:space="preserve">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○ </w:t>
      </w:r>
      <w:r>
        <w:rPr>
          <w:color w:val="0000FF"/>
        </w:rP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color w:val="auto"/>
        </w:rPr>
        <w:t>○ 5-非常重要</w:t>
      </w:r>
      <w:r>
        <w:rPr>
          <w:color w:val="0000FF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</w:t>
      </w:r>
      <w:r>
        <w:rPr>
          <w:color w:val="0000FF"/>
        </w:rPr>
        <w:t>○ 6-极其重要</w:t>
      </w:r>
    </w:p>
    <w:p w14:paraId="09559277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default"/>
          <w:color w:val="0000FF"/>
        </w:rPr>
      </w:pPr>
      <w:r>
        <w:t xml:space="preserve">○ 1-非常不重要 ○ 2-不重要 </w:t>
      </w:r>
      <w:r>
        <w:rPr>
          <w:color w:val="0000FF"/>
        </w:rPr>
        <w:t xml:space="preserve">○ </w:t>
      </w:r>
      <w:r>
        <w:t xml:space="preserve">3-一般重要 ○ 4-重要 ○ 5-非常重要 </w:t>
      </w:r>
      <w:r>
        <w:rPr>
          <w:color w:val="0000FF"/>
        </w:rPr>
        <w:t>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</w:t>
      </w:r>
      <w:r>
        <w:rPr>
          <w:color w:val="0000FF"/>
        </w:rPr>
        <w:t>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ins w:id="0" w:author="Ace." w:date="2025-09-16T14:51:41Z">
        <w:r>
          <w:rPr>
            <w:rFonts w:hint="eastAsia"/>
            <w:lang w:val="en-US" w:eastAsia="zh-CN"/>
          </w:rPr>
          <w:t>1</w:t>
        </w:r>
      </w:ins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ins w:id="1" w:author="Ace." w:date="2025-09-16T14:51:46Z">
        <w:r>
          <w:rPr>
            <w:rFonts w:hint="eastAsia"/>
            <w:lang w:val="en-US" w:eastAsia="zh-CN"/>
          </w:rPr>
          <w:t>2</w:t>
        </w:r>
      </w:ins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ins w:id="2" w:author="Ace." w:date="2025-09-16T14:51:53Z">
        <w:r>
          <w:rPr>
            <w:rFonts w:hint="eastAsia"/>
            <w:lang w:val="en-US" w:eastAsia="zh-CN"/>
          </w:rPr>
          <w:t>3</w:t>
        </w:r>
      </w:ins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ins w:id="3" w:author="Ace." w:date="2025-09-16T14:51:56Z">
        <w:r>
          <w:rPr>
            <w:rFonts w:hint="eastAsia"/>
            <w:lang w:val="en-US" w:eastAsia="zh-CN"/>
          </w:rPr>
          <w:t>5</w:t>
        </w:r>
      </w:ins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</w:t>
      </w:r>
      <w:ins w:id="4" w:author="Ace." w:date="2025-09-16T14:51:54Z">
        <w:r>
          <w:rPr>
            <w:rFonts w:hint="eastAsia"/>
            <w:lang w:val="en-US" w:eastAsia="zh-CN"/>
          </w:rPr>
          <w:t>4</w:t>
        </w:r>
      </w:ins>
      <w:r>
        <w:t xml:space="preserve">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7"/>
        </w:numPr>
        <w:rPr>
          <w:rFonts w:hint="default"/>
          <w:color w:val="0000FF"/>
        </w:rPr>
      </w:pPr>
      <w:r>
        <w:t xml:space="preserve">○ 1-完全不同意 ○ 2-不同意 ○ 3-中立 ○ 4-同意 </w:t>
      </w:r>
      <w:r>
        <w:rPr>
          <w:color w:val="0000FF"/>
        </w:rPr>
        <w:t>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6"/>
        </w:numPr>
        <w:rPr>
          <w:rFonts w:hint="default"/>
          <w:color w:val="0000FF"/>
        </w:rPr>
      </w:pPr>
      <w:r>
        <w:t xml:space="preserve">○ 1-完全不同意 ○ 2-不同意 ○ 3-中立 ○ 4-同意 </w:t>
      </w:r>
      <w:r>
        <w:rPr>
          <w:color w:val="0000FF"/>
        </w:rPr>
        <w:t>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7"/>
        </w:numPr>
        <w:rPr>
          <w:rFonts w:hint="default"/>
          <w:color w:val="0000FF"/>
        </w:rPr>
      </w:pPr>
      <w:r>
        <w:t>○ 1-完全不同意 ○ 2-不同意 ○ 3-中立 ○ 4-同意</w:t>
      </w:r>
      <w:r>
        <w:rPr>
          <w:color w:val="0000FF"/>
        </w:rPr>
        <w:t xml:space="preserve">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3"/>
  </w:num>
  <w:num w:numId="7">
    <w:abstractNumId w:val="16"/>
  </w:num>
  <w:num w:numId="8">
    <w:abstractNumId w:val="15"/>
  </w:num>
  <w:num w:numId="9">
    <w:abstractNumId w:val="5"/>
  </w:num>
  <w:num w:numId="10">
    <w:abstractNumId w:val="4"/>
  </w:num>
  <w:num w:numId="11">
    <w:abstractNumId w:val="14"/>
  </w:num>
  <w:num w:numId="12">
    <w:abstractNumId w:val="1"/>
  </w:num>
  <w:num w:numId="13">
    <w:abstractNumId w:val="12"/>
  </w:num>
  <w:num w:numId="14">
    <w:abstractNumId w:val="7"/>
  </w:num>
  <w:num w:numId="15">
    <w:abstractNumId w:val="11"/>
  </w:num>
  <w:num w:numId="16">
    <w:abstractNumId w:val="10"/>
  </w:num>
  <w:num w:numId="17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ce.">
    <w15:presenceInfo w15:providerId="WPS Office" w15:userId="10880727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39A65F4"/>
    <w:rsid w:val="41442193"/>
    <w:rsid w:val="6AFD5D12"/>
    <w:rsid w:val="6B5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16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Ace.</cp:lastModifiedBy>
  <dcterms:modified xsi:type="dcterms:W3CDTF">2025-09-16T06:53:41Z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617136094F544920932F521D3C888CF7_13</vt:lpwstr>
  </property>
</Properties>
</file>